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12577D" w14:textId="77777777" w:rsidR="00DE467D" w:rsidRPr="00DE467D" w:rsidRDefault="00DE467D" w:rsidP="00DE467D">
      <w:pPr>
        <w:spacing w:before="100" w:beforeAutospacing="1" w:after="100" w:afterAutospacing="1" w:line="240" w:lineRule="auto"/>
        <w:jc w:val="center"/>
        <w:rPr>
          <w:rFonts w:ascii="Frutiger LT 45 Light" w:eastAsia="Times New Roman" w:hAnsi="Frutiger LT 45 Light" w:cs="Times New Roman"/>
          <w:b/>
          <w:i/>
          <w:sz w:val="36"/>
          <w:szCs w:val="48"/>
        </w:rPr>
      </w:pPr>
      <w:r w:rsidRPr="00DE467D">
        <w:rPr>
          <w:rFonts w:ascii="Times New Roman" w:eastAsia="Times New Roman" w:hAnsi="Times New Roman" w:cs="Times New Roman"/>
          <w:noProof/>
          <w:szCs w:val="24"/>
          <w:lang w:val="en-US" w:eastAsia="en-US"/>
        </w:rPr>
        <w:drawing>
          <wp:inline distT="0" distB="0" distL="0" distR="0" wp14:anchorId="569B4735" wp14:editId="1E079F03">
            <wp:extent cx="1407795" cy="781050"/>
            <wp:effectExtent l="19050" t="0" r="1905" b="0"/>
            <wp:docPr id="5" name="Immagine 1"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OVO LOGO RGS"/>
                    <pic:cNvPicPr>
                      <a:picLocks noChangeAspect="1" noChangeArrowheads="1"/>
                    </pic:cNvPicPr>
                  </pic:nvPicPr>
                  <pic:blipFill>
                    <a:blip r:embed="rId11" cstate="print"/>
                    <a:srcRect/>
                    <a:stretch>
                      <a:fillRect/>
                    </a:stretch>
                  </pic:blipFill>
                  <pic:spPr bwMode="auto">
                    <a:xfrm>
                      <a:off x="0" y="0"/>
                      <a:ext cx="1407795" cy="781050"/>
                    </a:xfrm>
                    <a:prstGeom prst="rect">
                      <a:avLst/>
                    </a:prstGeom>
                    <a:noFill/>
                    <a:ln w="9525">
                      <a:noFill/>
                      <a:miter lim="800000"/>
                      <a:headEnd/>
                      <a:tailEnd/>
                    </a:ln>
                  </pic:spPr>
                </pic:pic>
              </a:graphicData>
            </a:graphic>
          </wp:inline>
        </w:drawing>
      </w:r>
    </w:p>
    <w:p w14:paraId="7AB314E6" w14:textId="77777777" w:rsidR="00DE467D" w:rsidRPr="00DE467D" w:rsidRDefault="00DE467D" w:rsidP="00DE467D">
      <w:pPr>
        <w:spacing w:after="0" w:line="240" w:lineRule="auto"/>
        <w:jc w:val="center"/>
        <w:rPr>
          <w:rFonts w:ascii="Baker Signet Std" w:eastAsia="Times New Roman" w:hAnsi="Baker Signet Std" w:cs="Times New Roman"/>
          <w:b/>
          <w:i/>
          <w:sz w:val="32"/>
          <w:szCs w:val="48"/>
        </w:rPr>
      </w:pPr>
      <w:r w:rsidRPr="00DE467D">
        <w:rPr>
          <w:rFonts w:ascii="Baker Signet Std" w:eastAsia="Times New Roman" w:hAnsi="Baker Signet Std" w:cs="Times New Roman"/>
          <w:b/>
          <w:i/>
          <w:sz w:val="32"/>
          <w:szCs w:val="48"/>
        </w:rPr>
        <w:t>MINISTERO DELL’ECONOMIA E DELLE FINANZE</w:t>
      </w:r>
    </w:p>
    <w:p w14:paraId="4335A820" w14:textId="77777777" w:rsidR="00DE467D" w:rsidRPr="00DE467D" w:rsidRDefault="00DE467D" w:rsidP="00DE467D">
      <w:pPr>
        <w:spacing w:after="120" w:line="240" w:lineRule="auto"/>
        <w:jc w:val="center"/>
        <w:rPr>
          <w:rFonts w:ascii="Baker Signet Std" w:eastAsia="Times New Roman" w:hAnsi="Baker Signet Std" w:cs="Times New Roman"/>
          <w:b/>
          <w:i/>
          <w:szCs w:val="48"/>
        </w:rPr>
      </w:pPr>
      <w:r w:rsidRPr="00DE467D">
        <w:rPr>
          <w:rFonts w:ascii="Baker Signet Std" w:eastAsia="Times New Roman" w:hAnsi="Baker Signet Std" w:cs="Times New Roman"/>
          <w:b/>
          <w:i/>
          <w:szCs w:val="48"/>
        </w:rPr>
        <w:t>DIPARTIMENTO DELLA RAGIONERIA GENERALE DELLO STATO</w:t>
      </w:r>
    </w:p>
    <w:p w14:paraId="7C7FB51A"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4A53B2B6"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07FBCB29"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61AD8B9B"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59D19D7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599398A1"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0E5338A0"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29B00753" w14:textId="77777777" w:rsidR="00DE467D" w:rsidRDefault="00DE467D" w:rsidP="00DE467D">
      <w:pPr>
        <w:spacing w:after="0" w:line="240" w:lineRule="auto"/>
        <w:jc w:val="center"/>
        <w:rPr>
          <w:rFonts w:ascii="Frutiger LT 45 Light" w:eastAsia="Times New Roman" w:hAnsi="Frutiger LT 45 Light" w:cs="Times New Roman"/>
          <w:b/>
          <w:sz w:val="46"/>
          <w:szCs w:val="46"/>
        </w:rPr>
      </w:pPr>
      <w:r w:rsidRPr="00E16C0C">
        <w:rPr>
          <w:rFonts w:ascii="Frutiger LT 45 Light" w:eastAsia="Times New Roman" w:hAnsi="Frutiger LT 45 Light" w:cs="Times New Roman"/>
          <w:b/>
          <w:sz w:val="46"/>
          <w:szCs w:val="46"/>
        </w:rPr>
        <w:t xml:space="preserve">Nodo di smistamento degli ordini di acquisto delle amministrazioni </w:t>
      </w:r>
      <w:r w:rsidR="00E16C0C" w:rsidRPr="00E16C0C">
        <w:rPr>
          <w:rFonts w:ascii="Frutiger LT 45 Light" w:eastAsia="Times New Roman" w:hAnsi="Frutiger LT 45 Light" w:cs="Times New Roman"/>
          <w:b/>
          <w:sz w:val="46"/>
          <w:szCs w:val="46"/>
        </w:rPr>
        <w:t>p</w:t>
      </w:r>
      <w:r w:rsidRPr="00E16C0C">
        <w:rPr>
          <w:rFonts w:ascii="Frutiger LT 45 Light" w:eastAsia="Times New Roman" w:hAnsi="Frutiger LT 45 Light" w:cs="Times New Roman"/>
          <w:b/>
          <w:sz w:val="46"/>
          <w:szCs w:val="46"/>
        </w:rPr>
        <w:t>ubbliche</w:t>
      </w:r>
    </w:p>
    <w:p w14:paraId="6115D3A4" w14:textId="77777777" w:rsidR="00EE4EF3" w:rsidRPr="00E16C0C" w:rsidRDefault="00EE4EF3" w:rsidP="00DE467D">
      <w:pPr>
        <w:spacing w:after="0" w:line="240" w:lineRule="auto"/>
        <w:jc w:val="center"/>
        <w:rPr>
          <w:rFonts w:ascii="Frutiger LT 45 Light" w:eastAsia="Times New Roman" w:hAnsi="Frutiger LT 45 Light" w:cs="Times New Roman"/>
          <w:b/>
          <w:sz w:val="46"/>
          <w:szCs w:val="46"/>
          <w:vertAlign w:val="superscript"/>
        </w:rPr>
      </w:pPr>
      <w:r>
        <w:rPr>
          <w:rFonts w:ascii="Frutiger LT 45 Light" w:eastAsia="Times New Roman" w:hAnsi="Frutiger LT 45 Light" w:cs="Times New Roman"/>
          <w:b/>
          <w:sz w:val="46"/>
          <w:szCs w:val="46"/>
        </w:rPr>
        <w:t>(NSO)</w:t>
      </w:r>
    </w:p>
    <w:p w14:paraId="1D652847" w14:textId="77777777" w:rsidR="00B83868"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 xml:space="preserve">Regole </w:t>
      </w:r>
      <w:r w:rsidR="00DE467D" w:rsidRPr="00DE467D">
        <w:rPr>
          <w:rFonts w:ascii="Frutiger LT 45 Light" w:eastAsia="Times New Roman" w:hAnsi="Frutiger LT 45 Light" w:cs="Times New Roman"/>
          <w:b/>
          <w:sz w:val="32"/>
          <w:szCs w:val="40"/>
        </w:rPr>
        <w:t xml:space="preserve">tecniche </w:t>
      </w:r>
      <w:r>
        <w:rPr>
          <w:rFonts w:ascii="Frutiger LT 45 Light" w:eastAsia="Times New Roman" w:hAnsi="Frutiger LT 45 Light" w:cs="Times New Roman"/>
          <w:b/>
          <w:sz w:val="32"/>
          <w:szCs w:val="40"/>
        </w:rPr>
        <w:t xml:space="preserve">per l’emissione e la trasmissione </w:t>
      </w:r>
    </w:p>
    <w:p w14:paraId="4CC6DC45" w14:textId="77777777" w:rsidR="00B83868" w:rsidRPr="00DE467D"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degli ordini elettronici</w:t>
      </w:r>
    </w:p>
    <w:p w14:paraId="03FD30EA" w14:textId="77777777" w:rsidR="00DE467D" w:rsidRPr="00DE467D" w:rsidRDefault="00DE467D" w:rsidP="00B83868">
      <w:pPr>
        <w:spacing w:before="120" w:after="120" w:line="240" w:lineRule="auto"/>
        <w:contextualSpacing/>
        <w:jc w:val="center"/>
        <w:rPr>
          <w:rFonts w:ascii="Frutiger LT 45 Light" w:eastAsia="Times New Roman" w:hAnsi="Frutiger LT 45 Light" w:cs="Times New Roman"/>
          <w:b/>
          <w:sz w:val="32"/>
          <w:szCs w:val="40"/>
        </w:rPr>
      </w:pPr>
    </w:p>
    <w:p w14:paraId="234A3F6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726FF7D6"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4C83B245" w14:textId="77777777" w:rsidR="00DE467D" w:rsidRDefault="00DE467D" w:rsidP="00DE467D">
      <w:pPr>
        <w:spacing w:after="120" w:line="240" w:lineRule="auto"/>
        <w:ind w:firstLine="567"/>
        <w:jc w:val="both"/>
        <w:rPr>
          <w:rFonts w:ascii="Frutiger LT 45 Light" w:eastAsia="Times New Roman" w:hAnsi="Frutiger LT 45 Light" w:cs="Times New Roman"/>
          <w:szCs w:val="24"/>
        </w:rPr>
      </w:pPr>
    </w:p>
    <w:p w14:paraId="735ADFB3"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0044BFAE"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687A2E2E" w14:textId="77777777" w:rsidR="00997168" w:rsidRPr="00DE467D" w:rsidRDefault="00997168" w:rsidP="00DE467D">
      <w:pPr>
        <w:spacing w:after="120" w:line="240" w:lineRule="auto"/>
        <w:ind w:firstLine="567"/>
        <w:jc w:val="both"/>
        <w:rPr>
          <w:rFonts w:ascii="Frutiger LT 45 Light" w:eastAsia="Times New Roman" w:hAnsi="Frutiger LT 45 Light" w:cs="Times New Roman"/>
          <w:szCs w:val="24"/>
        </w:rPr>
      </w:pPr>
    </w:p>
    <w:p w14:paraId="324A8EDA"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715717E2"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353C3F60"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63580C88" w14:textId="77777777" w:rsidR="00DE467D" w:rsidRDefault="00BE3229" w:rsidP="008E2706">
      <w:pPr>
        <w:spacing w:after="120" w:line="240" w:lineRule="auto"/>
        <w:ind w:left="5760"/>
        <w:rPr>
          <w:rFonts w:ascii="Frutiger LT 45 Light" w:eastAsia="Times New Roman" w:hAnsi="Frutiger LT 45 Light" w:cs="Times New Roman"/>
          <w:sz w:val="24"/>
          <w:szCs w:val="24"/>
        </w:rPr>
      </w:pPr>
      <w:r>
        <w:rPr>
          <w:rFonts w:ascii="Frutiger LT 45 Light" w:eastAsia="Times New Roman" w:hAnsi="Frutiger LT 45 Light" w:cs="Times New Roman"/>
          <w:sz w:val="24"/>
          <w:szCs w:val="24"/>
        </w:rPr>
        <w:t xml:space="preserve">Roma, </w:t>
      </w:r>
      <w:r w:rsidR="005A65FB">
        <w:rPr>
          <w:rFonts w:ascii="Frutiger LT 45 Light" w:eastAsia="Times New Roman" w:hAnsi="Frutiger LT 45 Light" w:cs="Times New Roman"/>
          <w:sz w:val="24"/>
          <w:szCs w:val="24"/>
        </w:rPr>
        <w:t>1 febbraio</w:t>
      </w:r>
      <w:r>
        <w:rPr>
          <w:rFonts w:ascii="Frutiger LT 45 Light" w:eastAsia="Times New Roman" w:hAnsi="Frutiger LT 45 Light" w:cs="Times New Roman"/>
          <w:sz w:val="24"/>
          <w:szCs w:val="24"/>
        </w:rPr>
        <w:t xml:space="preserve"> 2019</w:t>
      </w:r>
    </w:p>
    <w:p w14:paraId="43E5A243" w14:textId="77777777" w:rsidR="00773E88" w:rsidRDefault="00773E88" w:rsidP="00773E88">
      <w:pPr>
        <w:spacing w:after="120" w:line="240" w:lineRule="auto"/>
        <w:rPr>
          <w:rFonts w:ascii="Frutiger LT 45 Light" w:eastAsia="Times New Roman" w:hAnsi="Frutiger LT 45 Light" w:cs="Times New Roman"/>
          <w:sz w:val="24"/>
          <w:szCs w:val="24"/>
        </w:rPr>
      </w:pPr>
    </w:p>
    <w:p w14:paraId="5B8EAA8C" w14:textId="77777777" w:rsidR="00773E88" w:rsidRPr="00DE467D" w:rsidRDefault="00662B7C" w:rsidP="00773E88">
      <w:pPr>
        <w:spacing w:after="120" w:line="240" w:lineRule="auto"/>
        <w:jc w:val="center"/>
        <w:rPr>
          <w:rFonts w:ascii="Frutiger LT 45 Light" w:eastAsia="Times New Roman" w:hAnsi="Frutiger LT 45 Light" w:cs="Times New Roman"/>
          <w:sz w:val="24"/>
          <w:szCs w:val="24"/>
        </w:rPr>
        <w:sectPr w:rsidR="00773E88" w:rsidRPr="00DE467D" w:rsidSect="001D0860">
          <w:headerReference w:type="even" r:id="rId12"/>
          <w:headerReference w:type="default" r:id="rId13"/>
          <w:footerReference w:type="even" r:id="rId14"/>
          <w:footerReference w:type="default" r:id="rId15"/>
          <w:pgSz w:w="11906" w:h="16838" w:code="9"/>
          <w:pgMar w:top="1701" w:right="1701" w:bottom="1701" w:left="1134" w:header="709" w:footer="709" w:gutter="567"/>
          <w:cols w:space="708"/>
          <w:titlePg/>
          <w:docGrid w:linePitch="360"/>
        </w:sectPr>
      </w:pPr>
      <w:r w:rsidRPr="00720DCB">
        <w:rPr>
          <w:rFonts w:ascii="Frutiger LT 45 Light" w:eastAsia="Times New Roman" w:hAnsi="Frutiger LT 45 Light" w:cs="Times New Roman"/>
          <w:sz w:val="24"/>
          <w:szCs w:val="24"/>
        </w:rPr>
        <w:t xml:space="preserve">Versione </w:t>
      </w:r>
      <w:r w:rsidR="00B83868">
        <w:rPr>
          <w:rFonts w:ascii="Frutiger LT 45 Light" w:eastAsia="Times New Roman" w:hAnsi="Frutiger LT 45 Light" w:cs="Times New Roman"/>
          <w:sz w:val="24"/>
          <w:szCs w:val="24"/>
        </w:rPr>
        <w:t>1.0</w:t>
      </w:r>
    </w:p>
    <w:p w14:paraId="0B319E45" w14:textId="77777777" w:rsidR="00043457" w:rsidRPr="00DB7487" w:rsidRDefault="00BA2C52" w:rsidP="00C4042C">
      <w:pPr>
        <w:pStyle w:val="Indice"/>
        <w:jc w:val="left"/>
      </w:pPr>
      <w:r w:rsidRPr="00DB7487">
        <w:lastRenderedPageBreak/>
        <w:t>INDICE</w:t>
      </w:r>
    </w:p>
    <w:sdt>
      <w:sdtPr>
        <w:rPr>
          <w:rFonts w:asciiTheme="minorHAnsi" w:eastAsia="Times New Roman" w:hAnsiTheme="minorHAnsi" w:cstheme="minorBidi"/>
          <w:b w:val="0"/>
          <w:bCs w:val="0"/>
          <w:caps w:val="0"/>
          <w:smallCaps w:val="0"/>
          <w:color w:val="auto"/>
          <w:sz w:val="22"/>
          <w:szCs w:val="22"/>
          <w:lang w:eastAsia="it-IT"/>
        </w:rPr>
        <w:id w:val="15476610"/>
        <w:docPartObj>
          <w:docPartGallery w:val="Table of Contents"/>
          <w:docPartUnique/>
        </w:docPartObj>
      </w:sdtPr>
      <w:sdtEndPr>
        <w:rPr>
          <w:rFonts w:ascii="Frutiger LT 45 Light" w:eastAsiaTheme="minorEastAsia" w:hAnsi="Frutiger LT 45 Light" w:cs="Arial"/>
        </w:rPr>
      </w:sdtEndPr>
      <w:sdtContent>
        <w:p w14:paraId="099175A4" w14:textId="77777777" w:rsidR="00043457" w:rsidRPr="0066097C" w:rsidRDefault="00043457" w:rsidP="005A65FB">
          <w:pPr>
            <w:pStyle w:val="TOCHeading"/>
            <w:rPr>
              <w:caps w:val="0"/>
            </w:rPr>
          </w:pPr>
        </w:p>
        <w:p w14:paraId="2A7B319A" w14:textId="209AF05A" w:rsidR="004A592B" w:rsidRDefault="00A34DD2">
          <w:pPr>
            <w:pStyle w:val="TOC1"/>
            <w:rPr>
              <w:ins w:id="0" w:author="Cernigliaro, Giuseppe (IT - Bologna)" w:date="2019-02-07T20:53:00Z"/>
              <w:rFonts w:asciiTheme="minorHAnsi" w:eastAsiaTheme="minorEastAsia" w:hAnsiTheme="minorHAnsi" w:cstheme="minorBidi"/>
              <w:b w:val="0"/>
              <w:bCs w:val="0"/>
              <w:caps w:val="0"/>
              <w:szCs w:val="22"/>
              <w:lang w:val="en-US" w:eastAsia="en-US"/>
            </w:rPr>
          </w:pPr>
          <w:r w:rsidRPr="0066097C">
            <w:rPr>
              <w:rFonts w:ascii="Frutiger LT 45 Light" w:hAnsi="Frutiger LT 45 Light" w:cs="Arial"/>
              <w:smallCaps/>
              <w:szCs w:val="22"/>
            </w:rPr>
            <w:fldChar w:fldCharType="begin"/>
          </w:r>
          <w:r w:rsidR="00043457" w:rsidRPr="0066097C">
            <w:rPr>
              <w:rFonts w:ascii="Frutiger LT 45 Light" w:hAnsi="Frutiger LT 45 Light" w:cs="Arial"/>
              <w:smallCaps/>
              <w:szCs w:val="22"/>
            </w:rPr>
            <w:instrText xml:space="preserve"> TOC \o "1-4" \h \z \u </w:instrText>
          </w:r>
          <w:r w:rsidRPr="0066097C">
            <w:rPr>
              <w:rFonts w:ascii="Frutiger LT 45 Light" w:hAnsi="Frutiger LT 45 Light" w:cs="Arial"/>
              <w:smallCaps/>
              <w:szCs w:val="22"/>
            </w:rPr>
            <w:fldChar w:fldCharType="separate"/>
          </w:r>
          <w:ins w:id="1" w:author="Cernigliaro, Giuseppe (IT - Bologna)" w:date="2019-02-07T20:53:00Z">
            <w:r w:rsidR="004A592B" w:rsidRPr="005D12C3">
              <w:rPr>
                <w:rStyle w:val="Hyperlink"/>
              </w:rPr>
              <w:fldChar w:fldCharType="begin"/>
            </w:r>
            <w:r w:rsidR="004A592B" w:rsidRPr="005D12C3">
              <w:rPr>
                <w:rStyle w:val="Hyperlink"/>
              </w:rPr>
              <w:instrText xml:space="preserve"> </w:instrText>
            </w:r>
            <w:r w:rsidR="004A592B">
              <w:instrText>HYPERLINK \l "_Toc465252"</w:instrText>
            </w:r>
            <w:r w:rsidR="004A592B" w:rsidRPr="005D12C3">
              <w:rPr>
                <w:rStyle w:val="Hyperlink"/>
              </w:rPr>
              <w:instrText xml:space="preserve"> </w:instrText>
            </w:r>
            <w:r w:rsidR="004A592B" w:rsidRPr="005D12C3">
              <w:rPr>
                <w:rStyle w:val="Hyperlink"/>
              </w:rPr>
            </w:r>
            <w:r w:rsidR="004A592B" w:rsidRPr="005D12C3">
              <w:rPr>
                <w:rStyle w:val="Hyperlink"/>
              </w:rPr>
              <w:fldChar w:fldCharType="separate"/>
            </w:r>
            <w:r w:rsidR="004A592B" w:rsidRPr="005D12C3">
              <w:rPr>
                <w:rStyle w:val="Hyperlink"/>
              </w:rPr>
              <w:t>Stato del documento</w:t>
            </w:r>
            <w:r w:rsidR="004A592B">
              <w:rPr>
                <w:webHidden/>
              </w:rPr>
              <w:tab/>
            </w:r>
            <w:r w:rsidR="004A592B">
              <w:rPr>
                <w:webHidden/>
              </w:rPr>
              <w:fldChar w:fldCharType="begin"/>
            </w:r>
            <w:r w:rsidR="004A592B">
              <w:rPr>
                <w:webHidden/>
              </w:rPr>
              <w:instrText xml:space="preserve"> PAGEREF _Toc465252 \h </w:instrText>
            </w:r>
            <w:r w:rsidR="004A592B">
              <w:rPr>
                <w:webHidden/>
              </w:rPr>
            </w:r>
          </w:ins>
          <w:r w:rsidR="004A592B">
            <w:rPr>
              <w:webHidden/>
            </w:rPr>
            <w:fldChar w:fldCharType="separate"/>
          </w:r>
          <w:ins w:id="2" w:author="Cernigliaro, Giuseppe (IT - Bologna)" w:date="2019-02-07T20:53:00Z">
            <w:r w:rsidR="004A592B">
              <w:rPr>
                <w:webHidden/>
              </w:rPr>
              <w:t>6</w:t>
            </w:r>
            <w:r w:rsidR="004A592B">
              <w:rPr>
                <w:webHidden/>
              </w:rPr>
              <w:fldChar w:fldCharType="end"/>
            </w:r>
            <w:r w:rsidR="004A592B" w:rsidRPr="005D12C3">
              <w:rPr>
                <w:rStyle w:val="Hyperlink"/>
              </w:rPr>
              <w:fldChar w:fldCharType="end"/>
            </w:r>
          </w:ins>
        </w:p>
        <w:p w14:paraId="532AB457" w14:textId="4E2E3998" w:rsidR="004A592B" w:rsidRDefault="004A592B">
          <w:pPr>
            <w:pStyle w:val="TOC1"/>
            <w:rPr>
              <w:ins w:id="3" w:author="Cernigliaro, Giuseppe (IT - Bologna)" w:date="2019-02-07T20:53:00Z"/>
              <w:rFonts w:asciiTheme="minorHAnsi" w:eastAsiaTheme="minorEastAsia" w:hAnsiTheme="minorHAnsi" w:cstheme="minorBidi"/>
              <w:b w:val="0"/>
              <w:bCs w:val="0"/>
              <w:caps w:val="0"/>
              <w:szCs w:val="22"/>
              <w:lang w:val="en-US" w:eastAsia="en-US"/>
            </w:rPr>
          </w:pPr>
          <w:ins w:id="4" w:author="Cernigliaro, Giuseppe (IT - Bologna)" w:date="2019-02-07T20:53:00Z">
            <w:r w:rsidRPr="005D12C3">
              <w:rPr>
                <w:rStyle w:val="Hyperlink"/>
              </w:rPr>
              <w:fldChar w:fldCharType="begin"/>
            </w:r>
            <w:r w:rsidRPr="005D12C3">
              <w:rPr>
                <w:rStyle w:val="Hyperlink"/>
              </w:rPr>
              <w:instrText xml:space="preserve"> </w:instrText>
            </w:r>
            <w:r>
              <w:instrText>HYPERLINK \l "_Toc465253"</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1.</w:t>
            </w:r>
            <w:r>
              <w:rPr>
                <w:rFonts w:asciiTheme="minorHAnsi" w:eastAsiaTheme="minorEastAsia" w:hAnsiTheme="minorHAnsi" w:cstheme="minorBidi"/>
                <w:b w:val="0"/>
                <w:bCs w:val="0"/>
                <w:caps w:val="0"/>
                <w:szCs w:val="22"/>
                <w:lang w:val="en-US" w:eastAsia="en-US"/>
              </w:rPr>
              <w:tab/>
            </w:r>
            <w:r w:rsidRPr="005D12C3">
              <w:rPr>
                <w:rStyle w:val="Hyperlink"/>
              </w:rPr>
              <w:t>Contesto di riferimento</w:t>
            </w:r>
            <w:r>
              <w:rPr>
                <w:webHidden/>
              </w:rPr>
              <w:tab/>
            </w:r>
            <w:r>
              <w:rPr>
                <w:webHidden/>
              </w:rPr>
              <w:fldChar w:fldCharType="begin"/>
            </w:r>
            <w:r>
              <w:rPr>
                <w:webHidden/>
              </w:rPr>
              <w:instrText xml:space="preserve"> PAGEREF _Toc465253 \h </w:instrText>
            </w:r>
            <w:r>
              <w:rPr>
                <w:webHidden/>
              </w:rPr>
            </w:r>
          </w:ins>
          <w:r>
            <w:rPr>
              <w:webHidden/>
            </w:rPr>
            <w:fldChar w:fldCharType="separate"/>
          </w:r>
          <w:ins w:id="5" w:author="Cernigliaro, Giuseppe (IT - Bologna)" w:date="2019-02-07T20:53:00Z">
            <w:r>
              <w:rPr>
                <w:webHidden/>
              </w:rPr>
              <w:t>7</w:t>
            </w:r>
            <w:r>
              <w:rPr>
                <w:webHidden/>
              </w:rPr>
              <w:fldChar w:fldCharType="end"/>
            </w:r>
            <w:r w:rsidRPr="005D12C3">
              <w:rPr>
                <w:rStyle w:val="Hyperlink"/>
              </w:rPr>
              <w:fldChar w:fldCharType="end"/>
            </w:r>
          </w:ins>
        </w:p>
        <w:p w14:paraId="28554DD1" w14:textId="5841281A" w:rsidR="004A592B" w:rsidRDefault="004A592B">
          <w:pPr>
            <w:pStyle w:val="TOC2"/>
            <w:rPr>
              <w:ins w:id="6" w:author="Cernigliaro, Giuseppe (IT - Bologna)" w:date="2019-02-07T20:53:00Z"/>
              <w:rFonts w:asciiTheme="minorHAnsi" w:eastAsiaTheme="minorEastAsia" w:hAnsiTheme="minorHAnsi" w:cstheme="minorBidi"/>
              <w:b w:val="0"/>
              <w:bCs w:val="0"/>
              <w:caps w:val="0"/>
              <w:szCs w:val="22"/>
              <w:lang w:val="en-US" w:eastAsia="en-US"/>
            </w:rPr>
          </w:pPr>
          <w:ins w:id="7" w:author="Cernigliaro, Giuseppe (IT - Bologna)" w:date="2019-02-07T20:53:00Z">
            <w:r w:rsidRPr="005D12C3">
              <w:rPr>
                <w:rStyle w:val="Hyperlink"/>
              </w:rPr>
              <w:fldChar w:fldCharType="begin"/>
            </w:r>
            <w:r w:rsidRPr="005D12C3">
              <w:rPr>
                <w:rStyle w:val="Hyperlink"/>
              </w:rPr>
              <w:instrText xml:space="preserve"> </w:instrText>
            </w:r>
            <w:r>
              <w:instrText>HYPERLINK \l "_Toc465254"</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1.1</w:t>
            </w:r>
            <w:r>
              <w:rPr>
                <w:rFonts w:asciiTheme="minorHAnsi" w:eastAsiaTheme="minorEastAsia" w:hAnsiTheme="minorHAnsi" w:cstheme="minorBidi"/>
                <w:b w:val="0"/>
                <w:bCs w:val="0"/>
                <w:caps w:val="0"/>
                <w:szCs w:val="22"/>
                <w:lang w:val="en-US" w:eastAsia="en-US"/>
              </w:rPr>
              <w:tab/>
            </w:r>
            <w:r w:rsidRPr="005D12C3">
              <w:rPr>
                <w:rStyle w:val="Hyperlink"/>
              </w:rPr>
              <w:t>Definizioni</w:t>
            </w:r>
            <w:r>
              <w:rPr>
                <w:webHidden/>
              </w:rPr>
              <w:tab/>
            </w:r>
            <w:r>
              <w:rPr>
                <w:webHidden/>
              </w:rPr>
              <w:fldChar w:fldCharType="begin"/>
            </w:r>
            <w:r>
              <w:rPr>
                <w:webHidden/>
              </w:rPr>
              <w:instrText xml:space="preserve"> PAGEREF _Toc465254 \h </w:instrText>
            </w:r>
            <w:r>
              <w:rPr>
                <w:webHidden/>
              </w:rPr>
            </w:r>
          </w:ins>
          <w:r>
            <w:rPr>
              <w:webHidden/>
            </w:rPr>
            <w:fldChar w:fldCharType="separate"/>
          </w:r>
          <w:ins w:id="8" w:author="Cernigliaro, Giuseppe (IT - Bologna)" w:date="2019-02-07T20:53:00Z">
            <w:r>
              <w:rPr>
                <w:webHidden/>
              </w:rPr>
              <w:t>8</w:t>
            </w:r>
            <w:r>
              <w:rPr>
                <w:webHidden/>
              </w:rPr>
              <w:fldChar w:fldCharType="end"/>
            </w:r>
            <w:r w:rsidRPr="005D12C3">
              <w:rPr>
                <w:rStyle w:val="Hyperlink"/>
              </w:rPr>
              <w:fldChar w:fldCharType="end"/>
            </w:r>
          </w:ins>
        </w:p>
        <w:p w14:paraId="6B970717" w14:textId="4E739044" w:rsidR="004A592B" w:rsidRDefault="004A592B">
          <w:pPr>
            <w:pStyle w:val="TOC2"/>
            <w:rPr>
              <w:ins w:id="9" w:author="Cernigliaro, Giuseppe (IT - Bologna)" w:date="2019-02-07T20:53:00Z"/>
              <w:rFonts w:asciiTheme="minorHAnsi" w:eastAsiaTheme="minorEastAsia" w:hAnsiTheme="minorHAnsi" w:cstheme="minorBidi"/>
              <w:b w:val="0"/>
              <w:bCs w:val="0"/>
              <w:caps w:val="0"/>
              <w:szCs w:val="22"/>
              <w:lang w:val="en-US" w:eastAsia="en-US"/>
            </w:rPr>
          </w:pPr>
          <w:ins w:id="10" w:author="Cernigliaro, Giuseppe (IT - Bologna)" w:date="2019-02-07T20:53:00Z">
            <w:r w:rsidRPr="005D12C3">
              <w:rPr>
                <w:rStyle w:val="Hyperlink"/>
              </w:rPr>
              <w:fldChar w:fldCharType="begin"/>
            </w:r>
            <w:r w:rsidRPr="005D12C3">
              <w:rPr>
                <w:rStyle w:val="Hyperlink"/>
              </w:rPr>
              <w:instrText xml:space="preserve"> </w:instrText>
            </w:r>
            <w:r>
              <w:instrText>HYPERLINK \l "_Toc465255"</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1.2</w:t>
            </w:r>
            <w:r>
              <w:rPr>
                <w:rFonts w:asciiTheme="minorHAnsi" w:eastAsiaTheme="minorEastAsia" w:hAnsiTheme="minorHAnsi" w:cstheme="minorBidi"/>
                <w:b w:val="0"/>
                <w:bCs w:val="0"/>
                <w:caps w:val="0"/>
                <w:szCs w:val="22"/>
                <w:lang w:val="en-US" w:eastAsia="en-US"/>
              </w:rPr>
              <w:tab/>
            </w:r>
            <w:r w:rsidRPr="005D12C3">
              <w:rPr>
                <w:rStyle w:val="Hyperlink"/>
              </w:rPr>
              <w:t>Il sistema Acquisti Pubblici in Rete (APiR)</w:t>
            </w:r>
            <w:r>
              <w:rPr>
                <w:webHidden/>
              </w:rPr>
              <w:tab/>
            </w:r>
            <w:r>
              <w:rPr>
                <w:webHidden/>
              </w:rPr>
              <w:fldChar w:fldCharType="begin"/>
            </w:r>
            <w:r>
              <w:rPr>
                <w:webHidden/>
              </w:rPr>
              <w:instrText xml:space="preserve"> PAGEREF _Toc465255 \h </w:instrText>
            </w:r>
            <w:r>
              <w:rPr>
                <w:webHidden/>
              </w:rPr>
            </w:r>
          </w:ins>
          <w:r>
            <w:rPr>
              <w:webHidden/>
            </w:rPr>
            <w:fldChar w:fldCharType="separate"/>
          </w:r>
          <w:ins w:id="11" w:author="Cernigliaro, Giuseppe (IT - Bologna)" w:date="2019-02-07T20:53:00Z">
            <w:r>
              <w:rPr>
                <w:webHidden/>
              </w:rPr>
              <w:t>12</w:t>
            </w:r>
            <w:r>
              <w:rPr>
                <w:webHidden/>
              </w:rPr>
              <w:fldChar w:fldCharType="end"/>
            </w:r>
            <w:r w:rsidRPr="005D12C3">
              <w:rPr>
                <w:rStyle w:val="Hyperlink"/>
              </w:rPr>
              <w:fldChar w:fldCharType="end"/>
            </w:r>
          </w:ins>
        </w:p>
        <w:p w14:paraId="1BF7F817" w14:textId="799FAE06" w:rsidR="004A592B" w:rsidRDefault="004A592B">
          <w:pPr>
            <w:pStyle w:val="TOC2"/>
            <w:rPr>
              <w:ins w:id="12" w:author="Cernigliaro, Giuseppe (IT - Bologna)" w:date="2019-02-07T20:53:00Z"/>
              <w:rFonts w:asciiTheme="minorHAnsi" w:eastAsiaTheme="minorEastAsia" w:hAnsiTheme="minorHAnsi" w:cstheme="minorBidi"/>
              <w:b w:val="0"/>
              <w:bCs w:val="0"/>
              <w:caps w:val="0"/>
              <w:szCs w:val="22"/>
              <w:lang w:val="en-US" w:eastAsia="en-US"/>
            </w:rPr>
          </w:pPr>
          <w:ins w:id="13" w:author="Cernigliaro, Giuseppe (IT - Bologna)" w:date="2019-02-07T20:53:00Z">
            <w:r w:rsidRPr="005D12C3">
              <w:rPr>
                <w:rStyle w:val="Hyperlink"/>
              </w:rPr>
              <w:fldChar w:fldCharType="begin"/>
            </w:r>
            <w:r w:rsidRPr="005D12C3">
              <w:rPr>
                <w:rStyle w:val="Hyperlink"/>
              </w:rPr>
              <w:instrText xml:space="preserve"> </w:instrText>
            </w:r>
            <w:r>
              <w:instrText>HYPERLINK \l "_Toc465256"</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1.3</w:t>
            </w:r>
            <w:r>
              <w:rPr>
                <w:rFonts w:asciiTheme="minorHAnsi" w:eastAsiaTheme="minorEastAsia" w:hAnsiTheme="minorHAnsi" w:cstheme="minorBidi"/>
                <w:b w:val="0"/>
                <w:bCs w:val="0"/>
                <w:caps w:val="0"/>
                <w:szCs w:val="22"/>
                <w:lang w:val="en-US" w:eastAsia="en-US"/>
              </w:rPr>
              <w:tab/>
            </w:r>
            <w:r w:rsidRPr="005D12C3">
              <w:rPr>
                <w:rStyle w:val="Hyperlink"/>
              </w:rPr>
              <w:t>Il Nodo di Smistamento degli Ordini di acquisto (NSO)</w:t>
            </w:r>
            <w:r>
              <w:rPr>
                <w:webHidden/>
              </w:rPr>
              <w:tab/>
            </w:r>
            <w:r>
              <w:rPr>
                <w:webHidden/>
              </w:rPr>
              <w:fldChar w:fldCharType="begin"/>
            </w:r>
            <w:r>
              <w:rPr>
                <w:webHidden/>
              </w:rPr>
              <w:instrText xml:space="preserve"> PAGEREF _Toc465256 \h </w:instrText>
            </w:r>
            <w:r>
              <w:rPr>
                <w:webHidden/>
              </w:rPr>
            </w:r>
          </w:ins>
          <w:r>
            <w:rPr>
              <w:webHidden/>
            </w:rPr>
            <w:fldChar w:fldCharType="separate"/>
          </w:r>
          <w:ins w:id="14" w:author="Cernigliaro, Giuseppe (IT - Bologna)" w:date="2019-02-07T20:53:00Z">
            <w:r>
              <w:rPr>
                <w:webHidden/>
              </w:rPr>
              <w:t>14</w:t>
            </w:r>
            <w:r>
              <w:rPr>
                <w:webHidden/>
              </w:rPr>
              <w:fldChar w:fldCharType="end"/>
            </w:r>
            <w:r w:rsidRPr="005D12C3">
              <w:rPr>
                <w:rStyle w:val="Hyperlink"/>
              </w:rPr>
              <w:fldChar w:fldCharType="end"/>
            </w:r>
          </w:ins>
        </w:p>
        <w:p w14:paraId="12F55237" w14:textId="1EA87846" w:rsidR="004A592B" w:rsidRDefault="004A592B">
          <w:pPr>
            <w:pStyle w:val="TOC3"/>
            <w:rPr>
              <w:ins w:id="15" w:author="Cernigliaro, Giuseppe (IT - Bologna)" w:date="2019-02-07T20:53:00Z"/>
              <w:rFonts w:asciiTheme="minorHAnsi" w:eastAsiaTheme="minorEastAsia" w:hAnsiTheme="minorHAnsi" w:cstheme="minorBidi"/>
              <w:smallCaps w:val="0"/>
              <w:szCs w:val="22"/>
              <w:lang w:val="en-US" w:eastAsia="en-US"/>
            </w:rPr>
          </w:pPr>
          <w:ins w:id="16" w:author="Cernigliaro, Giuseppe (IT - Bologna)" w:date="2019-02-07T20:53:00Z">
            <w:r w:rsidRPr="005D12C3">
              <w:rPr>
                <w:rStyle w:val="Hyperlink"/>
              </w:rPr>
              <w:fldChar w:fldCharType="begin"/>
            </w:r>
            <w:r w:rsidRPr="005D12C3">
              <w:rPr>
                <w:rStyle w:val="Hyperlink"/>
              </w:rPr>
              <w:instrText xml:space="preserve"> </w:instrText>
            </w:r>
            <w:r>
              <w:instrText>HYPERLINK \l "_Toc465257"</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1.3.1</w:t>
            </w:r>
            <w:r>
              <w:rPr>
                <w:rFonts w:asciiTheme="minorHAnsi" w:eastAsiaTheme="minorEastAsia" w:hAnsiTheme="minorHAnsi" w:cstheme="minorBidi"/>
                <w:smallCaps w:val="0"/>
                <w:szCs w:val="22"/>
                <w:lang w:val="en-US" w:eastAsia="en-US"/>
              </w:rPr>
              <w:tab/>
            </w:r>
            <w:r w:rsidRPr="005D12C3">
              <w:rPr>
                <w:rStyle w:val="Hyperlink"/>
              </w:rPr>
              <w:t>Compatibilità con lo standard PEPPOL</w:t>
            </w:r>
            <w:r>
              <w:rPr>
                <w:webHidden/>
              </w:rPr>
              <w:tab/>
            </w:r>
            <w:r>
              <w:rPr>
                <w:webHidden/>
              </w:rPr>
              <w:fldChar w:fldCharType="begin"/>
            </w:r>
            <w:r>
              <w:rPr>
                <w:webHidden/>
              </w:rPr>
              <w:instrText xml:space="preserve"> PAGEREF _Toc465257 \h </w:instrText>
            </w:r>
            <w:r>
              <w:rPr>
                <w:webHidden/>
              </w:rPr>
            </w:r>
          </w:ins>
          <w:r>
            <w:rPr>
              <w:webHidden/>
            </w:rPr>
            <w:fldChar w:fldCharType="separate"/>
          </w:r>
          <w:ins w:id="17" w:author="Cernigliaro, Giuseppe (IT - Bologna)" w:date="2019-02-07T20:53:00Z">
            <w:r>
              <w:rPr>
                <w:webHidden/>
              </w:rPr>
              <w:t>14</w:t>
            </w:r>
            <w:r>
              <w:rPr>
                <w:webHidden/>
              </w:rPr>
              <w:fldChar w:fldCharType="end"/>
            </w:r>
            <w:r w:rsidRPr="005D12C3">
              <w:rPr>
                <w:rStyle w:val="Hyperlink"/>
              </w:rPr>
              <w:fldChar w:fldCharType="end"/>
            </w:r>
          </w:ins>
        </w:p>
        <w:p w14:paraId="685FC2DF" w14:textId="16DC7C7C" w:rsidR="004A592B" w:rsidRDefault="004A592B">
          <w:pPr>
            <w:pStyle w:val="TOC2"/>
            <w:rPr>
              <w:ins w:id="18" w:author="Cernigliaro, Giuseppe (IT - Bologna)" w:date="2019-02-07T20:53:00Z"/>
              <w:rFonts w:asciiTheme="minorHAnsi" w:eastAsiaTheme="minorEastAsia" w:hAnsiTheme="minorHAnsi" w:cstheme="minorBidi"/>
              <w:b w:val="0"/>
              <w:bCs w:val="0"/>
              <w:caps w:val="0"/>
              <w:szCs w:val="22"/>
              <w:lang w:val="en-US" w:eastAsia="en-US"/>
            </w:rPr>
          </w:pPr>
          <w:ins w:id="19" w:author="Cernigliaro, Giuseppe (IT - Bologna)" w:date="2019-02-07T20:53:00Z">
            <w:r w:rsidRPr="005D12C3">
              <w:rPr>
                <w:rStyle w:val="Hyperlink"/>
              </w:rPr>
              <w:fldChar w:fldCharType="begin"/>
            </w:r>
            <w:r w:rsidRPr="005D12C3">
              <w:rPr>
                <w:rStyle w:val="Hyperlink"/>
              </w:rPr>
              <w:instrText xml:space="preserve"> </w:instrText>
            </w:r>
            <w:r>
              <w:instrText>HYPERLINK \l "_Toc465258"</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1.4</w:t>
            </w:r>
            <w:r>
              <w:rPr>
                <w:rFonts w:asciiTheme="minorHAnsi" w:eastAsiaTheme="minorEastAsia" w:hAnsiTheme="minorHAnsi" w:cstheme="minorBidi"/>
                <w:b w:val="0"/>
                <w:bCs w:val="0"/>
                <w:caps w:val="0"/>
                <w:szCs w:val="22"/>
                <w:lang w:val="en-US" w:eastAsia="en-US"/>
              </w:rPr>
              <w:tab/>
            </w:r>
            <w:r w:rsidRPr="005D12C3">
              <w:rPr>
                <w:rStyle w:val="Hyperlink"/>
              </w:rPr>
              <w:t>Ambito e finalità del presente documento</w:t>
            </w:r>
            <w:r>
              <w:rPr>
                <w:webHidden/>
              </w:rPr>
              <w:tab/>
            </w:r>
            <w:r>
              <w:rPr>
                <w:webHidden/>
              </w:rPr>
              <w:fldChar w:fldCharType="begin"/>
            </w:r>
            <w:r>
              <w:rPr>
                <w:webHidden/>
              </w:rPr>
              <w:instrText xml:space="preserve"> PAGEREF _Toc465258 \h </w:instrText>
            </w:r>
            <w:r>
              <w:rPr>
                <w:webHidden/>
              </w:rPr>
            </w:r>
          </w:ins>
          <w:r>
            <w:rPr>
              <w:webHidden/>
            </w:rPr>
            <w:fldChar w:fldCharType="separate"/>
          </w:r>
          <w:ins w:id="20" w:author="Cernigliaro, Giuseppe (IT - Bologna)" w:date="2019-02-07T20:53:00Z">
            <w:r>
              <w:rPr>
                <w:webHidden/>
              </w:rPr>
              <w:t>15</w:t>
            </w:r>
            <w:r>
              <w:rPr>
                <w:webHidden/>
              </w:rPr>
              <w:fldChar w:fldCharType="end"/>
            </w:r>
            <w:r w:rsidRPr="005D12C3">
              <w:rPr>
                <w:rStyle w:val="Hyperlink"/>
              </w:rPr>
              <w:fldChar w:fldCharType="end"/>
            </w:r>
          </w:ins>
        </w:p>
        <w:p w14:paraId="3CC3DC5F" w14:textId="1D4D9C4E" w:rsidR="004A592B" w:rsidRDefault="004A592B">
          <w:pPr>
            <w:pStyle w:val="TOC1"/>
            <w:rPr>
              <w:ins w:id="21" w:author="Cernigliaro, Giuseppe (IT - Bologna)" w:date="2019-02-07T20:53:00Z"/>
              <w:rFonts w:asciiTheme="minorHAnsi" w:eastAsiaTheme="minorEastAsia" w:hAnsiTheme="minorHAnsi" w:cstheme="minorBidi"/>
              <w:b w:val="0"/>
              <w:bCs w:val="0"/>
              <w:caps w:val="0"/>
              <w:szCs w:val="22"/>
              <w:lang w:val="en-US" w:eastAsia="en-US"/>
            </w:rPr>
          </w:pPr>
          <w:ins w:id="22" w:author="Cernigliaro, Giuseppe (IT - Bologna)" w:date="2019-02-07T20:53:00Z">
            <w:r w:rsidRPr="005D12C3">
              <w:rPr>
                <w:rStyle w:val="Hyperlink"/>
              </w:rPr>
              <w:fldChar w:fldCharType="begin"/>
            </w:r>
            <w:r w:rsidRPr="005D12C3">
              <w:rPr>
                <w:rStyle w:val="Hyperlink"/>
              </w:rPr>
              <w:instrText xml:space="preserve"> </w:instrText>
            </w:r>
            <w:r>
              <w:instrText>HYPERLINK \l "_Toc465259"</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w:t>
            </w:r>
            <w:r>
              <w:rPr>
                <w:rFonts w:asciiTheme="minorHAnsi" w:eastAsiaTheme="minorEastAsia" w:hAnsiTheme="minorHAnsi" w:cstheme="minorBidi"/>
                <w:b w:val="0"/>
                <w:bCs w:val="0"/>
                <w:caps w:val="0"/>
                <w:szCs w:val="22"/>
                <w:lang w:val="en-US" w:eastAsia="en-US"/>
              </w:rPr>
              <w:tab/>
            </w:r>
            <w:r w:rsidRPr="005D12C3">
              <w:rPr>
                <w:rStyle w:val="Hyperlink"/>
              </w:rPr>
              <w:t>Funzionamento di NSO</w:t>
            </w:r>
            <w:r>
              <w:rPr>
                <w:webHidden/>
              </w:rPr>
              <w:tab/>
            </w:r>
            <w:r>
              <w:rPr>
                <w:webHidden/>
              </w:rPr>
              <w:fldChar w:fldCharType="begin"/>
            </w:r>
            <w:r>
              <w:rPr>
                <w:webHidden/>
              </w:rPr>
              <w:instrText xml:space="preserve"> PAGEREF _Toc465259 \h </w:instrText>
            </w:r>
            <w:r>
              <w:rPr>
                <w:webHidden/>
              </w:rPr>
            </w:r>
          </w:ins>
          <w:r>
            <w:rPr>
              <w:webHidden/>
            </w:rPr>
            <w:fldChar w:fldCharType="separate"/>
          </w:r>
          <w:ins w:id="23" w:author="Cernigliaro, Giuseppe (IT - Bologna)" w:date="2019-02-07T20:53:00Z">
            <w:r>
              <w:rPr>
                <w:webHidden/>
              </w:rPr>
              <w:t>16</w:t>
            </w:r>
            <w:r>
              <w:rPr>
                <w:webHidden/>
              </w:rPr>
              <w:fldChar w:fldCharType="end"/>
            </w:r>
            <w:r w:rsidRPr="005D12C3">
              <w:rPr>
                <w:rStyle w:val="Hyperlink"/>
              </w:rPr>
              <w:fldChar w:fldCharType="end"/>
            </w:r>
          </w:ins>
        </w:p>
        <w:p w14:paraId="40EA0FEA" w14:textId="07DEFC59" w:rsidR="004A592B" w:rsidRDefault="004A592B">
          <w:pPr>
            <w:pStyle w:val="TOC2"/>
            <w:rPr>
              <w:ins w:id="24" w:author="Cernigliaro, Giuseppe (IT - Bologna)" w:date="2019-02-07T20:53:00Z"/>
              <w:rFonts w:asciiTheme="minorHAnsi" w:eastAsiaTheme="minorEastAsia" w:hAnsiTheme="minorHAnsi" w:cstheme="minorBidi"/>
              <w:b w:val="0"/>
              <w:bCs w:val="0"/>
              <w:caps w:val="0"/>
              <w:szCs w:val="22"/>
              <w:lang w:val="en-US" w:eastAsia="en-US"/>
            </w:rPr>
          </w:pPr>
          <w:ins w:id="25" w:author="Cernigliaro, Giuseppe (IT - Bologna)" w:date="2019-02-07T20:53:00Z">
            <w:r w:rsidRPr="005D12C3">
              <w:rPr>
                <w:rStyle w:val="Hyperlink"/>
              </w:rPr>
              <w:fldChar w:fldCharType="begin"/>
            </w:r>
            <w:r w:rsidRPr="005D12C3">
              <w:rPr>
                <w:rStyle w:val="Hyperlink"/>
              </w:rPr>
              <w:instrText xml:space="preserve"> </w:instrText>
            </w:r>
            <w:r>
              <w:instrText>HYPERLINK \l "_Toc465260"</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2.1</w:t>
            </w:r>
            <w:r>
              <w:rPr>
                <w:rFonts w:asciiTheme="minorHAnsi" w:eastAsiaTheme="minorEastAsia" w:hAnsiTheme="minorHAnsi" w:cstheme="minorBidi"/>
                <w:b w:val="0"/>
                <w:bCs w:val="0"/>
                <w:caps w:val="0"/>
                <w:szCs w:val="22"/>
                <w:lang w:val="en-US" w:eastAsia="en-US"/>
              </w:rPr>
              <w:tab/>
            </w:r>
            <w:r w:rsidRPr="005D12C3">
              <w:rPr>
                <w:rStyle w:val="Hyperlink"/>
              </w:rPr>
              <w:t>Canali di comunicazione</w:t>
            </w:r>
            <w:r>
              <w:rPr>
                <w:webHidden/>
              </w:rPr>
              <w:tab/>
            </w:r>
            <w:r>
              <w:rPr>
                <w:webHidden/>
              </w:rPr>
              <w:fldChar w:fldCharType="begin"/>
            </w:r>
            <w:r>
              <w:rPr>
                <w:webHidden/>
              </w:rPr>
              <w:instrText xml:space="preserve"> PAGEREF _Toc465260 \h </w:instrText>
            </w:r>
            <w:r>
              <w:rPr>
                <w:webHidden/>
              </w:rPr>
            </w:r>
          </w:ins>
          <w:r>
            <w:rPr>
              <w:webHidden/>
            </w:rPr>
            <w:fldChar w:fldCharType="separate"/>
          </w:r>
          <w:ins w:id="26" w:author="Cernigliaro, Giuseppe (IT - Bologna)" w:date="2019-02-07T20:53:00Z">
            <w:r>
              <w:rPr>
                <w:webHidden/>
              </w:rPr>
              <w:t>18</w:t>
            </w:r>
            <w:r>
              <w:rPr>
                <w:webHidden/>
              </w:rPr>
              <w:fldChar w:fldCharType="end"/>
            </w:r>
            <w:r w:rsidRPr="005D12C3">
              <w:rPr>
                <w:rStyle w:val="Hyperlink"/>
              </w:rPr>
              <w:fldChar w:fldCharType="end"/>
            </w:r>
          </w:ins>
        </w:p>
        <w:p w14:paraId="6E7150F5" w14:textId="65A527BD" w:rsidR="004A592B" w:rsidRDefault="004A592B">
          <w:pPr>
            <w:pStyle w:val="TOC2"/>
            <w:rPr>
              <w:ins w:id="27" w:author="Cernigliaro, Giuseppe (IT - Bologna)" w:date="2019-02-07T20:53:00Z"/>
              <w:rFonts w:asciiTheme="minorHAnsi" w:eastAsiaTheme="minorEastAsia" w:hAnsiTheme="minorHAnsi" w:cstheme="minorBidi"/>
              <w:b w:val="0"/>
              <w:bCs w:val="0"/>
              <w:caps w:val="0"/>
              <w:szCs w:val="22"/>
              <w:lang w:val="en-US" w:eastAsia="en-US"/>
            </w:rPr>
          </w:pPr>
          <w:ins w:id="28" w:author="Cernigliaro, Giuseppe (IT - Bologna)" w:date="2019-02-07T20:53:00Z">
            <w:r w:rsidRPr="005D12C3">
              <w:rPr>
                <w:rStyle w:val="Hyperlink"/>
              </w:rPr>
              <w:fldChar w:fldCharType="begin"/>
            </w:r>
            <w:r w:rsidRPr="005D12C3">
              <w:rPr>
                <w:rStyle w:val="Hyperlink"/>
              </w:rPr>
              <w:instrText xml:space="preserve"> </w:instrText>
            </w:r>
            <w:r>
              <w:instrText>HYPERLINK \l "_Toc465261"</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2.2</w:t>
            </w:r>
            <w:r>
              <w:rPr>
                <w:rFonts w:asciiTheme="minorHAnsi" w:eastAsiaTheme="minorEastAsia" w:hAnsiTheme="minorHAnsi" w:cstheme="minorBidi"/>
                <w:b w:val="0"/>
                <w:bCs w:val="0"/>
                <w:caps w:val="0"/>
                <w:szCs w:val="22"/>
                <w:lang w:val="en-US" w:eastAsia="en-US"/>
              </w:rPr>
              <w:tab/>
            </w:r>
            <w:r w:rsidRPr="005D12C3">
              <w:rPr>
                <w:rStyle w:val="Hyperlink"/>
              </w:rPr>
              <w:t>Documenti e Messaggi</w:t>
            </w:r>
            <w:r>
              <w:rPr>
                <w:webHidden/>
              </w:rPr>
              <w:tab/>
            </w:r>
            <w:r>
              <w:rPr>
                <w:webHidden/>
              </w:rPr>
              <w:fldChar w:fldCharType="begin"/>
            </w:r>
            <w:r>
              <w:rPr>
                <w:webHidden/>
              </w:rPr>
              <w:instrText xml:space="preserve"> PAGEREF _Toc465261 \h </w:instrText>
            </w:r>
            <w:r>
              <w:rPr>
                <w:webHidden/>
              </w:rPr>
            </w:r>
          </w:ins>
          <w:r>
            <w:rPr>
              <w:webHidden/>
            </w:rPr>
            <w:fldChar w:fldCharType="separate"/>
          </w:r>
          <w:ins w:id="29" w:author="Cernigliaro, Giuseppe (IT - Bologna)" w:date="2019-02-07T20:53:00Z">
            <w:r>
              <w:rPr>
                <w:webHidden/>
              </w:rPr>
              <w:t>22</w:t>
            </w:r>
            <w:r>
              <w:rPr>
                <w:webHidden/>
              </w:rPr>
              <w:fldChar w:fldCharType="end"/>
            </w:r>
            <w:r w:rsidRPr="005D12C3">
              <w:rPr>
                <w:rStyle w:val="Hyperlink"/>
              </w:rPr>
              <w:fldChar w:fldCharType="end"/>
            </w:r>
          </w:ins>
        </w:p>
        <w:p w14:paraId="0C3BB5C0" w14:textId="184853BB" w:rsidR="004A592B" w:rsidRDefault="004A592B">
          <w:pPr>
            <w:pStyle w:val="TOC3"/>
            <w:rPr>
              <w:ins w:id="30" w:author="Cernigliaro, Giuseppe (IT - Bologna)" w:date="2019-02-07T20:53:00Z"/>
              <w:rFonts w:asciiTheme="minorHAnsi" w:eastAsiaTheme="minorEastAsia" w:hAnsiTheme="minorHAnsi" w:cstheme="minorBidi"/>
              <w:smallCaps w:val="0"/>
              <w:szCs w:val="22"/>
              <w:lang w:val="en-US" w:eastAsia="en-US"/>
            </w:rPr>
          </w:pPr>
          <w:ins w:id="31" w:author="Cernigliaro, Giuseppe (IT - Bologna)" w:date="2019-02-07T20:53:00Z">
            <w:r w:rsidRPr="005D12C3">
              <w:rPr>
                <w:rStyle w:val="Hyperlink"/>
              </w:rPr>
              <w:fldChar w:fldCharType="begin"/>
            </w:r>
            <w:r w:rsidRPr="005D12C3">
              <w:rPr>
                <w:rStyle w:val="Hyperlink"/>
              </w:rPr>
              <w:instrText xml:space="preserve"> </w:instrText>
            </w:r>
            <w:r>
              <w:instrText>HYPERLINK \l "_Toc465262"</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2.2.1</w:t>
            </w:r>
            <w:r>
              <w:rPr>
                <w:rFonts w:asciiTheme="minorHAnsi" w:eastAsiaTheme="minorEastAsia" w:hAnsiTheme="minorHAnsi" w:cstheme="minorBidi"/>
                <w:smallCaps w:val="0"/>
                <w:szCs w:val="22"/>
                <w:lang w:val="en-US" w:eastAsia="en-US"/>
              </w:rPr>
              <w:tab/>
            </w:r>
            <w:r w:rsidRPr="005D12C3">
              <w:rPr>
                <w:rStyle w:val="Hyperlink"/>
              </w:rPr>
              <w:t>Busta di trasmissione</w:t>
            </w:r>
            <w:r>
              <w:rPr>
                <w:webHidden/>
              </w:rPr>
              <w:tab/>
            </w:r>
            <w:r>
              <w:rPr>
                <w:webHidden/>
              </w:rPr>
              <w:fldChar w:fldCharType="begin"/>
            </w:r>
            <w:r>
              <w:rPr>
                <w:webHidden/>
              </w:rPr>
              <w:instrText xml:space="preserve"> PAGEREF _Toc465262 \h </w:instrText>
            </w:r>
            <w:r>
              <w:rPr>
                <w:webHidden/>
              </w:rPr>
            </w:r>
          </w:ins>
          <w:r>
            <w:rPr>
              <w:webHidden/>
            </w:rPr>
            <w:fldChar w:fldCharType="separate"/>
          </w:r>
          <w:ins w:id="32" w:author="Cernigliaro, Giuseppe (IT - Bologna)" w:date="2019-02-07T20:53:00Z">
            <w:r>
              <w:rPr>
                <w:webHidden/>
              </w:rPr>
              <w:t>22</w:t>
            </w:r>
            <w:r>
              <w:rPr>
                <w:webHidden/>
              </w:rPr>
              <w:fldChar w:fldCharType="end"/>
            </w:r>
            <w:r w:rsidRPr="005D12C3">
              <w:rPr>
                <w:rStyle w:val="Hyperlink"/>
              </w:rPr>
              <w:fldChar w:fldCharType="end"/>
            </w:r>
          </w:ins>
        </w:p>
        <w:p w14:paraId="69B84C35" w14:textId="39F30578" w:rsidR="004A592B" w:rsidRDefault="004A592B">
          <w:pPr>
            <w:pStyle w:val="TOC3"/>
            <w:rPr>
              <w:ins w:id="33" w:author="Cernigliaro, Giuseppe (IT - Bologna)" w:date="2019-02-07T20:53:00Z"/>
              <w:rFonts w:asciiTheme="minorHAnsi" w:eastAsiaTheme="minorEastAsia" w:hAnsiTheme="minorHAnsi" w:cstheme="minorBidi"/>
              <w:smallCaps w:val="0"/>
              <w:szCs w:val="22"/>
              <w:lang w:val="en-US" w:eastAsia="en-US"/>
            </w:rPr>
          </w:pPr>
          <w:ins w:id="34" w:author="Cernigliaro, Giuseppe (IT - Bologna)" w:date="2019-02-07T20:53:00Z">
            <w:r w:rsidRPr="005D12C3">
              <w:rPr>
                <w:rStyle w:val="Hyperlink"/>
              </w:rPr>
              <w:fldChar w:fldCharType="begin"/>
            </w:r>
            <w:r w:rsidRPr="005D12C3">
              <w:rPr>
                <w:rStyle w:val="Hyperlink"/>
              </w:rPr>
              <w:instrText xml:space="preserve"> </w:instrText>
            </w:r>
            <w:r>
              <w:instrText>HYPERLINK \l "_Toc465263"</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2.2.2</w:t>
            </w:r>
            <w:r>
              <w:rPr>
                <w:rFonts w:asciiTheme="minorHAnsi" w:eastAsiaTheme="minorEastAsia" w:hAnsiTheme="minorHAnsi" w:cstheme="minorBidi"/>
                <w:smallCaps w:val="0"/>
                <w:szCs w:val="22"/>
                <w:lang w:val="en-US" w:eastAsia="en-US"/>
              </w:rPr>
              <w:tab/>
            </w:r>
            <w:r w:rsidRPr="005D12C3">
              <w:rPr>
                <w:rStyle w:val="Hyperlink"/>
              </w:rPr>
              <w:t>Documenti</w:t>
            </w:r>
            <w:r>
              <w:rPr>
                <w:webHidden/>
              </w:rPr>
              <w:tab/>
            </w:r>
            <w:r>
              <w:rPr>
                <w:webHidden/>
              </w:rPr>
              <w:fldChar w:fldCharType="begin"/>
            </w:r>
            <w:r>
              <w:rPr>
                <w:webHidden/>
              </w:rPr>
              <w:instrText xml:space="preserve"> PAGEREF _Toc465263 \h </w:instrText>
            </w:r>
            <w:r>
              <w:rPr>
                <w:webHidden/>
              </w:rPr>
            </w:r>
          </w:ins>
          <w:r>
            <w:rPr>
              <w:webHidden/>
            </w:rPr>
            <w:fldChar w:fldCharType="separate"/>
          </w:r>
          <w:ins w:id="35" w:author="Cernigliaro, Giuseppe (IT - Bologna)" w:date="2019-02-07T20:53:00Z">
            <w:r>
              <w:rPr>
                <w:webHidden/>
              </w:rPr>
              <w:t>22</w:t>
            </w:r>
            <w:r>
              <w:rPr>
                <w:webHidden/>
              </w:rPr>
              <w:fldChar w:fldCharType="end"/>
            </w:r>
            <w:r w:rsidRPr="005D12C3">
              <w:rPr>
                <w:rStyle w:val="Hyperlink"/>
              </w:rPr>
              <w:fldChar w:fldCharType="end"/>
            </w:r>
          </w:ins>
        </w:p>
        <w:p w14:paraId="5E5075B4" w14:textId="419C5121" w:rsidR="004A592B" w:rsidRDefault="004A592B">
          <w:pPr>
            <w:pStyle w:val="TOC3"/>
            <w:rPr>
              <w:ins w:id="36" w:author="Cernigliaro, Giuseppe (IT - Bologna)" w:date="2019-02-07T20:53:00Z"/>
              <w:rFonts w:asciiTheme="minorHAnsi" w:eastAsiaTheme="minorEastAsia" w:hAnsiTheme="minorHAnsi" w:cstheme="minorBidi"/>
              <w:smallCaps w:val="0"/>
              <w:szCs w:val="22"/>
              <w:lang w:val="en-US" w:eastAsia="en-US"/>
            </w:rPr>
          </w:pPr>
          <w:ins w:id="37" w:author="Cernigliaro, Giuseppe (IT - Bologna)" w:date="2019-02-07T20:53:00Z">
            <w:r w:rsidRPr="005D12C3">
              <w:rPr>
                <w:rStyle w:val="Hyperlink"/>
              </w:rPr>
              <w:fldChar w:fldCharType="begin"/>
            </w:r>
            <w:r w:rsidRPr="005D12C3">
              <w:rPr>
                <w:rStyle w:val="Hyperlink"/>
              </w:rPr>
              <w:instrText xml:space="preserve"> </w:instrText>
            </w:r>
            <w:r>
              <w:instrText>HYPERLINK \l "_Toc465264"</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2.2.2.1</w:t>
            </w:r>
            <w:r>
              <w:rPr>
                <w:rFonts w:asciiTheme="minorHAnsi" w:eastAsiaTheme="minorEastAsia" w:hAnsiTheme="minorHAnsi" w:cstheme="minorBidi"/>
                <w:smallCaps w:val="0"/>
                <w:szCs w:val="22"/>
                <w:lang w:val="en-US" w:eastAsia="en-US"/>
              </w:rPr>
              <w:tab/>
            </w:r>
            <w:r w:rsidRPr="005D12C3">
              <w:rPr>
                <w:rStyle w:val="Hyperlink"/>
              </w:rPr>
              <w:t>Ordine</w:t>
            </w:r>
            <w:r>
              <w:rPr>
                <w:webHidden/>
              </w:rPr>
              <w:tab/>
            </w:r>
            <w:r>
              <w:rPr>
                <w:webHidden/>
              </w:rPr>
              <w:fldChar w:fldCharType="begin"/>
            </w:r>
            <w:r>
              <w:rPr>
                <w:webHidden/>
              </w:rPr>
              <w:instrText xml:space="preserve"> PAGEREF _Toc465264 \h </w:instrText>
            </w:r>
            <w:r>
              <w:rPr>
                <w:webHidden/>
              </w:rPr>
            </w:r>
          </w:ins>
          <w:r>
            <w:rPr>
              <w:webHidden/>
            </w:rPr>
            <w:fldChar w:fldCharType="separate"/>
          </w:r>
          <w:ins w:id="38" w:author="Cernigliaro, Giuseppe (IT - Bologna)" w:date="2019-02-07T20:53:00Z">
            <w:r>
              <w:rPr>
                <w:webHidden/>
              </w:rPr>
              <w:t>23</w:t>
            </w:r>
            <w:r>
              <w:rPr>
                <w:webHidden/>
              </w:rPr>
              <w:fldChar w:fldCharType="end"/>
            </w:r>
            <w:r w:rsidRPr="005D12C3">
              <w:rPr>
                <w:rStyle w:val="Hyperlink"/>
              </w:rPr>
              <w:fldChar w:fldCharType="end"/>
            </w:r>
          </w:ins>
        </w:p>
        <w:p w14:paraId="4FC05C2C" w14:textId="211C0782" w:rsidR="004A592B" w:rsidRDefault="004A592B">
          <w:pPr>
            <w:pStyle w:val="TOC3"/>
            <w:rPr>
              <w:ins w:id="39" w:author="Cernigliaro, Giuseppe (IT - Bologna)" w:date="2019-02-07T20:53:00Z"/>
              <w:rFonts w:asciiTheme="minorHAnsi" w:eastAsiaTheme="minorEastAsia" w:hAnsiTheme="minorHAnsi" w:cstheme="minorBidi"/>
              <w:smallCaps w:val="0"/>
              <w:szCs w:val="22"/>
              <w:lang w:val="en-US" w:eastAsia="en-US"/>
            </w:rPr>
          </w:pPr>
          <w:ins w:id="40" w:author="Cernigliaro, Giuseppe (IT - Bologna)" w:date="2019-02-07T20:53:00Z">
            <w:r w:rsidRPr="005D12C3">
              <w:rPr>
                <w:rStyle w:val="Hyperlink"/>
              </w:rPr>
              <w:fldChar w:fldCharType="begin"/>
            </w:r>
            <w:r w:rsidRPr="005D12C3">
              <w:rPr>
                <w:rStyle w:val="Hyperlink"/>
              </w:rPr>
              <w:instrText xml:space="preserve"> </w:instrText>
            </w:r>
            <w:r>
              <w:instrText>HYPERLINK \l "_Toc465265"</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2.2.2.2</w:t>
            </w:r>
            <w:r>
              <w:rPr>
                <w:rFonts w:asciiTheme="minorHAnsi" w:eastAsiaTheme="minorEastAsia" w:hAnsiTheme="minorHAnsi" w:cstheme="minorBidi"/>
                <w:smallCaps w:val="0"/>
                <w:szCs w:val="22"/>
                <w:lang w:val="en-US" w:eastAsia="en-US"/>
              </w:rPr>
              <w:tab/>
            </w:r>
            <w:r w:rsidRPr="005D12C3">
              <w:rPr>
                <w:rStyle w:val="Hyperlink"/>
              </w:rPr>
              <w:t>Ordine pre-concordato</w:t>
            </w:r>
            <w:r>
              <w:rPr>
                <w:webHidden/>
              </w:rPr>
              <w:tab/>
            </w:r>
            <w:r>
              <w:rPr>
                <w:webHidden/>
              </w:rPr>
              <w:fldChar w:fldCharType="begin"/>
            </w:r>
            <w:r>
              <w:rPr>
                <w:webHidden/>
              </w:rPr>
              <w:instrText xml:space="preserve"> PAGEREF _Toc465265 \h </w:instrText>
            </w:r>
            <w:r>
              <w:rPr>
                <w:webHidden/>
              </w:rPr>
            </w:r>
          </w:ins>
          <w:r>
            <w:rPr>
              <w:webHidden/>
            </w:rPr>
            <w:fldChar w:fldCharType="separate"/>
          </w:r>
          <w:ins w:id="41" w:author="Cernigliaro, Giuseppe (IT - Bologna)" w:date="2019-02-07T20:53:00Z">
            <w:r>
              <w:rPr>
                <w:webHidden/>
              </w:rPr>
              <w:t>24</w:t>
            </w:r>
            <w:r>
              <w:rPr>
                <w:webHidden/>
              </w:rPr>
              <w:fldChar w:fldCharType="end"/>
            </w:r>
            <w:r w:rsidRPr="005D12C3">
              <w:rPr>
                <w:rStyle w:val="Hyperlink"/>
              </w:rPr>
              <w:fldChar w:fldCharType="end"/>
            </w:r>
          </w:ins>
        </w:p>
        <w:p w14:paraId="219CDF66" w14:textId="157AF6EA" w:rsidR="004A592B" w:rsidRDefault="004A592B">
          <w:pPr>
            <w:pStyle w:val="TOC3"/>
            <w:rPr>
              <w:ins w:id="42" w:author="Cernigliaro, Giuseppe (IT - Bologna)" w:date="2019-02-07T20:53:00Z"/>
              <w:rFonts w:asciiTheme="minorHAnsi" w:eastAsiaTheme="minorEastAsia" w:hAnsiTheme="minorHAnsi" w:cstheme="minorBidi"/>
              <w:smallCaps w:val="0"/>
              <w:szCs w:val="22"/>
              <w:lang w:val="en-US" w:eastAsia="en-US"/>
            </w:rPr>
          </w:pPr>
          <w:ins w:id="43" w:author="Cernigliaro, Giuseppe (IT - Bologna)" w:date="2019-02-07T20:53:00Z">
            <w:r w:rsidRPr="005D12C3">
              <w:rPr>
                <w:rStyle w:val="Hyperlink"/>
              </w:rPr>
              <w:fldChar w:fldCharType="begin"/>
            </w:r>
            <w:r w:rsidRPr="005D12C3">
              <w:rPr>
                <w:rStyle w:val="Hyperlink"/>
              </w:rPr>
              <w:instrText xml:space="preserve"> </w:instrText>
            </w:r>
            <w:r>
              <w:instrText>HYPERLINK \l "_Toc465266"</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2.2.2.3</w:t>
            </w:r>
            <w:r>
              <w:rPr>
                <w:rFonts w:asciiTheme="minorHAnsi" w:eastAsiaTheme="minorEastAsia" w:hAnsiTheme="minorHAnsi" w:cstheme="minorBidi"/>
                <w:smallCaps w:val="0"/>
                <w:szCs w:val="22"/>
                <w:lang w:val="en-US" w:eastAsia="en-US"/>
              </w:rPr>
              <w:tab/>
            </w:r>
            <w:r w:rsidRPr="005D12C3">
              <w:rPr>
                <w:rStyle w:val="Hyperlink"/>
              </w:rPr>
              <w:t>Risposta</w:t>
            </w:r>
            <w:r>
              <w:rPr>
                <w:webHidden/>
              </w:rPr>
              <w:tab/>
            </w:r>
            <w:r>
              <w:rPr>
                <w:webHidden/>
              </w:rPr>
              <w:fldChar w:fldCharType="begin"/>
            </w:r>
            <w:r>
              <w:rPr>
                <w:webHidden/>
              </w:rPr>
              <w:instrText xml:space="preserve"> PAGEREF _Toc465266 \h </w:instrText>
            </w:r>
            <w:r>
              <w:rPr>
                <w:webHidden/>
              </w:rPr>
            </w:r>
          </w:ins>
          <w:r>
            <w:rPr>
              <w:webHidden/>
            </w:rPr>
            <w:fldChar w:fldCharType="separate"/>
          </w:r>
          <w:ins w:id="44" w:author="Cernigliaro, Giuseppe (IT - Bologna)" w:date="2019-02-07T20:53:00Z">
            <w:r>
              <w:rPr>
                <w:webHidden/>
              </w:rPr>
              <w:t>25</w:t>
            </w:r>
            <w:r>
              <w:rPr>
                <w:webHidden/>
              </w:rPr>
              <w:fldChar w:fldCharType="end"/>
            </w:r>
            <w:r w:rsidRPr="005D12C3">
              <w:rPr>
                <w:rStyle w:val="Hyperlink"/>
              </w:rPr>
              <w:fldChar w:fldCharType="end"/>
            </w:r>
          </w:ins>
        </w:p>
        <w:p w14:paraId="1A33169C" w14:textId="6294F1B9" w:rsidR="004A592B" w:rsidRDefault="004A592B">
          <w:pPr>
            <w:pStyle w:val="TOC3"/>
            <w:rPr>
              <w:ins w:id="45" w:author="Cernigliaro, Giuseppe (IT - Bologna)" w:date="2019-02-07T20:53:00Z"/>
              <w:rFonts w:asciiTheme="minorHAnsi" w:eastAsiaTheme="minorEastAsia" w:hAnsiTheme="minorHAnsi" w:cstheme="minorBidi"/>
              <w:smallCaps w:val="0"/>
              <w:szCs w:val="22"/>
              <w:lang w:val="en-US" w:eastAsia="en-US"/>
            </w:rPr>
          </w:pPr>
          <w:ins w:id="46" w:author="Cernigliaro, Giuseppe (IT - Bologna)" w:date="2019-02-07T20:53:00Z">
            <w:r w:rsidRPr="005D12C3">
              <w:rPr>
                <w:rStyle w:val="Hyperlink"/>
              </w:rPr>
              <w:fldChar w:fldCharType="begin"/>
            </w:r>
            <w:r w:rsidRPr="005D12C3">
              <w:rPr>
                <w:rStyle w:val="Hyperlink"/>
              </w:rPr>
              <w:instrText xml:space="preserve"> </w:instrText>
            </w:r>
            <w:r>
              <w:instrText>HYPERLINK \l "_Toc465267"</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2.2.2.4</w:t>
            </w:r>
            <w:r>
              <w:rPr>
                <w:rFonts w:asciiTheme="minorHAnsi" w:eastAsiaTheme="minorEastAsia" w:hAnsiTheme="minorHAnsi" w:cstheme="minorBidi"/>
                <w:smallCaps w:val="0"/>
                <w:szCs w:val="22"/>
                <w:lang w:val="en-US" w:eastAsia="en-US"/>
              </w:rPr>
              <w:tab/>
            </w:r>
            <w:r w:rsidRPr="005D12C3">
              <w:rPr>
                <w:rStyle w:val="Hyperlink"/>
              </w:rPr>
              <w:t>Ordine di riscontro</w:t>
            </w:r>
            <w:r>
              <w:rPr>
                <w:webHidden/>
              </w:rPr>
              <w:tab/>
            </w:r>
            <w:r>
              <w:rPr>
                <w:webHidden/>
              </w:rPr>
              <w:fldChar w:fldCharType="begin"/>
            </w:r>
            <w:r>
              <w:rPr>
                <w:webHidden/>
              </w:rPr>
              <w:instrText xml:space="preserve"> PAGEREF _Toc465267 \h </w:instrText>
            </w:r>
            <w:r>
              <w:rPr>
                <w:webHidden/>
              </w:rPr>
            </w:r>
          </w:ins>
          <w:r>
            <w:rPr>
              <w:webHidden/>
            </w:rPr>
            <w:fldChar w:fldCharType="separate"/>
          </w:r>
          <w:ins w:id="47" w:author="Cernigliaro, Giuseppe (IT - Bologna)" w:date="2019-02-07T20:53:00Z">
            <w:r>
              <w:rPr>
                <w:webHidden/>
              </w:rPr>
              <w:t>26</w:t>
            </w:r>
            <w:r>
              <w:rPr>
                <w:webHidden/>
              </w:rPr>
              <w:fldChar w:fldCharType="end"/>
            </w:r>
            <w:r w:rsidRPr="005D12C3">
              <w:rPr>
                <w:rStyle w:val="Hyperlink"/>
              </w:rPr>
              <w:fldChar w:fldCharType="end"/>
            </w:r>
          </w:ins>
        </w:p>
        <w:p w14:paraId="34F72E3F" w14:textId="64F6918A" w:rsidR="004A592B" w:rsidRDefault="004A592B">
          <w:pPr>
            <w:pStyle w:val="TOC2"/>
            <w:rPr>
              <w:ins w:id="48" w:author="Cernigliaro, Giuseppe (IT - Bologna)" w:date="2019-02-07T20:53:00Z"/>
              <w:rFonts w:asciiTheme="minorHAnsi" w:eastAsiaTheme="minorEastAsia" w:hAnsiTheme="minorHAnsi" w:cstheme="minorBidi"/>
              <w:b w:val="0"/>
              <w:bCs w:val="0"/>
              <w:caps w:val="0"/>
              <w:szCs w:val="22"/>
              <w:lang w:val="en-US" w:eastAsia="en-US"/>
            </w:rPr>
          </w:pPr>
          <w:ins w:id="49" w:author="Cernigliaro, Giuseppe (IT - Bologna)" w:date="2019-02-07T20:53:00Z">
            <w:r w:rsidRPr="005D12C3">
              <w:rPr>
                <w:rStyle w:val="Hyperlink"/>
              </w:rPr>
              <w:fldChar w:fldCharType="begin"/>
            </w:r>
            <w:r w:rsidRPr="005D12C3">
              <w:rPr>
                <w:rStyle w:val="Hyperlink"/>
              </w:rPr>
              <w:instrText xml:space="preserve"> </w:instrText>
            </w:r>
            <w:r>
              <w:instrText>HYPERLINK \l "_Toc465268"</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2.3</w:t>
            </w:r>
            <w:r>
              <w:rPr>
                <w:rFonts w:asciiTheme="minorHAnsi" w:eastAsiaTheme="minorEastAsia" w:hAnsiTheme="minorHAnsi" w:cstheme="minorBidi"/>
                <w:b w:val="0"/>
                <w:bCs w:val="0"/>
                <w:caps w:val="0"/>
                <w:szCs w:val="22"/>
                <w:lang w:val="en-US" w:eastAsia="en-US"/>
              </w:rPr>
              <w:tab/>
            </w:r>
            <w:r w:rsidRPr="005D12C3">
              <w:rPr>
                <w:rStyle w:val="Hyperlink"/>
              </w:rPr>
              <w:t>Processi di business</w:t>
            </w:r>
            <w:r>
              <w:rPr>
                <w:webHidden/>
              </w:rPr>
              <w:tab/>
            </w:r>
            <w:r>
              <w:rPr>
                <w:webHidden/>
              </w:rPr>
              <w:fldChar w:fldCharType="begin"/>
            </w:r>
            <w:r>
              <w:rPr>
                <w:webHidden/>
              </w:rPr>
              <w:instrText xml:space="preserve"> PAGEREF _Toc465268 \h </w:instrText>
            </w:r>
            <w:r>
              <w:rPr>
                <w:webHidden/>
              </w:rPr>
            </w:r>
          </w:ins>
          <w:r>
            <w:rPr>
              <w:webHidden/>
            </w:rPr>
            <w:fldChar w:fldCharType="separate"/>
          </w:r>
          <w:ins w:id="50" w:author="Cernigliaro, Giuseppe (IT - Bologna)" w:date="2019-02-07T20:53:00Z">
            <w:r>
              <w:rPr>
                <w:webHidden/>
              </w:rPr>
              <w:t>27</w:t>
            </w:r>
            <w:r>
              <w:rPr>
                <w:webHidden/>
              </w:rPr>
              <w:fldChar w:fldCharType="end"/>
            </w:r>
            <w:r w:rsidRPr="005D12C3">
              <w:rPr>
                <w:rStyle w:val="Hyperlink"/>
              </w:rPr>
              <w:fldChar w:fldCharType="end"/>
            </w:r>
          </w:ins>
        </w:p>
        <w:p w14:paraId="09B5FCFC" w14:textId="17BCB6BC" w:rsidR="004A592B" w:rsidRDefault="004A592B">
          <w:pPr>
            <w:pStyle w:val="TOC3"/>
            <w:rPr>
              <w:ins w:id="51" w:author="Cernigliaro, Giuseppe (IT - Bologna)" w:date="2019-02-07T20:53:00Z"/>
              <w:rFonts w:asciiTheme="minorHAnsi" w:eastAsiaTheme="minorEastAsia" w:hAnsiTheme="minorHAnsi" w:cstheme="minorBidi"/>
              <w:smallCaps w:val="0"/>
              <w:szCs w:val="22"/>
              <w:lang w:val="en-US" w:eastAsia="en-US"/>
            </w:rPr>
          </w:pPr>
          <w:ins w:id="52" w:author="Cernigliaro, Giuseppe (IT - Bologna)" w:date="2019-02-07T20:53:00Z">
            <w:r w:rsidRPr="005D12C3">
              <w:rPr>
                <w:rStyle w:val="Hyperlink"/>
              </w:rPr>
              <w:fldChar w:fldCharType="begin"/>
            </w:r>
            <w:r w:rsidRPr="005D12C3">
              <w:rPr>
                <w:rStyle w:val="Hyperlink"/>
              </w:rPr>
              <w:instrText xml:space="preserve"> </w:instrText>
            </w:r>
            <w:r>
              <w:instrText>HYPERLINK \l "_Toc465269"</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2.3.1</w:t>
            </w:r>
            <w:r>
              <w:rPr>
                <w:rFonts w:asciiTheme="minorHAnsi" w:eastAsiaTheme="minorEastAsia" w:hAnsiTheme="minorHAnsi" w:cstheme="minorBidi"/>
                <w:smallCaps w:val="0"/>
                <w:szCs w:val="22"/>
                <w:lang w:val="en-US" w:eastAsia="en-US"/>
              </w:rPr>
              <w:tab/>
            </w:r>
            <w:r w:rsidRPr="005D12C3">
              <w:rPr>
                <w:rStyle w:val="Hyperlink"/>
              </w:rPr>
              <w:t>Emissione e trasmissione dei Documenti</w:t>
            </w:r>
            <w:r>
              <w:rPr>
                <w:webHidden/>
              </w:rPr>
              <w:tab/>
            </w:r>
            <w:r>
              <w:rPr>
                <w:webHidden/>
              </w:rPr>
              <w:fldChar w:fldCharType="begin"/>
            </w:r>
            <w:r>
              <w:rPr>
                <w:webHidden/>
              </w:rPr>
              <w:instrText xml:space="preserve"> PAGEREF _Toc465269 \h </w:instrText>
            </w:r>
            <w:r>
              <w:rPr>
                <w:webHidden/>
              </w:rPr>
            </w:r>
          </w:ins>
          <w:r>
            <w:rPr>
              <w:webHidden/>
            </w:rPr>
            <w:fldChar w:fldCharType="separate"/>
          </w:r>
          <w:ins w:id="53" w:author="Cernigliaro, Giuseppe (IT - Bologna)" w:date="2019-02-07T20:53:00Z">
            <w:r>
              <w:rPr>
                <w:webHidden/>
              </w:rPr>
              <w:t>28</w:t>
            </w:r>
            <w:r>
              <w:rPr>
                <w:webHidden/>
              </w:rPr>
              <w:fldChar w:fldCharType="end"/>
            </w:r>
            <w:r w:rsidRPr="005D12C3">
              <w:rPr>
                <w:rStyle w:val="Hyperlink"/>
              </w:rPr>
              <w:fldChar w:fldCharType="end"/>
            </w:r>
          </w:ins>
        </w:p>
        <w:p w14:paraId="25B6F7B6" w14:textId="3EB4A1FB" w:rsidR="004A592B" w:rsidRDefault="004A592B">
          <w:pPr>
            <w:pStyle w:val="TOC3"/>
            <w:rPr>
              <w:ins w:id="54" w:author="Cernigliaro, Giuseppe (IT - Bologna)" w:date="2019-02-07T20:53:00Z"/>
              <w:rFonts w:asciiTheme="minorHAnsi" w:eastAsiaTheme="minorEastAsia" w:hAnsiTheme="minorHAnsi" w:cstheme="minorBidi"/>
              <w:smallCaps w:val="0"/>
              <w:szCs w:val="22"/>
              <w:lang w:val="en-US" w:eastAsia="en-US"/>
            </w:rPr>
          </w:pPr>
          <w:ins w:id="55" w:author="Cernigliaro, Giuseppe (IT - Bologna)" w:date="2019-02-07T20:53:00Z">
            <w:r w:rsidRPr="005D12C3">
              <w:rPr>
                <w:rStyle w:val="Hyperlink"/>
              </w:rPr>
              <w:fldChar w:fldCharType="begin"/>
            </w:r>
            <w:r w:rsidRPr="005D12C3">
              <w:rPr>
                <w:rStyle w:val="Hyperlink"/>
              </w:rPr>
              <w:instrText xml:space="preserve"> </w:instrText>
            </w:r>
            <w:r>
              <w:instrText>HYPERLINK \l "_Toc465270"</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2.3.1.1</w:t>
            </w:r>
            <w:r>
              <w:rPr>
                <w:rFonts w:asciiTheme="minorHAnsi" w:eastAsiaTheme="minorEastAsia" w:hAnsiTheme="minorHAnsi" w:cstheme="minorBidi"/>
                <w:smallCaps w:val="0"/>
                <w:szCs w:val="22"/>
                <w:lang w:val="en-US" w:eastAsia="en-US"/>
              </w:rPr>
              <w:tab/>
            </w:r>
            <w:r w:rsidRPr="005D12C3">
              <w:rPr>
                <w:rStyle w:val="Hyperlink"/>
              </w:rPr>
              <w:t>Relazione con lo standard PEPPOL</w:t>
            </w:r>
            <w:r>
              <w:rPr>
                <w:webHidden/>
              </w:rPr>
              <w:tab/>
            </w:r>
            <w:r>
              <w:rPr>
                <w:webHidden/>
              </w:rPr>
              <w:fldChar w:fldCharType="begin"/>
            </w:r>
            <w:r>
              <w:rPr>
                <w:webHidden/>
              </w:rPr>
              <w:instrText xml:space="preserve"> PAGEREF _Toc465270 \h </w:instrText>
            </w:r>
            <w:r>
              <w:rPr>
                <w:webHidden/>
              </w:rPr>
            </w:r>
          </w:ins>
          <w:r>
            <w:rPr>
              <w:webHidden/>
            </w:rPr>
            <w:fldChar w:fldCharType="separate"/>
          </w:r>
          <w:ins w:id="56" w:author="Cernigliaro, Giuseppe (IT - Bologna)" w:date="2019-02-07T20:53:00Z">
            <w:r>
              <w:rPr>
                <w:webHidden/>
              </w:rPr>
              <w:t>31</w:t>
            </w:r>
            <w:r>
              <w:rPr>
                <w:webHidden/>
              </w:rPr>
              <w:fldChar w:fldCharType="end"/>
            </w:r>
            <w:r w:rsidRPr="005D12C3">
              <w:rPr>
                <w:rStyle w:val="Hyperlink"/>
              </w:rPr>
              <w:fldChar w:fldCharType="end"/>
            </w:r>
          </w:ins>
        </w:p>
        <w:p w14:paraId="7749C260" w14:textId="3F6F3627" w:rsidR="004A592B" w:rsidRDefault="004A592B">
          <w:pPr>
            <w:pStyle w:val="TOC3"/>
            <w:rPr>
              <w:ins w:id="57" w:author="Cernigliaro, Giuseppe (IT - Bologna)" w:date="2019-02-07T20:53:00Z"/>
              <w:rFonts w:asciiTheme="minorHAnsi" w:eastAsiaTheme="minorEastAsia" w:hAnsiTheme="minorHAnsi" w:cstheme="minorBidi"/>
              <w:smallCaps w:val="0"/>
              <w:szCs w:val="22"/>
              <w:lang w:val="en-US" w:eastAsia="en-US"/>
            </w:rPr>
          </w:pPr>
          <w:ins w:id="58" w:author="Cernigliaro, Giuseppe (IT - Bologna)" w:date="2019-02-07T20:53:00Z">
            <w:r w:rsidRPr="005D12C3">
              <w:rPr>
                <w:rStyle w:val="Hyperlink"/>
              </w:rPr>
              <w:fldChar w:fldCharType="begin"/>
            </w:r>
            <w:r w:rsidRPr="005D12C3">
              <w:rPr>
                <w:rStyle w:val="Hyperlink"/>
              </w:rPr>
              <w:instrText xml:space="preserve"> </w:instrText>
            </w:r>
            <w:r>
              <w:instrText>HYPERLINK \l "_Toc465271"</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strike/>
              </w:rPr>
              <w:t>2.3.2</w:t>
            </w:r>
            <w:r>
              <w:rPr>
                <w:rFonts w:asciiTheme="minorHAnsi" w:eastAsiaTheme="minorEastAsia" w:hAnsiTheme="minorHAnsi" w:cstheme="minorBidi"/>
                <w:smallCaps w:val="0"/>
                <w:szCs w:val="22"/>
                <w:lang w:val="en-US" w:eastAsia="en-US"/>
              </w:rPr>
              <w:tab/>
            </w:r>
            <w:r w:rsidRPr="005D12C3">
              <w:rPr>
                <w:rStyle w:val="Hyperlink"/>
                <w:strike/>
              </w:rPr>
              <w:t>Ordinazione semplice</w:t>
            </w:r>
            <w:r>
              <w:rPr>
                <w:webHidden/>
              </w:rPr>
              <w:tab/>
            </w:r>
            <w:r>
              <w:rPr>
                <w:webHidden/>
              </w:rPr>
              <w:fldChar w:fldCharType="begin"/>
            </w:r>
            <w:r>
              <w:rPr>
                <w:webHidden/>
              </w:rPr>
              <w:instrText xml:space="preserve"> PAGEREF _Toc465271 \h </w:instrText>
            </w:r>
            <w:r>
              <w:rPr>
                <w:webHidden/>
              </w:rPr>
            </w:r>
          </w:ins>
          <w:r>
            <w:rPr>
              <w:webHidden/>
            </w:rPr>
            <w:fldChar w:fldCharType="separate"/>
          </w:r>
          <w:ins w:id="59" w:author="Cernigliaro, Giuseppe (IT - Bologna)" w:date="2019-02-07T20:53:00Z">
            <w:r>
              <w:rPr>
                <w:webHidden/>
              </w:rPr>
              <w:t>32</w:t>
            </w:r>
            <w:r>
              <w:rPr>
                <w:webHidden/>
              </w:rPr>
              <w:fldChar w:fldCharType="end"/>
            </w:r>
            <w:r w:rsidRPr="005D12C3">
              <w:rPr>
                <w:rStyle w:val="Hyperlink"/>
              </w:rPr>
              <w:fldChar w:fldCharType="end"/>
            </w:r>
          </w:ins>
        </w:p>
        <w:p w14:paraId="63B2E518" w14:textId="2AACDB45" w:rsidR="004A592B" w:rsidRDefault="004A592B">
          <w:pPr>
            <w:pStyle w:val="TOC3"/>
            <w:rPr>
              <w:ins w:id="60" w:author="Cernigliaro, Giuseppe (IT - Bologna)" w:date="2019-02-07T20:53:00Z"/>
              <w:rFonts w:asciiTheme="minorHAnsi" w:eastAsiaTheme="minorEastAsia" w:hAnsiTheme="minorHAnsi" w:cstheme="minorBidi"/>
              <w:smallCaps w:val="0"/>
              <w:szCs w:val="22"/>
              <w:lang w:val="en-US" w:eastAsia="en-US"/>
            </w:rPr>
          </w:pPr>
          <w:ins w:id="61" w:author="Cernigliaro, Giuseppe (IT - Bologna)" w:date="2019-02-07T20:53:00Z">
            <w:r w:rsidRPr="005D12C3">
              <w:rPr>
                <w:rStyle w:val="Hyperlink"/>
              </w:rPr>
              <w:fldChar w:fldCharType="begin"/>
            </w:r>
            <w:r w:rsidRPr="005D12C3">
              <w:rPr>
                <w:rStyle w:val="Hyperlink"/>
              </w:rPr>
              <w:instrText xml:space="preserve"> </w:instrText>
            </w:r>
            <w:r>
              <w:instrText>HYPERLINK \l "_Toc465272"</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2.3.3</w:t>
            </w:r>
            <w:r>
              <w:rPr>
                <w:rFonts w:asciiTheme="minorHAnsi" w:eastAsiaTheme="minorEastAsia" w:hAnsiTheme="minorHAnsi" w:cstheme="minorBidi"/>
                <w:smallCaps w:val="0"/>
                <w:szCs w:val="22"/>
                <w:lang w:val="en-US" w:eastAsia="en-US"/>
              </w:rPr>
              <w:tab/>
            </w:r>
            <w:r w:rsidRPr="005D12C3">
              <w:rPr>
                <w:rStyle w:val="Hyperlink"/>
              </w:rPr>
              <w:t>Ordinazione completa</w:t>
            </w:r>
            <w:r>
              <w:rPr>
                <w:webHidden/>
              </w:rPr>
              <w:tab/>
            </w:r>
            <w:r>
              <w:rPr>
                <w:webHidden/>
              </w:rPr>
              <w:fldChar w:fldCharType="begin"/>
            </w:r>
            <w:r>
              <w:rPr>
                <w:webHidden/>
              </w:rPr>
              <w:instrText xml:space="preserve"> PAGEREF _Toc465272 \h </w:instrText>
            </w:r>
            <w:r>
              <w:rPr>
                <w:webHidden/>
              </w:rPr>
            </w:r>
          </w:ins>
          <w:r>
            <w:rPr>
              <w:webHidden/>
            </w:rPr>
            <w:fldChar w:fldCharType="separate"/>
          </w:r>
          <w:ins w:id="62" w:author="Cernigliaro, Giuseppe (IT - Bologna)" w:date="2019-02-07T20:53:00Z">
            <w:r>
              <w:rPr>
                <w:webHidden/>
              </w:rPr>
              <w:t>34</w:t>
            </w:r>
            <w:r>
              <w:rPr>
                <w:webHidden/>
              </w:rPr>
              <w:fldChar w:fldCharType="end"/>
            </w:r>
            <w:r w:rsidRPr="005D12C3">
              <w:rPr>
                <w:rStyle w:val="Hyperlink"/>
              </w:rPr>
              <w:fldChar w:fldCharType="end"/>
            </w:r>
          </w:ins>
        </w:p>
        <w:p w14:paraId="610BAC3F" w14:textId="02656F86" w:rsidR="004A592B" w:rsidRDefault="004A592B">
          <w:pPr>
            <w:pStyle w:val="TOC3"/>
            <w:rPr>
              <w:ins w:id="63" w:author="Cernigliaro, Giuseppe (IT - Bologna)" w:date="2019-02-07T20:53:00Z"/>
              <w:rFonts w:asciiTheme="minorHAnsi" w:eastAsiaTheme="minorEastAsia" w:hAnsiTheme="minorHAnsi" w:cstheme="minorBidi"/>
              <w:smallCaps w:val="0"/>
              <w:szCs w:val="22"/>
              <w:lang w:val="en-US" w:eastAsia="en-US"/>
            </w:rPr>
          </w:pPr>
          <w:ins w:id="64" w:author="Cernigliaro, Giuseppe (IT - Bologna)" w:date="2019-02-07T20:53:00Z">
            <w:r w:rsidRPr="005D12C3">
              <w:rPr>
                <w:rStyle w:val="Hyperlink"/>
              </w:rPr>
              <w:fldChar w:fldCharType="begin"/>
            </w:r>
            <w:r w:rsidRPr="005D12C3">
              <w:rPr>
                <w:rStyle w:val="Hyperlink"/>
              </w:rPr>
              <w:instrText xml:space="preserve"> </w:instrText>
            </w:r>
            <w:r>
              <w:instrText>HYPERLINK \l "_Toc465273"</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2.3.4</w:t>
            </w:r>
            <w:r>
              <w:rPr>
                <w:rFonts w:asciiTheme="minorHAnsi" w:eastAsiaTheme="minorEastAsia" w:hAnsiTheme="minorHAnsi" w:cstheme="minorBidi"/>
                <w:smallCaps w:val="0"/>
                <w:szCs w:val="22"/>
                <w:lang w:val="en-US" w:eastAsia="en-US"/>
              </w:rPr>
              <w:tab/>
            </w:r>
            <w:r w:rsidRPr="005D12C3">
              <w:rPr>
                <w:rStyle w:val="Hyperlink"/>
              </w:rPr>
              <w:t>Ordinazione pre-concordata</w:t>
            </w:r>
            <w:r>
              <w:rPr>
                <w:webHidden/>
              </w:rPr>
              <w:tab/>
            </w:r>
            <w:r>
              <w:rPr>
                <w:webHidden/>
              </w:rPr>
              <w:fldChar w:fldCharType="begin"/>
            </w:r>
            <w:r>
              <w:rPr>
                <w:webHidden/>
              </w:rPr>
              <w:instrText xml:space="preserve"> PAGEREF _Toc465273 \h </w:instrText>
            </w:r>
            <w:r>
              <w:rPr>
                <w:webHidden/>
              </w:rPr>
            </w:r>
          </w:ins>
          <w:r>
            <w:rPr>
              <w:webHidden/>
            </w:rPr>
            <w:fldChar w:fldCharType="separate"/>
          </w:r>
          <w:ins w:id="65" w:author="Cernigliaro, Giuseppe (IT - Bologna)" w:date="2019-02-07T20:53:00Z">
            <w:r>
              <w:rPr>
                <w:webHidden/>
              </w:rPr>
              <w:t>40</w:t>
            </w:r>
            <w:r>
              <w:rPr>
                <w:webHidden/>
              </w:rPr>
              <w:fldChar w:fldCharType="end"/>
            </w:r>
            <w:r w:rsidRPr="005D12C3">
              <w:rPr>
                <w:rStyle w:val="Hyperlink"/>
              </w:rPr>
              <w:fldChar w:fldCharType="end"/>
            </w:r>
          </w:ins>
        </w:p>
        <w:p w14:paraId="17DBE79F" w14:textId="6FE40C9D" w:rsidR="004A592B" w:rsidRDefault="004A592B">
          <w:pPr>
            <w:pStyle w:val="TOC2"/>
            <w:rPr>
              <w:ins w:id="66" w:author="Cernigliaro, Giuseppe (IT - Bologna)" w:date="2019-02-07T20:53:00Z"/>
              <w:rFonts w:asciiTheme="minorHAnsi" w:eastAsiaTheme="minorEastAsia" w:hAnsiTheme="minorHAnsi" w:cstheme="minorBidi"/>
              <w:b w:val="0"/>
              <w:bCs w:val="0"/>
              <w:caps w:val="0"/>
              <w:szCs w:val="22"/>
              <w:lang w:val="en-US" w:eastAsia="en-US"/>
            </w:rPr>
          </w:pPr>
          <w:ins w:id="67" w:author="Cernigliaro, Giuseppe (IT - Bologna)" w:date="2019-02-07T20:53:00Z">
            <w:r w:rsidRPr="005D12C3">
              <w:rPr>
                <w:rStyle w:val="Hyperlink"/>
              </w:rPr>
              <w:fldChar w:fldCharType="begin"/>
            </w:r>
            <w:r w:rsidRPr="005D12C3">
              <w:rPr>
                <w:rStyle w:val="Hyperlink"/>
              </w:rPr>
              <w:instrText xml:space="preserve"> </w:instrText>
            </w:r>
            <w:r>
              <w:instrText>HYPERLINK \l "_Toc465274"</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2.4</w:t>
            </w:r>
            <w:r>
              <w:rPr>
                <w:rFonts w:asciiTheme="minorHAnsi" w:eastAsiaTheme="minorEastAsia" w:hAnsiTheme="minorHAnsi" w:cstheme="minorBidi"/>
                <w:b w:val="0"/>
                <w:bCs w:val="0"/>
                <w:caps w:val="0"/>
                <w:szCs w:val="22"/>
                <w:lang w:val="en-US" w:eastAsia="en-US"/>
              </w:rPr>
              <w:tab/>
            </w:r>
            <w:r w:rsidRPr="005D12C3">
              <w:rPr>
                <w:rStyle w:val="Hyperlink"/>
              </w:rPr>
              <w:t>Interazioni con NSO</w:t>
            </w:r>
            <w:r>
              <w:rPr>
                <w:webHidden/>
              </w:rPr>
              <w:tab/>
            </w:r>
            <w:r>
              <w:rPr>
                <w:webHidden/>
              </w:rPr>
              <w:fldChar w:fldCharType="begin"/>
            </w:r>
            <w:r>
              <w:rPr>
                <w:webHidden/>
              </w:rPr>
              <w:instrText xml:space="preserve"> PAGEREF _Toc465274 \h </w:instrText>
            </w:r>
            <w:r>
              <w:rPr>
                <w:webHidden/>
              </w:rPr>
            </w:r>
          </w:ins>
          <w:r>
            <w:rPr>
              <w:webHidden/>
            </w:rPr>
            <w:fldChar w:fldCharType="separate"/>
          </w:r>
          <w:ins w:id="68" w:author="Cernigliaro, Giuseppe (IT - Bologna)" w:date="2019-02-07T20:53:00Z">
            <w:r>
              <w:rPr>
                <w:webHidden/>
              </w:rPr>
              <w:t>44</w:t>
            </w:r>
            <w:r>
              <w:rPr>
                <w:webHidden/>
              </w:rPr>
              <w:fldChar w:fldCharType="end"/>
            </w:r>
            <w:r w:rsidRPr="005D12C3">
              <w:rPr>
                <w:rStyle w:val="Hyperlink"/>
              </w:rPr>
              <w:fldChar w:fldCharType="end"/>
            </w:r>
          </w:ins>
        </w:p>
        <w:p w14:paraId="6A518677" w14:textId="5886BA6C" w:rsidR="004A592B" w:rsidRDefault="004A592B">
          <w:pPr>
            <w:pStyle w:val="TOC3"/>
            <w:rPr>
              <w:ins w:id="69" w:author="Cernigliaro, Giuseppe (IT - Bologna)" w:date="2019-02-07T20:53:00Z"/>
              <w:rFonts w:asciiTheme="minorHAnsi" w:eastAsiaTheme="minorEastAsia" w:hAnsiTheme="minorHAnsi" w:cstheme="minorBidi"/>
              <w:smallCaps w:val="0"/>
              <w:szCs w:val="22"/>
              <w:lang w:val="en-US" w:eastAsia="en-US"/>
            </w:rPr>
          </w:pPr>
          <w:ins w:id="70" w:author="Cernigliaro, Giuseppe (IT - Bologna)" w:date="2019-02-07T20:53:00Z">
            <w:r w:rsidRPr="005D12C3">
              <w:rPr>
                <w:rStyle w:val="Hyperlink"/>
              </w:rPr>
              <w:fldChar w:fldCharType="begin"/>
            </w:r>
            <w:r w:rsidRPr="005D12C3">
              <w:rPr>
                <w:rStyle w:val="Hyperlink"/>
              </w:rPr>
              <w:instrText xml:space="preserve"> </w:instrText>
            </w:r>
            <w:r>
              <w:instrText>HYPERLINK \l "_Toc465275"</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2.4.1</w:t>
            </w:r>
            <w:r>
              <w:rPr>
                <w:rFonts w:asciiTheme="minorHAnsi" w:eastAsiaTheme="minorEastAsia" w:hAnsiTheme="minorHAnsi" w:cstheme="minorBidi"/>
                <w:smallCaps w:val="0"/>
                <w:szCs w:val="22"/>
                <w:lang w:val="en-US" w:eastAsia="en-US"/>
              </w:rPr>
              <w:tab/>
            </w:r>
            <w:r w:rsidRPr="005D12C3">
              <w:rPr>
                <w:rStyle w:val="Hyperlink"/>
              </w:rPr>
              <w:t>Identificazione dei Messaggi e dei Documenti</w:t>
            </w:r>
            <w:r>
              <w:rPr>
                <w:webHidden/>
              </w:rPr>
              <w:tab/>
            </w:r>
            <w:r>
              <w:rPr>
                <w:webHidden/>
              </w:rPr>
              <w:fldChar w:fldCharType="begin"/>
            </w:r>
            <w:r>
              <w:rPr>
                <w:webHidden/>
              </w:rPr>
              <w:instrText xml:space="preserve"> PAGEREF _Toc465275 \h </w:instrText>
            </w:r>
            <w:r>
              <w:rPr>
                <w:webHidden/>
              </w:rPr>
            </w:r>
          </w:ins>
          <w:r>
            <w:rPr>
              <w:webHidden/>
            </w:rPr>
            <w:fldChar w:fldCharType="separate"/>
          </w:r>
          <w:ins w:id="71" w:author="Cernigliaro, Giuseppe (IT - Bologna)" w:date="2019-02-07T20:53:00Z">
            <w:r>
              <w:rPr>
                <w:webHidden/>
              </w:rPr>
              <w:t>46</w:t>
            </w:r>
            <w:r>
              <w:rPr>
                <w:webHidden/>
              </w:rPr>
              <w:fldChar w:fldCharType="end"/>
            </w:r>
            <w:r w:rsidRPr="005D12C3">
              <w:rPr>
                <w:rStyle w:val="Hyperlink"/>
              </w:rPr>
              <w:fldChar w:fldCharType="end"/>
            </w:r>
          </w:ins>
        </w:p>
        <w:p w14:paraId="54A07CEA" w14:textId="36E1A54A" w:rsidR="004A592B" w:rsidRDefault="004A592B">
          <w:pPr>
            <w:pStyle w:val="TOC3"/>
            <w:rPr>
              <w:ins w:id="72" w:author="Cernigliaro, Giuseppe (IT - Bologna)" w:date="2019-02-07T20:53:00Z"/>
              <w:rFonts w:asciiTheme="minorHAnsi" w:eastAsiaTheme="minorEastAsia" w:hAnsiTheme="minorHAnsi" w:cstheme="minorBidi"/>
              <w:smallCaps w:val="0"/>
              <w:szCs w:val="22"/>
              <w:lang w:val="en-US" w:eastAsia="en-US"/>
            </w:rPr>
          </w:pPr>
          <w:ins w:id="73" w:author="Cernigliaro, Giuseppe (IT - Bologna)" w:date="2019-02-07T20:53:00Z">
            <w:r w:rsidRPr="005D12C3">
              <w:rPr>
                <w:rStyle w:val="Hyperlink"/>
              </w:rPr>
              <w:lastRenderedPageBreak/>
              <w:fldChar w:fldCharType="begin"/>
            </w:r>
            <w:r w:rsidRPr="005D12C3">
              <w:rPr>
                <w:rStyle w:val="Hyperlink"/>
              </w:rPr>
              <w:instrText xml:space="preserve"> </w:instrText>
            </w:r>
            <w:r>
              <w:instrText>HYPERLINK \l "_Toc465276"</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2.4.2</w:t>
            </w:r>
            <w:r>
              <w:rPr>
                <w:rFonts w:asciiTheme="minorHAnsi" w:eastAsiaTheme="minorEastAsia" w:hAnsiTheme="minorHAnsi" w:cstheme="minorBidi"/>
                <w:smallCaps w:val="0"/>
                <w:szCs w:val="22"/>
                <w:lang w:val="en-US" w:eastAsia="en-US"/>
              </w:rPr>
              <w:tab/>
            </w:r>
            <w:r w:rsidRPr="005D12C3">
              <w:rPr>
                <w:rStyle w:val="Hyperlink"/>
              </w:rPr>
              <w:t>Validazione dei Messaggi</w:t>
            </w:r>
            <w:r>
              <w:rPr>
                <w:webHidden/>
              </w:rPr>
              <w:tab/>
            </w:r>
            <w:r>
              <w:rPr>
                <w:webHidden/>
              </w:rPr>
              <w:fldChar w:fldCharType="begin"/>
            </w:r>
            <w:r>
              <w:rPr>
                <w:webHidden/>
              </w:rPr>
              <w:instrText xml:space="preserve"> PAGEREF _Toc465276 \h </w:instrText>
            </w:r>
            <w:r>
              <w:rPr>
                <w:webHidden/>
              </w:rPr>
            </w:r>
          </w:ins>
          <w:r>
            <w:rPr>
              <w:webHidden/>
            </w:rPr>
            <w:fldChar w:fldCharType="separate"/>
          </w:r>
          <w:ins w:id="74" w:author="Cernigliaro, Giuseppe (IT - Bologna)" w:date="2019-02-07T20:53:00Z">
            <w:r>
              <w:rPr>
                <w:webHidden/>
              </w:rPr>
              <w:t>47</w:t>
            </w:r>
            <w:r>
              <w:rPr>
                <w:webHidden/>
              </w:rPr>
              <w:fldChar w:fldCharType="end"/>
            </w:r>
            <w:r w:rsidRPr="005D12C3">
              <w:rPr>
                <w:rStyle w:val="Hyperlink"/>
              </w:rPr>
              <w:fldChar w:fldCharType="end"/>
            </w:r>
          </w:ins>
        </w:p>
        <w:p w14:paraId="2BE4F640" w14:textId="5298D423" w:rsidR="004A592B" w:rsidRDefault="004A592B">
          <w:pPr>
            <w:pStyle w:val="TOC3"/>
            <w:rPr>
              <w:ins w:id="75" w:author="Cernigliaro, Giuseppe (IT - Bologna)" w:date="2019-02-07T20:53:00Z"/>
              <w:rFonts w:asciiTheme="minorHAnsi" w:eastAsiaTheme="minorEastAsia" w:hAnsiTheme="minorHAnsi" w:cstheme="minorBidi"/>
              <w:smallCaps w:val="0"/>
              <w:szCs w:val="22"/>
              <w:lang w:val="en-US" w:eastAsia="en-US"/>
            </w:rPr>
          </w:pPr>
          <w:ins w:id="76" w:author="Cernigliaro, Giuseppe (IT - Bologna)" w:date="2019-02-07T20:53:00Z">
            <w:r w:rsidRPr="005D12C3">
              <w:rPr>
                <w:rStyle w:val="Hyperlink"/>
              </w:rPr>
              <w:fldChar w:fldCharType="begin"/>
            </w:r>
            <w:r w:rsidRPr="005D12C3">
              <w:rPr>
                <w:rStyle w:val="Hyperlink"/>
              </w:rPr>
              <w:instrText xml:space="preserve"> </w:instrText>
            </w:r>
            <w:r>
              <w:instrText>HYPERLINK \l "_Toc465277"</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2.4.3</w:t>
            </w:r>
            <w:r>
              <w:rPr>
                <w:rFonts w:asciiTheme="minorHAnsi" w:eastAsiaTheme="minorEastAsia" w:hAnsiTheme="minorHAnsi" w:cstheme="minorBidi"/>
                <w:smallCaps w:val="0"/>
                <w:szCs w:val="22"/>
                <w:lang w:val="en-US" w:eastAsia="en-US"/>
              </w:rPr>
              <w:tab/>
            </w:r>
            <w:r w:rsidRPr="005D12C3">
              <w:rPr>
                <w:rStyle w:val="Hyperlink"/>
              </w:rPr>
              <w:t>Trasmissione dei Messaggi</w:t>
            </w:r>
            <w:r>
              <w:rPr>
                <w:webHidden/>
              </w:rPr>
              <w:tab/>
            </w:r>
            <w:r>
              <w:rPr>
                <w:webHidden/>
              </w:rPr>
              <w:fldChar w:fldCharType="begin"/>
            </w:r>
            <w:r>
              <w:rPr>
                <w:webHidden/>
              </w:rPr>
              <w:instrText xml:space="preserve"> PAGEREF _Toc465277 \h </w:instrText>
            </w:r>
            <w:r>
              <w:rPr>
                <w:webHidden/>
              </w:rPr>
            </w:r>
          </w:ins>
          <w:r>
            <w:rPr>
              <w:webHidden/>
            </w:rPr>
            <w:fldChar w:fldCharType="separate"/>
          </w:r>
          <w:ins w:id="77" w:author="Cernigliaro, Giuseppe (IT - Bologna)" w:date="2019-02-07T20:53:00Z">
            <w:r>
              <w:rPr>
                <w:webHidden/>
              </w:rPr>
              <w:t>48</w:t>
            </w:r>
            <w:r>
              <w:rPr>
                <w:webHidden/>
              </w:rPr>
              <w:fldChar w:fldCharType="end"/>
            </w:r>
            <w:r w:rsidRPr="005D12C3">
              <w:rPr>
                <w:rStyle w:val="Hyperlink"/>
              </w:rPr>
              <w:fldChar w:fldCharType="end"/>
            </w:r>
          </w:ins>
        </w:p>
        <w:p w14:paraId="09C7B58B" w14:textId="07BD229F" w:rsidR="004A592B" w:rsidRDefault="004A592B">
          <w:pPr>
            <w:pStyle w:val="TOC3"/>
            <w:rPr>
              <w:ins w:id="78" w:author="Cernigliaro, Giuseppe (IT - Bologna)" w:date="2019-02-07T20:53:00Z"/>
              <w:rFonts w:asciiTheme="minorHAnsi" w:eastAsiaTheme="minorEastAsia" w:hAnsiTheme="minorHAnsi" w:cstheme="minorBidi"/>
              <w:smallCaps w:val="0"/>
              <w:szCs w:val="22"/>
              <w:lang w:val="en-US" w:eastAsia="en-US"/>
            </w:rPr>
          </w:pPr>
          <w:ins w:id="79" w:author="Cernigliaro, Giuseppe (IT - Bologna)" w:date="2019-02-07T20:53:00Z">
            <w:r w:rsidRPr="005D12C3">
              <w:rPr>
                <w:rStyle w:val="Hyperlink"/>
              </w:rPr>
              <w:fldChar w:fldCharType="begin"/>
            </w:r>
            <w:r w:rsidRPr="005D12C3">
              <w:rPr>
                <w:rStyle w:val="Hyperlink"/>
              </w:rPr>
              <w:instrText xml:space="preserve"> </w:instrText>
            </w:r>
            <w:r>
              <w:instrText>HYPERLINK \l "_Toc465278"</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2.4.3.1</w:t>
            </w:r>
            <w:r>
              <w:rPr>
                <w:rFonts w:asciiTheme="minorHAnsi" w:eastAsiaTheme="minorEastAsia" w:hAnsiTheme="minorHAnsi" w:cstheme="minorBidi"/>
                <w:smallCaps w:val="0"/>
                <w:szCs w:val="22"/>
                <w:lang w:val="en-US" w:eastAsia="en-US"/>
              </w:rPr>
              <w:tab/>
            </w:r>
            <w:r w:rsidRPr="005D12C3">
              <w:rPr>
                <w:rStyle w:val="Hyperlink"/>
              </w:rPr>
              <w:t>Scenari di trasmissione</w:t>
            </w:r>
            <w:r>
              <w:rPr>
                <w:webHidden/>
              </w:rPr>
              <w:tab/>
            </w:r>
            <w:r>
              <w:rPr>
                <w:webHidden/>
              </w:rPr>
              <w:fldChar w:fldCharType="begin"/>
            </w:r>
            <w:r>
              <w:rPr>
                <w:webHidden/>
              </w:rPr>
              <w:instrText xml:space="preserve"> PAGEREF _Toc465278 \h </w:instrText>
            </w:r>
            <w:r>
              <w:rPr>
                <w:webHidden/>
              </w:rPr>
            </w:r>
          </w:ins>
          <w:r>
            <w:rPr>
              <w:webHidden/>
            </w:rPr>
            <w:fldChar w:fldCharType="separate"/>
          </w:r>
          <w:ins w:id="80" w:author="Cernigliaro, Giuseppe (IT - Bologna)" w:date="2019-02-07T20:53:00Z">
            <w:r>
              <w:rPr>
                <w:webHidden/>
              </w:rPr>
              <w:t>49</w:t>
            </w:r>
            <w:r>
              <w:rPr>
                <w:webHidden/>
              </w:rPr>
              <w:fldChar w:fldCharType="end"/>
            </w:r>
            <w:r w:rsidRPr="005D12C3">
              <w:rPr>
                <w:rStyle w:val="Hyperlink"/>
              </w:rPr>
              <w:fldChar w:fldCharType="end"/>
            </w:r>
          </w:ins>
        </w:p>
        <w:p w14:paraId="4D8C4320" w14:textId="1D08C880" w:rsidR="004A592B" w:rsidRDefault="004A592B">
          <w:pPr>
            <w:pStyle w:val="TOC3"/>
            <w:rPr>
              <w:ins w:id="81" w:author="Cernigliaro, Giuseppe (IT - Bologna)" w:date="2019-02-07T20:53:00Z"/>
              <w:rFonts w:asciiTheme="minorHAnsi" w:eastAsiaTheme="minorEastAsia" w:hAnsiTheme="minorHAnsi" w:cstheme="minorBidi"/>
              <w:smallCaps w:val="0"/>
              <w:szCs w:val="22"/>
              <w:lang w:val="en-US" w:eastAsia="en-US"/>
            </w:rPr>
          </w:pPr>
          <w:ins w:id="82" w:author="Cernigliaro, Giuseppe (IT - Bologna)" w:date="2019-02-07T20:53:00Z">
            <w:r w:rsidRPr="005D12C3">
              <w:rPr>
                <w:rStyle w:val="Hyperlink"/>
              </w:rPr>
              <w:fldChar w:fldCharType="begin"/>
            </w:r>
            <w:r w:rsidRPr="005D12C3">
              <w:rPr>
                <w:rStyle w:val="Hyperlink"/>
              </w:rPr>
              <w:instrText xml:space="preserve"> </w:instrText>
            </w:r>
            <w:r>
              <w:instrText>HYPERLINK \l "_Toc465279"</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2.4.3.2</w:t>
            </w:r>
            <w:r>
              <w:rPr>
                <w:rFonts w:asciiTheme="minorHAnsi" w:eastAsiaTheme="minorEastAsia" w:hAnsiTheme="minorHAnsi" w:cstheme="minorBidi"/>
                <w:smallCaps w:val="0"/>
                <w:szCs w:val="22"/>
                <w:lang w:val="en-US" w:eastAsia="en-US"/>
              </w:rPr>
              <w:tab/>
            </w:r>
            <w:r w:rsidRPr="005D12C3">
              <w:rPr>
                <w:rStyle w:val="Hyperlink"/>
              </w:rPr>
              <w:t>Scenari di validazione</w:t>
            </w:r>
            <w:r>
              <w:rPr>
                <w:webHidden/>
              </w:rPr>
              <w:tab/>
            </w:r>
            <w:r>
              <w:rPr>
                <w:webHidden/>
              </w:rPr>
              <w:fldChar w:fldCharType="begin"/>
            </w:r>
            <w:r>
              <w:rPr>
                <w:webHidden/>
              </w:rPr>
              <w:instrText xml:space="preserve"> PAGEREF _Toc465279 \h </w:instrText>
            </w:r>
            <w:r>
              <w:rPr>
                <w:webHidden/>
              </w:rPr>
            </w:r>
          </w:ins>
          <w:r>
            <w:rPr>
              <w:webHidden/>
            </w:rPr>
            <w:fldChar w:fldCharType="separate"/>
          </w:r>
          <w:ins w:id="83" w:author="Cernigliaro, Giuseppe (IT - Bologna)" w:date="2019-02-07T20:53:00Z">
            <w:r>
              <w:rPr>
                <w:webHidden/>
              </w:rPr>
              <w:t>54</w:t>
            </w:r>
            <w:r>
              <w:rPr>
                <w:webHidden/>
              </w:rPr>
              <w:fldChar w:fldCharType="end"/>
            </w:r>
            <w:r w:rsidRPr="005D12C3">
              <w:rPr>
                <w:rStyle w:val="Hyperlink"/>
              </w:rPr>
              <w:fldChar w:fldCharType="end"/>
            </w:r>
          </w:ins>
        </w:p>
        <w:p w14:paraId="18F81438" w14:textId="5D32AA34" w:rsidR="004A592B" w:rsidRDefault="004A592B">
          <w:pPr>
            <w:pStyle w:val="TOC3"/>
            <w:rPr>
              <w:ins w:id="84" w:author="Cernigliaro, Giuseppe (IT - Bologna)" w:date="2019-02-07T20:53:00Z"/>
              <w:rFonts w:asciiTheme="minorHAnsi" w:eastAsiaTheme="minorEastAsia" w:hAnsiTheme="minorHAnsi" w:cstheme="minorBidi"/>
              <w:smallCaps w:val="0"/>
              <w:szCs w:val="22"/>
              <w:lang w:val="en-US" w:eastAsia="en-US"/>
            </w:rPr>
          </w:pPr>
          <w:ins w:id="85" w:author="Cernigliaro, Giuseppe (IT - Bologna)" w:date="2019-02-07T20:53:00Z">
            <w:r w:rsidRPr="005D12C3">
              <w:rPr>
                <w:rStyle w:val="Hyperlink"/>
              </w:rPr>
              <w:fldChar w:fldCharType="begin"/>
            </w:r>
            <w:r w:rsidRPr="005D12C3">
              <w:rPr>
                <w:rStyle w:val="Hyperlink"/>
              </w:rPr>
              <w:instrText xml:space="preserve"> </w:instrText>
            </w:r>
            <w:r>
              <w:instrText>HYPERLINK \l "_Toc465280"</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2.4.4</w:t>
            </w:r>
            <w:r>
              <w:rPr>
                <w:rFonts w:asciiTheme="minorHAnsi" w:eastAsiaTheme="minorEastAsia" w:hAnsiTheme="minorHAnsi" w:cstheme="minorBidi"/>
                <w:smallCaps w:val="0"/>
                <w:szCs w:val="22"/>
                <w:lang w:val="en-US" w:eastAsia="en-US"/>
              </w:rPr>
              <w:tab/>
            </w:r>
            <w:r w:rsidRPr="005D12C3">
              <w:rPr>
                <w:rStyle w:val="Hyperlink"/>
              </w:rPr>
              <w:t>Notifiche di sistema inviate da NSO</w:t>
            </w:r>
            <w:r>
              <w:rPr>
                <w:webHidden/>
              </w:rPr>
              <w:tab/>
            </w:r>
            <w:r>
              <w:rPr>
                <w:webHidden/>
              </w:rPr>
              <w:fldChar w:fldCharType="begin"/>
            </w:r>
            <w:r>
              <w:rPr>
                <w:webHidden/>
              </w:rPr>
              <w:instrText xml:space="preserve"> PAGEREF _Toc465280 \h </w:instrText>
            </w:r>
            <w:r>
              <w:rPr>
                <w:webHidden/>
              </w:rPr>
            </w:r>
          </w:ins>
          <w:r>
            <w:rPr>
              <w:webHidden/>
            </w:rPr>
            <w:fldChar w:fldCharType="separate"/>
          </w:r>
          <w:ins w:id="86" w:author="Cernigliaro, Giuseppe (IT - Bologna)" w:date="2019-02-07T20:53:00Z">
            <w:r>
              <w:rPr>
                <w:webHidden/>
              </w:rPr>
              <w:t>57</w:t>
            </w:r>
            <w:r>
              <w:rPr>
                <w:webHidden/>
              </w:rPr>
              <w:fldChar w:fldCharType="end"/>
            </w:r>
            <w:r w:rsidRPr="005D12C3">
              <w:rPr>
                <w:rStyle w:val="Hyperlink"/>
              </w:rPr>
              <w:fldChar w:fldCharType="end"/>
            </w:r>
          </w:ins>
        </w:p>
        <w:p w14:paraId="002C69E9" w14:textId="7E82A925" w:rsidR="004A592B" w:rsidRDefault="004A592B">
          <w:pPr>
            <w:pStyle w:val="TOC1"/>
            <w:rPr>
              <w:ins w:id="87" w:author="Cernigliaro, Giuseppe (IT - Bologna)" w:date="2019-02-07T20:53:00Z"/>
              <w:rFonts w:asciiTheme="minorHAnsi" w:eastAsiaTheme="minorEastAsia" w:hAnsiTheme="minorHAnsi" w:cstheme="minorBidi"/>
              <w:b w:val="0"/>
              <w:bCs w:val="0"/>
              <w:caps w:val="0"/>
              <w:szCs w:val="22"/>
              <w:lang w:val="en-US" w:eastAsia="en-US"/>
            </w:rPr>
          </w:pPr>
          <w:ins w:id="88" w:author="Cernigliaro, Giuseppe (IT - Bologna)" w:date="2019-02-07T20:53:00Z">
            <w:r w:rsidRPr="005D12C3">
              <w:rPr>
                <w:rStyle w:val="Hyperlink"/>
              </w:rPr>
              <w:fldChar w:fldCharType="begin"/>
            </w:r>
            <w:r w:rsidRPr="005D12C3">
              <w:rPr>
                <w:rStyle w:val="Hyperlink"/>
              </w:rPr>
              <w:instrText xml:space="preserve"> </w:instrText>
            </w:r>
            <w:r>
              <w:instrText>HYPERLINK \l "_Toc465281"</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w:t>
            </w:r>
            <w:r>
              <w:rPr>
                <w:rFonts w:asciiTheme="minorHAnsi" w:eastAsiaTheme="minorEastAsia" w:hAnsiTheme="minorHAnsi" w:cstheme="minorBidi"/>
                <w:b w:val="0"/>
                <w:bCs w:val="0"/>
                <w:caps w:val="0"/>
                <w:szCs w:val="22"/>
                <w:lang w:val="en-US" w:eastAsia="en-US"/>
              </w:rPr>
              <w:tab/>
            </w:r>
            <w:r w:rsidRPr="005D12C3">
              <w:rPr>
                <w:rStyle w:val="Hyperlink"/>
              </w:rPr>
              <w:t>Regole tecniche per la formazione dei file</w:t>
            </w:r>
            <w:r>
              <w:rPr>
                <w:webHidden/>
              </w:rPr>
              <w:tab/>
            </w:r>
            <w:r>
              <w:rPr>
                <w:webHidden/>
              </w:rPr>
              <w:fldChar w:fldCharType="begin"/>
            </w:r>
            <w:r>
              <w:rPr>
                <w:webHidden/>
              </w:rPr>
              <w:instrText xml:space="preserve"> PAGEREF _Toc465281 \h </w:instrText>
            </w:r>
            <w:r>
              <w:rPr>
                <w:webHidden/>
              </w:rPr>
            </w:r>
          </w:ins>
          <w:r>
            <w:rPr>
              <w:webHidden/>
            </w:rPr>
            <w:fldChar w:fldCharType="separate"/>
          </w:r>
          <w:ins w:id="89" w:author="Cernigliaro, Giuseppe (IT - Bologna)" w:date="2019-02-07T20:53:00Z">
            <w:r>
              <w:rPr>
                <w:webHidden/>
              </w:rPr>
              <w:t>59</w:t>
            </w:r>
            <w:r>
              <w:rPr>
                <w:webHidden/>
              </w:rPr>
              <w:fldChar w:fldCharType="end"/>
            </w:r>
            <w:r w:rsidRPr="005D12C3">
              <w:rPr>
                <w:rStyle w:val="Hyperlink"/>
              </w:rPr>
              <w:fldChar w:fldCharType="end"/>
            </w:r>
          </w:ins>
        </w:p>
        <w:p w14:paraId="42E7C0A6" w14:textId="2D757C0F" w:rsidR="004A592B" w:rsidRDefault="004A592B">
          <w:pPr>
            <w:pStyle w:val="TOC2"/>
            <w:rPr>
              <w:ins w:id="90" w:author="Cernigliaro, Giuseppe (IT - Bologna)" w:date="2019-02-07T20:53:00Z"/>
              <w:rFonts w:asciiTheme="minorHAnsi" w:eastAsiaTheme="minorEastAsia" w:hAnsiTheme="minorHAnsi" w:cstheme="minorBidi"/>
              <w:b w:val="0"/>
              <w:bCs w:val="0"/>
              <w:caps w:val="0"/>
              <w:szCs w:val="22"/>
              <w:lang w:val="en-US" w:eastAsia="en-US"/>
            </w:rPr>
          </w:pPr>
          <w:ins w:id="91" w:author="Cernigliaro, Giuseppe (IT - Bologna)" w:date="2019-02-07T20:53:00Z">
            <w:r w:rsidRPr="005D12C3">
              <w:rPr>
                <w:rStyle w:val="Hyperlink"/>
              </w:rPr>
              <w:fldChar w:fldCharType="begin"/>
            </w:r>
            <w:r w:rsidRPr="005D12C3">
              <w:rPr>
                <w:rStyle w:val="Hyperlink"/>
              </w:rPr>
              <w:instrText xml:space="preserve"> </w:instrText>
            </w:r>
            <w:r>
              <w:instrText>HYPERLINK \l "_Toc465282"</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3.1</w:t>
            </w:r>
            <w:r>
              <w:rPr>
                <w:rFonts w:asciiTheme="minorHAnsi" w:eastAsiaTheme="minorEastAsia" w:hAnsiTheme="minorHAnsi" w:cstheme="minorBidi"/>
                <w:b w:val="0"/>
                <w:bCs w:val="0"/>
                <w:caps w:val="0"/>
                <w:szCs w:val="22"/>
                <w:lang w:val="en-US" w:eastAsia="en-US"/>
              </w:rPr>
              <w:tab/>
            </w:r>
            <w:r w:rsidRPr="005D12C3">
              <w:rPr>
                <w:rStyle w:val="Hyperlink"/>
              </w:rPr>
              <w:t>Nomi dei file</w:t>
            </w:r>
            <w:r>
              <w:rPr>
                <w:webHidden/>
              </w:rPr>
              <w:tab/>
            </w:r>
            <w:r>
              <w:rPr>
                <w:webHidden/>
              </w:rPr>
              <w:fldChar w:fldCharType="begin"/>
            </w:r>
            <w:r>
              <w:rPr>
                <w:webHidden/>
              </w:rPr>
              <w:instrText xml:space="preserve"> PAGEREF _Toc465282 \h </w:instrText>
            </w:r>
            <w:r>
              <w:rPr>
                <w:webHidden/>
              </w:rPr>
            </w:r>
          </w:ins>
          <w:r>
            <w:rPr>
              <w:webHidden/>
            </w:rPr>
            <w:fldChar w:fldCharType="separate"/>
          </w:r>
          <w:ins w:id="92" w:author="Cernigliaro, Giuseppe (IT - Bologna)" w:date="2019-02-07T20:53:00Z">
            <w:r>
              <w:rPr>
                <w:webHidden/>
              </w:rPr>
              <w:t>59</w:t>
            </w:r>
            <w:r>
              <w:rPr>
                <w:webHidden/>
              </w:rPr>
              <w:fldChar w:fldCharType="end"/>
            </w:r>
            <w:r w:rsidRPr="005D12C3">
              <w:rPr>
                <w:rStyle w:val="Hyperlink"/>
              </w:rPr>
              <w:fldChar w:fldCharType="end"/>
            </w:r>
          </w:ins>
        </w:p>
        <w:p w14:paraId="4FD67234" w14:textId="7E304065" w:rsidR="004A592B" w:rsidRDefault="004A592B">
          <w:pPr>
            <w:pStyle w:val="TOC3"/>
            <w:rPr>
              <w:ins w:id="93" w:author="Cernigliaro, Giuseppe (IT - Bologna)" w:date="2019-02-07T20:53:00Z"/>
              <w:rFonts w:asciiTheme="minorHAnsi" w:eastAsiaTheme="minorEastAsia" w:hAnsiTheme="minorHAnsi" w:cstheme="minorBidi"/>
              <w:smallCaps w:val="0"/>
              <w:szCs w:val="22"/>
              <w:lang w:val="en-US" w:eastAsia="en-US"/>
            </w:rPr>
          </w:pPr>
          <w:ins w:id="94" w:author="Cernigliaro, Giuseppe (IT - Bologna)" w:date="2019-02-07T20:53:00Z">
            <w:r w:rsidRPr="005D12C3">
              <w:rPr>
                <w:rStyle w:val="Hyperlink"/>
              </w:rPr>
              <w:fldChar w:fldCharType="begin"/>
            </w:r>
            <w:r w:rsidRPr="005D12C3">
              <w:rPr>
                <w:rStyle w:val="Hyperlink"/>
              </w:rPr>
              <w:instrText xml:space="preserve"> </w:instrText>
            </w:r>
            <w:r>
              <w:instrText>HYPERLINK \l "_Toc465283"</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3.1.1</w:t>
            </w:r>
            <w:r>
              <w:rPr>
                <w:rFonts w:asciiTheme="minorHAnsi" w:eastAsiaTheme="minorEastAsia" w:hAnsiTheme="minorHAnsi" w:cstheme="minorBidi"/>
                <w:smallCaps w:val="0"/>
                <w:szCs w:val="22"/>
                <w:lang w:val="en-US" w:eastAsia="en-US"/>
              </w:rPr>
              <w:tab/>
            </w:r>
            <w:r w:rsidRPr="005D12C3">
              <w:rPr>
                <w:rStyle w:val="Hyperlink"/>
              </w:rPr>
              <w:t>Nomenclatura dei Messaggi</w:t>
            </w:r>
            <w:r>
              <w:rPr>
                <w:webHidden/>
              </w:rPr>
              <w:tab/>
            </w:r>
            <w:r>
              <w:rPr>
                <w:webHidden/>
              </w:rPr>
              <w:fldChar w:fldCharType="begin"/>
            </w:r>
            <w:r>
              <w:rPr>
                <w:webHidden/>
              </w:rPr>
              <w:instrText xml:space="preserve"> PAGEREF _Toc465283 \h </w:instrText>
            </w:r>
            <w:r>
              <w:rPr>
                <w:webHidden/>
              </w:rPr>
            </w:r>
          </w:ins>
          <w:r>
            <w:rPr>
              <w:webHidden/>
            </w:rPr>
            <w:fldChar w:fldCharType="separate"/>
          </w:r>
          <w:ins w:id="95" w:author="Cernigliaro, Giuseppe (IT - Bologna)" w:date="2019-02-07T20:53:00Z">
            <w:r>
              <w:rPr>
                <w:webHidden/>
              </w:rPr>
              <w:t>59</w:t>
            </w:r>
            <w:r>
              <w:rPr>
                <w:webHidden/>
              </w:rPr>
              <w:fldChar w:fldCharType="end"/>
            </w:r>
            <w:r w:rsidRPr="005D12C3">
              <w:rPr>
                <w:rStyle w:val="Hyperlink"/>
              </w:rPr>
              <w:fldChar w:fldCharType="end"/>
            </w:r>
          </w:ins>
        </w:p>
        <w:p w14:paraId="70E80B35" w14:textId="21AACB26" w:rsidR="004A592B" w:rsidRDefault="004A592B">
          <w:pPr>
            <w:pStyle w:val="TOC3"/>
            <w:rPr>
              <w:ins w:id="96" w:author="Cernigliaro, Giuseppe (IT - Bologna)" w:date="2019-02-07T20:53:00Z"/>
              <w:rFonts w:asciiTheme="minorHAnsi" w:eastAsiaTheme="minorEastAsia" w:hAnsiTheme="minorHAnsi" w:cstheme="minorBidi"/>
              <w:smallCaps w:val="0"/>
              <w:szCs w:val="22"/>
              <w:lang w:val="en-US" w:eastAsia="en-US"/>
            </w:rPr>
          </w:pPr>
          <w:ins w:id="97" w:author="Cernigliaro, Giuseppe (IT - Bologna)" w:date="2019-02-07T20:53:00Z">
            <w:r w:rsidRPr="005D12C3">
              <w:rPr>
                <w:rStyle w:val="Hyperlink"/>
              </w:rPr>
              <w:fldChar w:fldCharType="begin"/>
            </w:r>
            <w:r w:rsidRPr="005D12C3">
              <w:rPr>
                <w:rStyle w:val="Hyperlink"/>
              </w:rPr>
              <w:instrText xml:space="preserve"> </w:instrText>
            </w:r>
            <w:r>
              <w:instrText>HYPERLINK \l "_Toc465284"</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3.1.2</w:t>
            </w:r>
            <w:r>
              <w:rPr>
                <w:rFonts w:asciiTheme="minorHAnsi" w:eastAsiaTheme="minorEastAsia" w:hAnsiTheme="minorHAnsi" w:cstheme="minorBidi"/>
                <w:smallCaps w:val="0"/>
                <w:szCs w:val="22"/>
                <w:lang w:val="en-US" w:eastAsia="en-US"/>
              </w:rPr>
              <w:tab/>
            </w:r>
            <w:r w:rsidRPr="005D12C3">
              <w:rPr>
                <w:rStyle w:val="Hyperlink"/>
              </w:rPr>
              <w:t>Nomenclatura delle Notifiche</w:t>
            </w:r>
            <w:r>
              <w:rPr>
                <w:webHidden/>
              </w:rPr>
              <w:tab/>
            </w:r>
            <w:r>
              <w:rPr>
                <w:webHidden/>
              </w:rPr>
              <w:fldChar w:fldCharType="begin"/>
            </w:r>
            <w:r>
              <w:rPr>
                <w:webHidden/>
              </w:rPr>
              <w:instrText xml:space="preserve"> PAGEREF _Toc465284 \h </w:instrText>
            </w:r>
            <w:r>
              <w:rPr>
                <w:webHidden/>
              </w:rPr>
            </w:r>
          </w:ins>
          <w:r>
            <w:rPr>
              <w:webHidden/>
            </w:rPr>
            <w:fldChar w:fldCharType="separate"/>
          </w:r>
          <w:ins w:id="98" w:author="Cernigliaro, Giuseppe (IT - Bologna)" w:date="2019-02-07T20:53:00Z">
            <w:r>
              <w:rPr>
                <w:webHidden/>
              </w:rPr>
              <w:t>60</w:t>
            </w:r>
            <w:r>
              <w:rPr>
                <w:webHidden/>
              </w:rPr>
              <w:fldChar w:fldCharType="end"/>
            </w:r>
            <w:r w:rsidRPr="005D12C3">
              <w:rPr>
                <w:rStyle w:val="Hyperlink"/>
              </w:rPr>
              <w:fldChar w:fldCharType="end"/>
            </w:r>
          </w:ins>
        </w:p>
        <w:p w14:paraId="1102D3B0" w14:textId="7924D206" w:rsidR="004A592B" w:rsidRDefault="004A592B">
          <w:pPr>
            <w:pStyle w:val="TOC2"/>
            <w:rPr>
              <w:ins w:id="99" w:author="Cernigliaro, Giuseppe (IT - Bologna)" w:date="2019-02-07T20:53:00Z"/>
              <w:rFonts w:asciiTheme="minorHAnsi" w:eastAsiaTheme="minorEastAsia" w:hAnsiTheme="minorHAnsi" w:cstheme="minorBidi"/>
              <w:b w:val="0"/>
              <w:bCs w:val="0"/>
              <w:caps w:val="0"/>
              <w:szCs w:val="22"/>
              <w:lang w:val="en-US" w:eastAsia="en-US"/>
            </w:rPr>
          </w:pPr>
          <w:ins w:id="100" w:author="Cernigliaro, Giuseppe (IT - Bologna)" w:date="2019-02-07T20:53:00Z">
            <w:r w:rsidRPr="005D12C3">
              <w:rPr>
                <w:rStyle w:val="Hyperlink"/>
              </w:rPr>
              <w:fldChar w:fldCharType="begin"/>
            </w:r>
            <w:r w:rsidRPr="005D12C3">
              <w:rPr>
                <w:rStyle w:val="Hyperlink"/>
              </w:rPr>
              <w:instrText xml:space="preserve"> </w:instrText>
            </w:r>
            <w:r>
              <w:instrText>HYPERLINK \l "_Toc465285"</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3.2</w:t>
            </w:r>
            <w:r>
              <w:rPr>
                <w:rFonts w:asciiTheme="minorHAnsi" w:eastAsiaTheme="minorEastAsia" w:hAnsiTheme="minorHAnsi" w:cstheme="minorBidi"/>
                <w:b w:val="0"/>
                <w:bCs w:val="0"/>
                <w:caps w:val="0"/>
                <w:szCs w:val="22"/>
                <w:lang w:val="en-US" w:eastAsia="en-US"/>
              </w:rPr>
              <w:tab/>
            </w:r>
            <w:r w:rsidRPr="005D12C3">
              <w:rPr>
                <w:rStyle w:val="Hyperlink"/>
              </w:rPr>
              <w:t>Schemi dati</w:t>
            </w:r>
            <w:r>
              <w:rPr>
                <w:webHidden/>
              </w:rPr>
              <w:tab/>
            </w:r>
            <w:r>
              <w:rPr>
                <w:webHidden/>
              </w:rPr>
              <w:fldChar w:fldCharType="begin"/>
            </w:r>
            <w:r>
              <w:rPr>
                <w:webHidden/>
              </w:rPr>
              <w:instrText xml:space="preserve"> PAGEREF _Toc465285 \h </w:instrText>
            </w:r>
            <w:r>
              <w:rPr>
                <w:webHidden/>
              </w:rPr>
            </w:r>
          </w:ins>
          <w:r>
            <w:rPr>
              <w:webHidden/>
            </w:rPr>
            <w:fldChar w:fldCharType="separate"/>
          </w:r>
          <w:ins w:id="101" w:author="Cernigliaro, Giuseppe (IT - Bologna)" w:date="2019-02-07T20:53:00Z">
            <w:r>
              <w:rPr>
                <w:webHidden/>
              </w:rPr>
              <w:t>61</w:t>
            </w:r>
            <w:r>
              <w:rPr>
                <w:webHidden/>
              </w:rPr>
              <w:fldChar w:fldCharType="end"/>
            </w:r>
            <w:r w:rsidRPr="005D12C3">
              <w:rPr>
                <w:rStyle w:val="Hyperlink"/>
              </w:rPr>
              <w:fldChar w:fldCharType="end"/>
            </w:r>
          </w:ins>
        </w:p>
        <w:p w14:paraId="347FBBEA" w14:textId="182460D8" w:rsidR="004A592B" w:rsidRDefault="004A592B">
          <w:pPr>
            <w:pStyle w:val="TOC3"/>
            <w:rPr>
              <w:ins w:id="102" w:author="Cernigliaro, Giuseppe (IT - Bologna)" w:date="2019-02-07T20:53:00Z"/>
              <w:rFonts w:asciiTheme="minorHAnsi" w:eastAsiaTheme="minorEastAsia" w:hAnsiTheme="minorHAnsi" w:cstheme="minorBidi"/>
              <w:smallCaps w:val="0"/>
              <w:szCs w:val="22"/>
              <w:lang w:val="en-US" w:eastAsia="en-US"/>
            </w:rPr>
          </w:pPr>
          <w:ins w:id="103" w:author="Cernigliaro, Giuseppe (IT - Bologna)" w:date="2019-02-07T20:53:00Z">
            <w:r w:rsidRPr="005D12C3">
              <w:rPr>
                <w:rStyle w:val="Hyperlink"/>
              </w:rPr>
              <w:fldChar w:fldCharType="begin"/>
            </w:r>
            <w:r w:rsidRPr="005D12C3">
              <w:rPr>
                <w:rStyle w:val="Hyperlink"/>
              </w:rPr>
              <w:instrText xml:space="preserve"> </w:instrText>
            </w:r>
            <w:r>
              <w:instrText>HYPERLINK \l "_Toc465286"</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3.2.1</w:t>
            </w:r>
            <w:r>
              <w:rPr>
                <w:rFonts w:asciiTheme="minorHAnsi" w:eastAsiaTheme="minorEastAsia" w:hAnsiTheme="minorHAnsi" w:cstheme="minorBidi"/>
                <w:smallCaps w:val="0"/>
                <w:szCs w:val="22"/>
                <w:lang w:val="en-US" w:eastAsia="en-US"/>
              </w:rPr>
              <w:tab/>
            </w:r>
            <w:r w:rsidRPr="005D12C3">
              <w:rPr>
                <w:rStyle w:val="Hyperlink"/>
              </w:rPr>
              <w:t>Schema dati del Messaggio</w:t>
            </w:r>
            <w:r>
              <w:rPr>
                <w:webHidden/>
              </w:rPr>
              <w:tab/>
            </w:r>
            <w:r>
              <w:rPr>
                <w:webHidden/>
              </w:rPr>
              <w:fldChar w:fldCharType="begin"/>
            </w:r>
            <w:r>
              <w:rPr>
                <w:webHidden/>
              </w:rPr>
              <w:instrText xml:space="preserve"> PAGEREF _Toc465286 \h </w:instrText>
            </w:r>
            <w:r>
              <w:rPr>
                <w:webHidden/>
              </w:rPr>
            </w:r>
          </w:ins>
          <w:r>
            <w:rPr>
              <w:webHidden/>
            </w:rPr>
            <w:fldChar w:fldCharType="separate"/>
          </w:r>
          <w:ins w:id="104" w:author="Cernigliaro, Giuseppe (IT - Bologna)" w:date="2019-02-07T20:53:00Z">
            <w:r>
              <w:rPr>
                <w:webHidden/>
              </w:rPr>
              <w:t>61</w:t>
            </w:r>
            <w:r>
              <w:rPr>
                <w:webHidden/>
              </w:rPr>
              <w:fldChar w:fldCharType="end"/>
            </w:r>
            <w:r w:rsidRPr="005D12C3">
              <w:rPr>
                <w:rStyle w:val="Hyperlink"/>
              </w:rPr>
              <w:fldChar w:fldCharType="end"/>
            </w:r>
          </w:ins>
        </w:p>
        <w:p w14:paraId="2358C398" w14:textId="0CE4FB6D" w:rsidR="004A592B" w:rsidRDefault="004A592B">
          <w:pPr>
            <w:pStyle w:val="TOC4"/>
            <w:tabs>
              <w:tab w:val="left" w:pos="1418"/>
            </w:tabs>
            <w:rPr>
              <w:ins w:id="105" w:author="Cernigliaro, Giuseppe (IT - Bologna)" w:date="2019-02-07T20:53:00Z"/>
              <w:rFonts w:asciiTheme="minorHAnsi" w:eastAsiaTheme="minorEastAsia" w:hAnsiTheme="minorHAnsi" w:cstheme="minorBidi"/>
              <w:iCs w:val="0"/>
              <w:szCs w:val="22"/>
              <w:lang w:val="en-US" w:eastAsia="en-US"/>
            </w:rPr>
          </w:pPr>
          <w:ins w:id="106" w:author="Cernigliaro, Giuseppe (IT - Bologna)" w:date="2019-02-07T20:53:00Z">
            <w:r w:rsidRPr="005D12C3">
              <w:rPr>
                <w:rStyle w:val="Hyperlink"/>
              </w:rPr>
              <w:fldChar w:fldCharType="begin"/>
            </w:r>
            <w:r w:rsidRPr="005D12C3">
              <w:rPr>
                <w:rStyle w:val="Hyperlink"/>
              </w:rPr>
              <w:instrText xml:space="preserve"> </w:instrText>
            </w:r>
            <w:r>
              <w:instrText>HYPERLINK \l "_Toc465287"</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3.2.1.1</w:t>
            </w:r>
            <w:r>
              <w:rPr>
                <w:rFonts w:asciiTheme="minorHAnsi" w:eastAsiaTheme="minorEastAsia" w:hAnsiTheme="minorHAnsi" w:cstheme="minorBidi"/>
                <w:iCs w:val="0"/>
                <w:szCs w:val="22"/>
                <w:lang w:val="en-US" w:eastAsia="en-US"/>
              </w:rPr>
              <w:tab/>
            </w:r>
            <w:r w:rsidRPr="005D12C3">
              <w:rPr>
                <w:rStyle w:val="Hyperlink"/>
              </w:rPr>
              <w:t>Schema dati della Busta di trasmissione</w:t>
            </w:r>
            <w:r>
              <w:rPr>
                <w:webHidden/>
              </w:rPr>
              <w:tab/>
            </w:r>
            <w:r>
              <w:rPr>
                <w:webHidden/>
              </w:rPr>
              <w:fldChar w:fldCharType="begin"/>
            </w:r>
            <w:r>
              <w:rPr>
                <w:webHidden/>
              </w:rPr>
              <w:instrText xml:space="preserve"> PAGEREF _Toc465287 \h </w:instrText>
            </w:r>
            <w:r>
              <w:rPr>
                <w:webHidden/>
              </w:rPr>
            </w:r>
          </w:ins>
          <w:r>
            <w:rPr>
              <w:webHidden/>
            </w:rPr>
            <w:fldChar w:fldCharType="separate"/>
          </w:r>
          <w:ins w:id="107" w:author="Cernigliaro, Giuseppe (IT - Bologna)" w:date="2019-02-07T20:53:00Z">
            <w:r>
              <w:rPr>
                <w:webHidden/>
              </w:rPr>
              <w:t>61</w:t>
            </w:r>
            <w:r>
              <w:rPr>
                <w:webHidden/>
              </w:rPr>
              <w:fldChar w:fldCharType="end"/>
            </w:r>
            <w:r w:rsidRPr="005D12C3">
              <w:rPr>
                <w:rStyle w:val="Hyperlink"/>
              </w:rPr>
              <w:fldChar w:fldCharType="end"/>
            </w:r>
          </w:ins>
        </w:p>
        <w:p w14:paraId="1F5471EA" w14:textId="09BC75AC" w:rsidR="004A592B" w:rsidRDefault="004A592B">
          <w:pPr>
            <w:pStyle w:val="TOC4"/>
            <w:tabs>
              <w:tab w:val="left" w:pos="1418"/>
            </w:tabs>
            <w:rPr>
              <w:ins w:id="108" w:author="Cernigliaro, Giuseppe (IT - Bologna)" w:date="2019-02-07T20:53:00Z"/>
              <w:rFonts w:asciiTheme="minorHAnsi" w:eastAsiaTheme="minorEastAsia" w:hAnsiTheme="minorHAnsi" w:cstheme="minorBidi"/>
              <w:iCs w:val="0"/>
              <w:szCs w:val="22"/>
              <w:lang w:val="en-US" w:eastAsia="en-US"/>
            </w:rPr>
          </w:pPr>
          <w:ins w:id="109" w:author="Cernigliaro, Giuseppe (IT - Bologna)" w:date="2019-02-07T20:53:00Z">
            <w:r w:rsidRPr="005D12C3">
              <w:rPr>
                <w:rStyle w:val="Hyperlink"/>
              </w:rPr>
              <w:fldChar w:fldCharType="begin"/>
            </w:r>
            <w:r w:rsidRPr="005D12C3">
              <w:rPr>
                <w:rStyle w:val="Hyperlink"/>
              </w:rPr>
              <w:instrText xml:space="preserve"> </w:instrText>
            </w:r>
            <w:r>
              <w:instrText>HYPERLINK \l "_Toc465288"</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3.2.1.2</w:t>
            </w:r>
            <w:r>
              <w:rPr>
                <w:rFonts w:asciiTheme="minorHAnsi" w:eastAsiaTheme="minorEastAsia" w:hAnsiTheme="minorHAnsi" w:cstheme="minorBidi"/>
                <w:iCs w:val="0"/>
                <w:szCs w:val="22"/>
                <w:lang w:val="en-US" w:eastAsia="en-US"/>
              </w:rPr>
              <w:tab/>
            </w:r>
            <w:r w:rsidRPr="005D12C3">
              <w:rPr>
                <w:rStyle w:val="Hyperlink"/>
              </w:rPr>
              <w:t>Schemi dati dei Documenti (Corpo del messaggio)</w:t>
            </w:r>
            <w:r>
              <w:rPr>
                <w:webHidden/>
              </w:rPr>
              <w:tab/>
            </w:r>
            <w:r>
              <w:rPr>
                <w:webHidden/>
              </w:rPr>
              <w:fldChar w:fldCharType="begin"/>
            </w:r>
            <w:r>
              <w:rPr>
                <w:webHidden/>
              </w:rPr>
              <w:instrText xml:space="preserve"> PAGEREF _Toc465288 \h </w:instrText>
            </w:r>
            <w:r>
              <w:rPr>
                <w:webHidden/>
              </w:rPr>
            </w:r>
          </w:ins>
          <w:r>
            <w:rPr>
              <w:webHidden/>
            </w:rPr>
            <w:fldChar w:fldCharType="separate"/>
          </w:r>
          <w:ins w:id="110" w:author="Cernigliaro, Giuseppe (IT - Bologna)" w:date="2019-02-07T20:53:00Z">
            <w:r>
              <w:rPr>
                <w:webHidden/>
              </w:rPr>
              <w:t>61</w:t>
            </w:r>
            <w:r>
              <w:rPr>
                <w:webHidden/>
              </w:rPr>
              <w:fldChar w:fldCharType="end"/>
            </w:r>
            <w:r w:rsidRPr="005D12C3">
              <w:rPr>
                <w:rStyle w:val="Hyperlink"/>
              </w:rPr>
              <w:fldChar w:fldCharType="end"/>
            </w:r>
          </w:ins>
        </w:p>
        <w:p w14:paraId="05A2F3BB" w14:textId="413C9539" w:rsidR="004A592B" w:rsidRDefault="004A592B">
          <w:pPr>
            <w:pStyle w:val="TOC3"/>
            <w:rPr>
              <w:ins w:id="111" w:author="Cernigliaro, Giuseppe (IT - Bologna)" w:date="2019-02-07T20:53:00Z"/>
              <w:rFonts w:asciiTheme="minorHAnsi" w:eastAsiaTheme="minorEastAsia" w:hAnsiTheme="minorHAnsi" w:cstheme="minorBidi"/>
              <w:smallCaps w:val="0"/>
              <w:szCs w:val="22"/>
              <w:lang w:val="en-US" w:eastAsia="en-US"/>
            </w:rPr>
          </w:pPr>
          <w:ins w:id="112" w:author="Cernigliaro, Giuseppe (IT - Bologna)" w:date="2019-02-07T20:53:00Z">
            <w:r w:rsidRPr="005D12C3">
              <w:rPr>
                <w:rStyle w:val="Hyperlink"/>
              </w:rPr>
              <w:fldChar w:fldCharType="begin"/>
            </w:r>
            <w:r w:rsidRPr="005D12C3">
              <w:rPr>
                <w:rStyle w:val="Hyperlink"/>
              </w:rPr>
              <w:instrText xml:space="preserve"> </w:instrText>
            </w:r>
            <w:r>
              <w:instrText>HYPERLINK \l "_Toc465513"</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3.2.2</w:t>
            </w:r>
            <w:r>
              <w:rPr>
                <w:rFonts w:asciiTheme="minorHAnsi" w:eastAsiaTheme="minorEastAsia" w:hAnsiTheme="minorHAnsi" w:cstheme="minorBidi"/>
                <w:smallCaps w:val="0"/>
                <w:szCs w:val="22"/>
                <w:lang w:val="en-US" w:eastAsia="en-US"/>
              </w:rPr>
              <w:tab/>
            </w:r>
            <w:r w:rsidRPr="005D12C3">
              <w:rPr>
                <w:rStyle w:val="Hyperlink"/>
              </w:rPr>
              <w:t>Schemi dati delle Notifiche</w:t>
            </w:r>
            <w:r>
              <w:rPr>
                <w:webHidden/>
              </w:rPr>
              <w:tab/>
            </w:r>
            <w:r>
              <w:rPr>
                <w:webHidden/>
              </w:rPr>
              <w:fldChar w:fldCharType="begin"/>
            </w:r>
            <w:r>
              <w:rPr>
                <w:webHidden/>
              </w:rPr>
              <w:instrText xml:space="preserve"> PAGEREF _Toc465513 \h </w:instrText>
            </w:r>
            <w:r>
              <w:rPr>
                <w:webHidden/>
              </w:rPr>
            </w:r>
          </w:ins>
          <w:r>
            <w:rPr>
              <w:webHidden/>
            </w:rPr>
            <w:fldChar w:fldCharType="separate"/>
          </w:r>
          <w:ins w:id="113" w:author="Cernigliaro, Giuseppe (IT - Bologna)" w:date="2019-02-07T20:53:00Z">
            <w:r>
              <w:rPr>
                <w:webHidden/>
              </w:rPr>
              <w:t>61</w:t>
            </w:r>
            <w:r>
              <w:rPr>
                <w:webHidden/>
              </w:rPr>
              <w:fldChar w:fldCharType="end"/>
            </w:r>
            <w:r w:rsidRPr="005D12C3">
              <w:rPr>
                <w:rStyle w:val="Hyperlink"/>
              </w:rPr>
              <w:fldChar w:fldCharType="end"/>
            </w:r>
          </w:ins>
        </w:p>
        <w:p w14:paraId="576CF89E" w14:textId="78D919CB" w:rsidR="004A592B" w:rsidRDefault="004A592B">
          <w:pPr>
            <w:pStyle w:val="TOC2"/>
            <w:rPr>
              <w:ins w:id="114" w:author="Cernigliaro, Giuseppe (IT - Bologna)" w:date="2019-02-07T20:53:00Z"/>
              <w:rFonts w:asciiTheme="minorHAnsi" w:eastAsiaTheme="minorEastAsia" w:hAnsiTheme="minorHAnsi" w:cstheme="minorBidi"/>
              <w:b w:val="0"/>
              <w:bCs w:val="0"/>
              <w:caps w:val="0"/>
              <w:szCs w:val="22"/>
              <w:lang w:val="en-US" w:eastAsia="en-US"/>
            </w:rPr>
          </w:pPr>
          <w:ins w:id="115" w:author="Cernigliaro, Giuseppe (IT - Bologna)" w:date="2019-02-07T20:53:00Z">
            <w:r w:rsidRPr="005D12C3">
              <w:rPr>
                <w:rStyle w:val="Hyperlink"/>
              </w:rPr>
              <w:fldChar w:fldCharType="begin"/>
            </w:r>
            <w:r w:rsidRPr="005D12C3">
              <w:rPr>
                <w:rStyle w:val="Hyperlink"/>
              </w:rPr>
              <w:instrText xml:space="preserve"> </w:instrText>
            </w:r>
            <w:r>
              <w:instrText>HYPERLINK \l "_Toc465514"</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3.3</w:t>
            </w:r>
            <w:r>
              <w:rPr>
                <w:rFonts w:asciiTheme="minorHAnsi" w:eastAsiaTheme="minorEastAsia" w:hAnsiTheme="minorHAnsi" w:cstheme="minorBidi"/>
                <w:b w:val="0"/>
                <w:bCs w:val="0"/>
                <w:caps w:val="0"/>
                <w:szCs w:val="22"/>
                <w:lang w:val="en-US" w:eastAsia="en-US"/>
              </w:rPr>
              <w:tab/>
            </w:r>
            <w:r w:rsidRPr="005D12C3">
              <w:rPr>
                <w:rStyle w:val="Hyperlink"/>
              </w:rPr>
              <w:t>regole di compilazione</w:t>
            </w:r>
            <w:r>
              <w:rPr>
                <w:webHidden/>
              </w:rPr>
              <w:tab/>
            </w:r>
            <w:r>
              <w:rPr>
                <w:webHidden/>
              </w:rPr>
              <w:fldChar w:fldCharType="begin"/>
            </w:r>
            <w:r>
              <w:rPr>
                <w:webHidden/>
              </w:rPr>
              <w:instrText xml:space="preserve"> PAGEREF _Toc465514 \h </w:instrText>
            </w:r>
            <w:r>
              <w:rPr>
                <w:webHidden/>
              </w:rPr>
            </w:r>
          </w:ins>
          <w:r>
            <w:rPr>
              <w:webHidden/>
            </w:rPr>
            <w:fldChar w:fldCharType="separate"/>
          </w:r>
          <w:ins w:id="116" w:author="Cernigliaro, Giuseppe (IT - Bologna)" w:date="2019-02-07T20:53:00Z">
            <w:r>
              <w:rPr>
                <w:webHidden/>
              </w:rPr>
              <w:t>66</w:t>
            </w:r>
            <w:r>
              <w:rPr>
                <w:webHidden/>
              </w:rPr>
              <w:fldChar w:fldCharType="end"/>
            </w:r>
            <w:r w:rsidRPr="005D12C3">
              <w:rPr>
                <w:rStyle w:val="Hyperlink"/>
              </w:rPr>
              <w:fldChar w:fldCharType="end"/>
            </w:r>
          </w:ins>
        </w:p>
        <w:p w14:paraId="0A8A9B45" w14:textId="2C304B82" w:rsidR="004A592B" w:rsidRDefault="004A592B">
          <w:pPr>
            <w:pStyle w:val="TOC3"/>
            <w:rPr>
              <w:ins w:id="117" w:author="Cernigliaro, Giuseppe (IT - Bologna)" w:date="2019-02-07T20:53:00Z"/>
              <w:rFonts w:asciiTheme="minorHAnsi" w:eastAsiaTheme="minorEastAsia" w:hAnsiTheme="minorHAnsi" w:cstheme="minorBidi"/>
              <w:smallCaps w:val="0"/>
              <w:szCs w:val="22"/>
              <w:lang w:val="en-US" w:eastAsia="en-US"/>
            </w:rPr>
          </w:pPr>
          <w:ins w:id="118" w:author="Cernigliaro, Giuseppe (IT - Bologna)" w:date="2019-02-07T20:53:00Z">
            <w:r w:rsidRPr="005D12C3">
              <w:rPr>
                <w:rStyle w:val="Hyperlink"/>
              </w:rPr>
              <w:fldChar w:fldCharType="begin"/>
            </w:r>
            <w:r w:rsidRPr="005D12C3">
              <w:rPr>
                <w:rStyle w:val="Hyperlink"/>
              </w:rPr>
              <w:instrText xml:space="preserve"> </w:instrText>
            </w:r>
            <w:r>
              <w:instrText>HYPERLINK \l "_Toc465515"</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3.3.1</w:t>
            </w:r>
            <w:r>
              <w:rPr>
                <w:rFonts w:asciiTheme="minorHAnsi" w:eastAsiaTheme="minorEastAsia" w:hAnsiTheme="minorHAnsi" w:cstheme="minorBidi"/>
                <w:smallCaps w:val="0"/>
                <w:szCs w:val="22"/>
                <w:lang w:val="en-US" w:eastAsia="en-US"/>
              </w:rPr>
              <w:tab/>
            </w:r>
            <w:r w:rsidRPr="005D12C3">
              <w:rPr>
                <w:rStyle w:val="Hyperlink"/>
              </w:rPr>
              <w:t>Regole di compilazione per il Messaggio</w:t>
            </w:r>
            <w:r>
              <w:rPr>
                <w:webHidden/>
              </w:rPr>
              <w:tab/>
            </w:r>
            <w:r>
              <w:rPr>
                <w:webHidden/>
              </w:rPr>
              <w:fldChar w:fldCharType="begin"/>
            </w:r>
            <w:r>
              <w:rPr>
                <w:webHidden/>
              </w:rPr>
              <w:instrText xml:space="preserve"> PAGEREF _Toc465515 \h </w:instrText>
            </w:r>
            <w:r>
              <w:rPr>
                <w:webHidden/>
              </w:rPr>
            </w:r>
          </w:ins>
          <w:r>
            <w:rPr>
              <w:webHidden/>
            </w:rPr>
            <w:fldChar w:fldCharType="separate"/>
          </w:r>
          <w:ins w:id="119" w:author="Cernigliaro, Giuseppe (IT - Bologna)" w:date="2019-02-07T20:53:00Z">
            <w:r>
              <w:rPr>
                <w:webHidden/>
              </w:rPr>
              <w:t>66</w:t>
            </w:r>
            <w:r>
              <w:rPr>
                <w:webHidden/>
              </w:rPr>
              <w:fldChar w:fldCharType="end"/>
            </w:r>
            <w:r w:rsidRPr="005D12C3">
              <w:rPr>
                <w:rStyle w:val="Hyperlink"/>
              </w:rPr>
              <w:fldChar w:fldCharType="end"/>
            </w:r>
          </w:ins>
        </w:p>
        <w:p w14:paraId="02735FB1" w14:textId="00CC7407" w:rsidR="004A592B" w:rsidRDefault="004A592B">
          <w:pPr>
            <w:pStyle w:val="TOC4"/>
            <w:tabs>
              <w:tab w:val="left" w:pos="1418"/>
            </w:tabs>
            <w:rPr>
              <w:ins w:id="120" w:author="Cernigliaro, Giuseppe (IT - Bologna)" w:date="2019-02-07T20:53:00Z"/>
              <w:rFonts w:asciiTheme="minorHAnsi" w:eastAsiaTheme="minorEastAsia" w:hAnsiTheme="minorHAnsi" w:cstheme="minorBidi"/>
              <w:iCs w:val="0"/>
              <w:szCs w:val="22"/>
              <w:lang w:val="en-US" w:eastAsia="en-US"/>
            </w:rPr>
          </w:pPr>
          <w:ins w:id="121" w:author="Cernigliaro, Giuseppe (IT - Bologna)" w:date="2019-02-07T20:53:00Z">
            <w:r w:rsidRPr="005D12C3">
              <w:rPr>
                <w:rStyle w:val="Hyperlink"/>
              </w:rPr>
              <w:fldChar w:fldCharType="begin"/>
            </w:r>
            <w:r w:rsidRPr="005D12C3">
              <w:rPr>
                <w:rStyle w:val="Hyperlink"/>
              </w:rPr>
              <w:instrText xml:space="preserve"> </w:instrText>
            </w:r>
            <w:r>
              <w:instrText>HYPERLINK \l "_Toc465516"</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3.3.1.1</w:t>
            </w:r>
            <w:r>
              <w:rPr>
                <w:rFonts w:asciiTheme="minorHAnsi" w:eastAsiaTheme="minorEastAsia" w:hAnsiTheme="minorHAnsi" w:cstheme="minorBidi"/>
                <w:iCs w:val="0"/>
                <w:szCs w:val="22"/>
                <w:lang w:val="en-US" w:eastAsia="en-US"/>
              </w:rPr>
              <w:tab/>
            </w:r>
            <w:r w:rsidRPr="005D12C3">
              <w:rPr>
                <w:rStyle w:val="Hyperlink"/>
              </w:rPr>
              <w:t>Regole di compilazione per la Busta di trasmissione</w:t>
            </w:r>
            <w:r>
              <w:rPr>
                <w:webHidden/>
              </w:rPr>
              <w:tab/>
            </w:r>
            <w:r>
              <w:rPr>
                <w:webHidden/>
              </w:rPr>
              <w:fldChar w:fldCharType="begin"/>
            </w:r>
            <w:r>
              <w:rPr>
                <w:webHidden/>
              </w:rPr>
              <w:instrText xml:space="preserve"> PAGEREF _Toc465516 \h </w:instrText>
            </w:r>
            <w:r>
              <w:rPr>
                <w:webHidden/>
              </w:rPr>
            </w:r>
          </w:ins>
          <w:r>
            <w:rPr>
              <w:webHidden/>
            </w:rPr>
            <w:fldChar w:fldCharType="separate"/>
          </w:r>
          <w:ins w:id="122" w:author="Cernigliaro, Giuseppe (IT - Bologna)" w:date="2019-02-07T20:53:00Z">
            <w:r>
              <w:rPr>
                <w:webHidden/>
              </w:rPr>
              <w:t>66</w:t>
            </w:r>
            <w:r>
              <w:rPr>
                <w:webHidden/>
              </w:rPr>
              <w:fldChar w:fldCharType="end"/>
            </w:r>
            <w:r w:rsidRPr="005D12C3">
              <w:rPr>
                <w:rStyle w:val="Hyperlink"/>
              </w:rPr>
              <w:fldChar w:fldCharType="end"/>
            </w:r>
          </w:ins>
        </w:p>
        <w:p w14:paraId="1F2AB091" w14:textId="61CB3837" w:rsidR="004A592B" w:rsidRDefault="004A592B">
          <w:pPr>
            <w:pStyle w:val="TOC4"/>
            <w:tabs>
              <w:tab w:val="left" w:pos="1418"/>
            </w:tabs>
            <w:rPr>
              <w:ins w:id="123" w:author="Cernigliaro, Giuseppe (IT - Bologna)" w:date="2019-02-07T20:53:00Z"/>
              <w:rFonts w:asciiTheme="minorHAnsi" w:eastAsiaTheme="minorEastAsia" w:hAnsiTheme="minorHAnsi" w:cstheme="minorBidi"/>
              <w:iCs w:val="0"/>
              <w:szCs w:val="22"/>
              <w:lang w:val="en-US" w:eastAsia="en-US"/>
            </w:rPr>
          </w:pPr>
          <w:ins w:id="124" w:author="Cernigliaro, Giuseppe (IT - Bologna)" w:date="2019-02-07T20:53:00Z">
            <w:r w:rsidRPr="005D12C3">
              <w:rPr>
                <w:rStyle w:val="Hyperlink"/>
              </w:rPr>
              <w:fldChar w:fldCharType="begin"/>
            </w:r>
            <w:r w:rsidRPr="005D12C3">
              <w:rPr>
                <w:rStyle w:val="Hyperlink"/>
              </w:rPr>
              <w:instrText xml:space="preserve"> </w:instrText>
            </w:r>
            <w:r>
              <w:instrText>HYPERLINK \l "_Toc465517"</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3.3.1.2</w:t>
            </w:r>
            <w:r>
              <w:rPr>
                <w:rFonts w:asciiTheme="minorHAnsi" w:eastAsiaTheme="minorEastAsia" w:hAnsiTheme="minorHAnsi" w:cstheme="minorBidi"/>
                <w:iCs w:val="0"/>
                <w:szCs w:val="22"/>
                <w:lang w:val="en-US" w:eastAsia="en-US"/>
              </w:rPr>
              <w:tab/>
            </w:r>
            <w:r w:rsidRPr="005D12C3">
              <w:rPr>
                <w:rStyle w:val="Hyperlink"/>
              </w:rPr>
              <w:t>Regole di compilazione per i Documenti</w:t>
            </w:r>
            <w:r>
              <w:rPr>
                <w:webHidden/>
              </w:rPr>
              <w:tab/>
            </w:r>
            <w:r>
              <w:rPr>
                <w:webHidden/>
              </w:rPr>
              <w:fldChar w:fldCharType="begin"/>
            </w:r>
            <w:r>
              <w:rPr>
                <w:webHidden/>
              </w:rPr>
              <w:instrText xml:space="preserve"> PAGEREF _Toc465517 \h </w:instrText>
            </w:r>
            <w:r>
              <w:rPr>
                <w:webHidden/>
              </w:rPr>
            </w:r>
          </w:ins>
          <w:r>
            <w:rPr>
              <w:webHidden/>
            </w:rPr>
            <w:fldChar w:fldCharType="separate"/>
          </w:r>
          <w:ins w:id="125" w:author="Cernigliaro, Giuseppe (IT - Bologna)" w:date="2019-02-07T20:53:00Z">
            <w:r>
              <w:rPr>
                <w:webHidden/>
              </w:rPr>
              <w:t>71</w:t>
            </w:r>
            <w:r>
              <w:rPr>
                <w:webHidden/>
              </w:rPr>
              <w:fldChar w:fldCharType="end"/>
            </w:r>
            <w:r w:rsidRPr="005D12C3">
              <w:rPr>
                <w:rStyle w:val="Hyperlink"/>
              </w:rPr>
              <w:fldChar w:fldCharType="end"/>
            </w:r>
          </w:ins>
        </w:p>
        <w:p w14:paraId="43C4650C" w14:textId="559BCE1B" w:rsidR="004A592B" w:rsidRDefault="004A592B">
          <w:pPr>
            <w:pStyle w:val="TOC3"/>
            <w:rPr>
              <w:ins w:id="126" w:author="Cernigliaro, Giuseppe (IT - Bologna)" w:date="2019-02-07T20:53:00Z"/>
              <w:rFonts w:asciiTheme="minorHAnsi" w:eastAsiaTheme="minorEastAsia" w:hAnsiTheme="minorHAnsi" w:cstheme="minorBidi"/>
              <w:smallCaps w:val="0"/>
              <w:szCs w:val="22"/>
              <w:lang w:val="en-US" w:eastAsia="en-US"/>
            </w:rPr>
          </w:pPr>
          <w:ins w:id="127" w:author="Cernigliaro, Giuseppe (IT - Bologna)" w:date="2019-02-07T20:53:00Z">
            <w:r w:rsidRPr="005D12C3">
              <w:rPr>
                <w:rStyle w:val="Hyperlink"/>
              </w:rPr>
              <w:fldChar w:fldCharType="begin"/>
            </w:r>
            <w:r w:rsidRPr="005D12C3">
              <w:rPr>
                <w:rStyle w:val="Hyperlink"/>
              </w:rPr>
              <w:instrText xml:space="preserve"> </w:instrText>
            </w:r>
            <w:r>
              <w:instrText>HYPERLINK \l "_Toc465518"</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3.3.2</w:t>
            </w:r>
            <w:r>
              <w:rPr>
                <w:rFonts w:asciiTheme="minorHAnsi" w:eastAsiaTheme="minorEastAsia" w:hAnsiTheme="minorHAnsi" w:cstheme="minorBidi"/>
                <w:smallCaps w:val="0"/>
                <w:szCs w:val="22"/>
                <w:lang w:val="en-US" w:eastAsia="en-US"/>
              </w:rPr>
              <w:tab/>
            </w:r>
            <w:r w:rsidRPr="005D12C3">
              <w:rPr>
                <w:rStyle w:val="Hyperlink"/>
              </w:rPr>
              <w:t>Regole di compilazione per le Notifiche</w:t>
            </w:r>
            <w:r>
              <w:rPr>
                <w:webHidden/>
              </w:rPr>
              <w:tab/>
            </w:r>
            <w:r>
              <w:rPr>
                <w:webHidden/>
              </w:rPr>
              <w:fldChar w:fldCharType="begin"/>
            </w:r>
            <w:r>
              <w:rPr>
                <w:webHidden/>
              </w:rPr>
              <w:instrText xml:space="preserve"> PAGEREF _Toc465518 \h </w:instrText>
            </w:r>
            <w:r>
              <w:rPr>
                <w:webHidden/>
              </w:rPr>
            </w:r>
          </w:ins>
          <w:r>
            <w:rPr>
              <w:webHidden/>
            </w:rPr>
            <w:fldChar w:fldCharType="separate"/>
          </w:r>
          <w:ins w:id="128" w:author="Cernigliaro, Giuseppe (IT - Bologna)" w:date="2019-02-07T20:53:00Z">
            <w:r>
              <w:rPr>
                <w:webHidden/>
              </w:rPr>
              <w:t>72</w:t>
            </w:r>
            <w:r>
              <w:rPr>
                <w:webHidden/>
              </w:rPr>
              <w:fldChar w:fldCharType="end"/>
            </w:r>
            <w:r w:rsidRPr="005D12C3">
              <w:rPr>
                <w:rStyle w:val="Hyperlink"/>
              </w:rPr>
              <w:fldChar w:fldCharType="end"/>
            </w:r>
          </w:ins>
        </w:p>
        <w:p w14:paraId="60655AF1" w14:textId="10A87556" w:rsidR="004A592B" w:rsidRDefault="004A592B">
          <w:pPr>
            <w:pStyle w:val="TOC2"/>
            <w:rPr>
              <w:ins w:id="129" w:author="Cernigliaro, Giuseppe (IT - Bologna)" w:date="2019-02-07T20:53:00Z"/>
              <w:rFonts w:asciiTheme="minorHAnsi" w:eastAsiaTheme="minorEastAsia" w:hAnsiTheme="minorHAnsi" w:cstheme="minorBidi"/>
              <w:b w:val="0"/>
              <w:bCs w:val="0"/>
              <w:caps w:val="0"/>
              <w:szCs w:val="22"/>
              <w:lang w:val="en-US" w:eastAsia="en-US"/>
            </w:rPr>
          </w:pPr>
          <w:ins w:id="130" w:author="Cernigliaro, Giuseppe (IT - Bologna)" w:date="2019-02-07T20:53:00Z">
            <w:r w:rsidRPr="005D12C3">
              <w:rPr>
                <w:rStyle w:val="Hyperlink"/>
              </w:rPr>
              <w:fldChar w:fldCharType="begin"/>
            </w:r>
            <w:r w:rsidRPr="005D12C3">
              <w:rPr>
                <w:rStyle w:val="Hyperlink"/>
              </w:rPr>
              <w:instrText xml:space="preserve"> </w:instrText>
            </w:r>
            <w:r>
              <w:instrText>HYPERLINK \l "_Toc465519"</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3.4</w:t>
            </w:r>
            <w:r>
              <w:rPr>
                <w:rFonts w:asciiTheme="minorHAnsi" w:eastAsiaTheme="minorEastAsia" w:hAnsiTheme="minorHAnsi" w:cstheme="minorBidi"/>
                <w:b w:val="0"/>
                <w:bCs w:val="0"/>
                <w:caps w:val="0"/>
                <w:szCs w:val="22"/>
                <w:lang w:val="en-US" w:eastAsia="en-US"/>
              </w:rPr>
              <w:tab/>
            </w:r>
            <w:r w:rsidRPr="005D12C3">
              <w:rPr>
                <w:rStyle w:val="Hyperlink"/>
              </w:rPr>
              <w:t>Controlli effettuati da NSO</w:t>
            </w:r>
            <w:r>
              <w:rPr>
                <w:webHidden/>
              </w:rPr>
              <w:tab/>
            </w:r>
            <w:r>
              <w:rPr>
                <w:webHidden/>
              </w:rPr>
              <w:fldChar w:fldCharType="begin"/>
            </w:r>
            <w:r>
              <w:rPr>
                <w:webHidden/>
              </w:rPr>
              <w:instrText xml:space="preserve"> PAGEREF _Toc465519 \h </w:instrText>
            </w:r>
            <w:r>
              <w:rPr>
                <w:webHidden/>
              </w:rPr>
            </w:r>
          </w:ins>
          <w:r>
            <w:rPr>
              <w:webHidden/>
            </w:rPr>
            <w:fldChar w:fldCharType="separate"/>
          </w:r>
          <w:ins w:id="131" w:author="Cernigliaro, Giuseppe (IT - Bologna)" w:date="2019-02-07T20:53:00Z">
            <w:r>
              <w:rPr>
                <w:webHidden/>
              </w:rPr>
              <w:t>75</w:t>
            </w:r>
            <w:r>
              <w:rPr>
                <w:webHidden/>
              </w:rPr>
              <w:fldChar w:fldCharType="end"/>
            </w:r>
            <w:r w:rsidRPr="005D12C3">
              <w:rPr>
                <w:rStyle w:val="Hyperlink"/>
              </w:rPr>
              <w:fldChar w:fldCharType="end"/>
            </w:r>
          </w:ins>
        </w:p>
        <w:p w14:paraId="2B5ECABC" w14:textId="1E7F83D5" w:rsidR="004A592B" w:rsidRDefault="004A592B">
          <w:pPr>
            <w:pStyle w:val="TOC3"/>
            <w:rPr>
              <w:ins w:id="132" w:author="Cernigliaro, Giuseppe (IT - Bologna)" w:date="2019-02-07T20:53:00Z"/>
              <w:rFonts w:asciiTheme="minorHAnsi" w:eastAsiaTheme="minorEastAsia" w:hAnsiTheme="minorHAnsi" w:cstheme="minorBidi"/>
              <w:smallCaps w:val="0"/>
              <w:szCs w:val="22"/>
              <w:lang w:val="en-US" w:eastAsia="en-US"/>
            </w:rPr>
          </w:pPr>
          <w:ins w:id="133" w:author="Cernigliaro, Giuseppe (IT - Bologna)" w:date="2019-02-07T20:53:00Z">
            <w:r w:rsidRPr="005D12C3">
              <w:rPr>
                <w:rStyle w:val="Hyperlink"/>
              </w:rPr>
              <w:fldChar w:fldCharType="begin"/>
            </w:r>
            <w:r w:rsidRPr="005D12C3">
              <w:rPr>
                <w:rStyle w:val="Hyperlink"/>
              </w:rPr>
              <w:instrText xml:space="preserve"> </w:instrText>
            </w:r>
            <w:r>
              <w:instrText>HYPERLINK \l "_Toc465520"</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3.4.1</w:t>
            </w:r>
            <w:r>
              <w:rPr>
                <w:rFonts w:asciiTheme="minorHAnsi" w:eastAsiaTheme="minorEastAsia" w:hAnsiTheme="minorHAnsi" w:cstheme="minorBidi"/>
                <w:smallCaps w:val="0"/>
                <w:szCs w:val="22"/>
                <w:lang w:val="en-US" w:eastAsia="en-US"/>
              </w:rPr>
              <w:tab/>
            </w:r>
            <w:r w:rsidRPr="005D12C3">
              <w:rPr>
                <w:rStyle w:val="Hyperlink"/>
              </w:rPr>
              <w:t>Verifica della nomenclatura e dell’unicità del Messaggio</w:t>
            </w:r>
            <w:r>
              <w:rPr>
                <w:webHidden/>
              </w:rPr>
              <w:tab/>
            </w:r>
            <w:r>
              <w:rPr>
                <w:webHidden/>
              </w:rPr>
              <w:fldChar w:fldCharType="begin"/>
            </w:r>
            <w:r>
              <w:rPr>
                <w:webHidden/>
              </w:rPr>
              <w:instrText xml:space="preserve"> PAGEREF _Toc465520 \h </w:instrText>
            </w:r>
            <w:r>
              <w:rPr>
                <w:webHidden/>
              </w:rPr>
            </w:r>
          </w:ins>
          <w:r>
            <w:rPr>
              <w:webHidden/>
            </w:rPr>
            <w:fldChar w:fldCharType="separate"/>
          </w:r>
          <w:ins w:id="134" w:author="Cernigliaro, Giuseppe (IT - Bologna)" w:date="2019-02-07T20:53:00Z">
            <w:r>
              <w:rPr>
                <w:webHidden/>
              </w:rPr>
              <w:t>76</w:t>
            </w:r>
            <w:r>
              <w:rPr>
                <w:webHidden/>
              </w:rPr>
              <w:fldChar w:fldCharType="end"/>
            </w:r>
            <w:r w:rsidRPr="005D12C3">
              <w:rPr>
                <w:rStyle w:val="Hyperlink"/>
              </w:rPr>
              <w:fldChar w:fldCharType="end"/>
            </w:r>
          </w:ins>
        </w:p>
        <w:p w14:paraId="6E945973" w14:textId="6B817DAC" w:rsidR="004A592B" w:rsidRDefault="004A592B">
          <w:pPr>
            <w:pStyle w:val="TOC3"/>
            <w:rPr>
              <w:ins w:id="135" w:author="Cernigliaro, Giuseppe (IT - Bologna)" w:date="2019-02-07T20:53:00Z"/>
              <w:rFonts w:asciiTheme="minorHAnsi" w:eastAsiaTheme="minorEastAsia" w:hAnsiTheme="minorHAnsi" w:cstheme="minorBidi"/>
              <w:smallCaps w:val="0"/>
              <w:szCs w:val="22"/>
              <w:lang w:val="en-US" w:eastAsia="en-US"/>
            </w:rPr>
          </w:pPr>
          <w:ins w:id="136" w:author="Cernigliaro, Giuseppe (IT - Bologna)" w:date="2019-02-07T20:53:00Z">
            <w:r w:rsidRPr="005D12C3">
              <w:rPr>
                <w:rStyle w:val="Hyperlink"/>
              </w:rPr>
              <w:fldChar w:fldCharType="begin"/>
            </w:r>
            <w:r w:rsidRPr="005D12C3">
              <w:rPr>
                <w:rStyle w:val="Hyperlink"/>
              </w:rPr>
              <w:instrText xml:space="preserve"> </w:instrText>
            </w:r>
            <w:r>
              <w:instrText>HYPERLINK \l "_Toc465521"</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3.4.2</w:t>
            </w:r>
            <w:r>
              <w:rPr>
                <w:rFonts w:asciiTheme="minorHAnsi" w:eastAsiaTheme="minorEastAsia" w:hAnsiTheme="minorHAnsi" w:cstheme="minorBidi"/>
                <w:smallCaps w:val="0"/>
                <w:szCs w:val="22"/>
                <w:lang w:val="en-US" w:eastAsia="en-US"/>
              </w:rPr>
              <w:tab/>
            </w:r>
            <w:r w:rsidRPr="005D12C3">
              <w:rPr>
                <w:rStyle w:val="Hyperlink"/>
              </w:rPr>
              <w:t>Verifica della dimensione del Messaggio</w:t>
            </w:r>
            <w:r>
              <w:rPr>
                <w:webHidden/>
              </w:rPr>
              <w:tab/>
            </w:r>
            <w:r>
              <w:rPr>
                <w:webHidden/>
              </w:rPr>
              <w:fldChar w:fldCharType="begin"/>
            </w:r>
            <w:r>
              <w:rPr>
                <w:webHidden/>
              </w:rPr>
              <w:instrText xml:space="preserve"> PAGEREF _Toc465521 \h </w:instrText>
            </w:r>
            <w:r>
              <w:rPr>
                <w:webHidden/>
              </w:rPr>
            </w:r>
          </w:ins>
          <w:r>
            <w:rPr>
              <w:webHidden/>
            </w:rPr>
            <w:fldChar w:fldCharType="separate"/>
          </w:r>
          <w:ins w:id="137" w:author="Cernigliaro, Giuseppe (IT - Bologna)" w:date="2019-02-07T20:53:00Z">
            <w:r>
              <w:rPr>
                <w:webHidden/>
              </w:rPr>
              <w:t>76</w:t>
            </w:r>
            <w:r>
              <w:rPr>
                <w:webHidden/>
              </w:rPr>
              <w:fldChar w:fldCharType="end"/>
            </w:r>
            <w:r w:rsidRPr="005D12C3">
              <w:rPr>
                <w:rStyle w:val="Hyperlink"/>
              </w:rPr>
              <w:fldChar w:fldCharType="end"/>
            </w:r>
          </w:ins>
        </w:p>
        <w:p w14:paraId="4C3871BC" w14:textId="7A7635D4" w:rsidR="004A592B" w:rsidRDefault="004A592B">
          <w:pPr>
            <w:pStyle w:val="TOC3"/>
            <w:rPr>
              <w:ins w:id="138" w:author="Cernigliaro, Giuseppe (IT - Bologna)" w:date="2019-02-07T20:53:00Z"/>
              <w:rFonts w:asciiTheme="minorHAnsi" w:eastAsiaTheme="minorEastAsia" w:hAnsiTheme="minorHAnsi" w:cstheme="minorBidi"/>
              <w:smallCaps w:val="0"/>
              <w:szCs w:val="22"/>
              <w:lang w:val="en-US" w:eastAsia="en-US"/>
            </w:rPr>
          </w:pPr>
          <w:ins w:id="139" w:author="Cernigliaro, Giuseppe (IT - Bologna)" w:date="2019-02-07T20:53:00Z">
            <w:r w:rsidRPr="005D12C3">
              <w:rPr>
                <w:rStyle w:val="Hyperlink"/>
              </w:rPr>
              <w:fldChar w:fldCharType="begin"/>
            </w:r>
            <w:r w:rsidRPr="005D12C3">
              <w:rPr>
                <w:rStyle w:val="Hyperlink"/>
              </w:rPr>
              <w:instrText xml:space="preserve"> </w:instrText>
            </w:r>
            <w:r>
              <w:instrText>HYPERLINK \l "_Toc465522"</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3.4.3</w:t>
            </w:r>
            <w:r>
              <w:rPr>
                <w:rFonts w:asciiTheme="minorHAnsi" w:eastAsiaTheme="minorEastAsia" w:hAnsiTheme="minorHAnsi" w:cstheme="minorBidi"/>
                <w:smallCaps w:val="0"/>
                <w:szCs w:val="22"/>
                <w:lang w:val="en-US" w:eastAsia="en-US"/>
              </w:rPr>
              <w:tab/>
            </w:r>
            <w:r w:rsidRPr="005D12C3">
              <w:rPr>
                <w:rStyle w:val="Hyperlink"/>
              </w:rPr>
              <w:t>Verifica dell’integrità e del formato del Messaggio</w:t>
            </w:r>
            <w:r>
              <w:rPr>
                <w:webHidden/>
              </w:rPr>
              <w:tab/>
            </w:r>
            <w:r>
              <w:rPr>
                <w:webHidden/>
              </w:rPr>
              <w:fldChar w:fldCharType="begin"/>
            </w:r>
            <w:r>
              <w:rPr>
                <w:webHidden/>
              </w:rPr>
              <w:instrText xml:space="preserve"> PAGEREF _Toc465522 \h </w:instrText>
            </w:r>
            <w:r>
              <w:rPr>
                <w:webHidden/>
              </w:rPr>
            </w:r>
          </w:ins>
          <w:r>
            <w:rPr>
              <w:webHidden/>
            </w:rPr>
            <w:fldChar w:fldCharType="separate"/>
          </w:r>
          <w:ins w:id="140" w:author="Cernigliaro, Giuseppe (IT - Bologna)" w:date="2019-02-07T20:53:00Z">
            <w:r>
              <w:rPr>
                <w:webHidden/>
              </w:rPr>
              <w:t>76</w:t>
            </w:r>
            <w:r>
              <w:rPr>
                <w:webHidden/>
              </w:rPr>
              <w:fldChar w:fldCharType="end"/>
            </w:r>
            <w:r w:rsidRPr="005D12C3">
              <w:rPr>
                <w:rStyle w:val="Hyperlink"/>
              </w:rPr>
              <w:fldChar w:fldCharType="end"/>
            </w:r>
          </w:ins>
        </w:p>
        <w:p w14:paraId="2C7014F0" w14:textId="792BFCCF" w:rsidR="004A592B" w:rsidRDefault="004A592B">
          <w:pPr>
            <w:pStyle w:val="TOC3"/>
            <w:rPr>
              <w:ins w:id="141" w:author="Cernigliaro, Giuseppe (IT - Bologna)" w:date="2019-02-07T20:53:00Z"/>
              <w:rFonts w:asciiTheme="minorHAnsi" w:eastAsiaTheme="minorEastAsia" w:hAnsiTheme="minorHAnsi" w:cstheme="minorBidi"/>
              <w:smallCaps w:val="0"/>
              <w:szCs w:val="22"/>
              <w:lang w:val="en-US" w:eastAsia="en-US"/>
            </w:rPr>
          </w:pPr>
          <w:ins w:id="142" w:author="Cernigliaro, Giuseppe (IT - Bologna)" w:date="2019-02-07T20:53:00Z">
            <w:r w:rsidRPr="005D12C3">
              <w:rPr>
                <w:rStyle w:val="Hyperlink"/>
              </w:rPr>
              <w:fldChar w:fldCharType="begin"/>
            </w:r>
            <w:r w:rsidRPr="005D12C3">
              <w:rPr>
                <w:rStyle w:val="Hyperlink"/>
              </w:rPr>
              <w:instrText xml:space="preserve"> </w:instrText>
            </w:r>
            <w:r>
              <w:instrText>HYPERLINK \l "_Toc465523"</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3.4.4</w:t>
            </w:r>
            <w:r>
              <w:rPr>
                <w:rFonts w:asciiTheme="minorHAnsi" w:eastAsiaTheme="minorEastAsia" w:hAnsiTheme="minorHAnsi" w:cstheme="minorBidi"/>
                <w:smallCaps w:val="0"/>
                <w:szCs w:val="22"/>
                <w:lang w:val="en-US" w:eastAsia="en-US"/>
              </w:rPr>
              <w:tab/>
            </w:r>
            <w:r w:rsidRPr="005D12C3">
              <w:rPr>
                <w:rStyle w:val="Hyperlink"/>
              </w:rPr>
              <w:t>Ulteriori verifiche sulla Busta di trasmissione</w:t>
            </w:r>
            <w:r>
              <w:rPr>
                <w:webHidden/>
              </w:rPr>
              <w:tab/>
            </w:r>
            <w:r>
              <w:rPr>
                <w:webHidden/>
              </w:rPr>
              <w:fldChar w:fldCharType="begin"/>
            </w:r>
            <w:r>
              <w:rPr>
                <w:webHidden/>
              </w:rPr>
              <w:instrText xml:space="preserve"> PAGEREF _Toc465523 \h </w:instrText>
            </w:r>
            <w:r>
              <w:rPr>
                <w:webHidden/>
              </w:rPr>
            </w:r>
          </w:ins>
          <w:r>
            <w:rPr>
              <w:webHidden/>
            </w:rPr>
            <w:fldChar w:fldCharType="separate"/>
          </w:r>
          <w:ins w:id="143" w:author="Cernigliaro, Giuseppe (IT - Bologna)" w:date="2019-02-07T20:53:00Z">
            <w:r>
              <w:rPr>
                <w:webHidden/>
              </w:rPr>
              <w:t>77</w:t>
            </w:r>
            <w:r>
              <w:rPr>
                <w:webHidden/>
              </w:rPr>
              <w:fldChar w:fldCharType="end"/>
            </w:r>
            <w:r w:rsidRPr="005D12C3">
              <w:rPr>
                <w:rStyle w:val="Hyperlink"/>
              </w:rPr>
              <w:fldChar w:fldCharType="end"/>
            </w:r>
          </w:ins>
        </w:p>
        <w:p w14:paraId="62DFF448" w14:textId="3460C8BC" w:rsidR="004A592B" w:rsidRDefault="004A592B">
          <w:pPr>
            <w:pStyle w:val="TOC3"/>
            <w:rPr>
              <w:ins w:id="144" w:author="Cernigliaro, Giuseppe (IT - Bologna)" w:date="2019-02-07T20:53:00Z"/>
              <w:rFonts w:asciiTheme="minorHAnsi" w:eastAsiaTheme="minorEastAsia" w:hAnsiTheme="minorHAnsi" w:cstheme="minorBidi"/>
              <w:smallCaps w:val="0"/>
              <w:szCs w:val="22"/>
              <w:lang w:val="en-US" w:eastAsia="en-US"/>
            </w:rPr>
          </w:pPr>
          <w:ins w:id="145" w:author="Cernigliaro, Giuseppe (IT - Bologna)" w:date="2019-02-07T20:53:00Z">
            <w:r w:rsidRPr="005D12C3">
              <w:rPr>
                <w:rStyle w:val="Hyperlink"/>
              </w:rPr>
              <w:fldChar w:fldCharType="begin"/>
            </w:r>
            <w:r w:rsidRPr="005D12C3">
              <w:rPr>
                <w:rStyle w:val="Hyperlink"/>
              </w:rPr>
              <w:instrText xml:space="preserve"> </w:instrText>
            </w:r>
            <w:r>
              <w:instrText>HYPERLINK \l "_Toc465524"</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3.4.5</w:t>
            </w:r>
            <w:r>
              <w:rPr>
                <w:rFonts w:asciiTheme="minorHAnsi" w:eastAsiaTheme="minorEastAsia" w:hAnsiTheme="minorHAnsi" w:cstheme="minorBidi"/>
                <w:smallCaps w:val="0"/>
                <w:szCs w:val="22"/>
                <w:lang w:val="en-US" w:eastAsia="en-US"/>
              </w:rPr>
              <w:tab/>
            </w:r>
            <w:r w:rsidRPr="005D12C3">
              <w:rPr>
                <w:rStyle w:val="Hyperlink"/>
              </w:rPr>
              <w:t>Ulteriori verifiche sul Documento</w:t>
            </w:r>
            <w:r>
              <w:rPr>
                <w:webHidden/>
              </w:rPr>
              <w:tab/>
            </w:r>
            <w:r>
              <w:rPr>
                <w:webHidden/>
              </w:rPr>
              <w:fldChar w:fldCharType="begin"/>
            </w:r>
            <w:r>
              <w:rPr>
                <w:webHidden/>
              </w:rPr>
              <w:instrText xml:space="preserve"> PAGEREF _Toc465524 \h </w:instrText>
            </w:r>
            <w:r>
              <w:rPr>
                <w:webHidden/>
              </w:rPr>
            </w:r>
          </w:ins>
          <w:r>
            <w:rPr>
              <w:webHidden/>
            </w:rPr>
            <w:fldChar w:fldCharType="separate"/>
          </w:r>
          <w:ins w:id="146" w:author="Cernigliaro, Giuseppe (IT - Bologna)" w:date="2019-02-07T20:53:00Z">
            <w:r>
              <w:rPr>
                <w:webHidden/>
              </w:rPr>
              <w:t>77</w:t>
            </w:r>
            <w:r>
              <w:rPr>
                <w:webHidden/>
              </w:rPr>
              <w:fldChar w:fldCharType="end"/>
            </w:r>
            <w:r w:rsidRPr="005D12C3">
              <w:rPr>
                <w:rStyle w:val="Hyperlink"/>
              </w:rPr>
              <w:fldChar w:fldCharType="end"/>
            </w:r>
          </w:ins>
        </w:p>
        <w:p w14:paraId="44AB57BB" w14:textId="7EC6AADB" w:rsidR="004A592B" w:rsidRDefault="004A592B">
          <w:pPr>
            <w:pStyle w:val="TOC3"/>
            <w:rPr>
              <w:ins w:id="147" w:author="Cernigliaro, Giuseppe (IT - Bologna)" w:date="2019-02-07T20:53:00Z"/>
              <w:rFonts w:asciiTheme="minorHAnsi" w:eastAsiaTheme="minorEastAsia" w:hAnsiTheme="minorHAnsi" w:cstheme="minorBidi"/>
              <w:smallCaps w:val="0"/>
              <w:szCs w:val="22"/>
              <w:lang w:val="en-US" w:eastAsia="en-US"/>
            </w:rPr>
          </w:pPr>
          <w:ins w:id="148" w:author="Cernigliaro, Giuseppe (IT - Bologna)" w:date="2019-02-07T20:53:00Z">
            <w:r w:rsidRPr="005D12C3">
              <w:rPr>
                <w:rStyle w:val="Hyperlink"/>
              </w:rPr>
              <w:fldChar w:fldCharType="begin"/>
            </w:r>
            <w:r w:rsidRPr="005D12C3">
              <w:rPr>
                <w:rStyle w:val="Hyperlink"/>
              </w:rPr>
              <w:instrText xml:space="preserve"> </w:instrText>
            </w:r>
            <w:r>
              <w:instrText>HYPERLINK \l "_Toc465525"</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3.4.6</w:t>
            </w:r>
            <w:r>
              <w:rPr>
                <w:rFonts w:asciiTheme="minorHAnsi" w:eastAsiaTheme="minorEastAsia" w:hAnsiTheme="minorHAnsi" w:cstheme="minorBidi"/>
                <w:smallCaps w:val="0"/>
                <w:szCs w:val="22"/>
                <w:lang w:val="en-US" w:eastAsia="en-US"/>
              </w:rPr>
              <w:tab/>
            </w:r>
            <w:r w:rsidRPr="005D12C3">
              <w:rPr>
                <w:rStyle w:val="Hyperlink"/>
              </w:rPr>
              <w:t>Verifica dell’unicità del Documento</w:t>
            </w:r>
            <w:r>
              <w:rPr>
                <w:webHidden/>
              </w:rPr>
              <w:tab/>
            </w:r>
            <w:r>
              <w:rPr>
                <w:webHidden/>
              </w:rPr>
              <w:fldChar w:fldCharType="begin"/>
            </w:r>
            <w:r>
              <w:rPr>
                <w:webHidden/>
              </w:rPr>
              <w:instrText xml:space="preserve"> PAGEREF _Toc465525 \h </w:instrText>
            </w:r>
            <w:r>
              <w:rPr>
                <w:webHidden/>
              </w:rPr>
            </w:r>
          </w:ins>
          <w:r>
            <w:rPr>
              <w:webHidden/>
            </w:rPr>
            <w:fldChar w:fldCharType="separate"/>
          </w:r>
          <w:ins w:id="149" w:author="Cernigliaro, Giuseppe (IT - Bologna)" w:date="2019-02-07T20:53:00Z">
            <w:r>
              <w:rPr>
                <w:webHidden/>
              </w:rPr>
              <w:t>77</w:t>
            </w:r>
            <w:r>
              <w:rPr>
                <w:webHidden/>
              </w:rPr>
              <w:fldChar w:fldCharType="end"/>
            </w:r>
            <w:r w:rsidRPr="005D12C3">
              <w:rPr>
                <w:rStyle w:val="Hyperlink"/>
              </w:rPr>
              <w:fldChar w:fldCharType="end"/>
            </w:r>
          </w:ins>
        </w:p>
        <w:p w14:paraId="7C517826" w14:textId="1A1394B6" w:rsidR="004A592B" w:rsidRDefault="004A592B">
          <w:pPr>
            <w:pStyle w:val="TOC1"/>
            <w:rPr>
              <w:ins w:id="150" w:author="Cernigliaro, Giuseppe (IT - Bologna)" w:date="2019-02-07T20:53:00Z"/>
              <w:rFonts w:asciiTheme="minorHAnsi" w:eastAsiaTheme="minorEastAsia" w:hAnsiTheme="minorHAnsi" w:cstheme="minorBidi"/>
              <w:b w:val="0"/>
              <w:bCs w:val="0"/>
              <w:caps w:val="0"/>
              <w:szCs w:val="22"/>
              <w:lang w:val="en-US" w:eastAsia="en-US"/>
            </w:rPr>
          </w:pPr>
          <w:ins w:id="151" w:author="Cernigliaro, Giuseppe (IT - Bologna)" w:date="2019-02-07T20:53:00Z">
            <w:r w:rsidRPr="005D12C3">
              <w:rPr>
                <w:rStyle w:val="Hyperlink"/>
              </w:rPr>
              <w:fldChar w:fldCharType="begin"/>
            </w:r>
            <w:r w:rsidRPr="005D12C3">
              <w:rPr>
                <w:rStyle w:val="Hyperlink"/>
              </w:rPr>
              <w:instrText xml:space="preserve"> </w:instrText>
            </w:r>
            <w:r>
              <w:instrText>HYPERLINK \l "_Toc465526"</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w:t>
            </w:r>
            <w:r>
              <w:rPr>
                <w:rFonts w:asciiTheme="minorHAnsi" w:eastAsiaTheme="minorEastAsia" w:hAnsiTheme="minorHAnsi" w:cstheme="minorBidi"/>
                <w:b w:val="0"/>
                <w:bCs w:val="0"/>
                <w:caps w:val="0"/>
                <w:szCs w:val="22"/>
                <w:lang w:val="en-US" w:eastAsia="en-US"/>
              </w:rPr>
              <w:tab/>
            </w:r>
            <w:r w:rsidRPr="005D12C3">
              <w:rPr>
                <w:rStyle w:val="Hyperlink"/>
              </w:rPr>
              <w:t>Regole tecniche per lo scambio dei file</w:t>
            </w:r>
            <w:r>
              <w:rPr>
                <w:webHidden/>
              </w:rPr>
              <w:tab/>
            </w:r>
            <w:r>
              <w:rPr>
                <w:webHidden/>
              </w:rPr>
              <w:fldChar w:fldCharType="begin"/>
            </w:r>
            <w:r>
              <w:rPr>
                <w:webHidden/>
              </w:rPr>
              <w:instrText xml:space="preserve"> PAGEREF _Toc465526 \h </w:instrText>
            </w:r>
            <w:r>
              <w:rPr>
                <w:webHidden/>
              </w:rPr>
            </w:r>
          </w:ins>
          <w:r>
            <w:rPr>
              <w:webHidden/>
            </w:rPr>
            <w:fldChar w:fldCharType="separate"/>
          </w:r>
          <w:ins w:id="152" w:author="Cernigliaro, Giuseppe (IT - Bologna)" w:date="2019-02-07T20:53:00Z">
            <w:r>
              <w:rPr>
                <w:webHidden/>
              </w:rPr>
              <w:t>78</w:t>
            </w:r>
            <w:r>
              <w:rPr>
                <w:webHidden/>
              </w:rPr>
              <w:fldChar w:fldCharType="end"/>
            </w:r>
            <w:r w:rsidRPr="005D12C3">
              <w:rPr>
                <w:rStyle w:val="Hyperlink"/>
              </w:rPr>
              <w:fldChar w:fldCharType="end"/>
            </w:r>
          </w:ins>
        </w:p>
        <w:p w14:paraId="5C7B3420" w14:textId="5BD6A53F" w:rsidR="004A592B" w:rsidRDefault="004A592B">
          <w:pPr>
            <w:pStyle w:val="TOC2"/>
            <w:rPr>
              <w:ins w:id="153" w:author="Cernigliaro, Giuseppe (IT - Bologna)" w:date="2019-02-07T20:53:00Z"/>
              <w:rFonts w:asciiTheme="minorHAnsi" w:eastAsiaTheme="minorEastAsia" w:hAnsiTheme="minorHAnsi" w:cstheme="minorBidi"/>
              <w:b w:val="0"/>
              <w:bCs w:val="0"/>
              <w:caps w:val="0"/>
              <w:szCs w:val="22"/>
              <w:lang w:val="en-US" w:eastAsia="en-US"/>
            </w:rPr>
          </w:pPr>
          <w:ins w:id="154" w:author="Cernigliaro, Giuseppe (IT - Bologna)" w:date="2019-02-07T20:53:00Z">
            <w:r w:rsidRPr="005D12C3">
              <w:rPr>
                <w:rStyle w:val="Hyperlink"/>
              </w:rPr>
              <w:fldChar w:fldCharType="begin"/>
            </w:r>
            <w:r w:rsidRPr="005D12C3">
              <w:rPr>
                <w:rStyle w:val="Hyperlink"/>
              </w:rPr>
              <w:instrText xml:space="preserve"> </w:instrText>
            </w:r>
            <w:r>
              <w:instrText>HYPERLINK \l "_Toc465527"</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4.1</w:t>
            </w:r>
            <w:r>
              <w:rPr>
                <w:rFonts w:asciiTheme="minorHAnsi" w:eastAsiaTheme="minorEastAsia" w:hAnsiTheme="minorHAnsi" w:cstheme="minorBidi"/>
                <w:b w:val="0"/>
                <w:bCs w:val="0"/>
                <w:caps w:val="0"/>
                <w:szCs w:val="22"/>
                <w:lang w:val="en-US" w:eastAsia="en-US"/>
              </w:rPr>
              <w:tab/>
            </w:r>
            <w:r w:rsidRPr="005D12C3">
              <w:rPr>
                <w:rStyle w:val="Hyperlink"/>
              </w:rPr>
              <w:t>Modalità di trasmissione dei Messaggi a NSO</w:t>
            </w:r>
            <w:r>
              <w:rPr>
                <w:webHidden/>
              </w:rPr>
              <w:tab/>
            </w:r>
            <w:r>
              <w:rPr>
                <w:webHidden/>
              </w:rPr>
              <w:fldChar w:fldCharType="begin"/>
            </w:r>
            <w:r>
              <w:rPr>
                <w:webHidden/>
              </w:rPr>
              <w:instrText xml:space="preserve"> PAGEREF _Toc465527 \h </w:instrText>
            </w:r>
            <w:r>
              <w:rPr>
                <w:webHidden/>
              </w:rPr>
            </w:r>
          </w:ins>
          <w:r>
            <w:rPr>
              <w:webHidden/>
            </w:rPr>
            <w:fldChar w:fldCharType="separate"/>
          </w:r>
          <w:ins w:id="155" w:author="Cernigliaro, Giuseppe (IT - Bologna)" w:date="2019-02-07T20:53:00Z">
            <w:r>
              <w:rPr>
                <w:webHidden/>
              </w:rPr>
              <w:t>78</w:t>
            </w:r>
            <w:r>
              <w:rPr>
                <w:webHidden/>
              </w:rPr>
              <w:fldChar w:fldCharType="end"/>
            </w:r>
            <w:r w:rsidRPr="005D12C3">
              <w:rPr>
                <w:rStyle w:val="Hyperlink"/>
              </w:rPr>
              <w:fldChar w:fldCharType="end"/>
            </w:r>
          </w:ins>
        </w:p>
        <w:p w14:paraId="7D8BA63C" w14:textId="0C7DDAA5" w:rsidR="004A592B" w:rsidRDefault="004A592B">
          <w:pPr>
            <w:pStyle w:val="TOC3"/>
            <w:rPr>
              <w:ins w:id="156" w:author="Cernigliaro, Giuseppe (IT - Bologna)" w:date="2019-02-07T20:53:00Z"/>
              <w:rFonts w:asciiTheme="minorHAnsi" w:eastAsiaTheme="minorEastAsia" w:hAnsiTheme="minorHAnsi" w:cstheme="minorBidi"/>
              <w:smallCaps w:val="0"/>
              <w:szCs w:val="22"/>
              <w:lang w:val="en-US" w:eastAsia="en-US"/>
            </w:rPr>
          </w:pPr>
          <w:ins w:id="157" w:author="Cernigliaro, Giuseppe (IT - Bologna)" w:date="2019-02-07T20:53:00Z">
            <w:r w:rsidRPr="005D12C3">
              <w:rPr>
                <w:rStyle w:val="Hyperlink"/>
              </w:rPr>
              <w:lastRenderedPageBreak/>
              <w:fldChar w:fldCharType="begin"/>
            </w:r>
            <w:r w:rsidRPr="005D12C3">
              <w:rPr>
                <w:rStyle w:val="Hyperlink"/>
              </w:rPr>
              <w:instrText xml:space="preserve"> </w:instrText>
            </w:r>
            <w:r>
              <w:instrText>HYPERLINK \l "_Toc465528"</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4.1.1</w:t>
            </w:r>
            <w:r>
              <w:rPr>
                <w:rFonts w:asciiTheme="minorHAnsi" w:eastAsiaTheme="minorEastAsia" w:hAnsiTheme="minorHAnsi" w:cstheme="minorBidi"/>
                <w:smallCaps w:val="0"/>
                <w:szCs w:val="22"/>
                <w:lang w:val="en-US" w:eastAsia="en-US"/>
              </w:rPr>
              <w:tab/>
            </w:r>
            <w:r w:rsidRPr="005D12C3">
              <w:rPr>
                <w:rStyle w:val="Hyperlink"/>
              </w:rPr>
              <w:t>Posta elettronica certificata (servizio PEC)</w:t>
            </w:r>
            <w:r>
              <w:rPr>
                <w:webHidden/>
              </w:rPr>
              <w:tab/>
            </w:r>
            <w:r>
              <w:rPr>
                <w:webHidden/>
              </w:rPr>
              <w:fldChar w:fldCharType="begin"/>
            </w:r>
            <w:r>
              <w:rPr>
                <w:webHidden/>
              </w:rPr>
              <w:instrText xml:space="preserve"> PAGEREF _Toc465528 \h </w:instrText>
            </w:r>
            <w:r>
              <w:rPr>
                <w:webHidden/>
              </w:rPr>
            </w:r>
          </w:ins>
          <w:r>
            <w:rPr>
              <w:webHidden/>
            </w:rPr>
            <w:fldChar w:fldCharType="separate"/>
          </w:r>
          <w:ins w:id="158" w:author="Cernigliaro, Giuseppe (IT - Bologna)" w:date="2019-02-07T20:53:00Z">
            <w:r>
              <w:rPr>
                <w:webHidden/>
              </w:rPr>
              <w:t>78</w:t>
            </w:r>
            <w:r>
              <w:rPr>
                <w:webHidden/>
              </w:rPr>
              <w:fldChar w:fldCharType="end"/>
            </w:r>
            <w:r w:rsidRPr="005D12C3">
              <w:rPr>
                <w:rStyle w:val="Hyperlink"/>
              </w:rPr>
              <w:fldChar w:fldCharType="end"/>
            </w:r>
          </w:ins>
        </w:p>
        <w:p w14:paraId="71753A3D" w14:textId="3BED9A7B" w:rsidR="004A592B" w:rsidRDefault="004A592B">
          <w:pPr>
            <w:pStyle w:val="TOC3"/>
            <w:rPr>
              <w:ins w:id="159" w:author="Cernigliaro, Giuseppe (IT - Bologna)" w:date="2019-02-07T20:53:00Z"/>
              <w:rFonts w:asciiTheme="minorHAnsi" w:eastAsiaTheme="minorEastAsia" w:hAnsiTheme="minorHAnsi" w:cstheme="minorBidi"/>
              <w:smallCaps w:val="0"/>
              <w:szCs w:val="22"/>
              <w:lang w:val="en-US" w:eastAsia="en-US"/>
            </w:rPr>
          </w:pPr>
          <w:ins w:id="160" w:author="Cernigliaro, Giuseppe (IT - Bologna)" w:date="2019-02-07T20:53:00Z">
            <w:r w:rsidRPr="005D12C3">
              <w:rPr>
                <w:rStyle w:val="Hyperlink"/>
              </w:rPr>
              <w:fldChar w:fldCharType="begin"/>
            </w:r>
            <w:r w:rsidRPr="005D12C3">
              <w:rPr>
                <w:rStyle w:val="Hyperlink"/>
              </w:rPr>
              <w:instrText xml:space="preserve"> </w:instrText>
            </w:r>
            <w:r>
              <w:instrText>HYPERLINK \l "_Toc465529"</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4.1.2</w:t>
            </w:r>
            <w:r>
              <w:rPr>
                <w:rFonts w:asciiTheme="minorHAnsi" w:eastAsiaTheme="minorEastAsia" w:hAnsiTheme="minorHAnsi" w:cstheme="minorBidi"/>
                <w:smallCaps w:val="0"/>
                <w:szCs w:val="22"/>
                <w:lang w:val="en-US" w:eastAsia="en-US"/>
              </w:rPr>
              <w:tab/>
            </w:r>
            <w:r w:rsidRPr="005D12C3">
              <w:rPr>
                <w:rStyle w:val="Hyperlink"/>
              </w:rPr>
              <w:t>Cooperazione applicativa su rete Internet (servizio SdICoop – Trasmissione)</w:t>
            </w:r>
            <w:r>
              <w:rPr>
                <w:webHidden/>
              </w:rPr>
              <w:tab/>
            </w:r>
            <w:r>
              <w:rPr>
                <w:webHidden/>
              </w:rPr>
              <w:fldChar w:fldCharType="begin"/>
            </w:r>
            <w:r>
              <w:rPr>
                <w:webHidden/>
              </w:rPr>
              <w:instrText xml:space="preserve"> PAGEREF _Toc465529 \h </w:instrText>
            </w:r>
            <w:r>
              <w:rPr>
                <w:webHidden/>
              </w:rPr>
            </w:r>
          </w:ins>
          <w:r>
            <w:rPr>
              <w:webHidden/>
            </w:rPr>
            <w:fldChar w:fldCharType="separate"/>
          </w:r>
          <w:ins w:id="161" w:author="Cernigliaro, Giuseppe (IT - Bologna)" w:date="2019-02-07T20:53:00Z">
            <w:r>
              <w:rPr>
                <w:webHidden/>
              </w:rPr>
              <w:t>79</w:t>
            </w:r>
            <w:r>
              <w:rPr>
                <w:webHidden/>
              </w:rPr>
              <w:fldChar w:fldCharType="end"/>
            </w:r>
            <w:r w:rsidRPr="005D12C3">
              <w:rPr>
                <w:rStyle w:val="Hyperlink"/>
              </w:rPr>
              <w:fldChar w:fldCharType="end"/>
            </w:r>
          </w:ins>
        </w:p>
        <w:p w14:paraId="39482C79" w14:textId="730F49A0" w:rsidR="004A592B" w:rsidRDefault="004A592B">
          <w:pPr>
            <w:pStyle w:val="TOC3"/>
            <w:rPr>
              <w:ins w:id="162" w:author="Cernigliaro, Giuseppe (IT - Bologna)" w:date="2019-02-07T20:53:00Z"/>
              <w:rFonts w:asciiTheme="minorHAnsi" w:eastAsiaTheme="minorEastAsia" w:hAnsiTheme="minorHAnsi" w:cstheme="minorBidi"/>
              <w:smallCaps w:val="0"/>
              <w:szCs w:val="22"/>
              <w:lang w:val="en-US" w:eastAsia="en-US"/>
            </w:rPr>
          </w:pPr>
          <w:ins w:id="163" w:author="Cernigliaro, Giuseppe (IT - Bologna)" w:date="2019-02-07T20:53:00Z">
            <w:r w:rsidRPr="005D12C3">
              <w:rPr>
                <w:rStyle w:val="Hyperlink"/>
              </w:rPr>
              <w:fldChar w:fldCharType="begin"/>
            </w:r>
            <w:r w:rsidRPr="005D12C3">
              <w:rPr>
                <w:rStyle w:val="Hyperlink"/>
              </w:rPr>
              <w:instrText xml:space="preserve"> </w:instrText>
            </w:r>
            <w:r>
              <w:instrText>HYPERLINK \l "_Toc465530"</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4.1.3</w:t>
            </w:r>
            <w:r>
              <w:rPr>
                <w:rFonts w:asciiTheme="minorHAnsi" w:eastAsiaTheme="minorEastAsia" w:hAnsiTheme="minorHAnsi" w:cstheme="minorBidi"/>
                <w:smallCaps w:val="0"/>
                <w:szCs w:val="22"/>
                <w:lang w:val="en-US" w:eastAsia="en-US"/>
              </w:rPr>
              <w:tab/>
            </w:r>
            <w:r w:rsidRPr="005D12C3">
              <w:rPr>
                <w:rStyle w:val="Hyperlink"/>
              </w:rPr>
              <w:t>Porte di dominio (servizio SPCOOP - Trasmissione)</w:t>
            </w:r>
            <w:r>
              <w:rPr>
                <w:webHidden/>
              </w:rPr>
              <w:tab/>
            </w:r>
            <w:r>
              <w:rPr>
                <w:webHidden/>
              </w:rPr>
              <w:fldChar w:fldCharType="begin"/>
            </w:r>
            <w:r>
              <w:rPr>
                <w:webHidden/>
              </w:rPr>
              <w:instrText xml:space="preserve"> PAGEREF _Toc465530 \h </w:instrText>
            </w:r>
            <w:r>
              <w:rPr>
                <w:webHidden/>
              </w:rPr>
            </w:r>
          </w:ins>
          <w:r>
            <w:rPr>
              <w:webHidden/>
            </w:rPr>
            <w:fldChar w:fldCharType="separate"/>
          </w:r>
          <w:ins w:id="164" w:author="Cernigliaro, Giuseppe (IT - Bologna)" w:date="2019-02-07T20:53:00Z">
            <w:r>
              <w:rPr>
                <w:webHidden/>
              </w:rPr>
              <w:t>79</w:t>
            </w:r>
            <w:r>
              <w:rPr>
                <w:webHidden/>
              </w:rPr>
              <w:fldChar w:fldCharType="end"/>
            </w:r>
            <w:r w:rsidRPr="005D12C3">
              <w:rPr>
                <w:rStyle w:val="Hyperlink"/>
              </w:rPr>
              <w:fldChar w:fldCharType="end"/>
            </w:r>
          </w:ins>
        </w:p>
        <w:p w14:paraId="20DEF09B" w14:textId="46A4DB60" w:rsidR="004A592B" w:rsidRDefault="004A592B">
          <w:pPr>
            <w:pStyle w:val="TOC3"/>
            <w:rPr>
              <w:ins w:id="165" w:author="Cernigliaro, Giuseppe (IT - Bologna)" w:date="2019-02-07T20:53:00Z"/>
              <w:rFonts w:asciiTheme="minorHAnsi" w:eastAsiaTheme="minorEastAsia" w:hAnsiTheme="minorHAnsi" w:cstheme="minorBidi"/>
              <w:smallCaps w:val="0"/>
              <w:szCs w:val="22"/>
              <w:lang w:val="en-US" w:eastAsia="en-US"/>
            </w:rPr>
          </w:pPr>
          <w:ins w:id="166" w:author="Cernigliaro, Giuseppe (IT - Bologna)" w:date="2019-02-07T20:53:00Z">
            <w:r w:rsidRPr="005D12C3">
              <w:rPr>
                <w:rStyle w:val="Hyperlink"/>
              </w:rPr>
              <w:fldChar w:fldCharType="begin"/>
            </w:r>
            <w:r w:rsidRPr="005D12C3">
              <w:rPr>
                <w:rStyle w:val="Hyperlink"/>
              </w:rPr>
              <w:instrText xml:space="preserve"> </w:instrText>
            </w:r>
            <w:r>
              <w:instrText>HYPERLINK \l "_Toc465531"</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4.1.4</w:t>
            </w:r>
            <w:r>
              <w:rPr>
                <w:rFonts w:asciiTheme="minorHAnsi" w:eastAsiaTheme="minorEastAsia" w:hAnsiTheme="minorHAnsi" w:cstheme="minorBidi"/>
                <w:smallCaps w:val="0"/>
                <w:szCs w:val="22"/>
                <w:lang w:val="en-US" w:eastAsia="en-US"/>
              </w:rPr>
              <w:tab/>
            </w:r>
            <w:r w:rsidRPr="005D12C3">
              <w:rPr>
                <w:rStyle w:val="Hyperlink"/>
              </w:rPr>
              <w:t>Sistema di trasmissione dati tra terminali remoti basato su protocollo FTP (servizio SDIFTP)</w:t>
            </w:r>
            <w:r>
              <w:rPr>
                <w:webHidden/>
              </w:rPr>
              <w:tab/>
            </w:r>
            <w:r>
              <w:rPr>
                <w:webHidden/>
              </w:rPr>
              <w:fldChar w:fldCharType="begin"/>
            </w:r>
            <w:r>
              <w:rPr>
                <w:webHidden/>
              </w:rPr>
              <w:instrText xml:space="preserve"> PAGEREF _Toc465531 \h </w:instrText>
            </w:r>
            <w:r>
              <w:rPr>
                <w:webHidden/>
              </w:rPr>
            </w:r>
          </w:ins>
          <w:r>
            <w:rPr>
              <w:webHidden/>
            </w:rPr>
            <w:fldChar w:fldCharType="separate"/>
          </w:r>
          <w:ins w:id="167" w:author="Cernigliaro, Giuseppe (IT - Bologna)" w:date="2019-02-07T20:53:00Z">
            <w:r>
              <w:rPr>
                <w:webHidden/>
              </w:rPr>
              <w:t>80</w:t>
            </w:r>
            <w:r>
              <w:rPr>
                <w:webHidden/>
              </w:rPr>
              <w:fldChar w:fldCharType="end"/>
            </w:r>
            <w:r w:rsidRPr="005D12C3">
              <w:rPr>
                <w:rStyle w:val="Hyperlink"/>
              </w:rPr>
              <w:fldChar w:fldCharType="end"/>
            </w:r>
          </w:ins>
        </w:p>
        <w:p w14:paraId="23C12B33" w14:textId="5B166C3A" w:rsidR="004A592B" w:rsidRDefault="004A592B">
          <w:pPr>
            <w:pStyle w:val="TOC2"/>
            <w:rPr>
              <w:ins w:id="168" w:author="Cernigliaro, Giuseppe (IT - Bologna)" w:date="2019-02-07T20:53:00Z"/>
              <w:rFonts w:asciiTheme="minorHAnsi" w:eastAsiaTheme="minorEastAsia" w:hAnsiTheme="minorHAnsi" w:cstheme="minorBidi"/>
              <w:b w:val="0"/>
              <w:bCs w:val="0"/>
              <w:caps w:val="0"/>
              <w:szCs w:val="22"/>
              <w:lang w:val="en-US" w:eastAsia="en-US"/>
            </w:rPr>
          </w:pPr>
          <w:ins w:id="169" w:author="Cernigliaro, Giuseppe (IT - Bologna)" w:date="2019-02-07T20:53:00Z">
            <w:r w:rsidRPr="005D12C3">
              <w:rPr>
                <w:rStyle w:val="Hyperlink"/>
              </w:rPr>
              <w:fldChar w:fldCharType="begin"/>
            </w:r>
            <w:r w:rsidRPr="005D12C3">
              <w:rPr>
                <w:rStyle w:val="Hyperlink"/>
              </w:rPr>
              <w:instrText xml:space="preserve"> </w:instrText>
            </w:r>
            <w:r>
              <w:instrText>HYPERLINK \l "_Toc465532"</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4.2</w:t>
            </w:r>
            <w:r>
              <w:rPr>
                <w:rFonts w:asciiTheme="minorHAnsi" w:eastAsiaTheme="minorEastAsia" w:hAnsiTheme="minorHAnsi" w:cstheme="minorBidi"/>
                <w:b w:val="0"/>
                <w:bCs w:val="0"/>
                <w:caps w:val="0"/>
                <w:szCs w:val="22"/>
                <w:lang w:val="en-US" w:eastAsia="en-US"/>
              </w:rPr>
              <w:tab/>
            </w:r>
            <w:r w:rsidRPr="005D12C3">
              <w:rPr>
                <w:rStyle w:val="Hyperlink"/>
              </w:rPr>
              <w:t>Modalità di ricezione dei Messaggi da NSO</w:t>
            </w:r>
            <w:r>
              <w:rPr>
                <w:webHidden/>
              </w:rPr>
              <w:tab/>
            </w:r>
            <w:r>
              <w:rPr>
                <w:webHidden/>
              </w:rPr>
              <w:fldChar w:fldCharType="begin"/>
            </w:r>
            <w:r>
              <w:rPr>
                <w:webHidden/>
              </w:rPr>
              <w:instrText xml:space="preserve"> PAGEREF _Toc465532 \h </w:instrText>
            </w:r>
            <w:r>
              <w:rPr>
                <w:webHidden/>
              </w:rPr>
            </w:r>
          </w:ins>
          <w:r>
            <w:rPr>
              <w:webHidden/>
            </w:rPr>
            <w:fldChar w:fldCharType="separate"/>
          </w:r>
          <w:ins w:id="170" w:author="Cernigliaro, Giuseppe (IT - Bologna)" w:date="2019-02-07T20:53:00Z">
            <w:r>
              <w:rPr>
                <w:webHidden/>
              </w:rPr>
              <w:t>81</w:t>
            </w:r>
            <w:r>
              <w:rPr>
                <w:webHidden/>
              </w:rPr>
              <w:fldChar w:fldCharType="end"/>
            </w:r>
            <w:r w:rsidRPr="005D12C3">
              <w:rPr>
                <w:rStyle w:val="Hyperlink"/>
              </w:rPr>
              <w:fldChar w:fldCharType="end"/>
            </w:r>
          </w:ins>
        </w:p>
        <w:p w14:paraId="44A3028B" w14:textId="04B8D7B3" w:rsidR="004A592B" w:rsidRDefault="004A592B">
          <w:pPr>
            <w:pStyle w:val="TOC3"/>
            <w:rPr>
              <w:ins w:id="171" w:author="Cernigliaro, Giuseppe (IT - Bologna)" w:date="2019-02-07T20:53:00Z"/>
              <w:rFonts w:asciiTheme="minorHAnsi" w:eastAsiaTheme="minorEastAsia" w:hAnsiTheme="minorHAnsi" w:cstheme="minorBidi"/>
              <w:smallCaps w:val="0"/>
              <w:szCs w:val="22"/>
              <w:lang w:val="en-US" w:eastAsia="en-US"/>
            </w:rPr>
          </w:pPr>
          <w:ins w:id="172" w:author="Cernigliaro, Giuseppe (IT - Bologna)" w:date="2019-02-07T20:53:00Z">
            <w:r w:rsidRPr="005D12C3">
              <w:rPr>
                <w:rStyle w:val="Hyperlink"/>
              </w:rPr>
              <w:fldChar w:fldCharType="begin"/>
            </w:r>
            <w:r w:rsidRPr="005D12C3">
              <w:rPr>
                <w:rStyle w:val="Hyperlink"/>
              </w:rPr>
              <w:instrText xml:space="preserve"> </w:instrText>
            </w:r>
            <w:r>
              <w:instrText>HYPERLINK \l "_Toc465533"</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4.2.1</w:t>
            </w:r>
            <w:r>
              <w:rPr>
                <w:rFonts w:asciiTheme="minorHAnsi" w:eastAsiaTheme="minorEastAsia" w:hAnsiTheme="minorHAnsi" w:cstheme="minorBidi"/>
                <w:smallCaps w:val="0"/>
                <w:szCs w:val="22"/>
                <w:lang w:val="en-US" w:eastAsia="en-US"/>
              </w:rPr>
              <w:tab/>
            </w:r>
            <w:r w:rsidRPr="005D12C3">
              <w:rPr>
                <w:rStyle w:val="Hyperlink"/>
              </w:rPr>
              <w:t>Posta elettronica Certificata (servizio PEC)</w:t>
            </w:r>
            <w:r>
              <w:rPr>
                <w:webHidden/>
              </w:rPr>
              <w:tab/>
            </w:r>
            <w:r>
              <w:rPr>
                <w:webHidden/>
              </w:rPr>
              <w:fldChar w:fldCharType="begin"/>
            </w:r>
            <w:r>
              <w:rPr>
                <w:webHidden/>
              </w:rPr>
              <w:instrText xml:space="preserve"> PAGEREF _Toc465533 \h </w:instrText>
            </w:r>
            <w:r>
              <w:rPr>
                <w:webHidden/>
              </w:rPr>
            </w:r>
          </w:ins>
          <w:r>
            <w:rPr>
              <w:webHidden/>
            </w:rPr>
            <w:fldChar w:fldCharType="separate"/>
          </w:r>
          <w:ins w:id="173" w:author="Cernigliaro, Giuseppe (IT - Bologna)" w:date="2019-02-07T20:53:00Z">
            <w:r>
              <w:rPr>
                <w:webHidden/>
              </w:rPr>
              <w:t>81</w:t>
            </w:r>
            <w:r>
              <w:rPr>
                <w:webHidden/>
              </w:rPr>
              <w:fldChar w:fldCharType="end"/>
            </w:r>
            <w:r w:rsidRPr="005D12C3">
              <w:rPr>
                <w:rStyle w:val="Hyperlink"/>
              </w:rPr>
              <w:fldChar w:fldCharType="end"/>
            </w:r>
          </w:ins>
        </w:p>
        <w:p w14:paraId="3CA55F1F" w14:textId="56E8F8E1" w:rsidR="004A592B" w:rsidRDefault="004A592B">
          <w:pPr>
            <w:pStyle w:val="TOC3"/>
            <w:rPr>
              <w:ins w:id="174" w:author="Cernigliaro, Giuseppe (IT - Bologna)" w:date="2019-02-07T20:53:00Z"/>
              <w:rFonts w:asciiTheme="minorHAnsi" w:eastAsiaTheme="minorEastAsia" w:hAnsiTheme="minorHAnsi" w:cstheme="minorBidi"/>
              <w:smallCaps w:val="0"/>
              <w:szCs w:val="22"/>
              <w:lang w:val="en-US" w:eastAsia="en-US"/>
            </w:rPr>
          </w:pPr>
          <w:ins w:id="175" w:author="Cernigliaro, Giuseppe (IT - Bologna)" w:date="2019-02-07T20:53:00Z">
            <w:r w:rsidRPr="005D12C3">
              <w:rPr>
                <w:rStyle w:val="Hyperlink"/>
              </w:rPr>
              <w:fldChar w:fldCharType="begin"/>
            </w:r>
            <w:r w:rsidRPr="005D12C3">
              <w:rPr>
                <w:rStyle w:val="Hyperlink"/>
              </w:rPr>
              <w:instrText xml:space="preserve"> </w:instrText>
            </w:r>
            <w:r>
              <w:instrText>HYPERLINK \l "_Toc465534"</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4.2.2</w:t>
            </w:r>
            <w:r>
              <w:rPr>
                <w:rFonts w:asciiTheme="minorHAnsi" w:eastAsiaTheme="minorEastAsia" w:hAnsiTheme="minorHAnsi" w:cstheme="minorBidi"/>
                <w:smallCaps w:val="0"/>
                <w:szCs w:val="22"/>
                <w:lang w:val="en-US" w:eastAsia="en-US"/>
              </w:rPr>
              <w:tab/>
            </w:r>
            <w:r w:rsidRPr="005D12C3">
              <w:rPr>
                <w:rStyle w:val="Hyperlink"/>
              </w:rPr>
              <w:t>Cooperazione applicativa su rete Internet (servizio SdICoop – Ricezione)</w:t>
            </w:r>
            <w:r>
              <w:rPr>
                <w:webHidden/>
              </w:rPr>
              <w:tab/>
            </w:r>
            <w:r>
              <w:rPr>
                <w:webHidden/>
              </w:rPr>
              <w:fldChar w:fldCharType="begin"/>
            </w:r>
            <w:r>
              <w:rPr>
                <w:webHidden/>
              </w:rPr>
              <w:instrText xml:space="preserve"> PAGEREF _Toc465534 \h </w:instrText>
            </w:r>
            <w:r>
              <w:rPr>
                <w:webHidden/>
              </w:rPr>
            </w:r>
          </w:ins>
          <w:r>
            <w:rPr>
              <w:webHidden/>
            </w:rPr>
            <w:fldChar w:fldCharType="separate"/>
          </w:r>
          <w:ins w:id="176" w:author="Cernigliaro, Giuseppe (IT - Bologna)" w:date="2019-02-07T20:53:00Z">
            <w:r>
              <w:rPr>
                <w:webHidden/>
              </w:rPr>
              <w:t>82</w:t>
            </w:r>
            <w:r>
              <w:rPr>
                <w:webHidden/>
              </w:rPr>
              <w:fldChar w:fldCharType="end"/>
            </w:r>
            <w:r w:rsidRPr="005D12C3">
              <w:rPr>
                <w:rStyle w:val="Hyperlink"/>
              </w:rPr>
              <w:fldChar w:fldCharType="end"/>
            </w:r>
          </w:ins>
        </w:p>
        <w:p w14:paraId="2F3EECD3" w14:textId="4DF42066" w:rsidR="004A592B" w:rsidRDefault="004A592B">
          <w:pPr>
            <w:pStyle w:val="TOC3"/>
            <w:rPr>
              <w:ins w:id="177" w:author="Cernigliaro, Giuseppe (IT - Bologna)" w:date="2019-02-07T20:53:00Z"/>
              <w:rFonts w:asciiTheme="minorHAnsi" w:eastAsiaTheme="minorEastAsia" w:hAnsiTheme="minorHAnsi" w:cstheme="minorBidi"/>
              <w:smallCaps w:val="0"/>
              <w:szCs w:val="22"/>
              <w:lang w:val="en-US" w:eastAsia="en-US"/>
            </w:rPr>
          </w:pPr>
          <w:ins w:id="178" w:author="Cernigliaro, Giuseppe (IT - Bologna)" w:date="2019-02-07T20:53:00Z">
            <w:r w:rsidRPr="005D12C3">
              <w:rPr>
                <w:rStyle w:val="Hyperlink"/>
              </w:rPr>
              <w:fldChar w:fldCharType="begin"/>
            </w:r>
            <w:r w:rsidRPr="005D12C3">
              <w:rPr>
                <w:rStyle w:val="Hyperlink"/>
              </w:rPr>
              <w:instrText xml:space="preserve"> </w:instrText>
            </w:r>
            <w:r>
              <w:instrText>HYPERLINK \l "_Toc465535"</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4.2.3</w:t>
            </w:r>
            <w:r>
              <w:rPr>
                <w:rFonts w:asciiTheme="minorHAnsi" w:eastAsiaTheme="minorEastAsia" w:hAnsiTheme="minorHAnsi" w:cstheme="minorBidi"/>
                <w:smallCaps w:val="0"/>
                <w:szCs w:val="22"/>
                <w:lang w:val="en-US" w:eastAsia="en-US"/>
              </w:rPr>
              <w:tab/>
            </w:r>
            <w:r w:rsidRPr="005D12C3">
              <w:rPr>
                <w:rStyle w:val="Hyperlink"/>
              </w:rPr>
              <w:t>Porte di dominio (servizio SPCoop - Ricezione)</w:t>
            </w:r>
            <w:r>
              <w:rPr>
                <w:webHidden/>
              </w:rPr>
              <w:tab/>
            </w:r>
            <w:r>
              <w:rPr>
                <w:webHidden/>
              </w:rPr>
              <w:fldChar w:fldCharType="begin"/>
            </w:r>
            <w:r>
              <w:rPr>
                <w:webHidden/>
              </w:rPr>
              <w:instrText xml:space="preserve"> PAGEREF _Toc465535 \h </w:instrText>
            </w:r>
            <w:r>
              <w:rPr>
                <w:webHidden/>
              </w:rPr>
            </w:r>
          </w:ins>
          <w:r>
            <w:rPr>
              <w:webHidden/>
            </w:rPr>
            <w:fldChar w:fldCharType="separate"/>
          </w:r>
          <w:ins w:id="179" w:author="Cernigliaro, Giuseppe (IT - Bologna)" w:date="2019-02-07T20:53:00Z">
            <w:r>
              <w:rPr>
                <w:webHidden/>
              </w:rPr>
              <w:t>83</w:t>
            </w:r>
            <w:r>
              <w:rPr>
                <w:webHidden/>
              </w:rPr>
              <w:fldChar w:fldCharType="end"/>
            </w:r>
            <w:r w:rsidRPr="005D12C3">
              <w:rPr>
                <w:rStyle w:val="Hyperlink"/>
              </w:rPr>
              <w:fldChar w:fldCharType="end"/>
            </w:r>
          </w:ins>
        </w:p>
        <w:p w14:paraId="1C1015D9" w14:textId="7AFD5F17" w:rsidR="004A592B" w:rsidRDefault="004A592B">
          <w:pPr>
            <w:pStyle w:val="TOC3"/>
            <w:rPr>
              <w:ins w:id="180" w:author="Cernigliaro, Giuseppe (IT - Bologna)" w:date="2019-02-07T20:53:00Z"/>
              <w:rFonts w:asciiTheme="minorHAnsi" w:eastAsiaTheme="minorEastAsia" w:hAnsiTheme="minorHAnsi" w:cstheme="minorBidi"/>
              <w:smallCaps w:val="0"/>
              <w:szCs w:val="22"/>
              <w:lang w:val="en-US" w:eastAsia="en-US"/>
            </w:rPr>
          </w:pPr>
          <w:ins w:id="181" w:author="Cernigliaro, Giuseppe (IT - Bologna)" w:date="2019-02-07T20:53:00Z">
            <w:r w:rsidRPr="005D12C3">
              <w:rPr>
                <w:rStyle w:val="Hyperlink"/>
              </w:rPr>
              <w:fldChar w:fldCharType="begin"/>
            </w:r>
            <w:r w:rsidRPr="005D12C3">
              <w:rPr>
                <w:rStyle w:val="Hyperlink"/>
              </w:rPr>
              <w:instrText xml:space="preserve"> </w:instrText>
            </w:r>
            <w:r>
              <w:instrText>HYPERLINK \l "_Toc465536"</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4.2.4</w:t>
            </w:r>
            <w:r>
              <w:rPr>
                <w:rFonts w:asciiTheme="minorHAnsi" w:eastAsiaTheme="minorEastAsia" w:hAnsiTheme="minorHAnsi" w:cstheme="minorBidi"/>
                <w:smallCaps w:val="0"/>
                <w:szCs w:val="22"/>
                <w:lang w:val="en-US" w:eastAsia="en-US"/>
              </w:rPr>
              <w:tab/>
            </w:r>
            <w:r w:rsidRPr="005D12C3">
              <w:rPr>
                <w:rStyle w:val="Hyperlink"/>
              </w:rPr>
              <w:t>Sistema di trasmissione dati tra terminali remoti basato su protocollo FTP (servizio SDIFTP)</w:t>
            </w:r>
            <w:r>
              <w:rPr>
                <w:webHidden/>
              </w:rPr>
              <w:tab/>
            </w:r>
            <w:r>
              <w:rPr>
                <w:webHidden/>
              </w:rPr>
              <w:fldChar w:fldCharType="begin"/>
            </w:r>
            <w:r>
              <w:rPr>
                <w:webHidden/>
              </w:rPr>
              <w:instrText xml:space="preserve"> PAGEREF _Toc465536 \h </w:instrText>
            </w:r>
            <w:r>
              <w:rPr>
                <w:webHidden/>
              </w:rPr>
            </w:r>
          </w:ins>
          <w:r>
            <w:rPr>
              <w:webHidden/>
            </w:rPr>
            <w:fldChar w:fldCharType="separate"/>
          </w:r>
          <w:ins w:id="182" w:author="Cernigliaro, Giuseppe (IT - Bologna)" w:date="2019-02-07T20:53:00Z">
            <w:r>
              <w:rPr>
                <w:webHidden/>
              </w:rPr>
              <w:t>84</w:t>
            </w:r>
            <w:r>
              <w:rPr>
                <w:webHidden/>
              </w:rPr>
              <w:fldChar w:fldCharType="end"/>
            </w:r>
            <w:r w:rsidRPr="005D12C3">
              <w:rPr>
                <w:rStyle w:val="Hyperlink"/>
              </w:rPr>
              <w:fldChar w:fldCharType="end"/>
            </w:r>
          </w:ins>
        </w:p>
        <w:p w14:paraId="3022EC57" w14:textId="492688BA" w:rsidR="004A592B" w:rsidRDefault="004A592B">
          <w:pPr>
            <w:pStyle w:val="TOC2"/>
            <w:rPr>
              <w:ins w:id="183" w:author="Cernigliaro, Giuseppe (IT - Bologna)" w:date="2019-02-07T20:53:00Z"/>
              <w:rFonts w:asciiTheme="minorHAnsi" w:eastAsiaTheme="minorEastAsia" w:hAnsiTheme="minorHAnsi" w:cstheme="minorBidi"/>
              <w:b w:val="0"/>
              <w:bCs w:val="0"/>
              <w:caps w:val="0"/>
              <w:szCs w:val="22"/>
              <w:lang w:val="en-US" w:eastAsia="en-US"/>
            </w:rPr>
          </w:pPr>
          <w:ins w:id="184" w:author="Cernigliaro, Giuseppe (IT - Bologna)" w:date="2019-02-07T20:53:00Z">
            <w:r w:rsidRPr="005D12C3">
              <w:rPr>
                <w:rStyle w:val="Hyperlink"/>
              </w:rPr>
              <w:fldChar w:fldCharType="begin"/>
            </w:r>
            <w:r w:rsidRPr="005D12C3">
              <w:rPr>
                <w:rStyle w:val="Hyperlink"/>
              </w:rPr>
              <w:instrText xml:space="preserve"> </w:instrText>
            </w:r>
            <w:r>
              <w:instrText>HYPERLINK \l "_Toc465537"</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4.3</w:t>
            </w:r>
            <w:r>
              <w:rPr>
                <w:rFonts w:asciiTheme="minorHAnsi" w:eastAsiaTheme="minorEastAsia" w:hAnsiTheme="minorHAnsi" w:cstheme="minorBidi"/>
                <w:b w:val="0"/>
                <w:bCs w:val="0"/>
                <w:caps w:val="0"/>
                <w:szCs w:val="22"/>
                <w:lang w:val="en-US" w:eastAsia="en-US"/>
              </w:rPr>
              <w:tab/>
            </w:r>
            <w:r w:rsidRPr="005D12C3">
              <w:rPr>
                <w:rStyle w:val="Hyperlink"/>
              </w:rPr>
              <w:t>Modalità di invio delle Notifiche da parte di NSO</w:t>
            </w:r>
            <w:r>
              <w:rPr>
                <w:webHidden/>
              </w:rPr>
              <w:tab/>
            </w:r>
            <w:r>
              <w:rPr>
                <w:webHidden/>
              </w:rPr>
              <w:fldChar w:fldCharType="begin"/>
            </w:r>
            <w:r>
              <w:rPr>
                <w:webHidden/>
              </w:rPr>
              <w:instrText xml:space="preserve"> PAGEREF _Toc465537 \h </w:instrText>
            </w:r>
            <w:r>
              <w:rPr>
                <w:webHidden/>
              </w:rPr>
            </w:r>
          </w:ins>
          <w:r>
            <w:rPr>
              <w:webHidden/>
            </w:rPr>
            <w:fldChar w:fldCharType="separate"/>
          </w:r>
          <w:ins w:id="185" w:author="Cernigliaro, Giuseppe (IT - Bologna)" w:date="2019-02-07T20:53:00Z">
            <w:r>
              <w:rPr>
                <w:webHidden/>
              </w:rPr>
              <w:t>85</w:t>
            </w:r>
            <w:r>
              <w:rPr>
                <w:webHidden/>
              </w:rPr>
              <w:fldChar w:fldCharType="end"/>
            </w:r>
            <w:r w:rsidRPr="005D12C3">
              <w:rPr>
                <w:rStyle w:val="Hyperlink"/>
              </w:rPr>
              <w:fldChar w:fldCharType="end"/>
            </w:r>
          </w:ins>
        </w:p>
        <w:p w14:paraId="46D19C86" w14:textId="7689CFB0" w:rsidR="004A592B" w:rsidRDefault="004A592B">
          <w:pPr>
            <w:pStyle w:val="TOC1"/>
            <w:rPr>
              <w:ins w:id="186" w:author="Cernigliaro, Giuseppe (IT - Bologna)" w:date="2019-02-07T20:53:00Z"/>
              <w:rFonts w:asciiTheme="minorHAnsi" w:eastAsiaTheme="minorEastAsia" w:hAnsiTheme="minorHAnsi" w:cstheme="minorBidi"/>
              <w:b w:val="0"/>
              <w:bCs w:val="0"/>
              <w:caps w:val="0"/>
              <w:szCs w:val="22"/>
              <w:lang w:val="en-US" w:eastAsia="en-US"/>
            </w:rPr>
          </w:pPr>
          <w:ins w:id="187" w:author="Cernigliaro, Giuseppe (IT - Bologna)" w:date="2019-02-07T20:53:00Z">
            <w:r w:rsidRPr="005D12C3">
              <w:rPr>
                <w:rStyle w:val="Hyperlink"/>
              </w:rPr>
              <w:fldChar w:fldCharType="begin"/>
            </w:r>
            <w:r w:rsidRPr="005D12C3">
              <w:rPr>
                <w:rStyle w:val="Hyperlink"/>
              </w:rPr>
              <w:instrText xml:space="preserve"> </w:instrText>
            </w:r>
            <w:r>
              <w:instrText>HYPERLINK \l "_Toc465538"</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5.</w:t>
            </w:r>
            <w:r>
              <w:rPr>
                <w:rFonts w:asciiTheme="minorHAnsi" w:eastAsiaTheme="minorEastAsia" w:hAnsiTheme="minorHAnsi" w:cstheme="minorBidi"/>
                <w:b w:val="0"/>
                <w:bCs w:val="0"/>
                <w:caps w:val="0"/>
                <w:szCs w:val="22"/>
                <w:lang w:val="en-US" w:eastAsia="en-US"/>
              </w:rPr>
              <w:tab/>
            </w:r>
            <w:r w:rsidRPr="005D12C3">
              <w:rPr>
                <w:rStyle w:val="Hyperlink"/>
              </w:rPr>
              <w:t>Procedure di accreditamento a NSO</w:t>
            </w:r>
            <w:r>
              <w:rPr>
                <w:webHidden/>
              </w:rPr>
              <w:tab/>
            </w:r>
            <w:r>
              <w:rPr>
                <w:webHidden/>
              </w:rPr>
              <w:fldChar w:fldCharType="begin"/>
            </w:r>
            <w:r>
              <w:rPr>
                <w:webHidden/>
              </w:rPr>
              <w:instrText xml:space="preserve"> PAGEREF _Toc465538 \h </w:instrText>
            </w:r>
            <w:r>
              <w:rPr>
                <w:webHidden/>
              </w:rPr>
            </w:r>
          </w:ins>
          <w:r>
            <w:rPr>
              <w:webHidden/>
            </w:rPr>
            <w:fldChar w:fldCharType="separate"/>
          </w:r>
          <w:ins w:id="188" w:author="Cernigliaro, Giuseppe (IT - Bologna)" w:date="2019-02-07T20:53:00Z">
            <w:r>
              <w:rPr>
                <w:webHidden/>
              </w:rPr>
              <w:t>86</w:t>
            </w:r>
            <w:r>
              <w:rPr>
                <w:webHidden/>
              </w:rPr>
              <w:fldChar w:fldCharType="end"/>
            </w:r>
            <w:r w:rsidRPr="005D12C3">
              <w:rPr>
                <w:rStyle w:val="Hyperlink"/>
              </w:rPr>
              <w:fldChar w:fldCharType="end"/>
            </w:r>
          </w:ins>
        </w:p>
        <w:p w14:paraId="726E8F20" w14:textId="10F8EA87" w:rsidR="004A592B" w:rsidRDefault="004A592B">
          <w:pPr>
            <w:pStyle w:val="TOC2"/>
            <w:rPr>
              <w:ins w:id="189" w:author="Cernigliaro, Giuseppe (IT - Bologna)" w:date="2019-02-07T20:53:00Z"/>
              <w:rFonts w:asciiTheme="minorHAnsi" w:eastAsiaTheme="minorEastAsia" w:hAnsiTheme="minorHAnsi" w:cstheme="minorBidi"/>
              <w:b w:val="0"/>
              <w:bCs w:val="0"/>
              <w:caps w:val="0"/>
              <w:szCs w:val="22"/>
              <w:lang w:val="en-US" w:eastAsia="en-US"/>
            </w:rPr>
          </w:pPr>
          <w:ins w:id="190" w:author="Cernigliaro, Giuseppe (IT - Bologna)" w:date="2019-02-07T20:53:00Z">
            <w:r w:rsidRPr="005D12C3">
              <w:rPr>
                <w:rStyle w:val="Hyperlink"/>
              </w:rPr>
              <w:fldChar w:fldCharType="begin"/>
            </w:r>
            <w:r w:rsidRPr="005D12C3">
              <w:rPr>
                <w:rStyle w:val="Hyperlink"/>
              </w:rPr>
              <w:instrText xml:space="preserve"> </w:instrText>
            </w:r>
            <w:r>
              <w:instrText>HYPERLINK \l "_Toc465539"</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5.1</w:t>
            </w:r>
            <w:r>
              <w:rPr>
                <w:rFonts w:asciiTheme="minorHAnsi" w:eastAsiaTheme="minorEastAsia" w:hAnsiTheme="minorHAnsi" w:cstheme="minorBidi"/>
                <w:b w:val="0"/>
                <w:bCs w:val="0"/>
                <w:caps w:val="0"/>
                <w:szCs w:val="22"/>
                <w:lang w:val="en-US" w:eastAsia="en-US"/>
              </w:rPr>
              <w:tab/>
            </w:r>
            <w:r w:rsidRPr="005D12C3">
              <w:rPr>
                <w:rStyle w:val="Hyperlink"/>
              </w:rPr>
              <w:t>Procedura per l’accreditamento del Trasmittente</w:t>
            </w:r>
            <w:r>
              <w:rPr>
                <w:webHidden/>
              </w:rPr>
              <w:tab/>
            </w:r>
            <w:r>
              <w:rPr>
                <w:webHidden/>
              </w:rPr>
              <w:fldChar w:fldCharType="begin"/>
            </w:r>
            <w:r>
              <w:rPr>
                <w:webHidden/>
              </w:rPr>
              <w:instrText xml:space="preserve"> PAGEREF _Toc465539 \h </w:instrText>
            </w:r>
            <w:r>
              <w:rPr>
                <w:webHidden/>
              </w:rPr>
            </w:r>
          </w:ins>
          <w:r>
            <w:rPr>
              <w:webHidden/>
            </w:rPr>
            <w:fldChar w:fldCharType="separate"/>
          </w:r>
          <w:ins w:id="191" w:author="Cernigliaro, Giuseppe (IT - Bologna)" w:date="2019-02-07T20:53:00Z">
            <w:r>
              <w:rPr>
                <w:webHidden/>
              </w:rPr>
              <w:t>86</w:t>
            </w:r>
            <w:r>
              <w:rPr>
                <w:webHidden/>
              </w:rPr>
              <w:fldChar w:fldCharType="end"/>
            </w:r>
            <w:r w:rsidRPr="005D12C3">
              <w:rPr>
                <w:rStyle w:val="Hyperlink"/>
              </w:rPr>
              <w:fldChar w:fldCharType="end"/>
            </w:r>
          </w:ins>
        </w:p>
        <w:p w14:paraId="1675C5A6" w14:textId="6E3FAFE7" w:rsidR="004A592B" w:rsidRDefault="004A592B">
          <w:pPr>
            <w:pStyle w:val="TOC2"/>
            <w:rPr>
              <w:ins w:id="192" w:author="Cernigliaro, Giuseppe (IT - Bologna)" w:date="2019-02-07T20:53:00Z"/>
              <w:rFonts w:asciiTheme="minorHAnsi" w:eastAsiaTheme="minorEastAsia" w:hAnsiTheme="minorHAnsi" w:cstheme="minorBidi"/>
              <w:b w:val="0"/>
              <w:bCs w:val="0"/>
              <w:caps w:val="0"/>
              <w:szCs w:val="22"/>
              <w:lang w:val="en-US" w:eastAsia="en-US"/>
            </w:rPr>
          </w:pPr>
          <w:ins w:id="193" w:author="Cernigliaro, Giuseppe (IT - Bologna)" w:date="2019-02-07T20:53:00Z">
            <w:r w:rsidRPr="005D12C3">
              <w:rPr>
                <w:rStyle w:val="Hyperlink"/>
              </w:rPr>
              <w:fldChar w:fldCharType="begin"/>
            </w:r>
            <w:r w:rsidRPr="005D12C3">
              <w:rPr>
                <w:rStyle w:val="Hyperlink"/>
              </w:rPr>
              <w:instrText xml:space="preserve"> </w:instrText>
            </w:r>
            <w:r>
              <w:instrText>HYPERLINK \l "_Toc465540"</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5.2</w:t>
            </w:r>
            <w:r>
              <w:rPr>
                <w:rFonts w:asciiTheme="minorHAnsi" w:eastAsiaTheme="minorEastAsia" w:hAnsiTheme="minorHAnsi" w:cstheme="minorBidi"/>
                <w:b w:val="0"/>
                <w:bCs w:val="0"/>
                <w:caps w:val="0"/>
                <w:szCs w:val="22"/>
                <w:lang w:val="en-US" w:eastAsia="en-US"/>
              </w:rPr>
              <w:tab/>
            </w:r>
            <w:r w:rsidRPr="005D12C3">
              <w:rPr>
                <w:rStyle w:val="Hyperlink"/>
              </w:rPr>
              <w:t>Procedura per l’accreditamento del Ricevente</w:t>
            </w:r>
            <w:r>
              <w:rPr>
                <w:webHidden/>
              </w:rPr>
              <w:tab/>
            </w:r>
            <w:r>
              <w:rPr>
                <w:webHidden/>
              </w:rPr>
              <w:fldChar w:fldCharType="begin"/>
            </w:r>
            <w:r>
              <w:rPr>
                <w:webHidden/>
              </w:rPr>
              <w:instrText xml:space="preserve"> PAGEREF _Toc465540 \h </w:instrText>
            </w:r>
            <w:r>
              <w:rPr>
                <w:webHidden/>
              </w:rPr>
            </w:r>
          </w:ins>
          <w:r>
            <w:rPr>
              <w:webHidden/>
            </w:rPr>
            <w:fldChar w:fldCharType="separate"/>
          </w:r>
          <w:ins w:id="194" w:author="Cernigliaro, Giuseppe (IT - Bologna)" w:date="2019-02-07T20:53:00Z">
            <w:r>
              <w:rPr>
                <w:webHidden/>
              </w:rPr>
              <w:t>86</w:t>
            </w:r>
            <w:r>
              <w:rPr>
                <w:webHidden/>
              </w:rPr>
              <w:fldChar w:fldCharType="end"/>
            </w:r>
            <w:r w:rsidRPr="005D12C3">
              <w:rPr>
                <w:rStyle w:val="Hyperlink"/>
              </w:rPr>
              <w:fldChar w:fldCharType="end"/>
            </w:r>
          </w:ins>
        </w:p>
        <w:p w14:paraId="3F2C3112" w14:textId="5CCC4C94" w:rsidR="004A592B" w:rsidRDefault="004A592B">
          <w:pPr>
            <w:pStyle w:val="TOC1"/>
            <w:rPr>
              <w:ins w:id="195" w:author="Cernigliaro, Giuseppe (IT - Bologna)" w:date="2019-02-07T20:53:00Z"/>
              <w:rFonts w:asciiTheme="minorHAnsi" w:eastAsiaTheme="minorEastAsia" w:hAnsiTheme="minorHAnsi" w:cstheme="minorBidi"/>
              <w:b w:val="0"/>
              <w:bCs w:val="0"/>
              <w:caps w:val="0"/>
              <w:szCs w:val="22"/>
              <w:lang w:val="en-US" w:eastAsia="en-US"/>
            </w:rPr>
          </w:pPr>
          <w:ins w:id="196" w:author="Cernigliaro, Giuseppe (IT - Bologna)" w:date="2019-02-07T20:53:00Z">
            <w:r w:rsidRPr="005D12C3">
              <w:rPr>
                <w:rStyle w:val="Hyperlink"/>
              </w:rPr>
              <w:fldChar w:fldCharType="begin"/>
            </w:r>
            <w:r w:rsidRPr="005D12C3">
              <w:rPr>
                <w:rStyle w:val="Hyperlink"/>
              </w:rPr>
              <w:instrText xml:space="preserve"> </w:instrText>
            </w:r>
            <w:r>
              <w:instrText>HYPERLINK \l "_Toc465541"</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6.</w:t>
            </w:r>
            <w:r>
              <w:rPr>
                <w:rFonts w:asciiTheme="minorHAnsi" w:eastAsiaTheme="minorEastAsia" w:hAnsiTheme="minorHAnsi" w:cstheme="minorBidi"/>
                <w:b w:val="0"/>
                <w:bCs w:val="0"/>
                <w:caps w:val="0"/>
                <w:szCs w:val="22"/>
                <w:lang w:val="en-US" w:eastAsia="en-US"/>
              </w:rPr>
              <w:tab/>
            </w:r>
            <w:r w:rsidRPr="005D12C3">
              <w:rPr>
                <w:rStyle w:val="Hyperlink"/>
              </w:rPr>
              <w:t>Utilizzo sperimentale del sistema e Anticipo decorrenza</w:t>
            </w:r>
            <w:r>
              <w:rPr>
                <w:webHidden/>
              </w:rPr>
              <w:tab/>
            </w:r>
            <w:r>
              <w:rPr>
                <w:webHidden/>
              </w:rPr>
              <w:fldChar w:fldCharType="begin"/>
            </w:r>
            <w:r>
              <w:rPr>
                <w:webHidden/>
              </w:rPr>
              <w:instrText xml:space="preserve"> PAGEREF _Toc465541 \h </w:instrText>
            </w:r>
            <w:r>
              <w:rPr>
                <w:webHidden/>
              </w:rPr>
            </w:r>
          </w:ins>
          <w:r>
            <w:rPr>
              <w:webHidden/>
            </w:rPr>
            <w:fldChar w:fldCharType="separate"/>
          </w:r>
          <w:ins w:id="197" w:author="Cernigliaro, Giuseppe (IT - Bologna)" w:date="2019-02-07T20:53:00Z">
            <w:r>
              <w:rPr>
                <w:webHidden/>
              </w:rPr>
              <w:t>87</w:t>
            </w:r>
            <w:r>
              <w:rPr>
                <w:webHidden/>
              </w:rPr>
              <w:fldChar w:fldCharType="end"/>
            </w:r>
            <w:r w:rsidRPr="005D12C3">
              <w:rPr>
                <w:rStyle w:val="Hyperlink"/>
              </w:rPr>
              <w:fldChar w:fldCharType="end"/>
            </w:r>
          </w:ins>
        </w:p>
        <w:p w14:paraId="1D63491F" w14:textId="48233E3A" w:rsidR="004A592B" w:rsidRDefault="004A592B">
          <w:pPr>
            <w:pStyle w:val="TOC1"/>
            <w:rPr>
              <w:ins w:id="198" w:author="Cernigliaro, Giuseppe (IT - Bologna)" w:date="2019-02-07T20:53:00Z"/>
              <w:rFonts w:asciiTheme="minorHAnsi" w:eastAsiaTheme="minorEastAsia" w:hAnsiTheme="minorHAnsi" w:cstheme="minorBidi"/>
              <w:b w:val="0"/>
              <w:bCs w:val="0"/>
              <w:caps w:val="0"/>
              <w:szCs w:val="22"/>
              <w:lang w:val="en-US" w:eastAsia="en-US"/>
            </w:rPr>
          </w:pPr>
          <w:ins w:id="199" w:author="Cernigliaro, Giuseppe (IT - Bologna)" w:date="2019-02-07T20:53:00Z">
            <w:r w:rsidRPr="005D12C3">
              <w:rPr>
                <w:rStyle w:val="Hyperlink"/>
              </w:rPr>
              <w:fldChar w:fldCharType="begin"/>
            </w:r>
            <w:r w:rsidRPr="005D12C3">
              <w:rPr>
                <w:rStyle w:val="Hyperlink"/>
              </w:rPr>
              <w:instrText xml:space="preserve"> </w:instrText>
            </w:r>
            <w:r>
              <w:instrText>HYPERLINK \l "_Toc465542"</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7.</w:t>
            </w:r>
            <w:r>
              <w:rPr>
                <w:rFonts w:asciiTheme="minorHAnsi" w:eastAsiaTheme="minorEastAsia" w:hAnsiTheme="minorHAnsi" w:cstheme="minorBidi"/>
                <w:b w:val="0"/>
                <w:bCs w:val="0"/>
                <w:caps w:val="0"/>
                <w:szCs w:val="22"/>
                <w:lang w:val="en-US" w:eastAsia="en-US"/>
              </w:rPr>
              <w:tab/>
            </w:r>
            <w:r w:rsidRPr="005D12C3">
              <w:rPr>
                <w:rStyle w:val="Hyperlink"/>
              </w:rPr>
              <w:t>File di esempio</w:t>
            </w:r>
            <w:r>
              <w:rPr>
                <w:webHidden/>
              </w:rPr>
              <w:tab/>
            </w:r>
            <w:r>
              <w:rPr>
                <w:webHidden/>
              </w:rPr>
              <w:fldChar w:fldCharType="begin"/>
            </w:r>
            <w:r>
              <w:rPr>
                <w:webHidden/>
              </w:rPr>
              <w:instrText xml:space="preserve"> PAGEREF _Toc465542 \h </w:instrText>
            </w:r>
            <w:r>
              <w:rPr>
                <w:webHidden/>
              </w:rPr>
            </w:r>
          </w:ins>
          <w:r>
            <w:rPr>
              <w:webHidden/>
            </w:rPr>
            <w:fldChar w:fldCharType="separate"/>
          </w:r>
          <w:ins w:id="200" w:author="Cernigliaro, Giuseppe (IT - Bologna)" w:date="2019-02-07T20:53:00Z">
            <w:r>
              <w:rPr>
                <w:webHidden/>
              </w:rPr>
              <w:t>88</w:t>
            </w:r>
            <w:r>
              <w:rPr>
                <w:webHidden/>
              </w:rPr>
              <w:fldChar w:fldCharType="end"/>
            </w:r>
            <w:r w:rsidRPr="005D12C3">
              <w:rPr>
                <w:rStyle w:val="Hyperlink"/>
              </w:rPr>
              <w:fldChar w:fldCharType="end"/>
            </w:r>
          </w:ins>
        </w:p>
        <w:p w14:paraId="04F8EBFA" w14:textId="34935E88" w:rsidR="004A592B" w:rsidRDefault="004A592B">
          <w:pPr>
            <w:pStyle w:val="TOC2"/>
            <w:rPr>
              <w:ins w:id="201" w:author="Cernigliaro, Giuseppe (IT - Bologna)" w:date="2019-02-07T20:53:00Z"/>
              <w:rFonts w:asciiTheme="minorHAnsi" w:eastAsiaTheme="minorEastAsia" w:hAnsiTheme="minorHAnsi" w:cstheme="minorBidi"/>
              <w:b w:val="0"/>
              <w:bCs w:val="0"/>
              <w:caps w:val="0"/>
              <w:szCs w:val="22"/>
              <w:lang w:val="en-US" w:eastAsia="en-US"/>
            </w:rPr>
          </w:pPr>
          <w:ins w:id="202" w:author="Cernigliaro, Giuseppe (IT - Bologna)" w:date="2019-02-07T20:53:00Z">
            <w:r w:rsidRPr="005D12C3">
              <w:rPr>
                <w:rStyle w:val="Hyperlink"/>
              </w:rPr>
              <w:fldChar w:fldCharType="begin"/>
            </w:r>
            <w:r w:rsidRPr="005D12C3">
              <w:rPr>
                <w:rStyle w:val="Hyperlink"/>
              </w:rPr>
              <w:instrText xml:space="preserve"> </w:instrText>
            </w:r>
            <w:r>
              <w:instrText>HYPERLINK \l "_Toc465543"</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7.1</w:t>
            </w:r>
            <w:r>
              <w:rPr>
                <w:rFonts w:asciiTheme="minorHAnsi" w:eastAsiaTheme="minorEastAsia" w:hAnsiTheme="minorHAnsi" w:cstheme="minorBidi"/>
                <w:b w:val="0"/>
                <w:bCs w:val="0"/>
                <w:caps w:val="0"/>
                <w:szCs w:val="22"/>
                <w:lang w:val="en-US" w:eastAsia="en-US"/>
              </w:rPr>
              <w:tab/>
            </w:r>
            <w:r w:rsidRPr="005D12C3">
              <w:rPr>
                <w:rStyle w:val="Hyperlink"/>
              </w:rPr>
              <w:t>Esempi di Messaggi e schematron</w:t>
            </w:r>
            <w:r>
              <w:rPr>
                <w:webHidden/>
              </w:rPr>
              <w:tab/>
            </w:r>
            <w:r>
              <w:rPr>
                <w:webHidden/>
              </w:rPr>
              <w:fldChar w:fldCharType="begin"/>
            </w:r>
            <w:r>
              <w:rPr>
                <w:webHidden/>
              </w:rPr>
              <w:instrText xml:space="preserve"> PAGEREF _Toc465543 \h </w:instrText>
            </w:r>
            <w:r>
              <w:rPr>
                <w:webHidden/>
              </w:rPr>
            </w:r>
          </w:ins>
          <w:r>
            <w:rPr>
              <w:webHidden/>
            </w:rPr>
            <w:fldChar w:fldCharType="separate"/>
          </w:r>
          <w:ins w:id="203" w:author="Cernigliaro, Giuseppe (IT - Bologna)" w:date="2019-02-07T20:53:00Z">
            <w:r>
              <w:rPr>
                <w:webHidden/>
              </w:rPr>
              <w:t>88</w:t>
            </w:r>
            <w:r>
              <w:rPr>
                <w:webHidden/>
              </w:rPr>
              <w:fldChar w:fldCharType="end"/>
            </w:r>
            <w:r w:rsidRPr="005D12C3">
              <w:rPr>
                <w:rStyle w:val="Hyperlink"/>
              </w:rPr>
              <w:fldChar w:fldCharType="end"/>
            </w:r>
          </w:ins>
        </w:p>
        <w:p w14:paraId="5C8194C2" w14:textId="4F4124CE" w:rsidR="004A592B" w:rsidRDefault="004A592B">
          <w:pPr>
            <w:pStyle w:val="TOC2"/>
            <w:rPr>
              <w:ins w:id="204" w:author="Cernigliaro, Giuseppe (IT - Bologna)" w:date="2019-02-07T20:53:00Z"/>
              <w:rFonts w:asciiTheme="minorHAnsi" w:eastAsiaTheme="minorEastAsia" w:hAnsiTheme="minorHAnsi" w:cstheme="minorBidi"/>
              <w:b w:val="0"/>
              <w:bCs w:val="0"/>
              <w:caps w:val="0"/>
              <w:szCs w:val="22"/>
              <w:lang w:val="en-US" w:eastAsia="en-US"/>
            </w:rPr>
          </w:pPr>
          <w:ins w:id="205" w:author="Cernigliaro, Giuseppe (IT - Bologna)" w:date="2019-02-07T20:53:00Z">
            <w:r w:rsidRPr="005D12C3">
              <w:rPr>
                <w:rStyle w:val="Hyperlink"/>
              </w:rPr>
              <w:fldChar w:fldCharType="begin"/>
            </w:r>
            <w:r w:rsidRPr="005D12C3">
              <w:rPr>
                <w:rStyle w:val="Hyperlink"/>
              </w:rPr>
              <w:instrText xml:space="preserve"> </w:instrText>
            </w:r>
            <w:r>
              <w:instrText>HYPERLINK \l "_Toc465544"</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7.2</w:t>
            </w:r>
            <w:r>
              <w:rPr>
                <w:rFonts w:asciiTheme="minorHAnsi" w:eastAsiaTheme="minorEastAsia" w:hAnsiTheme="minorHAnsi" w:cstheme="minorBidi"/>
                <w:b w:val="0"/>
                <w:bCs w:val="0"/>
                <w:caps w:val="0"/>
                <w:szCs w:val="22"/>
                <w:lang w:val="en-US" w:eastAsia="en-US"/>
              </w:rPr>
              <w:tab/>
            </w:r>
            <w:r w:rsidRPr="005D12C3">
              <w:rPr>
                <w:rStyle w:val="Hyperlink"/>
              </w:rPr>
              <w:t>Esempi di Notifiche</w:t>
            </w:r>
            <w:r>
              <w:rPr>
                <w:webHidden/>
              </w:rPr>
              <w:tab/>
            </w:r>
            <w:r>
              <w:rPr>
                <w:webHidden/>
              </w:rPr>
              <w:fldChar w:fldCharType="begin"/>
            </w:r>
            <w:r>
              <w:rPr>
                <w:webHidden/>
              </w:rPr>
              <w:instrText xml:space="preserve"> PAGEREF _Toc465544 \h </w:instrText>
            </w:r>
            <w:r>
              <w:rPr>
                <w:webHidden/>
              </w:rPr>
            </w:r>
          </w:ins>
          <w:r>
            <w:rPr>
              <w:webHidden/>
            </w:rPr>
            <w:fldChar w:fldCharType="separate"/>
          </w:r>
          <w:ins w:id="206" w:author="Cernigliaro, Giuseppe (IT - Bologna)" w:date="2019-02-07T20:53:00Z">
            <w:r>
              <w:rPr>
                <w:webHidden/>
              </w:rPr>
              <w:t>88</w:t>
            </w:r>
            <w:r>
              <w:rPr>
                <w:webHidden/>
              </w:rPr>
              <w:fldChar w:fldCharType="end"/>
            </w:r>
            <w:r w:rsidRPr="005D12C3">
              <w:rPr>
                <w:rStyle w:val="Hyperlink"/>
              </w:rPr>
              <w:fldChar w:fldCharType="end"/>
            </w:r>
          </w:ins>
        </w:p>
        <w:p w14:paraId="7234C67E" w14:textId="6E8B2017" w:rsidR="004A592B" w:rsidRDefault="004A592B">
          <w:pPr>
            <w:pStyle w:val="TOC3"/>
            <w:rPr>
              <w:ins w:id="207" w:author="Cernigliaro, Giuseppe (IT - Bologna)" w:date="2019-02-07T20:53:00Z"/>
              <w:rFonts w:asciiTheme="minorHAnsi" w:eastAsiaTheme="minorEastAsia" w:hAnsiTheme="minorHAnsi" w:cstheme="minorBidi"/>
              <w:smallCaps w:val="0"/>
              <w:szCs w:val="22"/>
              <w:lang w:val="en-US" w:eastAsia="en-US"/>
            </w:rPr>
          </w:pPr>
          <w:ins w:id="208" w:author="Cernigliaro, Giuseppe (IT - Bologna)" w:date="2019-02-07T20:53:00Z">
            <w:r w:rsidRPr="005D12C3">
              <w:rPr>
                <w:rStyle w:val="Hyperlink"/>
              </w:rPr>
              <w:fldChar w:fldCharType="begin"/>
            </w:r>
            <w:r w:rsidRPr="005D12C3">
              <w:rPr>
                <w:rStyle w:val="Hyperlink"/>
              </w:rPr>
              <w:instrText xml:space="preserve"> </w:instrText>
            </w:r>
            <w:r>
              <w:instrText>HYPERLINK \l "_Toc465545"</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7.2.1</w:t>
            </w:r>
            <w:r>
              <w:rPr>
                <w:rFonts w:asciiTheme="minorHAnsi" w:eastAsiaTheme="minorEastAsia" w:hAnsiTheme="minorHAnsi" w:cstheme="minorBidi"/>
                <w:smallCaps w:val="0"/>
                <w:szCs w:val="22"/>
                <w:lang w:val="en-US" w:eastAsia="en-US"/>
              </w:rPr>
              <w:tab/>
            </w:r>
            <w:r w:rsidRPr="005D12C3">
              <w:rPr>
                <w:rStyle w:val="Hyperlink"/>
              </w:rPr>
              <w:t>Esempio di Notifica di scarto</w:t>
            </w:r>
            <w:r>
              <w:rPr>
                <w:webHidden/>
              </w:rPr>
              <w:tab/>
            </w:r>
            <w:r>
              <w:rPr>
                <w:webHidden/>
              </w:rPr>
              <w:fldChar w:fldCharType="begin"/>
            </w:r>
            <w:r>
              <w:rPr>
                <w:webHidden/>
              </w:rPr>
              <w:instrText xml:space="preserve"> PAGEREF _Toc465545 \h </w:instrText>
            </w:r>
            <w:r>
              <w:rPr>
                <w:webHidden/>
              </w:rPr>
            </w:r>
          </w:ins>
          <w:r>
            <w:rPr>
              <w:webHidden/>
            </w:rPr>
            <w:fldChar w:fldCharType="separate"/>
          </w:r>
          <w:ins w:id="209" w:author="Cernigliaro, Giuseppe (IT - Bologna)" w:date="2019-02-07T20:53:00Z">
            <w:r>
              <w:rPr>
                <w:webHidden/>
              </w:rPr>
              <w:t>88</w:t>
            </w:r>
            <w:r>
              <w:rPr>
                <w:webHidden/>
              </w:rPr>
              <w:fldChar w:fldCharType="end"/>
            </w:r>
            <w:r w:rsidRPr="005D12C3">
              <w:rPr>
                <w:rStyle w:val="Hyperlink"/>
              </w:rPr>
              <w:fldChar w:fldCharType="end"/>
            </w:r>
          </w:ins>
        </w:p>
        <w:p w14:paraId="6DAFBED1" w14:textId="13745BAD" w:rsidR="004A592B" w:rsidRDefault="004A592B">
          <w:pPr>
            <w:pStyle w:val="TOC3"/>
            <w:rPr>
              <w:ins w:id="210" w:author="Cernigliaro, Giuseppe (IT - Bologna)" w:date="2019-02-07T20:53:00Z"/>
              <w:rFonts w:asciiTheme="minorHAnsi" w:eastAsiaTheme="minorEastAsia" w:hAnsiTheme="minorHAnsi" w:cstheme="minorBidi"/>
              <w:smallCaps w:val="0"/>
              <w:szCs w:val="22"/>
              <w:lang w:val="en-US" w:eastAsia="en-US"/>
            </w:rPr>
          </w:pPr>
          <w:ins w:id="211" w:author="Cernigliaro, Giuseppe (IT - Bologna)" w:date="2019-02-07T20:53:00Z">
            <w:r w:rsidRPr="005D12C3">
              <w:rPr>
                <w:rStyle w:val="Hyperlink"/>
              </w:rPr>
              <w:fldChar w:fldCharType="begin"/>
            </w:r>
            <w:r w:rsidRPr="005D12C3">
              <w:rPr>
                <w:rStyle w:val="Hyperlink"/>
              </w:rPr>
              <w:instrText xml:space="preserve"> </w:instrText>
            </w:r>
            <w:r>
              <w:instrText>HYPERLINK \l "_Toc465546"</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7.2.2</w:t>
            </w:r>
            <w:r>
              <w:rPr>
                <w:rFonts w:asciiTheme="minorHAnsi" w:eastAsiaTheme="minorEastAsia" w:hAnsiTheme="minorHAnsi" w:cstheme="minorBidi"/>
                <w:smallCaps w:val="0"/>
                <w:szCs w:val="22"/>
                <w:lang w:val="en-US" w:eastAsia="en-US"/>
              </w:rPr>
              <w:tab/>
            </w:r>
            <w:r w:rsidRPr="005D12C3">
              <w:rPr>
                <w:rStyle w:val="Hyperlink"/>
              </w:rPr>
              <w:t>Esempio di Ricevuta di consegna</w:t>
            </w:r>
            <w:r>
              <w:rPr>
                <w:webHidden/>
              </w:rPr>
              <w:tab/>
            </w:r>
            <w:r>
              <w:rPr>
                <w:webHidden/>
              </w:rPr>
              <w:fldChar w:fldCharType="begin"/>
            </w:r>
            <w:r>
              <w:rPr>
                <w:webHidden/>
              </w:rPr>
              <w:instrText xml:space="preserve"> PAGEREF _Toc465546 \h </w:instrText>
            </w:r>
            <w:r>
              <w:rPr>
                <w:webHidden/>
              </w:rPr>
            </w:r>
          </w:ins>
          <w:r>
            <w:rPr>
              <w:webHidden/>
            </w:rPr>
            <w:fldChar w:fldCharType="separate"/>
          </w:r>
          <w:ins w:id="212" w:author="Cernigliaro, Giuseppe (IT - Bologna)" w:date="2019-02-07T20:53:00Z">
            <w:r>
              <w:rPr>
                <w:webHidden/>
              </w:rPr>
              <w:t>88</w:t>
            </w:r>
            <w:r>
              <w:rPr>
                <w:webHidden/>
              </w:rPr>
              <w:fldChar w:fldCharType="end"/>
            </w:r>
            <w:r w:rsidRPr="005D12C3">
              <w:rPr>
                <w:rStyle w:val="Hyperlink"/>
              </w:rPr>
              <w:fldChar w:fldCharType="end"/>
            </w:r>
          </w:ins>
        </w:p>
        <w:p w14:paraId="0A383943" w14:textId="56E5003B" w:rsidR="004A592B" w:rsidRDefault="004A592B">
          <w:pPr>
            <w:pStyle w:val="TOC3"/>
            <w:rPr>
              <w:ins w:id="213" w:author="Cernigliaro, Giuseppe (IT - Bologna)" w:date="2019-02-07T20:53:00Z"/>
              <w:rFonts w:asciiTheme="minorHAnsi" w:eastAsiaTheme="minorEastAsia" w:hAnsiTheme="minorHAnsi" w:cstheme="minorBidi"/>
              <w:smallCaps w:val="0"/>
              <w:szCs w:val="22"/>
              <w:lang w:val="en-US" w:eastAsia="en-US"/>
            </w:rPr>
          </w:pPr>
          <w:ins w:id="214" w:author="Cernigliaro, Giuseppe (IT - Bologna)" w:date="2019-02-07T20:53:00Z">
            <w:r w:rsidRPr="005D12C3">
              <w:rPr>
                <w:rStyle w:val="Hyperlink"/>
              </w:rPr>
              <w:fldChar w:fldCharType="begin"/>
            </w:r>
            <w:r w:rsidRPr="005D12C3">
              <w:rPr>
                <w:rStyle w:val="Hyperlink"/>
              </w:rPr>
              <w:instrText xml:space="preserve"> </w:instrText>
            </w:r>
            <w:r>
              <w:instrText>HYPERLINK \l "_Toc465547"</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7.2.3</w:t>
            </w:r>
            <w:r>
              <w:rPr>
                <w:rFonts w:asciiTheme="minorHAnsi" w:eastAsiaTheme="minorEastAsia" w:hAnsiTheme="minorHAnsi" w:cstheme="minorBidi"/>
                <w:smallCaps w:val="0"/>
                <w:szCs w:val="22"/>
                <w:lang w:val="en-US" w:eastAsia="en-US"/>
              </w:rPr>
              <w:tab/>
            </w:r>
            <w:r w:rsidRPr="005D12C3">
              <w:rPr>
                <w:rStyle w:val="Hyperlink"/>
              </w:rPr>
              <w:t>Esempio di Notifica di Mancata consegna</w:t>
            </w:r>
            <w:r>
              <w:rPr>
                <w:webHidden/>
              </w:rPr>
              <w:tab/>
            </w:r>
            <w:r>
              <w:rPr>
                <w:webHidden/>
              </w:rPr>
              <w:fldChar w:fldCharType="begin"/>
            </w:r>
            <w:r>
              <w:rPr>
                <w:webHidden/>
              </w:rPr>
              <w:instrText xml:space="preserve"> PAGEREF _Toc465547 \h </w:instrText>
            </w:r>
            <w:r>
              <w:rPr>
                <w:webHidden/>
              </w:rPr>
            </w:r>
          </w:ins>
          <w:r>
            <w:rPr>
              <w:webHidden/>
            </w:rPr>
            <w:fldChar w:fldCharType="separate"/>
          </w:r>
          <w:ins w:id="215" w:author="Cernigliaro, Giuseppe (IT - Bologna)" w:date="2019-02-07T20:53:00Z">
            <w:r>
              <w:rPr>
                <w:webHidden/>
              </w:rPr>
              <w:t>89</w:t>
            </w:r>
            <w:r>
              <w:rPr>
                <w:webHidden/>
              </w:rPr>
              <w:fldChar w:fldCharType="end"/>
            </w:r>
            <w:r w:rsidRPr="005D12C3">
              <w:rPr>
                <w:rStyle w:val="Hyperlink"/>
              </w:rPr>
              <w:fldChar w:fldCharType="end"/>
            </w:r>
          </w:ins>
        </w:p>
        <w:p w14:paraId="29F97105" w14:textId="0F7A81AA" w:rsidR="004A592B" w:rsidRDefault="004A592B">
          <w:pPr>
            <w:pStyle w:val="TOC3"/>
            <w:rPr>
              <w:ins w:id="216" w:author="Cernigliaro, Giuseppe (IT - Bologna)" w:date="2019-02-07T20:53:00Z"/>
              <w:rFonts w:asciiTheme="minorHAnsi" w:eastAsiaTheme="minorEastAsia" w:hAnsiTheme="minorHAnsi" w:cstheme="minorBidi"/>
              <w:smallCaps w:val="0"/>
              <w:szCs w:val="22"/>
              <w:lang w:val="en-US" w:eastAsia="en-US"/>
            </w:rPr>
          </w:pPr>
          <w:ins w:id="217" w:author="Cernigliaro, Giuseppe (IT - Bologna)" w:date="2019-02-07T20:53:00Z">
            <w:r w:rsidRPr="005D12C3">
              <w:rPr>
                <w:rStyle w:val="Hyperlink"/>
              </w:rPr>
              <w:fldChar w:fldCharType="begin"/>
            </w:r>
            <w:r w:rsidRPr="005D12C3">
              <w:rPr>
                <w:rStyle w:val="Hyperlink"/>
              </w:rPr>
              <w:instrText xml:space="preserve"> </w:instrText>
            </w:r>
            <w:r>
              <w:instrText>HYPERLINK \l "_Toc465548"</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7.2.4</w:t>
            </w:r>
            <w:r>
              <w:rPr>
                <w:rFonts w:asciiTheme="minorHAnsi" w:eastAsiaTheme="minorEastAsia" w:hAnsiTheme="minorHAnsi" w:cstheme="minorBidi"/>
                <w:smallCaps w:val="0"/>
                <w:szCs w:val="22"/>
                <w:lang w:val="en-US" w:eastAsia="en-US"/>
              </w:rPr>
              <w:tab/>
            </w:r>
            <w:r w:rsidRPr="005D12C3">
              <w:rPr>
                <w:rStyle w:val="Hyperlink"/>
              </w:rPr>
              <w:t>Esempio di Attestazione di avvenuta trasmissione del messaggio con impossibilità di recapito</w:t>
            </w:r>
            <w:r>
              <w:rPr>
                <w:webHidden/>
              </w:rPr>
              <w:tab/>
            </w:r>
            <w:r>
              <w:rPr>
                <w:webHidden/>
              </w:rPr>
              <w:fldChar w:fldCharType="begin"/>
            </w:r>
            <w:r>
              <w:rPr>
                <w:webHidden/>
              </w:rPr>
              <w:instrText xml:space="preserve"> PAGEREF _Toc465548 \h </w:instrText>
            </w:r>
            <w:r>
              <w:rPr>
                <w:webHidden/>
              </w:rPr>
            </w:r>
          </w:ins>
          <w:r>
            <w:rPr>
              <w:webHidden/>
            </w:rPr>
            <w:fldChar w:fldCharType="separate"/>
          </w:r>
          <w:ins w:id="218" w:author="Cernigliaro, Giuseppe (IT - Bologna)" w:date="2019-02-07T20:53:00Z">
            <w:r>
              <w:rPr>
                <w:webHidden/>
              </w:rPr>
              <w:t>89</w:t>
            </w:r>
            <w:r>
              <w:rPr>
                <w:webHidden/>
              </w:rPr>
              <w:fldChar w:fldCharType="end"/>
            </w:r>
            <w:r w:rsidRPr="005D12C3">
              <w:rPr>
                <w:rStyle w:val="Hyperlink"/>
              </w:rPr>
              <w:fldChar w:fldCharType="end"/>
            </w:r>
          </w:ins>
        </w:p>
        <w:p w14:paraId="617190B3" w14:textId="4FE32733" w:rsidR="004A592B" w:rsidRDefault="004A592B">
          <w:pPr>
            <w:pStyle w:val="TOC3"/>
            <w:rPr>
              <w:ins w:id="219" w:author="Cernigliaro, Giuseppe (IT - Bologna)" w:date="2019-02-07T20:53:00Z"/>
              <w:rFonts w:asciiTheme="minorHAnsi" w:eastAsiaTheme="minorEastAsia" w:hAnsiTheme="minorHAnsi" w:cstheme="minorBidi"/>
              <w:smallCaps w:val="0"/>
              <w:szCs w:val="22"/>
              <w:lang w:val="en-US" w:eastAsia="en-US"/>
            </w:rPr>
          </w:pPr>
          <w:ins w:id="220" w:author="Cernigliaro, Giuseppe (IT - Bologna)" w:date="2019-02-07T20:53:00Z">
            <w:r w:rsidRPr="005D12C3">
              <w:rPr>
                <w:rStyle w:val="Hyperlink"/>
              </w:rPr>
              <w:fldChar w:fldCharType="begin"/>
            </w:r>
            <w:r w:rsidRPr="005D12C3">
              <w:rPr>
                <w:rStyle w:val="Hyperlink"/>
              </w:rPr>
              <w:instrText xml:space="preserve"> </w:instrText>
            </w:r>
            <w:r>
              <w:instrText>HYPERLINK \l "_Toc465549"</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7.2.5</w:t>
            </w:r>
            <w:r>
              <w:rPr>
                <w:rFonts w:asciiTheme="minorHAnsi" w:eastAsiaTheme="minorEastAsia" w:hAnsiTheme="minorHAnsi" w:cstheme="minorBidi"/>
                <w:smallCaps w:val="0"/>
                <w:szCs w:val="22"/>
                <w:lang w:val="en-US" w:eastAsia="en-US"/>
              </w:rPr>
              <w:tab/>
            </w:r>
            <w:r w:rsidRPr="005D12C3">
              <w:rPr>
                <w:rStyle w:val="Hyperlink"/>
              </w:rPr>
              <w:t>Schema definition (XSD) delle Notifiche</w:t>
            </w:r>
            <w:r>
              <w:rPr>
                <w:webHidden/>
              </w:rPr>
              <w:tab/>
            </w:r>
            <w:r>
              <w:rPr>
                <w:webHidden/>
              </w:rPr>
              <w:fldChar w:fldCharType="begin"/>
            </w:r>
            <w:r>
              <w:rPr>
                <w:webHidden/>
              </w:rPr>
              <w:instrText xml:space="preserve"> PAGEREF _Toc465549 \h </w:instrText>
            </w:r>
            <w:r>
              <w:rPr>
                <w:webHidden/>
              </w:rPr>
            </w:r>
          </w:ins>
          <w:r>
            <w:rPr>
              <w:webHidden/>
            </w:rPr>
            <w:fldChar w:fldCharType="separate"/>
          </w:r>
          <w:ins w:id="221" w:author="Cernigliaro, Giuseppe (IT - Bologna)" w:date="2019-02-07T20:53:00Z">
            <w:r>
              <w:rPr>
                <w:webHidden/>
              </w:rPr>
              <w:t>90</w:t>
            </w:r>
            <w:r>
              <w:rPr>
                <w:webHidden/>
              </w:rPr>
              <w:fldChar w:fldCharType="end"/>
            </w:r>
            <w:r w:rsidRPr="005D12C3">
              <w:rPr>
                <w:rStyle w:val="Hyperlink"/>
              </w:rPr>
              <w:fldChar w:fldCharType="end"/>
            </w:r>
          </w:ins>
        </w:p>
        <w:p w14:paraId="5CC91298" w14:textId="588FC27D" w:rsidR="004A592B" w:rsidRDefault="004A592B">
          <w:pPr>
            <w:pStyle w:val="TOC1"/>
            <w:rPr>
              <w:ins w:id="222" w:author="Cernigliaro, Giuseppe (IT - Bologna)" w:date="2019-02-07T20:53:00Z"/>
              <w:rFonts w:asciiTheme="minorHAnsi" w:eastAsiaTheme="minorEastAsia" w:hAnsiTheme="minorHAnsi" w:cstheme="minorBidi"/>
              <w:b w:val="0"/>
              <w:bCs w:val="0"/>
              <w:caps w:val="0"/>
              <w:szCs w:val="22"/>
              <w:lang w:val="en-US" w:eastAsia="en-US"/>
            </w:rPr>
          </w:pPr>
          <w:ins w:id="223" w:author="Cernigliaro, Giuseppe (IT - Bologna)" w:date="2019-02-07T20:53:00Z">
            <w:r w:rsidRPr="005D12C3">
              <w:rPr>
                <w:rStyle w:val="Hyperlink"/>
              </w:rPr>
              <w:fldChar w:fldCharType="begin"/>
            </w:r>
            <w:r w:rsidRPr="005D12C3">
              <w:rPr>
                <w:rStyle w:val="Hyperlink"/>
              </w:rPr>
              <w:instrText xml:space="preserve"> </w:instrText>
            </w:r>
            <w:r>
              <w:instrText>HYPERLINK \l "_Toc465550"</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8.</w:t>
            </w:r>
            <w:r>
              <w:rPr>
                <w:rFonts w:asciiTheme="minorHAnsi" w:eastAsiaTheme="minorEastAsia" w:hAnsiTheme="minorHAnsi" w:cstheme="minorBidi"/>
                <w:b w:val="0"/>
                <w:bCs w:val="0"/>
                <w:caps w:val="0"/>
                <w:szCs w:val="22"/>
                <w:lang w:val="en-US" w:eastAsia="en-US"/>
              </w:rPr>
              <w:tab/>
            </w:r>
            <w:r w:rsidRPr="005D12C3">
              <w:rPr>
                <w:rStyle w:val="Hyperlink"/>
              </w:rPr>
              <w:t>Dati da riportare nella Fattura elettronica</w:t>
            </w:r>
            <w:r>
              <w:rPr>
                <w:webHidden/>
              </w:rPr>
              <w:tab/>
            </w:r>
            <w:r>
              <w:rPr>
                <w:webHidden/>
              </w:rPr>
              <w:fldChar w:fldCharType="begin"/>
            </w:r>
            <w:r>
              <w:rPr>
                <w:webHidden/>
              </w:rPr>
              <w:instrText xml:space="preserve"> PAGEREF _Toc465550 \h </w:instrText>
            </w:r>
            <w:r>
              <w:rPr>
                <w:webHidden/>
              </w:rPr>
            </w:r>
          </w:ins>
          <w:r>
            <w:rPr>
              <w:webHidden/>
            </w:rPr>
            <w:fldChar w:fldCharType="separate"/>
          </w:r>
          <w:ins w:id="224" w:author="Cernigliaro, Giuseppe (IT - Bologna)" w:date="2019-02-07T20:53:00Z">
            <w:r>
              <w:rPr>
                <w:webHidden/>
              </w:rPr>
              <w:t>93</w:t>
            </w:r>
            <w:r>
              <w:rPr>
                <w:webHidden/>
              </w:rPr>
              <w:fldChar w:fldCharType="end"/>
            </w:r>
            <w:r w:rsidRPr="005D12C3">
              <w:rPr>
                <w:rStyle w:val="Hyperlink"/>
              </w:rPr>
              <w:fldChar w:fldCharType="end"/>
            </w:r>
          </w:ins>
        </w:p>
        <w:p w14:paraId="28DB3CD1" w14:textId="72A5B00C" w:rsidR="004A592B" w:rsidRDefault="004A592B">
          <w:pPr>
            <w:pStyle w:val="TOC1"/>
            <w:rPr>
              <w:ins w:id="225" w:author="Cernigliaro, Giuseppe (IT - Bologna)" w:date="2019-02-07T20:53:00Z"/>
              <w:rFonts w:asciiTheme="minorHAnsi" w:eastAsiaTheme="minorEastAsia" w:hAnsiTheme="minorHAnsi" w:cstheme="minorBidi"/>
              <w:b w:val="0"/>
              <w:bCs w:val="0"/>
              <w:caps w:val="0"/>
              <w:szCs w:val="22"/>
              <w:lang w:val="en-US" w:eastAsia="en-US"/>
            </w:rPr>
          </w:pPr>
          <w:ins w:id="226" w:author="Cernigliaro, Giuseppe (IT - Bologna)" w:date="2019-02-07T20:53:00Z">
            <w:r w:rsidRPr="005D12C3">
              <w:rPr>
                <w:rStyle w:val="Hyperlink"/>
              </w:rPr>
              <w:lastRenderedPageBreak/>
              <w:fldChar w:fldCharType="begin"/>
            </w:r>
            <w:r w:rsidRPr="005D12C3">
              <w:rPr>
                <w:rStyle w:val="Hyperlink"/>
              </w:rPr>
              <w:instrText xml:space="preserve"> </w:instrText>
            </w:r>
            <w:r>
              <w:instrText>HYPERLINK \l "_Toc465551"</w:instrText>
            </w:r>
            <w:r w:rsidRPr="005D12C3">
              <w:rPr>
                <w:rStyle w:val="Hyperlink"/>
              </w:rPr>
              <w:instrText xml:space="preserve"> </w:instrText>
            </w:r>
            <w:r w:rsidRPr="005D12C3">
              <w:rPr>
                <w:rStyle w:val="Hyperlink"/>
              </w:rPr>
            </w:r>
            <w:r w:rsidRPr="005D12C3">
              <w:rPr>
                <w:rStyle w:val="Hyperlink"/>
              </w:rPr>
              <w:fldChar w:fldCharType="separate"/>
            </w:r>
            <w:r w:rsidRPr="005D12C3">
              <w:rPr>
                <w:rStyle w:val="Hyperlink"/>
              </w:rPr>
              <w:t>9.</w:t>
            </w:r>
            <w:r>
              <w:rPr>
                <w:rFonts w:asciiTheme="minorHAnsi" w:eastAsiaTheme="minorEastAsia" w:hAnsiTheme="minorHAnsi" w:cstheme="minorBidi"/>
                <w:b w:val="0"/>
                <w:bCs w:val="0"/>
                <w:caps w:val="0"/>
                <w:szCs w:val="22"/>
                <w:lang w:val="en-US" w:eastAsia="en-US"/>
              </w:rPr>
              <w:tab/>
            </w:r>
            <w:r w:rsidRPr="005D12C3">
              <w:rPr>
                <w:rStyle w:val="Hyperlink"/>
              </w:rPr>
              <w:t>Servizio di supporto e assistenza agli utenti</w:t>
            </w:r>
            <w:r>
              <w:rPr>
                <w:webHidden/>
              </w:rPr>
              <w:tab/>
            </w:r>
            <w:r>
              <w:rPr>
                <w:webHidden/>
              </w:rPr>
              <w:fldChar w:fldCharType="begin"/>
            </w:r>
            <w:r>
              <w:rPr>
                <w:webHidden/>
              </w:rPr>
              <w:instrText xml:space="preserve"> PAGEREF _Toc465551 \h </w:instrText>
            </w:r>
            <w:r>
              <w:rPr>
                <w:webHidden/>
              </w:rPr>
            </w:r>
          </w:ins>
          <w:r>
            <w:rPr>
              <w:webHidden/>
            </w:rPr>
            <w:fldChar w:fldCharType="separate"/>
          </w:r>
          <w:ins w:id="227" w:author="Cernigliaro, Giuseppe (IT - Bologna)" w:date="2019-02-07T20:53:00Z">
            <w:r>
              <w:rPr>
                <w:webHidden/>
              </w:rPr>
              <w:t>94</w:t>
            </w:r>
            <w:r>
              <w:rPr>
                <w:webHidden/>
              </w:rPr>
              <w:fldChar w:fldCharType="end"/>
            </w:r>
            <w:r w:rsidRPr="005D12C3">
              <w:rPr>
                <w:rStyle w:val="Hyperlink"/>
              </w:rPr>
              <w:fldChar w:fldCharType="end"/>
            </w:r>
          </w:ins>
        </w:p>
        <w:p w14:paraId="2C5ACD60" w14:textId="53189BF4" w:rsidR="00C466E2" w:rsidDel="004A592B" w:rsidRDefault="00C466E2" w:rsidP="002E2CF1">
          <w:pPr>
            <w:pStyle w:val="TOC1"/>
            <w:rPr>
              <w:ins w:id="228" w:author="Marciante, Teresa Lucia (IT - Roma)" w:date="2019-02-07T19:18:00Z"/>
              <w:del w:id="229" w:author="Cernigliaro, Giuseppe (IT - Bologna)" w:date="2019-02-07T20:53:00Z"/>
              <w:rFonts w:asciiTheme="minorHAnsi" w:eastAsiaTheme="minorEastAsia" w:hAnsiTheme="minorHAnsi" w:cstheme="minorBidi"/>
              <w:szCs w:val="22"/>
              <w:lang w:val="en-US" w:eastAsia="en-US"/>
            </w:rPr>
          </w:pPr>
          <w:ins w:id="230" w:author="Marciante, Teresa Lucia (IT - Roma)" w:date="2019-02-07T19:18:00Z">
            <w:del w:id="231" w:author="Cernigliaro, Giuseppe (IT - Bologna)" w:date="2019-02-07T20:53:00Z">
              <w:r w:rsidRPr="004A592B" w:rsidDel="004A592B">
                <w:rPr>
                  <w:rStyle w:val="Hyperlink"/>
                  <w:rPrChange w:id="232" w:author="Cernigliaro, Giuseppe (IT - Bologna)" w:date="2019-02-07T20:53:00Z">
                    <w:rPr>
                      <w:rStyle w:val="Hyperlink"/>
                    </w:rPr>
                  </w:rPrChange>
                </w:rPr>
                <w:delText>Stato del documento</w:delText>
              </w:r>
              <w:r w:rsidDel="004A592B">
                <w:rPr>
                  <w:webHidden/>
                </w:rPr>
                <w:tab/>
              </w:r>
            </w:del>
          </w:ins>
        </w:p>
        <w:p w14:paraId="3285A994" w14:textId="7223D0DB" w:rsidR="00C466E2" w:rsidDel="004A592B" w:rsidRDefault="00C466E2" w:rsidP="002E2CF1">
          <w:pPr>
            <w:pStyle w:val="TOC1"/>
            <w:rPr>
              <w:ins w:id="233" w:author="Marciante, Teresa Lucia (IT - Roma)" w:date="2019-02-07T19:18:00Z"/>
              <w:del w:id="234" w:author="Cernigliaro, Giuseppe (IT - Bologna)" w:date="2019-02-07T20:53:00Z"/>
              <w:rFonts w:asciiTheme="minorHAnsi" w:eastAsiaTheme="minorEastAsia" w:hAnsiTheme="minorHAnsi" w:cstheme="minorBidi"/>
              <w:szCs w:val="22"/>
              <w:lang w:val="en-US" w:eastAsia="en-US"/>
            </w:rPr>
          </w:pPr>
          <w:ins w:id="235" w:author="Marciante, Teresa Lucia (IT - Roma)" w:date="2019-02-07T19:18:00Z">
            <w:del w:id="236" w:author="Cernigliaro, Giuseppe (IT - Bologna)" w:date="2019-02-07T20:53:00Z">
              <w:r w:rsidRPr="004A592B" w:rsidDel="004A592B">
                <w:rPr>
                  <w:rStyle w:val="Hyperlink"/>
                  <w:rPrChange w:id="237" w:author="Cernigliaro, Giuseppe (IT - Bologna)" w:date="2019-02-07T20:53:00Z">
                    <w:rPr>
                      <w:rStyle w:val="Hyperlink"/>
                    </w:rPr>
                  </w:rPrChange>
                </w:rPr>
                <w:delText>1.</w:delText>
              </w:r>
              <w:r w:rsidDel="004A592B">
                <w:rPr>
                  <w:rFonts w:asciiTheme="minorHAnsi" w:eastAsiaTheme="minorEastAsia" w:hAnsiTheme="minorHAnsi" w:cstheme="minorBidi"/>
                  <w:szCs w:val="22"/>
                  <w:lang w:val="en-US" w:eastAsia="en-US"/>
                </w:rPr>
                <w:tab/>
              </w:r>
              <w:r w:rsidRPr="004A592B" w:rsidDel="004A592B">
                <w:rPr>
                  <w:rStyle w:val="Hyperlink"/>
                  <w:rPrChange w:id="238" w:author="Cernigliaro, Giuseppe (IT - Bologna)" w:date="2019-02-07T20:53:00Z">
                    <w:rPr>
                      <w:rStyle w:val="Hyperlink"/>
                    </w:rPr>
                  </w:rPrChange>
                </w:rPr>
                <w:delText>Contesto di riferimento</w:delText>
              </w:r>
              <w:r w:rsidDel="004A592B">
                <w:rPr>
                  <w:webHidden/>
                </w:rPr>
                <w:tab/>
              </w:r>
            </w:del>
          </w:ins>
        </w:p>
        <w:p w14:paraId="4CC7541A" w14:textId="63104D01" w:rsidR="00C466E2" w:rsidDel="004A592B" w:rsidRDefault="00C466E2">
          <w:pPr>
            <w:pStyle w:val="TOC2"/>
            <w:rPr>
              <w:ins w:id="239" w:author="Marciante, Teresa Lucia (IT - Roma)" w:date="2019-02-07T19:18:00Z"/>
              <w:del w:id="240" w:author="Cernigliaro, Giuseppe (IT - Bologna)" w:date="2019-02-07T20:53:00Z"/>
              <w:rFonts w:asciiTheme="minorHAnsi" w:eastAsiaTheme="minorEastAsia" w:hAnsiTheme="minorHAnsi" w:cstheme="minorBidi"/>
              <w:b w:val="0"/>
              <w:bCs w:val="0"/>
              <w:caps w:val="0"/>
              <w:szCs w:val="22"/>
              <w:lang w:val="en-US" w:eastAsia="en-US"/>
            </w:rPr>
          </w:pPr>
          <w:ins w:id="241" w:author="Marciante, Teresa Lucia (IT - Roma)" w:date="2019-02-07T19:18:00Z">
            <w:del w:id="242" w:author="Cernigliaro, Giuseppe (IT - Bologna)" w:date="2019-02-07T20:53:00Z">
              <w:r w:rsidRPr="004A592B" w:rsidDel="004A592B">
                <w:rPr>
                  <w:rStyle w:val="Hyperlink"/>
                  <w:rPrChange w:id="243" w:author="Cernigliaro, Giuseppe (IT - Bologna)" w:date="2019-02-07T20:53:00Z">
                    <w:rPr>
                      <w:rStyle w:val="Hyperlink"/>
                    </w:rPr>
                  </w:rPrChange>
                </w:rPr>
                <w:delText>1.1</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244" w:author="Cernigliaro, Giuseppe (IT - Bologna)" w:date="2019-02-07T20:53:00Z">
                    <w:rPr>
                      <w:rStyle w:val="Hyperlink"/>
                    </w:rPr>
                  </w:rPrChange>
                </w:rPr>
                <w:delText>Definizioni</w:delText>
              </w:r>
              <w:r w:rsidDel="004A592B">
                <w:rPr>
                  <w:webHidden/>
                </w:rPr>
                <w:tab/>
              </w:r>
            </w:del>
          </w:ins>
        </w:p>
        <w:p w14:paraId="15F25246" w14:textId="03670B7D" w:rsidR="00C466E2" w:rsidDel="004A592B" w:rsidRDefault="00C466E2">
          <w:pPr>
            <w:pStyle w:val="TOC2"/>
            <w:rPr>
              <w:ins w:id="245" w:author="Marciante, Teresa Lucia (IT - Roma)" w:date="2019-02-07T19:18:00Z"/>
              <w:del w:id="246" w:author="Cernigliaro, Giuseppe (IT - Bologna)" w:date="2019-02-07T20:53:00Z"/>
              <w:rFonts w:asciiTheme="minorHAnsi" w:eastAsiaTheme="minorEastAsia" w:hAnsiTheme="minorHAnsi" w:cstheme="minorBidi"/>
              <w:b w:val="0"/>
              <w:bCs w:val="0"/>
              <w:caps w:val="0"/>
              <w:szCs w:val="22"/>
              <w:lang w:val="en-US" w:eastAsia="en-US"/>
            </w:rPr>
          </w:pPr>
          <w:ins w:id="247" w:author="Marciante, Teresa Lucia (IT - Roma)" w:date="2019-02-07T19:18:00Z">
            <w:del w:id="248" w:author="Cernigliaro, Giuseppe (IT - Bologna)" w:date="2019-02-07T20:53:00Z">
              <w:r w:rsidRPr="004A592B" w:rsidDel="004A592B">
                <w:rPr>
                  <w:rStyle w:val="Hyperlink"/>
                  <w:rPrChange w:id="249" w:author="Cernigliaro, Giuseppe (IT - Bologna)" w:date="2019-02-07T20:53:00Z">
                    <w:rPr>
                      <w:rStyle w:val="Hyperlink"/>
                    </w:rPr>
                  </w:rPrChange>
                </w:rPr>
                <w:delText>1.2</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250" w:author="Cernigliaro, Giuseppe (IT - Bologna)" w:date="2019-02-07T20:53:00Z">
                    <w:rPr>
                      <w:rStyle w:val="Hyperlink"/>
                    </w:rPr>
                  </w:rPrChange>
                </w:rPr>
                <w:delText>Il sistema Acquisti Pubblici in Rete (APiR)</w:delText>
              </w:r>
              <w:r w:rsidDel="004A592B">
                <w:rPr>
                  <w:webHidden/>
                </w:rPr>
                <w:tab/>
              </w:r>
            </w:del>
          </w:ins>
        </w:p>
        <w:p w14:paraId="0C4AFF54" w14:textId="23307202" w:rsidR="00C466E2" w:rsidDel="004A592B" w:rsidRDefault="00C466E2">
          <w:pPr>
            <w:pStyle w:val="TOC2"/>
            <w:rPr>
              <w:ins w:id="251" w:author="Marciante, Teresa Lucia (IT - Roma)" w:date="2019-02-07T19:18:00Z"/>
              <w:del w:id="252" w:author="Cernigliaro, Giuseppe (IT - Bologna)" w:date="2019-02-07T20:53:00Z"/>
              <w:rFonts w:asciiTheme="minorHAnsi" w:eastAsiaTheme="minorEastAsia" w:hAnsiTheme="minorHAnsi" w:cstheme="minorBidi"/>
              <w:b w:val="0"/>
              <w:bCs w:val="0"/>
              <w:caps w:val="0"/>
              <w:szCs w:val="22"/>
              <w:lang w:val="en-US" w:eastAsia="en-US"/>
            </w:rPr>
          </w:pPr>
          <w:ins w:id="253" w:author="Marciante, Teresa Lucia (IT - Roma)" w:date="2019-02-07T19:18:00Z">
            <w:del w:id="254" w:author="Cernigliaro, Giuseppe (IT - Bologna)" w:date="2019-02-07T20:53:00Z">
              <w:r w:rsidRPr="004A592B" w:rsidDel="004A592B">
                <w:rPr>
                  <w:rStyle w:val="Hyperlink"/>
                  <w:rPrChange w:id="255" w:author="Cernigliaro, Giuseppe (IT - Bologna)" w:date="2019-02-07T20:53:00Z">
                    <w:rPr>
                      <w:rStyle w:val="Hyperlink"/>
                    </w:rPr>
                  </w:rPrChange>
                </w:rPr>
                <w:delText>1.3</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256" w:author="Cernigliaro, Giuseppe (IT - Bologna)" w:date="2019-02-07T20:53:00Z">
                    <w:rPr>
                      <w:rStyle w:val="Hyperlink"/>
                    </w:rPr>
                  </w:rPrChange>
                </w:rPr>
                <w:delText>Il Nodo di Smistamento degli Ordini di acquisto (NSO)</w:delText>
              </w:r>
              <w:r w:rsidDel="004A592B">
                <w:rPr>
                  <w:webHidden/>
                </w:rPr>
                <w:tab/>
              </w:r>
            </w:del>
          </w:ins>
        </w:p>
        <w:p w14:paraId="34320053" w14:textId="14928807" w:rsidR="00C466E2" w:rsidDel="004A592B" w:rsidRDefault="00C466E2" w:rsidP="002E2CF1">
          <w:pPr>
            <w:pStyle w:val="TOC3"/>
            <w:rPr>
              <w:ins w:id="257" w:author="Marciante, Teresa Lucia (IT - Roma)" w:date="2019-02-07T19:18:00Z"/>
              <w:del w:id="258" w:author="Cernigliaro, Giuseppe (IT - Bologna)" w:date="2019-02-07T20:53:00Z"/>
              <w:rFonts w:asciiTheme="minorHAnsi" w:eastAsiaTheme="minorEastAsia" w:hAnsiTheme="minorHAnsi" w:cstheme="minorBidi"/>
              <w:szCs w:val="22"/>
              <w:lang w:val="en-US" w:eastAsia="en-US"/>
            </w:rPr>
          </w:pPr>
          <w:ins w:id="259" w:author="Marciante, Teresa Lucia (IT - Roma)" w:date="2019-02-07T19:18:00Z">
            <w:del w:id="260" w:author="Cernigliaro, Giuseppe (IT - Bologna)" w:date="2019-02-07T20:53:00Z">
              <w:r w:rsidRPr="004A592B" w:rsidDel="004A592B">
                <w:rPr>
                  <w:rStyle w:val="Hyperlink"/>
                  <w:rPrChange w:id="261" w:author="Cernigliaro, Giuseppe (IT - Bologna)" w:date="2019-02-07T20:53:00Z">
                    <w:rPr>
                      <w:rStyle w:val="Hyperlink"/>
                    </w:rPr>
                  </w:rPrChange>
                </w:rPr>
                <w:delText>1.3.1</w:delText>
              </w:r>
              <w:r w:rsidDel="004A592B">
                <w:rPr>
                  <w:rFonts w:asciiTheme="minorHAnsi" w:eastAsiaTheme="minorEastAsia" w:hAnsiTheme="minorHAnsi" w:cstheme="minorBidi"/>
                  <w:szCs w:val="22"/>
                  <w:lang w:val="en-US" w:eastAsia="en-US"/>
                </w:rPr>
                <w:tab/>
              </w:r>
              <w:r w:rsidRPr="004A592B" w:rsidDel="004A592B">
                <w:rPr>
                  <w:rStyle w:val="Hyperlink"/>
                  <w:rPrChange w:id="262" w:author="Cernigliaro, Giuseppe (IT - Bologna)" w:date="2019-02-07T20:53:00Z">
                    <w:rPr>
                      <w:rStyle w:val="Hyperlink"/>
                    </w:rPr>
                  </w:rPrChange>
                </w:rPr>
                <w:delText>Compatibilità con lo standard PEPPOL</w:delText>
              </w:r>
              <w:r w:rsidDel="004A592B">
                <w:rPr>
                  <w:webHidden/>
                </w:rPr>
                <w:tab/>
              </w:r>
            </w:del>
          </w:ins>
        </w:p>
        <w:p w14:paraId="7D433C93" w14:textId="54792B17" w:rsidR="00C466E2" w:rsidDel="004A592B" w:rsidRDefault="00C466E2">
          <w:pPr>
            <w:pStyle w:val="TOC2"/>
            <w:rPr>
              <w:ins w:id="263" w:author="Marciante, Teresa Lucia (IT - Roma)" w:date="2019-02-07T19:18:00Z"/>
              <w:del w:id="264" w:author="Cernigliaro, Giuseppe (IT - Bologna)" w:date="2019-02-07T20:53:00Z"/>
              <w:rFonts w:asciiTheme="minorHAnsi" w:eastAsiaTheme="minorEastAsia" w:hAnsiTheme="minorHAnsi" w:cstheme="minorBidi"/>
              <w:b w:val="0"/>
              <w:bCs w:val="0"/>
              <w:caps w:val="0"/>
              <w:szCs w:val="22"/>
              <w:lang w:val="en-US" w:eastAsia="en-US"/>
            </w:rPr>
          </w:pPr>
          <w:ins w:id="265" w:author="Marciante, Teresa Lucia (IT - Roma)" w:date="2019-02-07T19:18:00Z">
            <w:del w:id="266" w:author="Cernigliaro, Giuseppe (IT - Bologna)" w:date="2019-02-07T20:53:00Z">
              <w:r w:rsidRPr="004A592B" w:rsidDel="004A592B">
                <w:rPr>
                  <w:rStyle w:val="Hyperlink"/>
                  <w:rPrChange w:id="267" w:author="Cernigliaro, Giuseppe (IT - Bologna)" w:date="2019-02-07T20:53:00Z">
                    <w:rPr>
                      <w:rStyle w:val="Hyperlink"/>
                    </w:rPr>
                  </w:rPrChange>
                </w:rPr>
                <w:delText>1.4</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268" w:author="Cernigliaro, Giuseppe (IT - Bologna)" w:date="2019-02-07T20:53:00Z">
                    <w:rPr>
                      <w:rStyle w:val="Hyperlink"/>
                    </w:rPr>
                  </w:rPrChange>
                </w:rPr>
                <w:delText>Ambito e finalità del presente documento</w:delText>
              </w:r>
              <w:r w:rsidDel="004A592B">
                <w:rPr>
                  <w:webHidden/>
                </w:rPr>
                <w:tab/>
              </w:r>
            </w:del>
          </w:ins>
        </w:p>
        <w:p w14:paraId="1777DE19" w14:textId="4776F430" w:rsidR="00C466E2" w:rsidDel="004A592B" w:rsidRDefault="00C466E2" w:rsidP="002E2CF1">
          <w:pPr>
            <w:pStyle w:val="TOC1"/>
            <w:rPr>
              <w:ins w:id="269" w:author="Marciante, Teresa Lucia (IT - Roma)" w:date="2019-02-07T19:18:00Z"/>
              <w:del w:id="270" w:author="Cernigliaro, Giuseppe (IT - Bologna)" w:date="2019-02-07T20:53:00Z"/>
              <w:rFonts w:asciiTheme="minorHAnsi" w:eastAsiaTheme="minorEastAsia" w:hAnsiTheme="minorHAnsi" w:cstheme="minorBidi"/>
              <w:szCs w:val="22"/>
              <w:lang w:val="en-US" w:eastAsia="en-US"/>
            </w:rPr>
          </w:pPr>
          <w:ins w:id="271" w:author="Marciante, Teresa Lucia (IT - Roma)" w:date="2019-02-07T19:18:00Z">
            <w:del w:id="272" w:author="Cernigliaro, Giuseppe (IT - Bologna)" w:date="2019-02-07T20:53:00Z">
              <w:r w:rsidRPr="004A592B" w:rsidDel="004A592B">
                <w:rPr>
                  <w:rStyle w:val="Hyperlink"/>
                  <w:rPrChange w:id="273" w:author="Cernigliaro, Giuseppe (IT - Bologna)" w:date="2019-02-07T20:53:00Z">
                    <w:rPr>
                      <w:rStyle w:val="Hyperlink"/>
                    </w:rPr>
                  </w:rPrChange>
                </w:rPr>
                <w:delText>2.</w:delText>
              </w:r>
              <w:r w:rsidDel="004A592B">
                <w:rPr>
                  <w:rFonts w:asciiTheme="minorHAnsi" w:eastAsiaTheme="minorEastAsia" w:hAnsiTheme="minorHAnsi" w:cstheme="minorBidi"/>
                  <w:szCs w:val="22"/>
                  <w:lang w:val="en-US" w:eastAsia="en-US"/>
                </w:rPr>
                <w:tab/>
              </w:r>
              <w:r w:rsidRPr="004A592B" w:rsidDel="004A592B">
                <w:rPr>
                  <w:rStyle w:val="Hyperlink"/>
                  <w:rPrChange w:id="274" w:author="Cernigliaro, Giuseppe (IT - Bologna)" w:date="2019-02-07T20:53:00Z">
                    <w:rPr>
                      <w:rStyle w:val="Hyperlink"/>
                    </w:rPr>
                  </w:rPrChange>
                </w:rPr>
                <w:delText>Funzionamento di NSO</w:delText>
              </w:r>
              <w:r w:rsidDel="004A592B">
                <w:rPr>
                  <w:webHidden/>
                </w:rPr>
                <w:tab/>
              </w:r>
            </w:del>
          </w:ins>
        </w:p>
        <w:p w14:paraId="6C9020F3" w14:textId="39829F51" w:rsidR="00C466E2" w:rsidDel="004A592B" w:rsidRDefault="00C466E2">
          <w:pPr>
            <w:pStyle w:val="TOC2"/>
            <w:rPr>
              <w:ins w:id="275" w:author="Marciante, Teresa Lucia (IT - Roma)" w:date="2019-02-07T19:18:00Z"/>
              <w:del w:id="276" w:author="Cernigliaro, Giuseppe (IT - Bologna)" w:date="2019-02-07T20:53:00Z"/>
              <w:rFonts w:asciiTheme="minorHAnsi" w:eastAsiaTheme="minorEastAsia" w:hAnsiTheme="minorHAnsi" w:cstheme="minorBidi"/>
              <w:b w:val="0"/>
              <w:bCs w:val="0"/>
              <w:caps w:val="0"/>
              <w:szCs w:val="22"/>
              <w:lang w:val="en-US" w:eastAsia="en-US"/>
            </w:rPr>
          </w:pPr>
          <w:ins w:id="277" w:author="Marciante, Teresa Lucia (IT - Roma)" w:date="2019-02-07T19:18:00Z">
            <w:del w:id="278" w:author="Cernigliaro, Giuseppe (IT - Bologna)" w:date="2019-02-07T20:53:00Z">
              <w:r w:rsidRPr="004A592B" w:rsidDel="004A592B">
                <w:rPr>
                  <w:rStyle w:val="Hyperlink"/>
                  <w:rPrChange w:id="279" w:author="Cernigliaro, Giuseppe (IT - Bologna)" w:date="2019-02-07T20:53:00Z">
                    <w:rPr>
                      <w:rStyle w:val="Hyperlink"/>
                    </w:rPr>
                  </w:rPrChange>
                </w:rPr>
                <w:delText>2.1</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280" w:author="Cernigliaro, Giuseppe (IT - Bologna)" w:date="2019-02-07T20:53:00Z">
                    <w:rPr>
                      <w:rStyle w:val="Hyperlink"/>
                    </w:rPr>
                  </w:rPrChange>
                </w:rPr>
                <w:delText>Canali di comunicazione</w:delText>
              </w:r>
              <w:r w:rsidDel="004A592B">
                <w:rPr>
                  <w:webHidden/>
                </w:rPr>
                <w:tab/>
              </w:r>
            </w:del>
          </w:ins>
        </w:p>
        <w:p w14:paraId="704CE922" w14:textId="6326C402" w:rsidR="00C466E2" w:rsidDel="004A592B" w:rsidRDefault="00C466E2">
          <w:pPr>
            <w:pStyle w:val="TOC2"/>
            <w:rPr>
              <w:ins w:id="281" w:author="Marciante, Teresa Lucia (IT - Roma)" w:date="2019-02-07T19:18:00Z"/>
              <w:del w:id="282" w:author="Cernigliaro, Giuseppe (IT - Bologna)" w:date="2019-02-07T20:53:00Z"/>
              <w:rFonts w:asciiTheme="minorHAnsi" w:eastAsiaTheme="minorEastAsia" w:hAnsiTheme="minorHAnsi" w:cstheme="minorBidi"/>
              <w:b w:val="0"/>
              <w:bCs w:val="0"/>
              <w:caps w:val="0"/>
              <w:szCs w:val="22"/>
              <w:lang w:val="en-US" w:eastAsia="en-US"/>
            </w:rPr>
          </w:pPr>
          <w:ins w:id="283" w:author="Marciante, Teresa Lucia (IT - Roma)" w:date="2019-02-07T19:18:00Z">
            <w:del w:id="284" w:author="Cernigliaro, Giuseppe (IT - Bologna)" w:date="2019-02-07T20:53:00Z">
              <w:r w:rsidRPr="004A592B" w:rsidDel="004A592B">
                <w:rPr>
                  <w:rStyle w:val="Hyperlink"/>
                  <w:rPrChange w:id="285" w:author="Cernigliaro, Giuseppe (IT - Bologna)" w:date="2019-02-07T20:53:00Z">
                    <w:rPr>
                      <w:rStyle w:val="Hyperlink"/>
                    </w:rPr>
                  </w:rPrChange>
                </w:rPr>
                <w:delText>2.2</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286" w:author="Cernigliaro, Giuseppe (IT - Bologna)" w:date="2019-02-07T20:53:00Z">
                    <w:rPr>
                      <w:rStyle w:val="Hyperlink"/>
                    </w:rPr>
                  </w:rPrChange>
                </w:rPr>
                <w:delText>Documenti e Messaggi</w:delText>
              </w:r>
              <w:r w:rsidDel="004A592B">
                <w:rPr>
                  <w:webHidden/>
                </w:rPr>
                <w:tab/>
              </w:r>
            </w:del>
          </w:ins>
        </w:p>
        <w:p w14:paraId="5198BC0E" w14:textId="613A7BE8" w:rsidR="00C466E2" w:rsidDel="004A592B" w:rsidRDefault="00C466E2" w:rsidP="002E2CF1">
          <w:pPr>
            <w:pStyle w:val="TOC3"/>
            <w:rPr>
              <w:ins w:id="287" w:author="Marciante, Teresa Lucia (IT - Roma)" w:date="2019-02-07T19:18:00Z"/>
              <w:del w:id="288" w:author="Cernigliaro, Giuseppe (IT - Bologna)" w:date="2019-02-07T20:53:00Z"/>
              <w:rFonts w:asciiTheme="minorHAnsi" w:eastAsiaTheme="minorEastAsia" w:hAnsiTheme="minorHAnsi" w:cstheme="minorBidi"/>
              <w:szCs w:val="22"/>
              <w:lang w:val="en-US" w:eastAsia="en-US"/>
            </w:rPr>
          </w:pPr>
          <w:ins w:id="289" w:author="Marciante, Teresa Lucia (IT - Roma)" w:date="2019-02-07T19:18:00Z">
            <w:del w:id="290" w:author="Cernigliaro, Giuseppe (IT - Bologna)" w:date="2019-02-07T20:53:00Z">
              <w:r w:rsidRPr="004A592B" w:rsidDel="004A592B">
                <w:rPr>
                  <w:rStyle w:val="Hyperlink"/>
                  <w:rPrChange w:id="291" w:author="Cernigliaro, Giuseppe (IT - Bologna)" w:date="2019-02-07T20:53:00Z">
                    <w:rPr>
                      <w:rStyle w:val="Hyperlink"/>
                    </w:rPr>
                  </w:rPrChange>
                </w:rPr>
                <w:delText>2.2.1</w:delText>
              </w:r>
              <w:r w:rsidDel="004A592B">
                <w:rPr>
                  <w:rFonts w:asciiTheme="minorHAnsi" w:eastAsiaTheme="minorEastAsia" w:hAnsiTheme="minorHAnsi" w:cstheme="minorBidi"/>
                  <w:szCs w:val="22"/>
                  <w:lang w:val="en-US" w:eastAsia="en-US"/>
                </w:rPr>
                <w:tab/>
              </w:r>
              <w:r w:rsidRPr="004A592B" w:rsidDel="004A592B">
                <w:rPr>
                  <w:rStyle w:val="Hyperlink"/>
                  <w:rPrChange w:id="292" w:author="Cernigliaro, Giuseppe (IT - Bologna)" w:date="2019-02-07T20:53:00Z">
                    <w:rPr>
                      <w:rStyle w:val="Hyperlink"/>
                    </w:rPr>
                  </w:rPrChange>
                </w:rPr>
                <w:delText>Busta di trasmissione</w:delText>
              </w:r>
              <w:r w:rsidDel="004A592B">
                <w:rPr>
                  <w:webHidden/>
                </w:rPr>
                <w:tab/>
              </w:r>
            </w:del>
          </w:ins>
        </w:p>
        <w:p w14:paraId="6B7344EB" w14:textId="1BB064CD" w:rsidR="00C466E2" w:rsidDel="004A592B" w:rsidRDefault="00C466E2" w:rsidP="002E2CF1">
          <w:pPr>
            <w:pStyle w:val="TOC3"/>
            <w:rPr>
              <w:ins w:id="293" w:author="Marciante, Teresa Lucia (IT - Roma)" w:date="2019-02-07T19:18:00Z"/>
              <w:del w:id="294" w:author="Cernigliaro, Giuseppe (IT - Bologna)" w:date="2019-02-07T20:53:00Z"/>
              <w:rFonts w:asciiTheme="minorHAnsi" w:eastAsiaTheme="minorEastAsia" w:hAnsiTheme="minorHAnsi" w:cstheme="minorBidi"/>
              <w:szCs w:val="22"/>
              <w:lang w:val="en-US" w:eastAsia="en-US"/>
            </w:rPr>
          </w:pPr>
          <w:ins w:id="295" w:author="Marciante, Teresa Lucia (IT - Roma)" w:date="2019-02-07T19:18:00Z">
            <w:del w:id="296" w:author="Cernigliaro, Giuseppe (IT - Bologna)" w:date="2019-02-07T20:53:00Z">
              <w:r w:rsidRPr="004A592B" w:rsidDel="004A592B">
                <w:rPr>
                  <w:rStyle w:val="Hyperlink"/>
                  <w:rPrChange w:id="297" w:author="Cernigliaro, Giuseppe (IT - Bologna)" w:date="2019-02-07T20:53:00Z">
                    <w:rPr>
                      <w:rStyle w:val="Hyperlink"/>
                    </w:rPr>
                  </w:rPrChange>
                </w:rPr>
                <w:delText>2.2.2</w:delText>
              </w:r>
              <w:r w:rsidDel="004A592B">
                <w:rPr>
                  <w:rFonts w:asciiTheme="minorHAnsi" w:eastAsiaTheme="minorEastAsia" w:hAnsiTheme="minorHAnsi" w:cstheme="minorBidi"/>
                  <w:szCs w:val="22"/>
                  <w:lang w:val="en-US" w:eastAsia="en-US"/>
                </w:rPr>
                <w:tab/>
              </w:r>
              <w:r w:rsidRPr="004A592B" w:rsidDel="004A592B">
                <w:rPr>
                  <w:rStyle w:val="Hyperlink"/>
                  <w:rPrChange w:id="298" w:author="Cernigliaro, Giuseppe (IT - Bologna)" w:date="2019-02-07T20:53:00Z">
                    <w:rPr>
                      <w:rStyle w:val="Hyperlink"/>
                    </w:rPr>
                  </w:rPrChange>
                </w:rPr>
                <w:delText>Documenti</w:delText>
              </w:r>
              <w:r w:rsidDel="004A592B">
                <w:rPr>
                  <w:webHidden/>
                </w:rPr>
                <w:tab/>
              </w:r>
            </w:del>
          </w:ins>
        </w:p>
        <w:p w14:paraId="4027D16C" w14:textId="5917C711" w:rsidR="00C466E2" w:rsidDel="004A592B" w:rsidRDefault="00C466E2" w:rsidP="002E2CF1">
          <w:pPr>
            <w:pStyle w:val="TOC3"/>
            <w:rPr>
              <w:ins w:id="299" w:author="Marciante, Teresa Lucia (IT - Roma)" w:date="2019-02-07T19:18:00Z"/>
              <w:del w:id="300" w:author="Cernigliaro, Giuseppe (IT - Bologna)" w:date="2019-02-07T20:53:00Z"/>
              <w:rFonts w:asciiTheme="minorHAnsi" w:eastAsiaTheme="minorEastAsia" w:hAnsiTheme="minorHAnsi" w:cstheme="minorBidi"/>
              <w:szCs w:val="22"/>
              <w:lang w:val="en-US" w:eastAsia="en-US"/>
            </w:rPr>
          </w:pPr>
          <w:ins w:id="301" w:author="Marciante, Teresa Lucia (IT - Roma)" w:date="2019-02-07T19:18:00Z">
            <w:del w:id="302" w:author="Cernigliaro, Giuseppe (IT - Bologna)" w:date="2019-02-07T20:53:00Z">
              <w:r w:rsidRPr="004A592B" w:rsidDel="004A592B">
                <w:rPr>
                  <w:rStyle w:val="Hyperlink"/>
                  <w:rPrChange w:id="303" w:author="Cernigliaro, Giuseppe (IT - Bologna)" w:date="2019-02-07T20:53:00Z">
                    <w:rPr>
                      <w:rStyle w:val="Hyperlink"/>
                    </w:rPr>
                  </w:rPrChange>
                </w:rPr>
                <w:delText>2.2.2.1</w:delText>
              </w:r>
              <w:r w:rsidDel="004A592B">
                <w:rPr>
                  <w:rFonts w:asciiTheme="minorHAnsi" w:eastAsiaTheme="minorEastAsia" w:hAnsiTheme="minorHAnsi" w:cstheme="minorBidi"/>
                  <w:szCs w:val="22"/>
                  <w:lang w:val="en-US" w:eastAsia="en-US"/>
                </w:rPr>
                <w:tab/>
              </w:r>
              <w:r w:rsidRPr="004A592B" w:rsidDel="004A592B">
                <w:rPr>
                  <w:rStyle w:val="Hyperlink"/>
                  <w:rPrChange w:id="304" w:author="Cernigliaro, Giuseppe (IT - Bologna)" w:date="2019-02-07T20:53:00Z">
                    <w:rPr>
                      <w:rStyle w:val="Hyperlink"/>
                    </w:rPr>
                  </w:rPrChange>
                </w:rPr>
                <w:delText>Ordine</w:delText>
              </w:r>
              <w:r w:rsidDel="004A592B">
                <w:rPr>
                  <w:webHidden/>
                </w:rPr>
                <w:tab/>
              </w:r>
            </w:del>
          </w:ins>
        </w:p>
        <w:p w14:paraId="529A055C" w14:textId="003CB2AB" w:rsidR="00C466E2" w:rsidDel="004A592B" w:rsidRDefault="00C466E2" w:rsidP="002E2CF1">
          <w:pPr>
            <w:pStyle w:val="TOC3"/>
            <w:rPr>
              <w:ins w:id="305" w:author="Marciante, Teresa Lucia (IT - Roma)" w:date="2019-02-07T19:18:00Z"/>
              <w:del w:id="306" w:author="Cernigliaro, Giuseppe (IT - Bologna)" w:date="2019-02-07T20:53:00Z"/>
              <w:rFonts w:asciiTheme="minorHAnsi" w:eastAsiaTheme="minorEastAsia" w:hAnsiTheme="minorHAnsi" w:cstheme="minorBidi"/>
              <w:szCs w:val="22"/>
              <w:lang w:val="en-US" w:eastAsia="en-US"/>
            </w:rPr>
          </w:pPr>
          <w:ins w:id="307" w:author="Marciante, Teresa Lucia (IT - Roma)" w:date="2019-02-07T19:18:00Z">
            <w:del w:id="308" w:author="Cernigliaro, Giuseppe (IT - Bologna)" w:date="2019-02-07T20:53:00Z">
              <w:r w:rsidRPr="004A592B" w:rsidDel="004A592B">
                <w:rPr>
                  <w:rStyle w:val="Hyperlink"/>
                  <w:rPrChange w:id="309" w:author="Cernigliaro, Giuseppe (IT - Bologna)" w:date="2019-02-07T20:53:00Z">
                    <w:rPr>
                      <w:rStyle w:val="Hyperlink"/>
                    </w:rPr>
                  </w:rPrChange>
                </w:rPr>
                <w:delText>2.2.2.2</w:delText>
              </w:r>
              <w:r w:rsidDel="004A592B">
                <w:rPr>
                  <w:rFonts w:asciiTheme="minorHAnsi" w:eastAsiaTheme="minorEastAsia" w:hAnsiTheme="minorHAnsi" w:cstheme="minorBidi"/>
                  <w:szCs w:val="22"/>
                  <w:lang w:val="en-US" w:eastAsia="en-US"/>
                </w:rPr>
                <w:tab/>
              </w:r>
              <w:r w:rsidRPr="004A592B" w:rsidDel="004A592B">
                <w:rPr>
                  <w:rStyle w:val="Hyperlink"/>
                  <w:rPrChange w:id="310" w:author="Cernigliaro, Giuseppe (IT - Bologna)" w:date="2019-02-07T20:53:00Z">
                    <w:rPr>
                      <w:rStyle w:val="Hyperlink"/>
                    </w:rPr>
                  </w:rPrChange>
                </w:rPr>
                <w:delText>Ordine pre-concordato</w:delText>
              </w:r>
              <w:r w:rsidDel="004A592B">
                <w:rPr>
                  <w:webHidden/>
                </w:rPr>
                <w:tab/>
              </w:r>
            </w:del>
          </w:ins>
        </w:p>
        <w:p w14:paraId="79CC6E30" w14:textId="339EF548" w:rsidR="00C466E2" w:rsidDel="004A592B" w:rsidRDefault="00C466E2" w:rsidP="002E2CF1">
          <w:pPr>
            <w:pStyle w:val="TOC3"/>
            <w:rPr>
              <w:ins w:id="311" w:author="Marciante, Teresa Lucia (IT - Roma)" w:date="2019-02-07T19:18:00Z"/>
              <w:del w:id="312" w:author="Cernigliaro, Giuseppe (IT - Bologna)" w:date="2019-02-07T20:53:00Z"/>
              <w:rFonts w:asciiTheme="minorHAnsi" w:eastAsiaTheme="minorEastAsia" w:hAnsiTheme="minorHAnsi" w:cstheme="minorBidi"/>
              <w:szCs w:val="22"/>
              <w:lang w:val="en-US" w:eastAsia="en-US"/>
            </w:rPr>
          </w:pPr>
          <w:ins w:id="313" w:author="Marciante, Teresa Lucia (IT - Roma)" w:date="2019-02-07T19:18:00Z">
            <w:del w:id="314" w:author="Cernigliaro, Giuseppe (IT - Bologna)" w:date="2019-02-07T20:53:00Z">
              <w:r w:rsidRPr="004A592B" w:rsidDel="004A592B">
                <w:rPr>
                  <w:rStyle w:val="Hyperlink"/>
                  <w:rPrChange w:id="315" w:author="Cernigliaro, Giuseppe (IT - Bologna)" w:date="2019-02-07T20:53:00Z">
                    <w:rPr>
                      <w:rStyle w:val="Hyperlink"/>
                    </w:rPr>
                  </w:rPrChange>
                </w:rPr>
                <w:delText>2.2.2.3</w:delText>
              </w:r>
              <w:r w:rsidDel="004A592B">
                <w:rPr>
                  <w:rFonts w:asciiTheme="minorHAnsi" w:eastAsiaTheme="minorEastAsia" w:hAnsiTheme="minorHAnsi" w:cstheme="minorBidi"/>
                  <w:szCs w:val="22"/>
                  <w:lang w:val="en-US" w:eastAsia="en-US"/>
                </w:rPr>
                <w:tab/>
              </w:r>
              <w:r w:rsidRPr="004A592B" w:rsidDel="004A592B">
                <w:rPr>
                  <w:rStyle w:val="Hyperlink"/>
                  <w:rPrChange w:id="316" w:author="Cernigliaro, Giuseppe (IT - Bologna)" w:date="2019-02-07T20:53:00Z">
                    <w:rPr>
                      <w:rStyle w:val="Hyperlink"/>
                    </w:rPr>
                  </w:rPrChange>
                </w:rPr>
                <w:delText>Risposta</w:delText>
              </w:r>
              <w:r w:rsidDel="004A592B">
                <w:rPr>
                  <w:webHidden/>
                </w:rPr>
                <w:tab/>
              </w:r>
            </w:del>
          </w:ins>
        </w:p>
        <w:p w14:paraId="32AC2A7D" w14:textId="7434969C" w:rsidR="00C466E2" w:rsidDel="004A592B" w:rsidRDefault="00C466E2" w:rsidP="002E2CF1">
          <w:pPr>
            <w:pStyle w:val="TOC3"/>
            <w:rPr>
              <w:ins w:id="317" w:author="Marciante, Teresa Lucia (IT - Roma)" w:date="2019-02-07T19:18:00Z"/>
              <w:del w:id="318" w:author="Cernigliaro, Giuseppe (IT - Bologna)" w:date="2019-02-07T20:53:00Z"/>
              <w:rFonts w:asciiTheme="minorHAnsi" w:eastAsiaTheme="minorEastAsia" w:hAnsiTheme="minorHAnsi" w:cstheme="minorBidi"/>
              <w:szCs w:val="22"/>
              <w:lang w:val="en-US" w:eastAsia="en-US"/>
            </w:rPr>
          </w:pPr>
          <w:ins w:id="319" w:author="Marciante, Teresa Lucia (IT - Roma)" w:date="2019-02-07T19:18:00Z">
            <w:del w:id="320" w:author="Cernigliaro, Giuseppe (IT - Bologna)" w:date="2019-02-07T20:53:00Z">
              <w:r w:rsidRPr="004A592B" w:rsidDel="004A592B">
                <w:rPr>
                  <w:rStyle w:val="Hyperlink"/>
                  <w:rPrChange w:id="321" w:author="Cernigliaro, Giuseppe (IT - Bologna)" w:date="2019-02-07T20:53:00Z">
                    <w:rPr>
                      <w:rStyle w:val="Hyperlink"/>
                    </w:rPr>
                  </w:rPrChange>
                </w:rPr>
                <w:delText>2.2.2.4</w:delText>
              </w:r>
              <w:r w:rsidDel="004A592B">
                <w:rPr>
                  <w:rFonts w:asciiTheme="minorHAnsi" w:eastAsiaTheme="minorEastAsia" w:hAnsiTheme="minorHAnsi" w:cstheme="minorBidi"/>
                  <w:szCs w:val="22"/>
                  <w:lang w:val="en-US" w:eastAsia="en-US"/>
                </w:rPr>
                <w:tab/>
              </w:r>
              <w:r w:rsidRPr="004A592B" w:rsidDel="004A592B">
                <w:rPr>
                  <w:rStyle w:val="Hyperlink"/>
                  <w:rPrChange w:id="322" w:author="Cernigliaro, Giuseppe (IT - Bologna)" w:date="2019-02-07T20:53:00Z">
                    <w:rPr>
                      <w:rStyle w:val="Hyperlink"/>
                    </w:rPr>
                  </w:rPrChange>
                </w:rPr>
                <w:delText>Ordine di riscontro</w:delText>
              </w:r>
              <w:r w:rsidDel="004A592B">
                <w:rPr>
                  <w:webHidden/>
                </w:rPr>
                <w:tab/>
              </w:r>
            </w:del>
          </w:ins>
        </w:p>
        <w:p w14:paraId="11E6CB6A" w14:textId="2082C387" w:rsidR="00C466E2" w:rsidDel="004A592B" w:rsidRDefault="00C466E2">
          <w:pPr>
            <w:pStyle w:val="TOC2"/>
            <w:rPr>
              <w:ins w:id="323" w:author="Marciante, Teresa Lucia (IT - Roma)" w:date="2019-02-07T19:18:00Z"/>
              <w:del w:id="324" w:author="Cernigliaro, Giuseppe (IT - Bologna)" w:date="2019-02-07T20:53:00Z"/>
              <w:rFonts w:asciiTheme="minorHAnsi" w:eastAsiaTheme="minorEastAsia" w:hAnsiTheme="minorHAnsi" w:cstheme="minorBidi"/>
              <w:b w:val="0"/>
              <w:bCs w:val="0"/>
              <w:caps w:val="0"/>
              <w:szCs w:val="22"/>
              <w:lang w:val="en-US" w:eastAsia="en-US"/>
            </w:rPr>
          </w:pPr>
          <w:ins w:id="325" w:author="Marciante, Teresa Lucia (IT - Roma)" w:date="2019-02-07T19:18:00Z">
            <w:del w:id="326" w:author="Cernigliaro, Giuseppe (IT - Bologna)" w:date="2019-02-07T20:53:00Z">
              <w:r w:rsidRPr="004A592B" w:rsidDel="004A592B">
                <w:rPr>
                  <w:rStyle w:val="Hyperlink"/>
                  <w:rPrChange w:id="327" w:author="Cernigliaro, Giuseppe (IT - Bologna)" w:date="2019-02-07T20:53:00Z">
                    <w:rPr>
                      <w:rStyle w:val="Hyperlink"/>
                    </w:rPr>
                  </w:rPrChange>
                </w:rPr>
                <w:delText>2.3</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328" w:author="Cernigliaro, Giuseppe (IT - Bologna)" w:date="2019-02-07T20:53:00Z">
                    <w:rPr>
                      <w:rStyle w:val="Hyperlink"/>
                    </w:rPr>
                  </w:rPrChange>
                </w:rPr>
                <w:delText>Processi di business</w:delText>
              </w:r>
              <w:r w:rsidDel="004A592B">
                <w:rPr>
                  <w:webHidden/>
                </w:rPr>
                <w:tab/>
              </w:r>
            </w:del>
          </w:ins>
        </w:p>
        <w:p w14:paraId="5E16585B" w14:textId="5393D866" w:rsidR="00C466E2" w:rsidDel="004A592B" w:rsidRDefault="00C466E2" w:rsidP="002E2CF1">
          <w:pPr>
            <w:pStyle w:val="TOC3"/>
            <w:rPr>
              <w:ins w:id="329" w:author="Marciante, Teresa Lucia (IT - Roma)" w:date="2019-02-07T19:18:00Z"/>
              <w:del w:id="330" w:author="Cernigliaro, Giuseppe (IT - Bologna)" w:date="2019-02-07T20:53:00Z"/>
              <w:rFonts w:asciiTheme="minorHAnsi" w:eastAsiaTheme="minorEastAsia" w:hAnsiTheme="minorHAnsi" w:cstheme="minorBidi"/>
              <w:szCs w:val="22"/>
              <w:lang w:val="en-US" w:eastAsia="en-US"/>
            </w:rPr>
          </w:pPr>
          <w:ins w:id="331" w:author="Marciante, Teresa Lucia (IT - Roma)" w:date="2019-02-07T19:18:00Z">
            <w:del w:id="332" w:author="Cernigliaro, Giuseppe (IT - Bologna)" w:date="2019-02-07T20:53:00Z">
              <w:r w:rsidRPr="004A592B" w:rsidDel="004A592B">
                <w:rPr>
                  <w:rStyle w:val="Hyperlink"/>
                  <w:rPrChange w:id="333" w:author="Cernigliaro, Giuseppe (IT - Bologna)" w:date="2019-02-07T20:53:00Z">
                    <w:rPr>
                      <w:rStyle w:val="Hyperlink"/>
                    </w:rPr>
                  </w:rPrChange>
                </w:rPr>
                <w:delText>2.3.1</w:delText>
              </w:r>
              <w:r w:rsidDel="004A592B">
                <w:rPr>
                  <w:rFonts w:asciiTheme="minorHAnsi" w:eastAsiaTheme="minorEastAsia" w:hAnsiTheme="minorHAnsi" w:cstheme="minorBidi"/>
                  <w:szCs w:val="22"/>
                  <w:lang w:val="en-US" w:eastAsia="en-US"/>
                </w:rPr>
                <w:tab/>
              </w:r>
              <w:r w:rsidRPr="004A592B" w:rsidDel="004A592B">
                <w:rPr>
                  <w:rStyle w:val="Hyperlink"/>
                  <w:rPrChange w:id="334" w:author="Cernigliaro, Giuseppe (IT - Bologna)" w:date="2019-02-07T20:53:00Z">
                    <w:rPr>
                      <w:rStyle w:val="Hyperlink"/>
                    </w:rPr>
                  </w:rPrChange>
                </w:rPr>
                <w:delText>Emissione e trasmissione dei Documenti</w:delText>
              </w:r>
              <w:r w:rsidDel="004A592B">
                <w:rPr>
                  <w:webHidden/>
                </w:rPr>
                <w:tab/>
              </w:r>
            </w:del>
          </w:ins>
        </w:p>
        <w:p w14:paraId="1A487367" w14:textId="69E1B065" w:rsidR="00C466E2" w:rsidDel="004A592B" w:rsidRDefault="00C466E2" w:rsidP="002E2CF1">
          <w:pPr>
            <w:pStyle w:val="TOC3"/>
            <w:rPr>
              <w:ins w:id="335" w:author="Marciante, Teresa Lucia (IT - Roma)" w:date="2019-02-07T19:18:00Z"/>
              <w:del w:id="336" w:author="Cernigliaro, Giuseppe (IT - Bologna)" w:date="2019-02-07T20:53:00Z"/>
              <w:rFonts w:asciiTheme="minorHAnsi" w:eastAsiaTheme="minorEastAsia" w:hAnsiTheme="minorHAnsi" w:cstheme="minorBidi"/>
              <w:szCs w:val="22"/>
              <w:lang w:val="en-US" w:eastAsia="en-US"/>
            </w:rPr>
          </w:pPr>
          <w:ins w:id="337" w:author="Marciante, Teresa Lucia (IT - Roma)" w:date="2019-02-07T19:18:00Z">
            <w:del w:id="338" w:author="Cernigliaro, Giuseppe (IT - Bologna)" w:date="2019-02-07T20:53:00Z">
              <w:r w:rsidRPr="004A592B" w:rsidDel="004A592B">
                <w:rPr>
                  <w:rStyle w:val="Hyperlink"/>
                  <w:rPrChange w:id="339" w:author="Cernigliaro, Giuseppe (IT - Bologna)" w:date="2019-02-07T20:53:00Z">
                    <w:rPr>
                      <w:rStyle w:val="Hyperlink"/>
                    </w:rPr>
                  </w:rPrChange>
                </w:rPr>
                <w:delText>2.3.1.1</w:delText>
              </w:r>
              <w:r w:rsidDel="004A592B">
                <w:rPr>
                  <w:rFonts w:asciiTheme="minorHAnsi" w:eastAsiaTheme="minorEastAsia" w:hAnsiTheme="minorHAnsi" w:cstheme="minorBidi"/>
                  <w:szCs w:val="22"/>
                  <w:lang w:val="en-US" w:eastAsia="en-US"/>
                </w:rPr>
                <w:tab/>
              </w:r>
              <w:r w:rsidRPr="004A592B" w:rsidDel="004A592B">
                <w:rPr>
                  <w:rStyle w:val="Hyperlink"/>
                  <w:rPrChange w:id="340" w:author="Cernigliaro, Giuseppe (IT - Bologna)" w:date="2019-02-07T20:53:00Z">
                    <w:rPr>
                      <w:rStyle w:val="Hyperlink"/>
                    </w:rPr>
                  </w:rPrChange>
                </w:rPr>
                <w:delText>Relazione con lo standard PEPPOL</w:delText>
              </w:r>
              <w:r w:rsidDel="004A592B">
                <w:rPr>
                  <w:webHidden/>
                </w:rPr>
                <w:tab/>
              </w:r>
            </w:del>
          </w:ins>
        </w:p>
        <w:p w14:paraId="687FEFD0" w14:textId="12390FC0" w:rsidR="00C466E2" w:rsidDel="004A592B" w:rsidRDefault="00C466E2" w:rsidP="002E2CF1">
          <w:pPr>
            <w:pStyle w:val="TOC3"/>
            <w:rPr>
              <w:ins w:id="341" w:author="Marciante, Teresa Lucia (IT - Roma)" w:date="2019-02-07T19:18:00Z"/>
              <w:del w:id="342" w:author="Cernigliaro, Giuseppe (IT - Bologna)" w:date="2019-02-07T20:53:00Z"/>
              <w:rFonts w:asciiTheme="minorHAnsi" w:eastAsiaTheme="minorEastAsia" w:hAnsiTheme="minorHAnsi" w:cstheme="minorBidi"/>
              <w:szCs w:val="22"/>
              <w:lang w:val="en-US" w:eastAsia="en-US"/>
            </w:rPr>
          </w:pPr>
          <w:ins w:id="343" w:author="Marciante, Teresa Lucia (IT - Roma)" w:date="2019-02-07T19:18:00Z">
            <w:del w:id="344" w:author="Cernigliaro, Giuseppe (IT - Bologna)" w:date="2019-02-07T20:53:00Z">
              <w:r w:rsidRPr="004A592B" w:rsidDel="004A592B">
                <w:rPr>
                  <w:rStyle w:val="Hyperlink"/>
                  <w:strike/>
                  <w:rPrChange w:id="345" w:author="Cernigliaro, Giuseppe (IT - Bologna)" w:date="2019-02-07T20:53:00Z">
                    <w:rPr>
                      <w:rStyle w:val="Hyperlink"/>
                      <w:strike/>
                    </w:rPr>
                  </w:rPrChange>
                </w:rPr>
                <w:delText>2.3.2</w:delText>
              </w:r>
              <w:r w:rsidDel="004A592B">
                <w:rPr>
                  <w:rFonts w:asciiTheme="minorHAnsi" w:eastAsiaTheme="minorEastAsia" w:hAnsiTheme="minorHAnsi" w:cstheme="minorBidi"/>
                  <w:szCs w:val="22"/>
                  <w:lang w:val="en-US" w:eastAsia="en-US"/>
                </w:rPr>
                <w:tab/>
              </w:r>
              <w:r w:rsidRPr="004A592B" w:rsidDel="004A592B">
                <w:rPr>
                  <w:rStyle w:val="Hyperlink"/>
                  <w:strike/>
                  <w:rPrChange w:id="346" w:author="Cernigliaro, Giuseppe (IT - Bologna)" w:date="2019-02-07T20:53:00Z">
                    <w:rPr>
                      <w:rStyle w:val="Hyperlink"/>
                      <w:strike/>
                    </w:rPr>
                  </w:rPrChange>
                </w:rPr>
                <w:delText>Ordinazione semplice</w:delText>
              </w:r>
              <w:r w:rsidDel="004A592B">
                <w:rPr>
                  <w:webHidden/>
                </w:rPr>
                <w:tab/>
              </w:r>
            </w:del>
          </w:ins>
        </w:p>
        <w:p w14:paraId="0F1FDDA6" w14:textId="321DF24C" w:rsidR="00C466E2" w:rsidDel="004A592B" w:rsidRDefault="00C466E2" w:rsidP="002E2CF1">
          <w:pPr>
            <w:pStyle w:val="TOC3"/>
            <w:rPr>
              <w:ins w:id="347" w:author="Marciante, Teresa Lucia (IT - Roma)" w:date="2019-02-07T19:18:00Z"/>
              <w:del w:id="348" w:author="Cernigliaro, Giuseppe (IT - Bologna)" w:date="2019-02-07T20:53:00Z"/>
              <w:rFonts w:asciiTheme="minorHAnsi" w:eastAsiaTheme="minorEastAsia" w:hAnsiTheme="minorHAnsi" w:cstheme="minorBidi"/>
              <w:szCs w:val="22"/>
              <w:lang w:val="en-US" w:eastAsia="en-US"/>
            </w:rPr>
          </w:pPr>
          <w:ins w:id="349" w:author="Marciante, Teresa Lucia (IT - Roma)" w:date="2019-02-07T19:18:00Z">
            <w:del w:id="350" w:author="Cernigliaro, Giuseppe (IT - Bologna)" w:date="2019-02-07T20:53:00Z">
              <w:r w:rsidRPr="004A592B" w:rsidDel="004A592B">
                <w:rPr>
                  <w:rStyle w:val="Hyperlink"/>
                  <w:rPrChange w:id="351" w:author="Cernigliaro, Giuseppe (IT - Bologna)" w:date="2019-02-07T20:53:00Z">
                    <w:rPr>
                      <w:rStyle w:val="Hyperlink"/>
                    </w:rPr>
                  </w:rPrChange>
                </w:rPr>
                <w:delText>2.3.3</w:delText>
              </w:r>
              <w:r w:rsidDel="004A592B">
                <w:rPr>
                  <w:rFonts w:asciiTheme="minorHAnsi" w:eastAsiaTheme="minorEastAsia" w:hAnsiTheme="minorHAnsi" w:cstheme="minorBidi"/>
                  <w:szCs w:val="22"/>
                  <w:lang w:val="en-US" w:eastAsia="en-US"/>
                </w:rPr>
                <w:tab/>
              </w:r>
              <w:r w:rsidRPr="004A592B" w:rsidDel="004A592B">
                <w:rPr>
                  <w:rStyle w:val="Hyperlink"/>
                  <w:rPrChange w:id="352" w:author="Cernigliaro, Giuseppe (IT - Bologna)" w:date="2019-02-07T20:53:00Z">
                    <w:rPr>
                      <w:rStyle w:val="Hyperlink"/>
                    </w:rPr>
                  </w:rPrChange>
                </w:rPr>
                <w:delText>Ordinazione completa</w:delText>
              </w:r>
              <w:r w:rsidDel="004A592B">
                <w:rPr>
                  <w:webHidden/>
                </w:rPr>
                <w:tab/>
              </w:r>
            </w:del>
          </w:ins>
        </w:p>
        <w:p w14:paraId="5486F009" w14:textId="41E51444" w:rsidR="00C466E2" w:rsidDel="004A592B" w:rsidRDefault="00C466E2" w:rsidP="002E2CF1">
          <w:pPr>
            <w:pStyle w:val="TOC3"/>
            <w:rPr>
              <w:ins w:id="353" w:author="Marciante, Teresa Lucia (IT - Roma)" w:date="2019-02-07T19:18:00Z"/>
              <w:del w:id="354" w:author="Cernigliaro, Giuseppe (IT - Bologna)" w:date="2019-02-07T20:53:00Z"/>
              <w:rFonts w:asciiTheme="minorHAnsi" w:eastAsiaTheme="minorEastAsia" w:hAnsiTheme="minorHAnsi" w:cstheme="minorBidi"/>
              <w:szCs w:val="22"/>
              <w:lang w:val="en-US" w:eastAsia="en-US"/>
            </w:rPr>
          </w:pPr>
          <w:ins w:id="355" w:author="Marciante, Teresa Lucia (IT - Roma)" w:date="2019-02-07T19:18:00Z">
            <w:del w:id="356" w:author="Cernigliaro, Giuseppe (IT - Bologna)" w:date="2019-02-07T20:53:00Z">
              <w:r w:rsidRPr="004A592B" w:rsidDel="004A592B">
                <w:rPr>
                  <w:rStyle w:val="Hyperlink"/>
                  <w:rPrChange w:id="357" w:author="Cernigliaro, Giuseppe (IT - Bologna)" w:date="2019-02-07T20:53:00Z">
                    <w:rPr>
                      <w:rStyle w:val="Hyperlink"/>
                    </w:rPr>
                  </w:rPrChange>
                </w:rPr>
                <w:delText>2.3.4</w:delText>
              </w:r>
              <w:r w:rsidDel="004A592B">
                <w:rPr>
                  <w:rFonts w:asciiTheme="minorHAnsi" w:eastAsiaTheme="minorEastAsia" w:hAnsiTheme="minorHAnsi" w:cstheme="minorBidi"/>
                  <w:szCs w:val="22"/>
                  <w:lang w:val="en-US" w:eastAsia="en-US"/>
                </w:rPr>
                <w:tab/>
              </w:r>
              <w:r w:rsidRPr="004A592B" w:rsidDel="004A592B">
                <w:rPr>
                  <w:rStyle w:val="Hyperlink"/>
                  <w:rPrChange w:id="358" w:author="Cernigliaro, Giuseppe (IT - Bologna)" w:date="2019-02-07T20:53:00Z">
                    <w:rPr>
                      <w:rStyle w:val="Hyperlink"/>
                    </w:rPr>
                  </w:rPrChange>
                </w:rPr>
                <w:delText>Ordinazione pre-concordata</w:delText>
              </w:r>
              <w:r w:rsidDel="004A592B">
                <w:rPr>
                  <w:webHidden/>
                </w:rPr>
                <w:tab/>
              </w:r>
            </w:del>
          </w:ins>
        </w:p>
        <w:p w14:paraId="57B37517" w14:textId="0C47598F" w:rsidR="00C466E2" w:rsidDel="004A592B" w:rsidRDefault="00C466E2">
          <w:pPr>
            <w:pStyle w:val="TOC2"/>
            <w:rPr>
              <w:ins w:id="359" w:author="Marciante, Teresa Lucia (IT - Roma)" w:date="2019-02-07T19:18:00Z"/>
              <w:del w:id="360" w:author="Cernigliaro, Giuseppe (IT - Bologna)" w:date="2019-02-07T20:53:00Z"/>
              <w:rFonts w:asciiTheme="minorHAnsi" w:eastAsiaTheme="minorEastAsia" w:hAnsiTheme="minorHAnsi" w:cstheme="minorBidi"/>
              <w:b w:val="0"/>
              <w:bCs w:val="0"/>
              <w:caps w:val="0"/>
              <w:szCs w:val="22"/>
              <w:lang w:val="en-US" w:eastAsia="en-US"/>
            </w:rPr>
          </w:pPr>
          <w:ins w:id="361" w:author="Marciante, Teresa Lucia (IT - Roma)" w:date="2019-02-07T19:18:00Z">
            <w:del w:id="362" w:author="Cernigliaro, Giuseppe (IT - Bologna)" w:date="2019-02-07T20:53:00Z">
              <w:r w:rsidRPr="004A592B" w:rsidDel="004A592B">
                <w:rPr>
                  <w:rStyle w:val="Hyperlink"/>
                  <w:rPrChange w:id="363" w:author="Cernigliaro, Giuseppe (IT - Bologna)" w:date="2019-02-07T20:53:00Z">
                    <w:rPr>
                      <w:rStyle w:val="Hyperlink"/>
                    </w:rPr>
                  </w:rPrChange>
                </w:rPr>
                <w:delText>2.4</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364" w:author="Cernigliaro, Giuseppe (IT - Bologna)" w:date="2019-02-07T20:53:00Z">
                    <w:rPr>
                      <w:rStyle w:val="Hyperlink"/>
                    </w:rPr>
                  </w:rPrChange>
                </w:rPr>
                <w:delText>Interazioni con NSO</w:delText>
              </w:r>
              <w:r w:rsidDel="004A592B">
                <w:rPr>
                  <w:webHidden/>
                </w:rPr>
                <w:tab/>
              </w:r>
            </w:del>
          </w:ins>
        </w:p>
        <w:p w14:paraId="1A9FDBCF" w14:textId="28438929" w:rsidR="00C466E2" w:rsidDel="004A592B" w:rsidRDefault="00C466E2" w:rsidP="002E2CF1">
          <w:pPr>
            <w:pStyle w:val="TOC3"/>
            <w:rPr>
              <w:ins w:id="365" w:author="Marciante, Teresa Lucia (IT - Roma)" w:date="2019-02-07T19:18:00Z"/>
              <w:del w:id="366" w:author="Cernigliaro, Giuseppe (IT - Bologna)" w:date="2019-02-07T20:53:00Z"/>
              <w:rFonts w:asciiTheme="minorHAnsi" w:eastAsiaTheme="minorEastAsia" w:hAnsiTheme="minorHAnsi" w:cstheme="minorBidi"/>
              <w:szCs w:val="22"/>
              <w:lang w:val="en-US" w:eastAsia="en-US"/>
            </w:rPr>
          </w:pPr>
          <w:ins w:id="367" w:author="Marciante, Teresa Lucia (IT - Roma)" w:date="2019-02-07T19:18:00Z">
            <w:del w:id="368" w:author="Cernigliaro, Giuseppe (IT - Bologna)" w:date="2019-02-07T20:53:00Z">
              <w:r w:rsidRPr="004A592B" w:rsidDel="004A592B">
                <w:rPr>
                  <w:rStyle w:val="Hyperlink"/>
                  <w:rPrChange w:id="369" w:author="Cernigliaro, Giuseppe (IT - Bologna)" w:date="2019-02-07T20:53:00Z">
                    <w:rPr>
                      <w:rStyle w:val="Hyperlink"/>
                    </w:rPr>
                  </w:rPrChange>
                </w:rPr>
                <w:delText>2.4.1</w:delText>
              </w:r>
              <w:r w:rsidDel="004A592B">
                <w:rPr>
                  <w:rFonts w:asciiTheme="minorHAnsi" w:eastAsiaTheme="minorEastAsia" w:hAnsiTheme="minorHAnsi" w:cstheme="minorBidi"/>
                  <w:szCs w:val="22"/>
                  <w:lang w:val="en-US" w:eastAsia="en-US"/>
                </w:rPr>
                <w:tab/>
              </w:r>
              <w:r w:rsidRPr="004A592B" w:rsidDel="004A592B">
                <w:rPr>
                  <w:rStyle w:val="Hyperlink"/>
                  <w:rPrChange w:id="370" w:author="Cernigliaro, Giuseppe (IT - Bologna)" w:date="2019-02-07T20:53:00Z">
                    <w:rPr>
                      <w:rStyle w:val="Hyperlink"/>
                    </w:rPr>
                  </w:rPrChange>
                </w:rPr>
                <w:delText>Identificazione dei Messaggi e dei Documenti</w:delText>
              </w:r>
              <w:r w:rsidDel="004A592B">
                <w:rPr>
                  <w:webHidden/>
                </w:rPr>
                <w:tab/>
              </w:r>
            </w:del>
          </w:ins>
        </w:p>
        <w:p w14:paraId="01C04F9F" w14:textId="41F1A4F0" w:rsidR="00C466E2" w:rsidDel="004A592B" w:rsidRDefault="00C466E2" w:rsidP="002E2CF1">
          <w:pPr>
            <w:pStyle w:val="TOC3"/>
            <w:rPr>
              <w:ins w:id="371" w:author="Marciante, Teresa Lucia (IT - Roma)" w:date="2019-02-07T19:18:00Z"/>
              <w:del w:id="372" w:author="Cernigliaro, Giuseppe (IT - Bologna)" w:date="2019-02-07T20:53:00Z"/>
              <w:rFonts w:asciiTheme="minorHAnsi" w:eastAsiaTheme="minorEastAsia" w:hAnsiTheme="minorHAnsi" w:cstheme="minorBidi"/>
              <w:szCs w:val="22"/>
              <w:lang w:val="en-US" w:eastAsia="en-US"/>
            </w:rPr>
          </w:pPr>
          <w:ins w:id="373" w:author="Marciante, Teresa Lucia (IT - Roma)" w:date="2019-02-07T19:18:00Z">
            <w:del w:id="374" w:author="Cernigliaro, Giuseppe (IT - Bologna)" w:date="2019-02-07T20:53:00Z">
              <w:r w:rsidRPr="004A592B" w:rsidDel="004A592B">
                <w:rPr>
                  <w:rStyle w:val="Hyperlink"/>
                  <w:rPrChange w:id="375" w:author="Cernigliaro, Giuseppe (IT - Bologna)" w:date="2019-02-07T20:53:00Z">
                    <w:rPr>
                      <w:rStyle w:val="Hyperlink"/>
                    </w:rPr>
                  </w:rPrChange>
                </w:rPr>
                <w:delText>2.4.2</w:delText>
              </w:r>
              <w:r w:rsidDel="004A592B">
                <w:rPr>
                  <w:rFonts w:asciiTheme="minorHAnsi" w:eastAsiaTheme="minorEastAsia" w:hAnsiTheme="minorHAnsi" w:cstheme="minorBidi"/>
                  <w:szCs w:val="22"/>
                  <w:lang w:val="en-US" w:eastAsia="en-US"/>
                </w:rPr>
                <w:tab/>
              </w:r>
              <w:r w:rsidRPr="004A592B" w:rsidDel="004A592B">
                <w:rPr>
                  <w:rStyle w:val="Hyperlink"/>
                  <w:rPrChange w:id="376" w:author="Cernigliaro, Giuseppe (IT - Bologna)" w:date="2019-02-07T20:53:00Z">
                    <w:rPr>
                      <w:rStyle w:val="Hyperlink"/>
                    </w:rPr>
                  </w:rPrChange>
                </w:rPr>
                <w:delText>Validazione dei Messaggi</w:delText>
              </w:r>
              <w:r w:rsidDel="004A592B">
                <w:rPr>
                  <w:webHidden/>
                </w:rPr>
                <w:tab/>
              </w:r>
            </w:del>
          </w:ins>
        </w:p>
        <w:p w14:paraId="49BB3BD0" w14:textId="6E516A1F" w:rsidR="00C466E2" w:rsidDel="004A592B" w:rsidRDefault="00C466E2" w:rsidP="002E2CF1">
          <w:pPr>
            <w:pStyle w:val="TOC3"/>
            <w:rPr>
              <w:ins w:id="377" w:author="Marciante, Teresa Lucia (IT - Roma)" w:date="2019-02-07T19:18:00Z"/>
              <w:del w:id="378" w:author="Cernigliaro, Giuseppe (IT - Bologna)" w:date="2019-02-07T20:53:00Z"/>
              <w:rFonts w:asciiTheme="minorHAnsi" w:eastAsiaTheme="minorEastAsia" w:hAnsiTheme="minorHAnsi" w:cstheme="minorBidi"/>
              <w:szCs w:val="22"/>
              <w:lang w:val="en-US" w:eastAsia="en-US"/>
            </w:rPr>
          </w:pPr>
          <w:ins w:id="379" w:author="Marciante, Teresa Lucia (IT - Roma)" w:date="2019-02-07T19:18:00Z">
            <w:del w:id="380" w:author="Cernigliaro, Giuseppe (IT - Bologna)" w:date="2019-02-07T20:53:00Z">
              <w:r w:rsidRPr="004A592B" w:rsidDel="004A592B">
                <w:rPr>
                  <w:rStyle w:val="Hyperlink"/>
                  <w:rPrChange w:id="381" w:author="Cernigliaro, Giuseppe (IT - Bologna)" w:date="2019-02-07T20:53:00Z">
                    <w:rPr>
                      <w:rStyle w:val="Hyperlink"/>
                    </w:rPr>
                  </w:rPrChange>
                </w:rPr>
                <w:delText>2.4.3</w:delText>
              </w:r>
              <w:r w:rsidDel="004A592B">
                <w:rPr>
                  <w:rFonts w:asciiTheme="minorHAnsi" w:eastAsiaTheme="minorEastAsia" w:hAnsiTheme="minorHAnsi" w:cstheme="minorBidi"/>
                  <w:szCs w:val="22"/>
                  <w:lang w:val="en-US" w:eastAsia="en-US"/>
                </w:rPr>
                <w:tab/>
              </w:r>
              <w:r w:rsidRPr="004A592B" w:rsidDel="004A592B">
                <w:rPr>
                  <w:rStyle w:val="Hyperlink"/>
                  <w:rPrChange w:id="382" w:author="Cernigliaro, Giuseppe (IT - Bologna)" w:date="2019-02-07T20:53:00Z">
                    <w:rPr>
                      <w:rStyle w:val="Hyperlink"/>
                    </w:rPr>
                  </w:rPrChange>
                </w:rPr>
                <w:delText>Trasmissione dei Messaggi</w:delText>
              </w:r>
              <w:r w:rsidDel="004A592B">
                <w:rPr>
                  <w:webHidden/>
                </w:rPr>
                <w:tab/>
              </w:r>
            </w:del>
          </w:ins>
        </w:p>
        <w:p w14:paraId="2EF2651F" w14:textId="4461066C" w:rsidR="00C466E2" w:rsidDel="004A592B" w:rsidRDefault="00C466E2" w:rsidP="002E2CF1">
          <w:pPr>
            <w:pStyle w:val="TOC3"/>
            <w:rPr>
              <w:ins w:id="383" w:author="Marciante, Teresa Lucia (IT - Roma)" w:date="2019-02-07T19:18:00Z"/>
              <w:del w:id="384" w:author="Cernigliaro, Giuseppe (IT - Bologna)" w:date="2019-02-07T20:53:00Z"/>
              <w:rFonts w:asciiTheme="minorHAnsi" w:eastAsiaTheme="minorEastAsia" w:hAnsiTheme="minorHAnsi" w:cstheme="minorBidi"/>
              <w:szCs w:val="22"/>
              <w:lang w:val="en-US" w:eastAsia="en-US"/>
            </w:rPr>
          </w:pPr>
          <w:ins w:id="385" w:author="Marciante, Teresa Lucia (IT - Roma)" w:date="2019-02-07T19:18:00Z">
            <w:del w:id="386" w:author="Cernigliaro, Giuseppe (IT - Bologna)" w:date="2019-02-07T20:53:00Z">
              <w:r w:rsidRPr="004A592B" w:rsidDel="004A592B">
                <w:rPr>
                  <w:rStyle w:val="Hyperlink"/>
                  <w:rPrChange w:id="387" w:author="Cernigliaro, Giuseppe (IT - Bologna)" w:date="2019-02-07T20:53:00Z">
                    <w:rPr>
                      <w:rStyle w:val="Hyperlink"/>
                    </w:rPr>
                  </w:rPrChange>
                </w:rPr>
                <w:delText>2.4.3.1</w:delText>
              </w:r>
              <w:r w:rsidDel="004A592B">
                <w:rPr>
                  <w:rFonts w:asciiTheme="minorHAnsi" w:eastAsiaTheme="minorEastAsia" w:hAnsiTheme="minorHAnsi" w:cstheme="minorBidi"/>
                  <w:szCs w:val="22"/>
                  <w:lang w:val="en-US" w:eastAsia="en-US"/>
                </w:rPr>
                <w:tab/>
              </w:r>
              <w:r w:rsidRPr="004A592B" w:rsidDel="004A592B">
                <w:rPr>
                  <w:rStyle w:val="Hyperlink"/>
                  <w:rPrChange w:id="388" w:author="Cernigliaro, Giuseppe (IT - Bologna)" w:date="2019-02-07T20:53:00Z">
                    <w:rPr>
                      <w:rStyle w:val="Hyperlink"/>
                    </w:rPr>
                  </w:rPrChange>
                </w:rPr>
                <w:delText>Scenari di trasmissione</w:delText>
              </w:r>
              <w:r w:rsidDel="004A592B">
                <w:rPr>
                  <w:webHidden/>
                </w:rPr>
                <w:tab/>
              </w:r>
            </w:del>
          </w:ins>
        </w:p>
        <w:p w14:paraId="241E167A" w14:textId="59402B15" w:rsidR="00C466E2" w:rsidDel="004A592B" w:rsidRDefault="00C466E2" w:rsidP="002E2CF1">
          <w:pPr>
            <w:pStyle w:val="TOC3"/>
            <w:rPr>
              <w:ins w:id="389" w:author="Marciante, Teresa Lucia (IT - Roma)" w:date="2019-02-07T19:18:00Z"/>
              <w:del w:id="390" w:author="Cernigliaro, Giuseppe (IT - Bologna)" w:date="2019-02-07T20:53:00Z"/>
              <w:rFonts w:asciiTheme="minorHAnsi" w:eastAsiaTheme="minorEastAsia" w:hAnsiTheme="minorHAnsi" w:cstheme="minorBidi"/>
              <w:szCs w:val="22"/>
              <w:lang w:val="en-US" w:eastAsia="en-US"/>
            </w:rPr>
          </w:pPr>
          <w:ins w:id="391" w:author="Marciante, Teresa Lucia (IT - Roma)" w:date="2019-02-07T19:18:00Z">
            <w:del w:id="392" w:author="Cernigliaro, Giuseppe (IT - Bologna)" w:date="2019-02-07T20:53:00Z">
              <w:r w:rsidRPr="004A592B" w:rsidDel="004A592B">
                <w:rPr>
                  <w:rStyle w:val="Hyperlink"/>
                  <w:rPrChange w:id="393" w:author="Cernigliaro, Giuseppe (IT - Bologna)" w:date="2019-02-07T20:53:00Z">
                    <w:rPr>
                      <w:rStyle w:val="Hyperlink"/>
                    </w:rPr>
                  </w:rPrChange>
                </w:rPr>
                <w:delText>2.4.3.2</w:delText>
              </w:r>
              <w:r w:rsidDel="004A592B">
                <w:rPr>
                  <w:rFonts w:asciiTheme="minorHAnsi" w:eastAsiaTheme="minorEastAsia" w:hAnsiTheme="minorHAnsi" w:cstheme="minorBidi"/>
                  <w:szCs w:val="22"/>
                  <w:lang w:val="en-US" w:eastAsia="en-US"/>
                </w:rPr>
                <w:tab/>
              </w:r>
              <w:r w:rsidRPr="004A592B" w:rsidDel="004A592B">
                <w:rPr>
                  <w:rStyle w:val="Hyperlink"/>
                  <w:rPrChange w:id="394" w:author="Cernigliaro, Giuseppe (IT - Bologna)" w:date="2019-02-07T20:53:00Z">
                    <w:rPr>
                      <w:rStyle w:val="Hyperlink"/>
                    </w:rPr>
                  </w:rPrChange>
                </w:rPr>
                <w:delText>Scenari di validazione</w:delText>
              </w:r>
              <w:r w:rsidDel="004A592B">
                <w:rPr>
                  <w:webHidden/>
                </w:rPr>
                <w:tab/>
              </w:r>
            </w:del>
          </w:ins>
        </w:p>
        <w:p w14:paraId="31511359" w14:textId="0DC1BA45" w:rsidR="00C466E2" w:rsidDel="004A592B" w:rsidRDefault="00C466E2" w:rsidP="002E2CF1">
          <w:pPr>
            <w:pStyle w:val="TOC3"/>
            <w:rPr>
              <w:ins w:id="395" w:author="Marciante, Teresa Lucia (IT - Roma)" w:date="2019-02-07T19:18:00Z"/>
              <w:del w:id="396" w:author="Cernigliaro, Giuseppe (IT - Bologna)" w:date="2019-02-07T20:53:00Z"/>
              <w:rFonts w:asciiTheme="minorHAnsi" w:eastAsiaTheme="minorEastAsia" w:hAnsiTheme="minorHAnsi" w:cstheme="minorBidi"/>
              <w:szCs w:val="22"/>
              <w:lang w:val="en-US" w:eastAsia="en-US"/>
            </w:rPr>
          </w:pPr>
          <w:ins w:id="397" w:author="Marciante, Teresa Lucia (IT - Roma)" w:date="2019-02-07T19:18:00Z">
            <w:del w:id="398" w:author="Cernigliaro, Giuseppe (IT - Bologna)" w:date="2019-02-07T20:53:00Z">
              <w:r w:rsidRPr="004A592B" w:rsidDel="004A592B">
                <w:rPr>
                  <w:rStyle w:val="Hyperlink"/>
                  <w:rPrChange w:id="399" w:author="Cernigliaro, Giuseppe (IT - Bologna)" w:date="2019-02-07T20:53:00Z">
                    <w:rPr>
                      <w:rStyle w:val="Hyperlink"/>
                    </w:rPr>
                  </w:rPrChange>
                </w:rPr>
                <w:delText>2.4.4</w:delText>
              </w:r>
              <w:r w:rsidDel="004A592B">
                <w:rPr>
                  <w:rFonts w:asciiTheme="minorHAnsi" w:eastAsiaTheme="minorEastAsia" w:hAnsiTheme="minorHAnsi" w:cstheme="minorBidi"/>
                  <w:szCs w:val="22"/>
                  <w:lang w:val="en-US" w:eastAsia="en-US"/>
                </w:rPr>
                <w:tab/>
              </w:r>
              <w:r w:rsidRPr="004A592B" w:rsidDel="004A592B">
                <w:rPr>
                  <w:rStyle w:val="Hyperlink"/>
                  <w:rPrChange w:id="400" w:author="Cernigliaro, Giuseppe (IT - Bologna)" w:date="2019-02-07T20:53:00Z">
                    <w:rPr>
                      <w:rStyle w:val="Hyperlink"/>
                    </w:rPr>
                  </w:rPrChange>
                </w:rPr>
                <w:delText>Notifiche di sistema inviate da NSO</w:delText>
              </w:r>
              <w:r w:rsidDel="004A592B">
                <w:rPr>
                  <w:webHidden/>
                </w:rPr>
                <w:tab/>
              </w:r>
            </w:del>
          </w:ins>
        </w:p>
        <w:p w14:paraId="0E600CAF" w14:textId="5C13A349" w:rsidR="00C466E2" w:rsidDel="004A592B" w:rsidRDefault="00C466E2" w:rsidP="002E2CF1">
          <w:pPr>
            <w:pStyle w:val="TOC1"/>
            <w:rPr>
              <w:ins w:id="401" w:author="Marciante, Teresa Lucia (IT - Roma)" w:date="2019-02-07T19:18:00Z"/>
              <w:del w:id="402" w:author="Cernigliaro, Giuseppe (IT - Bologna)" w:date="2019-02-07T20:53:00Z"/>
              <w:rFonts w:asciiTheme="minorHAnsi" w:eastAsiaTheme="minorEastAsia" w:hAnsiTheme="minorHAnsi" w:cstheme="minorBidi"/>
              <w:szCs w:val="22"/>
              <w:lang w:val="en-US" w:eastAsia="en-US"/>
            </w:rPr>
          </w:pPr>
          <w:ins w:id="403" w:author="Marciante, Teresa Lucia (IT - Roma)" w:date="2019-02-07T19:18:00Z">
            <w:del w:id="404" w:author="Cernigliaro, Giuseppe (IT - Bologna)" w:date="2019-02-07T20:53:00Z">
              <w:r w:rsidRPr="004A592B" w:rsidDel="004A592B">
                <w:rPr>
                  <w:rStyle w:val="Hyperlink"/>
                  <w:rPrChange w:id="405" w:author="Cernigliaro, Giuseppe (IT - Bologna)" w:date="2019-02-07T20:53:00Z">
                    <w:rPr>
                      <w:rStyle w:val="Hyperlink"/>
                    </w:rPr>
                  </w:rPrChange>
                </w:rPr>
                <w:delText>3.</w:delText>
              </w:r>
              <w:r w:rsidDel="004A592B">
                <w:rPr>
                  <w:rFonts w:asciiTheme="minorHAnsi" w:eastAsiaTheme="minorEastAsia" w:hAnsiTheme="minorHAnsi" w:cstheme="minorBidi"/>
                  <w:szCs w:val="22"/>
                  <w:lang w:val="en-US" w:eastAsia="en-US"/>
                </w:rPr>
                <w:tab/>
              </w:r>
              <w:r w:rsidRPr="004A592B" w:rsidDel="004A592B">
                <w:rPr>
                  <w:rStyle w:val="Hyperlink"/>
                  <w:rPrChange w:id="406" w:author="Cernigliaro, Giuseppe (IT - Bologna)" w:date="2019-02-07T20:53:00Z">
                    <w:rPr>
                      <w:rStyle w:val="Hyperlink"/>
                    </w:rPr>
                  </w:rPrChange>
                </w:rPr>
                <w:delText>Regole tecniche per la formazione dei file</w:delText>
              </w:r>
              <w:r w:rsidDel="004A592B">
                <w:rPr>
                  <w:webHidden/>
                </w:rPr>
                <w:tab/>
              </w:r>
            </w:del>
          </w:ins>
        </w:p>
        <w:p w14:paraId="15D356C4" w14:textId="786C0687" w:rsidR="00C466E2" w:rsidDel="004A592B" w:rsidRDefault="00C466E2">
          <w:pPr>
            <w:pStyle w:val="TOC2"/>
            <w:rPr>
              <w:ins w:id="407" w:author="Marciante, Teresa Lucia (IT - Roma)" w:date="2019-02-07T19:18:00Z"/>
              <w:del w:id="408" w:author="Cernigliaro, Giuseppe (IT - Bologna)" w:date="2019-02-07T20:53:00Z"/>
              <w:rFonts w:asciiTheme="minorHAnsi" w:eastAsiaTheme="minorEastAsia" w:hAnsiTheme="minorHAnsi" w:cstheme="minorBidi"/>
              <w:b w:val="0"/>
              <w:bCs w:val="0"/>
              <w:caps w:val="0"/>
              <w:szCs w:val="22"/>
              <w:lang w:val="en-US" w:eastAsia="en-US"/>
            </w:rPr>
          </w:pPr>
          <w:ins w:id="409" w:author="Marciante, Teresa Lucia (IT - Roma)" w:date="2019-02-07T19:18:00Z">
            <w:del w:id="410" w:author="Cernigliaro, Giuseppe (IT - Bologna)" w:date="2019-02-07T20:53:00Z">
              <w:r w:rsidRPr="004A592B" w:rsidDel="004A592B">
                <w:rPr>
                  <w:rStyle w:val="Hyperlink"/>
                  <w:rPrChange w:id="411" w:author="Cernigliaro, Giuseppe (IT - Bologna)" w:date="2019-02-07T20:53:00Z">
                    <w:rPr>
                      <w:rStyle w:val="Hyperlink"/>
                    </w:rPr>
                  </w:rPrChange>
                </w:rPr>
                <w:delText>3.1</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412" w:author="Cernigliaro, Giuseppe (IT - Bologna)" w:date="2019-02-07T20:53:00Z">
                    <w:rPr>
                      <w:rStyle w:val="Hyperlink"/>
                    </w:rPr>
                  </w:rPrChange>
                </w:rPr>
                <w:delText>Nomi dei file</w:delText>
              </w:r>
              <w:r w:rsidDel="004A592B">
                <w:rPr>
                  <w:webHidden/>
                </w:rPr>
                <w:tab/>
              </w:r>
            </w:del>
          </w:ins>
        </w:p>
        <w:p w14:paraId="67B451BA" w14:textId="63434F2B" w:rsidR="00C466E2" w:rsidDel="004A592B" w:rsidRDefault="00C466E2" w:rsidP="002E2CF1">
          <w:pPr>
            <w:pStyle w:val="TOC3"/>
            <w:rPr>
              <w:ins w:id="413" w:author="Marciante, Teresa Lucia (IT - Roma)" w:date="2019-02-07T19:18:00Z"/>
              <w:del w:id="414" w:author="Cernigliaro, Giuseppe (IT - Bologna)" w:date="2019-02-07T20:53:00Z"/>
              <w:rFonts w:asciiTheme="minorHAnsi" w:eastAsiaTheme="minorEastAsia" w:hAnsiTheme="minorHAnsi" w:cstheme="minorBidi"/>
              <w:szCs w:val="22"/>
              <w:lang w:val="en-US" w:eastAsia="en-US"/>
            </w:rPr>
          </w:pPr>
          <w:ins w:id="415" w:author="Marciante, Teresa Lucia (IT - Roma)" w:date="2019-02-07T19:18:00Z">
            <w:del w:id="416" w:author="Cernigliaro, Giuseppe (IT - Bologna)" w:date="2019-02-07T20:53:00Z">
              <w:r w:rsidRPr="004A592B" w:rsidDel="004A592B">
                <w:rPr>
                  <w:rStyle w:val="Hyperlink"/>
                  <w:rPrChange w:id="417" w:author="Cernigliaro, Giuseppe (IT - Bologna)" w:date="2019-02-07T20:53:00Z">
                    <w:rPr>
                      <w:rStyle w:val="Hyperlink"/>
                    </w:rPr>
                  </w:rPrChange>
                </w:rPr>
                <w:delText>3.1.1</w:delText>
              </w:r>
              <w:r w:rsidDel="004A592B">
                <w:rPr>
                  <w:rFonts w:asciiTheme="minorHAnsi" w:eastAsiaTheme="minorEastAsia" w:hAnsiTheme="minorHAnsi" w:cstheme="minorBidi"/>
                  <w:szCs w:val="22"/>
                  <w:lang w:val="en-US" w:eastAsia="en-US"/>
                </w:rPr>
                <w:tab/>
              </w:r>
              <w:r w:rsidRPr="004A592B" w:rsidDel="004A592B">
                <w:rPr>
                  <w:rStyle w:val="Hyperlink"/>
                  <w:rPrChange w:id="418" w:author="Cernigliaro, Giuseppe (IT - Bologna)" w:date="2019-02-07T20:53:00Z">
                    <w:rPr>
                      <w:rStyle w:val="Hyperlink"/>
                    </w:rPr>
                  </w:rPrChange>
                </w:rPr>
                <w:delText>Nomenclatura dei Messaggi</w:delText>
              </w:r>
              <w:r w:rsidDel="004A592B">
                <w:rPr>
                  <w:webHidden/>
                </w:rPr>
                <w:tab/>
              </w:r>
            </w:del>
          </w:ins>
        </w:p>
        <w:p w14:paraId="0BB03313" w14:textId="284114A4" w:rsidR="00C466E2" w:rsidDel="004A592B" w:rsidRDefault="00C466E2" w:rsidP="002E2CF1">
          <w:pPr>
            <w:pStyle w:val="TOC3"/>
            <w:rPr>
              <w:ins w:id="419" w:author="Marciante, Teresa Lucia (IT - Roma)" w:date="2019-02-07T19:18:00Z"/>
              <w:del w:id="420" w:author="Cernigliaro, Giuseppe (IT - Bologna)" w:date="2019-02-07T20:53:00Z"/>
              <w:rFonts w:asciiTheme="minorHAnsi" w:eastAsiaTheme="minorEastAsia" w:hAnsiTheme="minorHAnsi" w:cstheme="minorBidi"/>
              <w:szCs w:val="22"/>
              <w:lang w:val="en-US" w:eastAsia="en-US"/>
            </w:rPr>
          </w:pPr>
          <w:ins w:id="421" w:author="Marciante, Teresa Lucia (IT - Roma)" w:date="2019-02-07T19:18:00Z">
            <w:del w:id="422" w:author="Cernigliaro, Giuseppe (IT - Bologna)" w:date="2019-02-07T20:53:00Z">
              <w:r w:rsidRPr="004A592B" w:rsidDel="004A592B">
                <w:rPr>
                  <w:rStyle w:val="Hyperlink"/>
                  <w:rPrChange w:id="423" w:author="Cernigliaro, Giuseppe (IT - Bologna)" w:date="2019-02-07T20:53:00Z">
                    <w:rPr>
                      <w:rStyle w:val="Hyperlink"/>
                    </w:rPr>
                  </w:rPrChange>
                </w:rPr>
                <w:delText>3.1.2</w:delText>
              </w:r>
              <w:r w:rsidDel="004A592B">
                <w:rPr>
                  <w:rFonts w:asciiTheme="minorHAnsi" w:eastAsiaTheme="minorEastAsia" w:hAnsiTheme="minorHAnsi" w:cstheme="minorBidi"/>
                  <w:szCs w:val="22"/>
                  <w:lang w:val="en-US" w:eastAsia="en-US"/>
                </w:rPr>
                <w:tab/>
              </w:r>
              <w:r w:rsidRPr="004A592B" w:rsidDel="004A592B">
                <w:rPr>
                  <w:rStyle w:val="Hyperlink"/>
                  <w:rPrChange w:id="424" w:author="Cernigliaro, Giuseppe (IT - Bologna)" w:date="2019-02-07T20:53:00Z">
                    <w:rPr>
                      <w:rStyle w:val="Hyperlink"/>
                    </w:rPr>
                  </w:rPrChange>
                </w:rPr>
                <w:delText>Nomenclatura delle Notifiche</w:delText>
              </w:r>
              <w:r w:rsidDel="004A592B">
                <w:rPr>
                  <w:webHidden/>
                </w:rPr>
                <w:tab/>
              </w:r>
            </w:del>
          </w:ins>
        </w:p>
        <w:p w14:paraId="01A425F7" w14:textId="63C1A042" w:rsidR="00C466E2" w:rsidDel="004A592B" w:rsidRDefault="00C466E2">
          <w:pPr>
            <w:pStyle w:val="TOC2"/>
            <w:rPr>
              <w:ins w:id="425" w:author="Marciante, Teresa Lucia (IT - Roma)" w:date="2019-02-07T19:18:00Z"/>
              <w:del w:id="426" w:author="Cernigliaro, Giuseppe (IT - Bologna)" w:date="2019-02-07T20:53:00Z"/>
              <w:rFonts w:asciiTheme="minorHAnsi" w:eastAsiaTheme="minorEastAsia" w:hAnsiTheme="minorHAnsi" w:cstheme="minorBidi"/>
              <w:b w:val="0"/>
              <w:bCs w:val="0"/>
              <w:caps w:val="0"/>
              <w:szCs w:val="22"/>
              <w:lang w:val="en-US" w:eastAsia="en-US"/>
            </w:rPr>
          </w:pPr>
          <w:ins w:id="427" w:author="Marciante, Teresa Lucia (IT - Roma)" w:date="2019-02-07T19:18:00Z">
            <w:del w:id="428" w:author="Cernigliaro, Giuseppe (IT - Bologna)" w:date="2019-02-07T20:53:00Z">
              <w:r w:rsidRPr="004A592B" w:rsidDel="004A592B">
                <w:rPr>
                  <w:rStyle w:val="Hyperlink"/>
                  <w:rPrChange w:id="429" w:author="Cernigliaro, Giuseppe (IT - Bologna)" w:date="2019-02-07T20:53:00Z">
                    <w:rPr>
                      <w:rStyle w:val="Hyperlink"/>
                    </w:rPr>
                  </w:rPrChange>
                </w:rPr>
                <w:delText>3.2</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430" w:author="Cernigliaro, Giuseppe (IT - Bologna)" w:date="2019-02-07T20:53:00Z">
                    <w:rPr>
                      <w:rStyle w:val="Hyperlink"/>
                    </w:rPr>
                  </w:rPrChange>
                </w:rPr>
                <w:delText>Schemi dati</w:delText>
              </w:r>
              <w:r w:rsidDel="004A592B">
                <w:rPr>
                  <w:webHidden/>
                </w:rPr>
                <w:tab/>
              </w:r>
            </w:del>
          </w:ins>
        </w:p>
        <w:p w14:paraId="115121D7" w14:textId="162DE529" w:rsidR="00C466E2" w:rsidDel="004A592B" w:rsidRDefault="00C466E2" w:rsidP="002E2CF1">
          <w:pPr>
            <w:pStyle w:val="TOC3"/>
            <w:rPr>
              <w:ins w:id="431" w:author="Marciante, Teresa Lucia (IT - Roma)" w:date="2019-02-07T19:18:00Z"/>
              <w:del w:id="432" w:author="Cernigliaro, Giuseppe (IT - Bologna)" w:date="2019-02-07T20:53:00Z"/>
              <w:rFonts w:asciiTheme="minorHAnsi" w:eastAsiaTheme="minorEastAsia" w:hAnsiTheme="minorHAnsi" w:cstheme="minorBidi"/>
              <w:szCs w:val="22"/>
              <w:lang w:val="en-US" w:eastAsia="en-US"/>
            </w:rPr>
          </w:pPr>
          <w:ins w:id="433" w:author="Marciante, Teresa Lucia (IT - Roma)" w:date="2019-02-07T19:18:00Z">
            <w:del w:id="434" w:author="Cernigliaro, Giuseppe (IT - Bologna)" w:date="2019-02-07T20:53:00Z">
              <w:r w:rsidRPr="004A592B" w:rsidDel="004A592B">
                <w:rPr>
                  <w:rStyle w:val="Hyperlink"/>
                  <w:rPrChange w:id="435" w:author="Cernigliaro, Giuseppe (IT - Bologna)" w:date="2019-02-07T20:53:00Z">
                    <w:rPr>
                      <w:rStyle w:val="Hyperlink"/>
                    </w:rPr>
                  </w:rPrChange>
                </w:rPr>
                <w:delText>3.2.1</w:delText>
              </w:r>
              <w:r w:rsidDel="004A592B">
                <w:rPr>
                  <w:rFonts w:asciiTheme="minorHAnsi" w:eastAsiaTheme="minorEastAsia" w:hAnsiTheme="minorHAnsi" w:cstheme="minorBidi"/>
                  <w:szCs w:val="22"/>
                  <w:lang w:val="en-US" w:eastAsia="en-US"/>
                </w:rPr>
                <w:tab/>
              </w:r>
              <w:r w:rsidRPr="004A592B" w:rsidDel="004A592B">
                <w:rPr>
                  <w:rStyle w:val="Hyperlink"/>
                  <w:rPrChange w:id="436" w:author="Cernigliaro, Giuseppe (IT - Bologna)" w:date="2019-02-07T20:53:00Z">
                    <w:rPr>
                      <w:rStyle w:val="Hyperlink"/>
                    </w:rPr>
                  </w:rPrChange>
                </w:rPr>
                <w:delText>Schema dati del Messaggio</w:delText>
              </w:r>
              <w:r w:rsidDel="004A592B">
                <w:rPr>
                  <w:webHidden/>
                </w:rPr>
                <w:tab/>
              </w:r>
            </w:del>
          </w:ins>
        </w:p>
        <w:p w14:paraId="708BF5EB" w14:textId="79BD1FEC" w:rsidR="00C466E2" w:rsidDel="004A592B" w:rsidRDefault="00C466E2">
          <w:pPr>
            <w:pStyle w:val="TOC4"/>
            <w:tabs>
              <w:tab w:val="left" w:pos="1418"/>
            </w:tabs>
            <w:rPr>
              <w:ins w:id="437" w:author="Marciante, Teresa Lucia (IT - Roma)" w:date="2019-02-07T19:18:00Z"/>
              <w:del w:id="438" w:author="Cernigliaro, Giuseppe (IT - Bologna)" w:date="2019-02-07T20:53:00Z"/>
              <w:rFonts w:asciiTheme="minorHAnsi" w:eastAsiaTheme="minorEastAsia" w:hAnsiTheme="minorHAnsi" w:cstheme="minorBidi"/>
              <w:iCs w:val="0"/>
              <w:szCs w:val="22"/>
              <w:lang w:val="en-US" w:eastAsia="en-US"/>
            </w:rPr>
          </w:pPr>
          <w:ins w:id="439" w:author="Marciante, Teresa Lucia (IT - Roma)" w:date="2019-02-07T19:18:00Z">
            <w:del w:id="440" w:author="Cernigliaro, Giuseppe (IT - Bologna)" w:date="2019-02-07T20:53:00Z">
              <w:r w:rsidRPr="004A592B" w:rsidDel="004A592B">
                <w:rPr>
                  <w:rStyle w:val="Hyperlink"/>
                  <w:rPrChange w:id="441" w:author="Cernigliaro, Giuseppe (IT - Bologna)" w:date="2019-02-07T20:53:00Z">
                    <w:rPr>
                      <w:rStyle w:val="Hyperlink"/>
                    </w:rPr>
                  </w:rPrChange>
                </w:rPr>
                <w:delText>3.2.1.1</w:delText>
              </w:r>
              <w:r w:rsidDel="004A592B">
                <w:rPr>
                  <w:rFonts w:asciiTheme="minorHAnsi" w:eastAsiaTheme="minorEastAsia" w:hAnsiTheme="minorHAnsi" w:cstheme="minorBidi"/>
                  <w:iCs w:val="0"/>
                  <w:szCs w:val="22"/>
                  <w:lang w:val="en-US" w:eastAsia="en-US"/>
                </w:rPr>
                <w:tab/>
              </w:r>
              <w:r w:rsidRPr="004A592B" w:rsidDel="004A592B">
                <w:rPr>
                  <w:rStyle w:val="Hyperlink"/>
                  <w:rPrChange w:id="442" w:author="Cernigliaro, Giuseppe (IT - Bologna)" w:date="2019-02-07T20:53:00Z">
                    <w:rPr>
                      <w:rStyle w:val="Hyperlink"/>
                    </w:rPr>
                  </w:rPrChange>
                </w:rPr>
                <w:delText>Schema dati della Busta di trasmissione</w:delText>
              </w:r>
              <w:r w:rsidDel="004A592B">
                <w:rPr>
                  <w:webHidden/>
                </w:rPr>
                <w:tab/>
              </w:r>
            </w:del>
          </w:ins>
        </w:p>
        <w:p w14:paraId="44662248" w14:textId="677E8C41" w:rsidR="00C466E2" w:rsidDel="004A592B" w:rsidRDefault="00C466E2">
          <w:pPr>
            <w:pStyle w:val="TOC4"/>
            <w:tabs>
              <w:tab w:val="left" w:pos="1418"/>
            </w:tabs>
            <w:rPr>
              <w:ins w:id="443" w:author="Marciante, Teresa Lucia (IT - Roma)" w:date="2019-02-07T19:18:00Z"/>
              <w:del w:id="444" w:author="Cernigliaro, Giuseppe (IT - Bologna)" w:date="2019-02-07T20:53:00Z"/>
              <w:rFonts w:asciiTheme="minorHAnsi" w:eastAsiaTheme="minorEastAsia" w:hAnsiTheme="minorHAnsi" w:cstheme="minorBidi"/>
              <w:iCs w:val="0"/>
              <w:szCs w:val="22"/>
              <w:lang w:val="en-US" w:eastAsia="en-US"/>
            </w:rPr>
          </w:pPr>
          <w:ins w:id="445" w:author="Marciante, Teresa Lucia (IT - Roma)" w:date="2019-02-07T19:18:00Z">
            <w:del w:id="446" w:author="Cernigliaro, Giuseppe (IT - Bologna)" w:date="2019-02-07T20:53:00Z">
              <w:r w:rsidRPr="004A592B" w:rsidDel="004A592B">
                <w:rPr>
                  <w:rStyle w:val="Hyperlink"/>
                  <w:rPrChange w:id="447" w:author="Cernigliaro, Giuseppe (IT - Bologna)" w:date="2019-02-07T20:53:00Z">
                    <w:rPr>
                      <w:rStyle w:val="Hyperlink"/>
                    </w:rPr>
                  </w:rPrChange>
                </w:rPr>
                <w:delText>3.2.1.2</w:delText>
              </w:r>
              <w:r w:rsidDel="004A592B">
                <w:rPr>
                  <w:rFonts w:asciiTheme="minorHAnsi" w:eastAsiaTheme="minorEastAsia" w:hAnsiTheme="minorHAnsi" w:cstheme="minorBidi"/>
                  <w:iCs w:val="0"/>
                  <w:szCs w:val="22"/>
                  <w:lang w:val="en-US" w:eastAsia="en-US"/>
                </w:rPr>
                <w:tab/>
              </w:r>
              <w:r w:rsidRPr="004A592B" w:rsidDel="004A592B">
                <w:rPr>
                  <w:rStyle w:val="Hyperlink"/>
                  <w:rPrChange w:id="448" w:author="Cernigliaro, Giuseppe (IT - Bologna)" w:date="2019-02-07T20:53:00Z">
                    <w:rPr>
                      <w:rStyle w:val="Hyperlink"/>
                    </w:rPr>
                  </w:rPrChange>
                </w:rPr>
                <w:delText>Schemi dati dei Documenti (Corpo del messaggio)</w:delText>
              </w:r>
              <w:r w:rsidDel="004A592B">
                <w:rPr>
                  <w:webHidden/>
                </w:rPr>
                <w:tab/>
              </w:r>
            </w:del>
          </w:ins>
        </w:p>
        <w:p w14:paraId="1D3E0797" w14:textId="7CD78CA0" w:rsidR="00C466E2" w:rsidDel="004A592B" w:rsidRDefault="00C466E2" w:rsidP="002E2CF1">
          <w:pPr>
            <w:pStyle w:val="TOC3"/>
            <w:rPr>
              <w:ins w:id="449" w:author="Marciante, Teresa Lucia (IT - Roma)" w:date="2019-02-07T19:18:00Z"/>
              <w:del w:id="450" w:author="Cernigliaro, Giuseppe (IT - Bologna)" w:date="2019-02-07T20:53:00Z"/>
              <w:rFonts w:asciiTheme="minorHAnsi" w:eastAsiaTheme="minorEastAsia" w:hAnsiTheme="minorHAnsi" w:cstheme="minorBidi"/>
              <w:szCs w:val="22"/>
              <w:lang w:val="en-US" w:eastAsia="en-US"/>
            </w:rPr>
          </w:pPr>
          <w:ins w:id="451" w:author="Marciante, Teresa Lucia (IT - Roma)" w:date="2019-02-07T19:18:00Z">
            <w:del w:id="452" w:author="Cernigliaro, Giuseppe (IT - Bologna)" w:date="2019-02-07T20:53:00Z">
              <w:r w:rsidRPr="004A592B" w:rsidDel="004A592B">
                <w:rPr>
                  <w:rStyle w:val="Hyperlink"/>
                  <w:rPrChange w:id="453" w:author="Cernigliaro, Giuseppe (IT - Bologna)" w:date="2019-02-07T20:53:00Z">
                    <w:rPr>
                      <w:rStyle w:val="Hyperlink"/>
                    </w:rPr>
                  </w:rPrChange>
                </w:rPr>
                <w:delText>3.2.2</w:delText>
              </w:r>
              <w:r w:rsidDel="004A592B">
                <w:rPr>
                  <w:rFonts w:asciiTheme="minorHAnsi" w:eastAsiaTheme="minorEastAsia" w:hAnsiTheme="minorHAnsi" w:cstheme="minorBidi"/>
                  <w:szCs w:val="22"/>
                  <w:lang w:val="en-US" w:eastAsia="en-US"/>
                </w:rPr>
                <w:tab/>
              </w:r>
              <w:r w:rsidRPr="004A592B" w:rsidDel="004A592B">
                <w:rPr>
                  <w:rStyle w:val="Hyperlink"/>
                  <w:rPrChange w:id="454" w:author="Cernigliaro, Giuseppe (IT - Bologna)" w:date="2019-02-07T20:53:00Z">
                    <w:rPr>
                      <w:rStyle w:val="Hyperlink"/>
                    </w:rPr>
                  </w:rPrChange>
                </w:rPr>
                <w:delText>Schemi dati delle Notifiche</w:delText>
              </w:r>
              <w:r w:rsidDel="004A592B">
                <w:rPr>
                  <w:webHidden/>
                </w:rPr>
                <w:tab/>
              </w:r>
            </w:del>
          </w:ins>
        </w:p>
        <w:p w14:paraId="6FB5E0C1" w14:textId="743ACF5B" w:rsidR="00C466E2" w:rsidDel="004A592B" w:rsidRDefault="00C466E2">
          <w:pPr>
            <w:pStyle w:val="TOC2"/>
            <w:rPr>
              <w:ins w:id="455" w:author="Marciante, Teresa Lucia (IT - Roma)" w:date="2019-02-07T19:18:00Z"/>
              <w:del w:id="456" w:author="Cernigliaro, Giuseppe (IT - Bologna)" w:date="2019-02-07T20:53:00Z"/>
              <w:rFonts w:asciiTheme="minorHAnsi" w:eastAsiaTheme="minorEastAsia" w:hAnsiTheme="minorHAnsi" w:cstheme="minorBidi"/>
              <w:b w:val="0"/>
              <w:bCs w:val="0"/>
              <w:caps w:val="0"/>
              <w:szCs w:val="22"/>
              <w:lang w:val="en-US" w:eastAsia="en-US"/>
            </w:rPr>
          </w:pPr>
          <w:ins w:id="457" w:author="Marciante, Teresa Lucia (IT - Roma)" w:date="2019-02-07T19:18:00Z">
            <w:del w:id="458" w:author="Cernigliaro, Giuseppe (IT - Bologna)" w:date="2019-02-07T20:53:00Z">
              <w:r w:rsidRPr="004A592B" w:rsidDel="004A592B">
                <w:rPr>
                  <w:rStyle w:val="Hyperlink"/>
                  <w:rPrChange w:id="459" w:author="Cernigliaro, Giuseppe (IT - Bologna)" w:date="2019-02-07T20:53:00Z">
                    <w:rPr>
                      <w:rStyle w:val="Hyperlink"/>
                    </w:rPr>
                  </w:rPrChange>
                </w:rPr>
                <w:delText>3.3</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460" w:author="Cernigliaro, Giuseppe (IT - Bologna)" w:date="2019-02-07T20:53:00Z">
                    <w:rPr>
                      <w:rStyle w:val="Hyperlink"/>
                    </w:rPr>
                  </w:rPrChange>
                </w:rPr>
                <w:delText>regole di compilazione</w:delText>
              </w:r>
              <w:r w:rsidDel="004A592B">
                <w:rPr>
                  <w:webHidden/>
                </w:rPr>
                <w:tab/>
              </w:r>
            </w:del>
          </w:ins>
        </w:p>
        <w:p w14:paraId="2F7C2F18" w14:textId="0F31D25E" w:rsidR="00C466E2" w:rsidDel="004A592B" w:rsidRDefault="00C466E2" w:rsidP="002E2CF1">
          <w:pPr>
            <w:pStyle w:val="TOC3"/>
            <w:rPr>
              <w:ins w:id="461" w:author="Marciante, Teresa Lucia (IT - Roma)" w:date="2019-02-07T19:18:00Z"/>
              <w:del w:id="462" w:author="Cernigliaro, Giuseppe (IT - Bologna)" w:date="2019-02-07T20:53:00Z"/>
              <w:rFonts w:asciiTheme="minorHAnsi" w:eastAsiaTheme="minorEastAsia" w:hAnsiTheme="minorHAnsi" w:cstheme="minorBidi"/>
              <w:szCs w:val="22"/>
              <w:lang w:val="en-US" w:eastAsia="en-US"/>
            </w:rPr>
          </w:pPr>
          <w:ins w:id="463" w:author="Marciante, Teresa Lucia (IT - Roma)" w:date="2019-02-07T19:18:00Z">
            <w:del w:id="464" w:author="Cernigliaro, Giuseppe (IT - Bologna)" w:date="2019-02-07T20:53:00Z">
              <w:r w:rsidRPr="004A592B" w:rsidDel="004A592B">
                <w:rPr>
                  <w:rStyle w:val="Hyperlink"/>
                  <w:rPrChange w:id="465" w:author="Cernigliaro, Giuseppe (IT - Bologna)" w:date="2019-02-07T20:53:00Z">
                    <w:rPr>
                      <w:rStyle w:val="Hyperlink"/>
                    </w:rPr>
                  </w:rPrChange>
                </w:rPr>
                <w:delText>3.3.1</w:delText>
              </w:r>
              <w:r w:rsidDel="004A592B">
                <w:rPr>
                  <w:rFonts w:asciiTheme="minorHAnsi" w:eastAsiaTheme="minorEastAsia" w:hAnsiTheme="minorHAnsi" w:cstheme="minorBidi"/>
                  <w:szCs w:val="22"/>
                  <w:lang w:val="en-US" w:eastAsia="en-US"/>
                </w:rPr>
                <w:tab/>
              </w:r>
              <w:r w:rsidRPr="004A592B" w:rsidDel="004A592B">
                <w:rPr>
                  <w:rStyle w:val="Hyperlink"/>
                  <w:rPrChange w:id="466" w:author="Cernigliaro, Giuseppe (IT - Bologna)" w:date="2019-02-07T20:53:00Z">
                    <w:rPr>
                      <w:rStyle w:val="Hyperlink"/>
                    </w:rPr>
                  </w:rPrChange>
                </w:rPr>
                <w:delText>Regole di compilazione per il Messaggio</w:delText>
              </w:r>
              <w:r w:rsidDel="004A592B">
                <w:rPr>
                  <w:webHidden/>
                </w:rPr>
                <w:tab/>
              </w:r>
            </w:del>
          </w:ins>
        </w:p>
        <w:p w14:paraId="4A27839C" w14:textId="056020D1" w:rsidR="00C466E2" w:rsidDel="004A592B" w:rsidRDefault="00C466E2">
          <w:pPr>
            <w:pStyle w:val="TOC4"/>
            <w:tabs>
              <w:tab w:val="left" w:pos="1418"/>
            </w:tabs>
            <w:rPr>
              <w:ins w:id="467" w:author="Marciante, Teresa Lucia (IT - Roma)" w:date="2019-02-07T19:18:00Z"/>
              <w:del w:id="468" w:author="Cernigliaro, Giuseppe (IT - Bologna)" w:date="2019-02-07T20:53:00Z"/>
              <w:rFonts w:asciiTheme="minorHAnsi" w:eastAsiaTheme="minorEastAsia" w:hAnsiTheme="minorHAnsi" w:cstheme="minorBidi"/>
              <w:iCs w:val="0"/>
              <w:szCs w:val="22"/>
              <w:lang w:val="en-US" w:eastAsia="en-US"/>
            </w:rPr>
          </w:pPr>
          <w:ins w:id="469" w:author="Marciante, Teresa Lucia (IT - Roma)" w:date="2019-02-07T19:18:00Z">
            <w:del w:id="470" w:author="Cernigliaro, Giuseppe (IT - Bologna)" w:date="2019-02-07T20:53:00Z">
              <w:r w:rsidRPr="004A592B" w:rsidDel="004A592B">
                <w:rPr>
                  <w:rStyle w:val="Hyperlink"/>
                  <w:rPrChange w:id="471" w:author="Cernigliaro, Giuseppe (IT - Bologna)" w:date="2019-02-07T20:53:00Z">
                    <w:rPr>
                      <w:rStyle w:val="Hyperlink"/>
                    </w:rPr>
                  </w:rPrChange>
                </w:rPr>
                <w:delText>3.3.1.1</w:delText>
              </w:r>
              <w:r w:rsidDel="004A592B">
                <w:rPr>
                  <w:rFonts w:asciiTheme="minorHAnsi" w:eastAsiaTheme="minorEastAsia" w:hAnsiTheme="minorHAnsi" w:cstheme="minorBidi"/>
                  <w:iCs w:val="0"/>
                  <w:szCs w:val="22"/>
                  <w:lang w:val="en-US" w:eastAsia="en-US"/>
                </w:rPr>
                <w:tab/>
              </w:r>
              <w:r w:rsidRPr="004A592B" w:rsidDel="004A592B">
                <w:rPr>
                  <w:rStyle w:val="Hyperlink"/>
                  <w:rPrChange w:id="472" w:author="Cernigliaro, Giuseppe (IT - Bologna)" w:date="2019-02-07T20:53:00Z">
                    <w:rPr>
                      <w:rStyle w:val="Hyperlink"/>
                    </w:rPr>
                  </w:rPrChange>
                </w:rPr>
                <w:delText>Regole di compilazione per la Busta di trasmissione</w:delText>
              </w:r>
              <w:r w:rsidDel="004A592B">
                <w:rPr>
                  <w:webHidden/>
                </w:rPr>
                <w:tab/>
              </w:r>
            </w:del>
          </w:ins>
        </w:p>
        <w:p w14:paraId="68F0D3FB" w14:textId="53D79C09" w:rsidR="00C466E2" w:rsidDel="004A592B" w:rsidRDefault="00C466E2">
          <w:pPr>
            <w:pStyle w:val="TOC4"/>
            <w:tabs>
              <w:tab w:val="left" w:pos="1418"/>
            </w:tabs>
            <w:rPr>
              <w:ins w:id="473" w:author="Marciante, Teresa Lucia (IT - Roma)" w:date="2019-02-07T19:18:00Z"/>
              <w:del w:id="474" w:author="Cernigliaro, Giuseppe (IT - Bologna)" w:date="2019-02-07T20:53:00Z"/>
              <w:rFonts w:asciiTheme="minorHAnsi" w:eastAsiaTheme="minorEastAsia" w:hAnsiTheme="minorHAnsi" w:cstheme="minorBidi"/>
              <w:iCs w:val="0"/>
              <w:szCs w:val="22"/>
              <w:lang w:val="en-US" w:eastAsia="en-US"/>
            </w:rPr>
          </w:pPr>
          <w:ins w:id="475" w:author="Marciante, Teresa Lucia (IT - Roma)" w:date="2019-02-07T19:18:00Z">
            <w:del w:id="476" w:author="Cernigliaro, Giuseppe (IT - Bologna)" w:date="2019-02-07T20:53:00Z">
              <w:r w:rsidRPr="004A592B" w:rsidDel="004A592B">
                <w:rPr>
                  <w:rStyle w:val="Hyperlink"/>
                  <w:rPrChange w:id="477" w:author="Cernigliaro, Giuseppe (IT - Bologna)" w:date="2019-02-07T20:53:00Z">
                    <w:rPr>
                      <w:rStyle w:val="Hyperlink"/>
                    </w:rPr>
                  </w:rPrChange>
                </w:rPr>
                <w:delText>3.3.1.2</w:delText>
              </w:r>
              <w:r w:rsidDel="004A592B">
                <w:rPr>
                  <w:rFonts w:asciiTheme="minorHAnsi" w:eastAsiaTheme="minorEastAsia" w:hAnsiTheme="minorHAnsi" w:cstheme="minorBidi"/>
                  <w:iCs w:val="0"/>
                  <w:szCs w:val="22"/>
                  <w:lang w:val="en-US" w:eastAsia="en-US"/>
                </w:rPr>
                <w:tab/>
              </w:r>
              <w:r w:rsidRPr="004A592B" w:rsidDel="004A592B">
                <w:rPr>
                  <w:rStyle w:val="Hyperlink"/>
                  <w:rPrChange w:id="478" w:author="Cernigliaro, Giuseppe (IT - Bologna)" w:date="2019-02-07T20:53:00Z">
                    <w:rPr>
                      <w:rStyle w:val="Hyperlink"/>
                    </w:rPr>
                  </w:rPrChange>
                </w:rPr>
                <w:delText>Regole di compilazione per i Documenti</w:delText>
              </w:r>
              <w:r w:rsidDel="004A592B">
                <w:rPr>
                  <w:webHidden/>
                </w:rPr>
                <w:tab/>
              </w:r>
            </w:del>
          </w:ins>
        </w:p>
        <w:p w14:paraId="7A013BFE" w14:textId="1189E242" w:rsidR="00C466E2" w:rsidDel="004A592B" w:rsidRDefault="00C466E2" w:rsidP="002E2CF1">
          <w:pPr>
            <w:pStyle w:val="TOC3"/>
            <w:rPr>
              <w:ins w:id="479" w:author="Marciante, Teresa Lucia (IT - Roma)" w:date="2019-02-07T19:18:00Z"/>
              <w:del w:id="480" w:author="Cernigliaro, Giuseppe (IT - Bologna)" w:date="2019-02-07T20:53:00Z"/>
              <w:rFonts w:asciiTheme="minorHAnsi" w:eastAsiaTheme="minorEastAsia" w:hAnsiTheme="minorHAnsi" w:cstheme="minorBidi"/>
              <w:szCs w:val="22"/>
              <w:lang w:val="en-US" w:eastAsia="en-US"/>
            </w:rPr>
          </w:pPr>
          <w:ins w:id="481" w:author="Marciante, Teresa Lucia (IT - Roma)" w:date="2019-02-07T19:18:00Z">
            <w:del w:id="482" w:author="Cernigliaro, Giuseppe (IT - Bologna)" w:date="2019-02-07T20:53:00Z">
              <w:r w:rsidRPr="004A592B" w:rsidDel="004A592B">
                <w:rPr>
                  <w:rStyle w:val="Hyperlink"/>
                  <w:rPrChange w:id="483" w:author="Cernigliaro, Giuseppe (IT - Bologna)" w:date="2019-02-07T20:53:00Z">
                    <w:rPr>
                      <w:rStyle w:val="Hyperlink"/>
                    </w:rPr>
                  </w:rPrChange>
                </w:rPr>
                <w:delText>3.3.2</w:delText>
              </w:r>
              <w:r w:rsidDel="004A592B">
                <w:rPr>
                  <w:rFonts w:asciiTheme="minorHAnsi" w:eastAsiaTheme="minorEastAsia" w:hAnsiTheme="minorHAnsi" w:cstheme="minorBidi"/>
                  <w:szCs w:val="22"/>
                  <w:lang w:val="en-US" w:eastAsia="en-US"/>
                </w:rPr>
                <w:tab/>
              </w:r>
              <w:r w:rsidRPr="004A592B" w:rsidDel="004A592B">
                <w:rPr>
                  <w:rStyle w:val="Hyperlink"/>
                  <w:rPrChange w:id="484" w:author="Cernigliaro, Giuseppe (IT - Bologna)" w:date="2019-02-07T20:53:00Z">
                    <w:rPr>
                      <w:rStyle w:val="Hyperlink"/>
                    </w:rPr>
                  </w:rPrChange>
                </w:rPr>
                <w:delText>Regole di compilazione per le Notifiche</w:delText>
              </w:r>
              <w:r w:rsidDel="004A592B">
                <w:rPr>
                  <w:webHidden/>
                </w:rPr>
                <w:tab/>
                <w:delText>75</w:delText>
              </w:r>
            </w:del>
          </w:ins>
        </w:p>
        <w:p w14:paraId="1C676A20" w14:textId="71B9C169" w:rsidR="00C466E2" w:rsidDel="004A592B" w:rsidRDefault="00C466E2">
          <w:pPr>
            <w:pStyle w:val="TOC2"/>
            <w:rPr>
              <w:ins w:id="485" w:author="Marciante, Teresa Lucia (IT - Roma)" w:date="2019-02-07T19:18:00Z"/>
              <w:del w:id="486" w:author="Cernigliaro, Giuseppe (IT - Bologna)" w:date="2019-02-07T20:53:00Z"/>
              <w:rFonts w:asciiTheme="minorHAnsi" w:eastAsiaTheme="minorEastAsia" w:hAnsiTheme="minorHAnsi" w:cstheme="minorBidi"/>
              <w:b w:val="0"/>
              <w:bCs w:val="0"/>
              <w:caps w:val="0"/>
              <w:szCs w:val="22"/>
              <w:lang w:val="en-US" w:eastAsia="en-US"/>
            </w:rPr>
          </w:pPr>
          <w:ins w:id="487" w:author="Marciante, Teresa Lucia (IT - Roma)" w:date="2019-02-07T19:18:00Z">
            <w:del w:id="488" w:author="Cernigliaro, Giuseppe (IT - Bologna)" w:date="2019-02-07T20:53:00Z">
              <w:r w:rsidRPr="004A592B" w:rsidDel="004A592B">
                <w:rPr>
                  <w:rStyle w:val="Hyperlink"/>
                  <w:rPrChange w:id="489" w:author="Cernigliaro, Giuseppe (IT - Bologna)" w:date="2019-02-07T20:53:00Z">
                    <w:rPr>
                      <w:rStyle w:val="Hyperlink"/>
                    </w:rPr>
                  </w:rPrChange>
                </w:rPr>
                <w:delText>3.4</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490" w:author="Cernigliaro, Giuseppe (IT - Bologna)" w:date="2019-02-07T20:53:00Z">
                    <w:rPr>
                      <w:rStyle w:val="Hyperlink"/>
                    </w:rPr>
                  </w:rPrChange>
                </w:rPr>
                <w:delText>Controlli effettuati da NSO</w:delText>
              </w:r>
              <w:r w:rsidDel="004A592B">
                <w:rPr>
                  <w:webHidden/>
                </w:rPr>
                <w:tab/>
                <w:delText>78</w:delText>
              </w:r>
            </w:del>
          </w:ins>
        </w:p>
        <w:p w14:paraId="465F0200" w14:textId="7E3DC543" w:rsidR="00C466E2" w:rsidDel="004A592B" w:rsidRDefault="00C466E2" w:rsidP="002E2CF1">
          <w:pPr>
            <w:pStyle w:val="TOC3"/>
            <w:rPr>
              <w:ins w:id="491" w:author="Marciante, Teresa Lucia (IT - Roma)" w:date="2019-02-07T19:18:00Z"/>
              <w:del w:id="492" w:author="Cernigliaro, Giuseppe (IT - Bologna)" w:date="2019-02-07T20:53:00Z"/>
              <w:rFonts w:asciiTheme="minorHAnsi" w:eastAsiaTheme="minorEastAsia" w:hAnsiTheme="minorHAnsi" w:cstheme="minorBidi"/>
              <w:szCs w:val="22"/>
              <w:lang w:val="en-US" w:eastAsia="en-US"/>
            </w:rPr>
          </w:pPr>
          <w:ins w:id="493" w:author="Marciante, Teresa Lucia (IT - Roma)" w:date="2019-02-07T19:18:00Z">
            <w:del w:id="494" w:author="Cernigliaro, Giuseppe (IT - Bologna)" w:date="2019-02-07T20:53:00Z">
              <w:r w:rsidRPr="004A592B" w:rsidDel="004A592B">
                <w:rPr>
                  <w:rStyle w:val="Hyperlink"/>
                  <w:rPrChange w:id="495" w:author="Cernigliaro, Giuseppe (IT - Bologna)" w:date="2019-02-07T20:53:00Z">
                    <w:rPr>
                      <w:rStyle w:val="Hyperlink"/>
                    </w:rPr>
                  </w:rPrChange>
                </w:rPr>
                <w:delText>3.4.1</w:delText>
              </w:r>
              <w:r w:rsidDel="004A592B">
                <w:rPr>
                  <w:rFonts w:asciiTheme="minorHAnsi" w:eastAsiaTheme="minorEastAsia" w:hAnsiTheme="minorHAnsi" w:cstheme="minorBidi"/>
                  <w:szCs w:val="22"/>
                  <w:lang w:val="en-US" w:eastAsia="en-US"/>
                </w:rPr>
                <w:tab/>
              </w:r>
              <w:r w:rsidRPr="004A592B" w:rsidDel="004A592B">
                <w:rPr>
                  <w:rStyle w:val="Hyperlink"/>
                  <w:rPrChange w:id="496" w:author="Cernigliaro, Giuseppe (IT - Bologna)" w:date="2019-02-07T20:53:00Z">
                    <w:rPr>
                      <w:rStyle w:val="Hyperlink"/>
                    </w:rPr>
                  </w:rPrChange>
                </w:rPr>
                <w:delText>Verifica della nomenclatura e dell’unicità del Messaggio</w:delText>
              </w:r>
              <w:r w:rsidDel="004A592B">
                <w:rPr>
                  <w:webHidden/>
                </w:rPr>
                <w:tab/>
                <w:delText>79</w:delText>
              </w:r>
            </w:del>
          </w:ins>
        </w:p>
        <w:p w14:paraId="45DC9291" w14:textId="22C59FBE" w:rsidR="00C466E2" w:rsidDel="004A592B" w:rsidRDefault="00C466E2" w:rsidP="002E2CF1">
          <w:pPr>
            <w:pStyle w:val="TOC3"/>
            <w:rPr>
              <w:ins w:id="497" w:author="Marciante, Teresa Lucia (IT - Roma)" w:date="2019-02-07T19:18:00Z"/>
              <w:del w:id="498" w:author="Cernigliaro, Giuseppe (IT - Bologna)" w:date="2019-02-07T20:53:00Z"/>
              <w:rFonts w:asciiTheme="minorHAnsi" w:eastAsiaTheme="minorEastAsia" w:hAnsiTheme="minorHAnsi" w:cstheme="minorBidi"/>
              <w:szCs w:val="22"/>
              <w:lang w:val="en-US" w:eastAsia="en-US"/>
            </w:rPr>
          </w:pPr>
          <w:ins w:id="499" w:author="Marciante, Teresa Lucia (IT - Roma)" w:date="2019-02-07T19:18:00Z">
            <w:del w:id="500" w:author="Cernigliaro, Giuseppe (IT - Bologna)" w:date="2019-02-07T20:53:00Z">
              <w:r w:rsidRPr="004A592B" w:rsidDel="004A592B">
                <w:rPr>
                  <w:rStyle w:val="Hyperlink"/>
                  <w:rPrChange w:id="501" w:author="Cernigliaro, Giuseppe (IT - Bologna)" w:date="2019-02-07T20:53:00Z">
                    <w:rPr>
                      <w:rStyle w:val="Hyperlink"/>
                    </w:rPr>
                  </w:rPrChange>
                </w:rPr>
                <w:delText>3.4.2</w:delText>
              </w:r>
              <w:r w:rsidDel="004A592B">
                <w:rPr>
                  <w:rFonts w:asciiTheme="minorHAnsi" w:eastAsiaTheme="minorEastAsia" w:hAnsiTheme="minorHAnsi" w:cstheme="minorBidi"/>
                  <w:szCs w:val="22"/>
                  <w:lang w:val="en-US" w:eastAsia="en-US"/>
                </w:rPr>
                <w:tab/>
              </w:r>
              <w:r w:rsidRPr="004A592B" w:rsidDel="004A592B">
                <w:rPr>
                  <w:rStyle w:val="Hyperlink"/>
                  <w:rPrChange w:id="502" w:author="Cernigliaro, Giuseppe (IT - Bologna)" w:date="2019-02-07T20:53:00Z">
                    <w:rPr>
                      <w:rStyle w:val="Hyperlink"/>
                    </w:rPr>
                  </w:rPrChange>
                </w:rPr>
                <w:delText>Verifica della dimensione del Messaggio</w:delText>
              </w:r>
              <w:r w:rsidDel="004A592B">
                <w:rPr>
                  <w:webHidden/>
                </w:rPr>
                <w:tab/>
                <w:delText>79</w:delText>
              </w:r>
            </w:del>
          </w:ins>
        </w:p>
        <w:p w14:paraId="39EF92FA" w14:textId="128DEE01" w:rsidR="00C466E2" w:rsidDel="004A592B" w:rsidRDefault="00C466E2" w:rsidP="002E2CF1">
          <w:pPr>
            <w:pStyle w:val="TOC3"/>
            <w:rPr>
              <w:ins w:id="503" w:author="Marciante, Teresa Lucia (IT - Roma)" w:date="2019-02-07T19:18:00Z"/>
              <w:del w:id="504" w:author="Cernigliaro, Giuseppe (IT - Bologna)" w:date="2019-02-07T20:53:00Z"/>
              <w:rFonts w:asciiTheme="minorHAnsi" w:eastAsiaTheme="minorEastAsia" w:hAnsiTheme="minorHAnsi" w:cstheme="minorBidi"/>
              <w:szCs w:val="22"/>
              <w:lang w:val="en-US" w:eastAsia="en-US"/>
            </w:rPr>
          </w:pPr>
          <w:ins w:id="505" w:author="Marciante, Teresa Lucia (IT - Roma)" w:date="2019-02-07T19:18:00Z">
            <w:del w:id="506" w:author="Cernigliaro, Giuseppe (IT - Bologna)" w:date="2019-02-07T20:53:00Z">
              <w:r w:rsidRPr="004A592B" w:rsidDel="004A592B">
                <w:rPr>
                  <w:rStyle w:val="Hyperlink"/>
                  <w:rPrChange w:id="507" w:author="Cernigliaro, Giuseppe (IT - Bologna)" w:date="2019-02-07T20:53:00Z">
                    <w:rPr>
                      <w:rStyle w:val="Hyperlink"/>
                    </w:rPr>
                  </w:rPrChange>
                </w:rPr>
                <w:delText>3.4.3</w:delText>
              </w:r>
              <w:r w:rsidDel="004A592B">
                <w:rPr>
                  <w:rFonts w:asciiTheme="minorHAnsi" w:eastAsiaTheme="minorEastAsia" w:hAnsiTheme="minorHAnsi" w:cstheme="minorBidi"/>
                  <w:szCs w:val="22"/>
                  <w:lang w:val="en-US" w:eastAsia="en-US"/>
                </w:rPr>
                <w:tab/>
              </w:r>
              <w:r w:rsidRPr="004A592B" w:rsidDel="004A592B">
                <w:rPr>
                  <w:rStyle w:val="Hyperlink"/>
                  <w:rPrChange w:id="508" w:author="Cernigliaro, Giuseppe (IT - Bologna)" w:date="2019-02-07T20:53:00Z">
                    <w:rPr>
                      <w:rStyle w:val="Hyperlink"/>
                    </w:rPr>
                  </w:rPrChange>
                </w:rPr>
                <w:delText>Verifica dell’integrità e del formato del Messaggio</w:delText>
              </w:r>
              <w:r w:rsidDel="004A592B">
                <w:rPr>
                  <w:webHidden/>
                </w:rPr>
                <w:tab/>
                <w:delText>79</w:delText>
              </w:r>
            </w:del>
          </w:ins>
        </w:p>
        <w:p w14:paraId="36E6538B" w14:textId="69F055C2" w:rsidR="00C466E2" w:rsidDel="004A592B" w:rsidRDefault="00C466E2" w:rsidP="002E2CF1">
          <w:pPr>
            <w:pStyle w:val="TOC3"/>
            <w:rPr>
              <w:ins w:id="509" w:author="Marciante, Teresa Lucia (IT - Roma)" w:date="2019-02-07T19:18:00Z"/>
              <w:del w:id="510" w:author="Cernigliaro, Giuseppe (IT - Bologna)" w:date="2019-02-07T20:53:00Z"/>
              <w:rFonts w:asciiTheme="minorHAnsi" w:eastAsiaTheme="minorEastAsia" w:hAnsiTheme="minorHAnsi" w:cstheme="minorBidi"/>
              <w:szCs w:val="22"/>
              <w:lang w:val="en-US" w:eastAsia="en-US"/>
            </w:rPr>
          </w:pPr>
          <w:ins w:id="511" w:author="Marciante, Teresa Lucia (IT - Roma)" w:date="2019-02-07T19:18:00Z">
            <w:del w:id="512" w:author="Cernigliaro, Giuseppe (IT - Bologna)" w:date="2019-02-07T20:53:00Z">
              <w:r w:rsidRPr="004A592B" w:rsidDel="004A592B">
                <w:rPr>
                  <w:rStyle w:val="Hyperlink"/>
                  <w:rPrChange w:id="513" w:author="Cernigliaro, Giuseppe (IT - Bologna)" w:date="2019-02-07T20:53:00Z">
                    <w:rPr>
                      <w:rStyle w:val="Hyperlink"/>
                    </w:rPr>
                  </w:rPrChange>
                </w:rPr>
                <w:delText>3.4.4</w:delText>
              </w:r>
              <w:r w:rsidDel="004A592B">
                <w:rPr>
                  <w:rFonts w:asciiTheme="minorHAnsi" w:eastAsiaTheme="minorEastAsia" w:hAnsiTheme="minorHAnsi" w:cstheme="minorBidi"/>
                  <w:szCs w:val="22"/>
                  <w:lang w:val="en-US" w:eastAsia="en-US"/>
                </w:rPr>
                <w:tab/>
              </w:r>
              <w:r w:rsidRPr="004A592B" w:rsidDel="004A592B">
                <w:rPr>
                  <w:rStyle w:val="Hyperlink"/>
                  <w:rPrChange w:id="514" w:author="Cernigliaro, Giuseppe (IT - Bologna)" w:date="2019-02-07T20:53:00Z">
                    <w:rPr>
                      <w:rStyle w:val="Hyperlink"/>
                    </w:rPr>
                  </w:rPrChange>
                </w:rPr>
                <w:delText>Ulteriori verifiche sulla Busta di trasmissione</w:delText>
              </w:r>
              <w:r w:rsidDel="004A592B">
                <w:rPr>
                  <w:webHidden/>
                </w:rPr>
                <w:tab/>
                <w:delText>80</w:delText>
              </w:r>
            </w:del>
          </w:ins>
        </w:p>
        <w:p w14:paraId="3D1FC35A" w14:textId="4416D290" w:rsidR="00C466E2" w:rsidDel="004A592B" w:rsidRDefault="00C466E2" w:rsidP="002E2CF1">
          <w:pPr>
            <w:pStyle w:val="TOC3"/>
            <w:rPr>
              <w:ins w:id="515" w:author="Marciante, Teresa Lucia (IT - Roma)" w:date="2019-02-07T19:18:00Z"/>
              <w:del w:id="516" w:author="Cernigliaro, Giuseppe (IT - Bologna)" w:date="2019-02-07T20:53:00Z"/>
              <w:rFonts w:asciiTheme="minorHAnsi" w:eastAsiaTheme="minorEastAsia" w:hAnsiTheme="minorHAnsi" w:cstheme="minorBidi"/>
              <w:szCs w:val="22"/>
              <w:lang w:val="en-US" w:eastAsia="en-US"/>
            </w:rPr>
          </w:pPr>
          <w:ins w:id="517" w:author="Marciante, Teresa Lucia (IT - Roma)" w:date="2019-02-07T19:18:00Z">
            <w:del w:id="518" w:author="Cernigliaro, Giuseppe (IT - Bologna)" w:date="2019-02-07T20:53:00Z">
              <w:r w:rsidRPr="004A592B" w:rsidDel="004A592B">
                <w:rPr>
                  <w:rStyle w:val="Hyperlink"/>
                  <w:rPrChange w:id="519" w:author="Cernigliaro, Giuseppe (IT - Bologna)" w:date="2019-02-07T20:53:00Z">
                    <w:rPr>
                      <w:rStyle w:val="Hyperlink"/>
                    </w:rPr>
                  </w:rPrChange>
                </w:rPr>
                <w:delText>3.4.5</w:delText>
              </w:r>
              <w:r w:rsidDel="004A592B">
                <w:rPr>
                  <w:rFonts w:asciiTheme="minorHAnsi" w:eastAsiaTheme="minorEastAsia" w:hAnsiTheme="minorHAnsi" w:cstheme="minorBidi"/>
                  <w:szCs w:val="22"/>
                  <w:lang w:val="en-US" w:eastAsia="en-US"/>
                </w:rPr>
                <w:tab/>
              </w:r>
              <w:r w:rsidRPr="004A592B" w:rsidDel="004A592B">
                <w:rPr>
                  <w:rStyle w:val="Hyperlink"/>
                  <w:rPrChange w:id="520" w:author="Cernigliaro, Giuseppe (IT - Bologna)" w:date="2019-02-07T20:53:00Z">
                    <w:rPr>
                      <w:rStyle w:val="Hyperlink"/>
                    </w:rPr>
                  </w:rPrChange>
                </w:rPr>
                <w:delText>Ulteriori verifiche sul Documento</w:delText>
              </w:r>
              <w:r w:rsidDel="004A592B">
                <w:rPr>
                  <w:webHidden/>
                </w:rPr>
                <w:tab/>
                <w:delText>80</w:delText>
              </w:r>
            </w:del>
          </w:ins>
        </w:p>
        <w:p w14:paraId="069634F5" w14:textId="3A98A50C" w:rsidR="00C466E2" w:rsidDel="004A592B" w:rsidRDefault="00C466E2" w:rsidP="002E2CF1">
          <w:pPr>
            <w:pStyle w:val="TOC3"/>
            <w:rPr>
              <w:ins w:id="521" w:author="Marciante, Teresa Lucia (IT - Roma)" w:date="2019-02-07T19:18:00Z"/>
              <w:del w:id="522" w:author="Cernigliaro, Giuseppe (IT - Bologna)" w:date="2019-02-07T20:53:00Z"/>
              <w:rFonts w:asciiTheme="minorHAnsi" w:eastAsiaTheme="minorEastAsia" w:hAnsiTheme="minorHAnsi" w:cstheme="minorBidi"/>
              <w:szCs w:val="22"/>
              <w:lang w:val="en-US" w:eastAsia="en-US"/>
            </w:rPr>
          </w:pPr>
          <w:ins w:id="523" w:author="Marciante, Teresa Lucia (IT - Roma)" w:date="2019-02-07T19:18:00Z">
            <w:del w:id="524" w:author="Cernigliaro, Giuseppe (IT - Bologna)" w:date="2019-02-07T20:53:00Z">
              <w:r w:rsidRPr="004A592B" w:rsidDel="004A592B">
                <w:rPr>
                  <w:rStyle w:val="Hyperlink"/>
                  <w:rPrChange w:id="525" w:author="Cernigliaro, Giuseppe (IT - Bologna)" w:date="2019-02-07T20:53:00Z">
                    <w:rPr>
                      <w:rStyle w:val="Hyperlink"/>
                    </w:rPr>
                  </w:rPrChange>
                </w:rPr>
                <w:delText>3.4.6</w:delText>
              </w:r>
              <w:r w:rsidDel="004A592B">
                <w:rPr>
                  <w:rFonts w:asciiTheme="minorHAnsi" w:eastAsiaTheme="minorEastAsia" w:hAnsiTheme="minorHAnsi" w:cstheme="minorBidi"/>
                  <w:szCs w:val="22"/>
                  <w:lang w:val="en-US" w:eastAsia="en-US"/>
                </w:rPr>
                <w:tab/>
              </w:r>
              <w:r w:rsidRPr="004A592B" w:rsidDel="004A592B">
                <w:rPr>
                  <w:rStyle w:val="Hyperlink"/>
                  <w:rPrChange w:id="526" w:author="Cernigliaro, Giuseppe (IT - Bologna)" w:date="2019-02-07T20:53:00Z">
                    <w:rPr>
                      <w:rStyle w:val="Hyperlink"/>
                    </w:rPr>
                  </w:rPrChange>
                </w:rPr>
                <w:delText>Verifica dell’unicità del Documento</w:delText>
              </w:r>
              <w:r w:rsidDel="004A592B">
                <w:rPr>
                  <w:webHidden/>
                </w:rPr>
                <w:tab/>
                <w:delText>80</w:delText>
              </w:r>
            </w:del>
          </w:ins>
        </w:p>
        <w:p w14:paraId="4B7A45A3" w14:textId="0D0082D2" w:rsidR="00C466E2" w:rsidDel="004A592B" w:rsidRDefault="00C466E2" w:rsidP="002E2CF1">
          <w:pPr>
            <w:pStyle w:val="TOC1"/>
            <w:rPr>
              <w:ins w:id="527" w:author="Marciante, Teresa Lucia (IT - Roma)" w:date="2019-02-07T19:18:00Z"/>
              <w:del w:id="528" w:author="Cernigliaro, Giuseppe (IT - Bologna)" w:date="2019-02-07T20:53:00Z"/>
              <w:rFonts w:asciiTheme="minorHAnsi" w:eastAsiaTheme="minorEastAsia" w:hAnsiTheme="minorHAnsi" w:cstheme="minorBidi"/>
              <w:szCs w:val="22"/>
              <w:lang w:val="en-US" w:eastAsia="en-US"/>
            </w:rPr>
          </w:pPr>
          <w:ins w:id="529" w:author="Marciante, Teresa Lucia (IT - Roma)" w:date="2019-02-07T19:18:00Z">
            <w:del w:id="530" w:author="Cernigliaro, Giuseppe (IT - Bologna)" w:date="2019-02-07T20:53:00Z">
              <w:r w:rsidRPr="004A592B" w:rsidDel="004A592B">
                <w:rPr>
                  <w:rStyle w:val="Hyperlink"/>
                  <w:rPrChange w:id="531" w:author="Cernigliaro, Giuseppe (IT - Bologna)" w:date="2019-02-07T20:53:00Z">
                    <w:rPr>
                      <w:rStyle w:val="Hyperlink"/>
                    </w:rPr>
                  </w:rPrChange>
                </w:rPr>
                <w:delText>4.</w:delText>
              </w:r>
              <w:r w:rsidDel="004A592B">
                <w:rPr>
                  <w:rFonts w:asciiTheme="minorHAnsi" w:eastAsiaTheme="minorEastAsia" w:hAnsiTheme="minorHAnsi" w:cstheme="minorBidi"/>
                  <w:szCs w:val="22"/>
                  <w:lang w:val="en-US" w:eastAsia="en-US"/>
                </w:rPr>
                <w:tab/>
              </w:r>
              <w:r w:rsidRPr="004A592B" w:rsidDel="004A592B">
                <w:rPr>
                  <w:rStyle w:val="Hyperlink"/>
                  <w:rPrChange w:id="532" w:author="Cernigliaro, Giuseppe (IT - Bologna)" w:date="2019-02-07T20:53:00Z">
                    <w:rPr>
                      <w:rStyle w:val="Hyperlink"/>
                    </w:rPr>
                  </w:rPrChange>
                </w:rPr>
                <w:delText>Regole tecniche per lo scambio dei file</w:delText>
              </w:r>
              <w:r w:rsidDel="004A592B">
                <w:rPr>
                  <w:webHidden/>
                </w:rPr>
                <w:tab/>
                <w:delText>82</w:delText>
              </w:r>
            </w:del>
          </w:ins>
        </w:p>
        <w:p w14:paraId="2CCE659E" w14:textId="67A77460" w:rsidR="00C466E2" w:rsidDel="004A592B" w:rsidRDefault="00C466E2">
          <w:pPr>
            <w:pStyle w:val="TOC2"/>
            <w:rPr>
              <w:ins w:id="533" w:author="Marciante, Teresa Lucia (IT - Roma)" w:date="2019-02-07T19:18:00Z"/>
              <w:del w:id="534" w:author="Cernigliaro, Giuseppe (IT - Bologna)" w:date="2019-02-07T20:53:00Z"/>
              <w:rFonts w:asciiTheme="minorHAnsi" w:eastAsiaTheme="minorEastAsia" w:hAnsiTheme="minorHAnsi" w:cstheme="minorBidi"/>
              <w:b w:val="0"/>
              <w:bCs w:val="0"/>
              <w:caps w:val="0"/>
              <w:szCs w:val="22"/>
              <w:lang w:val="en-US" w:eastAsia="en-US"/>
            </w:rPr>
          </w:pPr>
          <w:ins w:id="535" w:author="Marciante, Teresa Lucia (IT - Roma)" w:date="2019-02-07T19:18:00Z">
            <w:del w:id="536" w:author="Cernigliaro, Giuseppe (IT - Bologna)" w:date="2019-02-07T20:53:00Z">
              <w:r w:rsidRPr="004A592B" w:rsidDel="004A592B">
                <w:rPr>
                  <w:rStyle w:val="Hyperlink"/>
                  <w:rPrChange w:id="537" w:author="Cernigliaro, Giuseppe (IT - Bologna)" w:date="2019-02-07T20:53:00Z">
                    <w:rPr>
                      <w:rStyle w:val="Hyperlink"/>
                    </w:rPr>
                  </w:rPrChange>
                </w:rPr>
                <w:delText>4.1</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538" w:author="Cernigliaro, Giuseppe (IT - Bologna)" w:date="2019-02-07T20:53:00Z">
                    <w:rPr>
                      <w:rStyle w:val="Hyperlink"/>
                    </w:rPr>
                  </w:rPrChange>
                </w:rPr>
                <w:delText>Modalità di trasmissione dei Messaggi a NSO</w:delText>
              </w:r>
              <w:r w:rsidDel="004A592B">
                <w:rPr>
                  <w:webHidden/>
                </w:rPr>
                <w:tab/>
                <w:delText>82</w:delText>
              </w:r>
            </w:del>
          </w:ins>
        </w:p>
        <w:p w14:paraId="051D2B5B" w14:textId="1E2868A9" w:rsidR="00C466E2" w:rsidDel="004A592B" w:rsidRDefault="00C466E2" w:rsidP="002E2CF1">
          <w:pPr>
            <w:pStyle w:val="TOC3"/>
            <w:rPr>
              <w:ins w:id="539" w:author="Marciante, Teresa Lucia (IT - Roma)" w:date="2019-02-07T19:18:00Z"/>
              <w:del w:id="540" w:author="Cernigliaro, Giuseppe (IT - Bologna)" w:date="2019-02-07T20:53:00Z"/>
              <w:rFonts w:asciiTheme="minorHAnsi" w:eastAsiaTheme="minorEastAsia" w:hAnsiTheme="minorHAnsi" w:cstheme="minorBidi"/>
              <w:szCs w:val="22"/>
              <w:lang w:val="en-US" w:eastAsia="en-US"/>
            </w:rPr>
          </w:pPr>
          <w:ins w:id="541" w:author="Marciante, Teresa Lucia (IT - Roma)" w:date="2019-02-07T19:18:00Z">
            <w:del w:id="542" w:author="Cernigliaro, Giuseppe (IT - Bologna)" w:date="2019-02-07T20:53:00Z">
              <w:r w:rsidRPr="004A592B" w:rsidDel="004A592B">
                <w:rPr>
                  <w:rStyle w:val="Hyperlink"/>
                  <w:rPrChange w:id="543" w:author="Cernigliaro, Giuseppe (IT - Bologna)" w:date="2019-02-07T20:53:00Z">
                    <w:rPr>
                      <w:rStyle w:val="Hyperlink"/>
                    </w:rPr>
                  </w:rPrChange>
                </w:rPr>
                <w:delText>4.1.1</w:delText>
              </w:r>
              <w:r w:rsidDel="004A592B">
                <w:rPr>
                  <w:rFonts w:asciiTheme="minorHAnsi" w:eastAsiaTheme="minorEastAsia" w:hAnsiTheme="minorHAnsi" w:cstheme="minorBidi"/>
                  <w:szCs w:val="22"/>
                  <w:lang w:val="en-US" w:eastAsia="en-US"/>
                </w:rPr>
                <w:tab/>
              </w:r>
              <w:r w:rsidRPr="004A592B" w:rsidDel="004A592B">
                <w:rPr>
                  <w:rStyle w:val="Hyperlink"/>
                  <w:rPrChange w:id="544" w:author="Cernigliaro, Giuseppe (IT - Bologna)" w:date="2019-02-07T20:53:00Z">
                    <w:rPr>
                      <w:rStyle w:val="Hyperlink"/>
                    </w:rPr>
                  </w:rPrChange>
                </w:rPr>
                <w:delText>Posta elettronica certificata (servizio PEC)</w:delText>
              </w:r>
              <w:r w:rsidDel="004A592B">
                <w:rPr>
                  <w:webHidden/>
                </w:rPr>
                <w:tab/>
                <w:delText>82</w:delText>
              </w:r>
            </w:del>
          </w:ins>
        </w:p>
        <w:p w14:paraId="4B14E413" w14:textId="0F43D072" w:rsidR="00C466E2" w:rsidDel="004A592B" w:rsidRDefault="00C466E2" w:rsidP="002E2CF1">
          <w:pPr>
            <w:pStyle w:val="TOC3"/>
            <w:rPr>
              <w:ins w:id="545" w:author="Marciante, Teresa Lucia (IT - Roma)" w:date="2019-02-07T19:18:00Z"/>
              <w:del w:id="546" w:author="Cernigliaro, Giuseppe (IT - Bologna)" w:date="2019-02-07T20:53:00Z"/>
              <w:rFonts w:asciiTheme="minorHAnsi" w:eastAsiaTheme="minorEastAsia" w:hAnsiTheme="minorHAnsi" w:cstheme="minorBidi"/>
              <w:szCs w:val="22"/>
              <w:lang w:val="en-US" w:eastAsia="en-US"/>
            </w:rPr>
          </w:pPr>
          <w:ins w:id="547" w:author="Marciante, Teresa Lucia (IT - Roma)" w:date="2019-02-07T19:18:00Z">
            <w:del w:id="548" w:author="Cernigliaro, Giuseppe (IT - Bologna)" w:date="2019-02-07T20:53:00Z">
              <w:r w:rsidRPr="004A592B" w:rsidDel="004A592B">
                <w:rPr>
                  <w:rStyle w:val="Hyperlink"/>
                  <w:rPrChange w:id="549" w:author="Cernigliaro, Giuseppe (IT - Bologna)" w:date="2019-02-07T20:53:00Z">
                    <w:rPr>
                      <w:rStyle w:val="Hyperlink"/>
                    </w:rPr>
                  </w:rPrChange>
                </w:rPr>
                <w:delText>4.1.2</w:delText>
              </w:r>
              <w:r w:rsidDel="004A592B">
                <w:rPr>
                  <w:rFonts w:asciiTheme="minorHAnsi" w:eastAsiaTheme="minorEastAsia" w:hAnsiTheme="minorHAnsi" w:cstheme="minorBidi"/>
                  <w:szCs w:val="22"/>
                  <w:lang w:val="en-US" w:eastAsia="en-US"/>
                </w:rPr>
                <w:tab/>
              </w:r>
              <w:r w:rsidRPr="004A592B" w:rsidDel="004A592B">
                <w:rPr>
                  <w:rStyle w:val="Hyperlink"/>
                  <w:rPrChange w:id="550" w:author="Cernigliaro, Giuseppe (IT - Bologna)" w:date="2019-02-07T20:53:00Z">
                    <w:rPr>
                      <w:rStyle w:val="Hyperlink"/>
                    </w:rPr>
                  </w:rPrChange>
                </w:rPr>
                <w:delText>Cooperazione applicativa su rete Internet (servizio SdICoop – Trasmissione)</w:delText>
              </w:r>
              <w:r w:rsidDel="004A592B">
                <w:rPr>
                  <w:webHidden/>
                </w:rPr>
                <w:tab/>
                <w:delText>83</w:delText>
              </w:r>
            </w:del>
          </w:ins>
        </w:p>
        <w:p w14:paraId="7B7E9892" w14:textId="37A06FF8" w:rsidR="00C466E2" w:rsidDel="004A592B" w:rsidRDefault="00C466E2" w:rsidP="002E2CF1">
          <w:pPr>
            <w:pStyle w:val="TOC3"/>
            <w:rPr>
              <w:ins w:id="551" w:author="Marciante, Teresa Lucia (IT - Roma)" w:date="2019-02-07T19:18:00Z"/>
              <w:del w:id="552" w:author="Cernigliaro, Giuseppe (IT - Bologna)" w:date="2019-02-07T20:53:00Z"/>
              <w:rFonts w:asciiTheme="minorHAnsi" w:eastAsiaTheme="minorEastAsia" w:hAnsiTheme="minorHAnsi" w:cstheme="minorBidi"/>
              <w:szCs w:val="22"/>
              <w:lang w:val="en-US" w:eastAsia="en-US"/>
            </w:rPr>
          </w:pPr>
          <w:ins w:id="553" w:author="Marciante, Teresa Lucia (IT - Roma)" w:date="2019-02-07T19:18:00Z">
            <w:del w:id="554" w:author="Cernigliaro, Giuseppe (IT - Bologna)" w:date="2019-02-07T20:53:00Z">
              <w:r w:rsidRPr="004A592B" w:rsidDel="004A592B">
                <w:rPr>
                  <w:rStyle w:val="Hyperlink"/>
                  <w:rPrChange w:id="555" w:author="Cernigliaro, Giuseppe (IT - Bologna)" w:date="2019-02-07T20:53:00Z">
                    <w:rPr>
                      <w:rStyle w:val="Hyperlink"/>
                    </w:rPr>
                  </w:rPrChange>
                </w:rPr>
                <w:delText>4.1.3</w:delText>
              </w:r>
              <w:r w:rsidDel="004A592B">
                <w:rPr>
                  <w:rFonts w:asciiTheme="minorHAnsi" w:eastAsiaTheme="minorEastAsia" w:hAnsiTheme="minorHAnsi" w:cstheme="minorBidi"/>
                  <w:szCs w:val="22"/>
                  <w:lang w:val="en-US" w:eastAsia="en-US"/>
                </w:rPr>
                <w:tab/>
              </w:r>
              <w:r w:rsidRPr="004A592B" w:rsidDel="004A592B">
                <w:rPr>
                  <w:rStyle w:val="Hyperlink"/>
                  <w:rPrChange w:id="556" w:author="Cernigliaro, Giuseppe (IT - Bologna)" w:date="2019-02-07T20:53:00Z">
                    <w:rPr>
                      <w:rStyle w:val="Hyperlink"/>
                    </w:rPr>
                  </w:rPrChange>
                </w:rPr>
                <w:delText>Porte di dominio (servizio SPCOOP - Trasmissione)</w:delText>
              </w:r>
              <w:r w:rsidDel="004A592B">
                <w:rPr>
                  <w:webHidden/>
                </w:rPr>
                <w:tab/>
                <w:delText>83</w:delText>
              </w:r>
            </w:del>
          </w:ins>
        </w:p>
        <w:p w14:paraId="42B019EA" w14:textId="20F44CAB" w:rsidR="00C466E2" w:rsidDel="004A592B" w:rsidRDefault="00C466E2" w:rsidP="002E2CF1">
          <w:pPr>
            <w:pStyle w:val="TOC3"/>
            <w:rPr>
              <w:ins w:id="557" w:author="Marciante, Teresa Lucia (IT - Roma)" w:date="2019-02-07T19:18:00Z"/>
              <w:del w:id="558" w:author="Cernigliaro, Giuseppe (IT - Bologna)" w:date="2019-02-07T20:53:00Z"/>
              <w:rFonts w:asciiTheme="minorHAnsi" w:eastAsiaTheme="minorEastAsia" w:hAnsiTheme="minorHAnsi" w:cstheme="minorBidi"/>
              <w:szCs w:val="22"/>
              <w:lang w:val="en-US" w:eastAsia="en-US"/>
            </w:rPr>
          </w:pPr>
          <w:ins w:id="559" w:author="Marciante, Teresa Lucia (IT - Roma)" w:date="2019-02-07T19:18:00Z">
            <w:del w:id="560" w:author="Cernigliaro, Giuseppe (IT - Bologna)" w:date="2019-02-07T20:53:00Z">
              <w:r w:rsidRPr="004A592B" w:rsidDel="004A592B">
                <w:rPr>
                  <w:rStyle w:val="Hyperlink"/>
                  <w:rPrChange w:id="561" w:author="Cernigliaro, Giuseppe (IT - Bologna)" w:date="2019-02-07T20:53:00Z">
                    <w:rPr>
                      <w:rStyle w:val="Hyperlink"/>
                    </w:rPr>
                  </w:rPrChange>
                </w:rPr>
                <w:delText>4.1.4</w:delText>
              </w:r>
              <w:r w:rsidDel="004A592B">
                <w:rPr>
                  <w:rFonts w:asciiTheme="minorHAnsi" w:eastAsiaTheme="minorEastAsia" w:hAnsiTheme="minorHAnsi" w:cstheme="minorBidi"/>
                  <w:szCs w:val="22"/>
                  <w:lang w:val="en-US" w:eastAsia="en-US"/>
                </w:rPr>
                <w:tab/>
              </w:r>
              <w:r w:rsidRPr="004A592B" w:rsidDel="004A592B">
                <w:rPr>
                  <w:rStyle w:val="Hyperlink"/>
                  <w:rPrChange w:id="562" w:author="Cernigliaro, Giuseppe (IT - Bologna)" w:date="2019-02-07T20:53:00Z">
                    <w:rPr>
                      <w:rStyle w:val="Hyperlink"/>
                    </w:rPr>
                  </w:rPrChange>
                </w:rPr>
                <w:delText>Sistema di trasmissione dati tra terminali remoti basato su protocollo FTP (servizio SDIFTP)</w:delText>
              </w:r>
              <w:r w:rsidDel="004A592B">
                <w:rPr>
                  <w:webHidden/>
                </w:rPr>
                <w:tab/>
                <w:delText>85</w:delText>
              </w:r>
            </w:del>
          </w:ins>
        </w:p>
        <w:p w14:paraId="78DF1007" w14:textId="572E1236" w:rsidR="00C466E2" w:rsidDel="004A592B" w:rsidRDefault="00C466E2">
          <w:pPr>
            <w:pStyle w:val="TOC2"/>
            <w:rPr>
              <w:ins w:id="563" w:author="Marciante, Teresa Lucia (IT - Roma)" w:date="2019-02-07T19:18:00Z"/>
              <w:del w:id="564" w:author="Cernigliaro, Giuseppe (IT - Bologna)" w:date="2019-02-07T20:53:00Z"/>
              <w:rFonts w:asciiTheme="minorHAnsi" w:eastAsiaTheme="minorEastAsia" w:hAnsiTheme="minorHAnsi" w:cstheme="minorBidi"/>
              <w:b w:val="0"/>
              <w:bCs w:val="0"/>
              <w:caps w:val="0"/>
              <w:szCs w:val="22"/>
              <w:lang w:val="en-US" w:eastAsia="en-US"/>
            </w:rPr>
          </w:pPr>
          <w:ins w:id="565" w:author="Marciante, Teresa Lucia (IT - Roma)" w:date="2019-02-07T19:18:00Z">
            <w:del w:id="566" w:author="Cernigliaro, Giuseppe (IT - Bologna)" w:date="2019-02-07T20:53:00Z">
              <w:r w:rsidRPr="004A592B" w:rsidDel="004A592B">
                <w:rPr>
                  <w:rStyle w:val="Hyperlink"/>
                  <w:rPrChange w:id="567" w:author="Cernigliaro, Giuseppe (IT - Bologna)" w:date="2019-02-07T20:53:00Z">
                    <w:rPr>
                      <w:rStyle w:val="Hyperlink"/>
                    </w:rPr>
                  </w:rPrChange>
                </w:rPr>
                <w:delText>4.2</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568" w:author="Cernigliaro, Giuseppe (IT - Bologna)" w:date="2019-02-07T20:53:00Z">
                    <w:rPr>
                      <w:rStyle w:val="Hyperlink"/>
                    </w:rPr>
                  </w:rPrChange>
                </w:rPr>
                <w:delText>Modalità di ricezione dei Messaggi da NSO</w:delText>
              </w:r>
              <w:r w:rsidDel="004A592B">
                <w:rPr>
                  <w:webHidden/>
                </w:rPr>
                <w:tab/>
                <w:delText>86</w:delText>
              </w:r>
            </w:del>
          </w:ins>
        </w:p>
        <w:p w14:paraId="2076DD92" w14:textId="1D7D9682" w:rsidR="00C466E2" w:rsidDel="004A592B" w:rsidRDefault="00C466E2" w:rsidP="002E2CF1">
          <w:pPr>
            <w:pStyle w:val="TOC3"/>
            <w:rPr>
              <w:ins w:id="569" w:author="Marciante, Teresa Lucia (IT - Roma)" w:date="2019-02-07T19:18:00Z"/>
              <w:del w:id="570" w:author="Cernigliaro, Giuseppe (IT - Bologna)" w:date="2019-02-07T20:53:00Z"/>
              <w:rFonts w:asciiTheme="minorHAnsi" w:eastAsiaTheme="minorEastAsia" w:hAnsiTheme="minorHAnsi" w:cstheme="minorBidi"/>
              <w:szCs w:val="22"/>
              <w:lang w:val="en-US" w:eastAsia="en-US"/>
            </w:rPr>
          </w:pPr>
          <w:ins w:id="571" w:author="Marciante, Teresa Lucia (IT - Roma)" w:date="2019-02-07T19:18:00Z">
            <w:del w:id="572" w:author="Cernigliaro, Giuseppe (IT - Bologna)" w:date="2019-02-07T20:53:00Z">
              <w:r w:rsidRPr="004A592B" w:rsidDel="004A592B">
                <w:rPr>
                  <w:rStyle w:val="Hyperlink"/>
                  <w:rPrChange w:id="573" w:author="Cernigliaro, Giuseppe (IT - Bologna)" w:date="2019-02-07T20:53:00Z">
                    <w:rPr>
                      <w:rStyle w:val="Hyperlink"/>
                    </w:rPr>
                  </w:rPrChange>
                </w:rPr>
                <w:delText>4.2.1</w:delText>
              </w:r>
              <w:r w:rsidDel="004A592B">
                <w:rPr>
                  <w:rFonts w:asciiTheme="minorHAnsi" w:eastAsiaTheme="minorEastAsia" w:hAnsiTheme="minorHAnsi" w:cstheme="minorBidi"/>
                  <w:szCs w:val="22"/>
                  <w:lang w:val="en-US" w:eastAsia="en-US"/>
                </w:rPr>
                <w:tab/>
              </w:r>
              <w:r w:rsidRPr="004A592B" w:rsidDel="004A592B">
                <w:rPr>
                  <w:rStyle w:val="Hyperlink"/>
                  <w:rPrChange w:id="574" w:author="Cernigliaro, Giuseppe (IT - Bologna)" w:date="2019-02-07T20:53:00Z">
                    <w:rPr>
                      <w:rStyle w:val="Hyperlink"/>
                    </w:rPr>
                  </w:rPrChange>
                </w:rPr>
                <w:delText>Posta elettronica Certificata (servizio PEC)</w:delText>
              </w:r>
              <w:r w:rsidDel="004A592B">
                <w:rPr>
                  <w:webHidden/>
                </w:rPr>
                <w:tab/>
                <w:delText>86</w:delText>
              </w:r>
            </w:del>
          </w:ins>
        </w:p>
        <w:p w14:paraId="0B1EFBCA" w14:textId="7603BA7C" w:rsidR="00C466E2" w:rsidDel="004A592B" w:rsidRDefault="00C466E2" w:rsidP="002E2CF1">
          <w:pPr>
            <w:pStyle w:val="TOC3"/>
            <w:rPr>
              <w:ins w:id="575" w:author="Marciante, Teresa Lucia (IT - Roma)" w:date="2019-02-07T19:18:00Z"/>
              <w:del w:id="576" w:author="Cernigliaro, Giuseppe (IT - Bologna)" w:date="2019-02-07T20:53:00Z"/>
              <w:rFonts w:asciiTheme="minorHAnsi" w:eastAsiaTheme="minorEastAsia" w:hAnsiTheme="minorHAnsi" w:cstheme="minorBidi"/>
              <w:szCs w:val="22"/>
              <w:lang w:val="en-US" w:eastAsia="en-US"/>
            </w:rPr>
          </w:pPr>
          <w:ins w:id="577" w:author="Marciante, Teresa Lucia (IT - Roma)" w:date="2019-02-07T19:18:00Z">
            <w:del w:id="578" w:author="Cernigliaro, Giuseppe (IT - Bologna)" w:date="2019-02-07T20:53:00Z">
              <w:r w:rsidRPr="004A592B" w:rsidDel="004A592B">
                <w:rPr>
                  <w:rStyle w:val="Hyperlink"/>
                  <w:rPrChange w:id="579" w:author="Cernigliaro, Giuseppe (IT - Bologna)" w:date="2019-02-07T20:53:00Z">
                    <w:rPr>
                      <w:rStyle w:val="Hyperlink"/>
                    </w:rPr>
                  </w:rPrChange>
                </w:rPr>
                <w:delText>4.2.2</w:delText>
              </w:r>
              <w:r w:rsidDel="004A592B">
                <w:rPr>
                  <w:rFonts w:asciiTheme="minorHAnsi" w:eastAsiaTheme="minorEastAsia" w:hAnsiTheme="minorHAnsi" w:cstheme="minorBidi"/>
                  <w:szCs w:val="22"/>
                  <w:lang w:val="en-US" w:eastAsia="en-US"/>
                </w:rPr>
                <w:tab/>
              </w:r>
              <w:r w:rsidRPr="004A592B" w:rsidDel="004A592B">
                <w:rPr>
                  <w:rStyle w:val="Hyperlink"/>
                  <w:rPrChange w:id="580" w:author="Cernigliaro, Giuseppe (IT - Bologna)" w:date="2019-02-07T20:53:00Z">
                    <w:rPr>
                      <w:rStyle w:val="Hyperlink"/>
                    </w:rPr>
                  </w:rPrChange>
                </w:rPr>
                <w:delText>Cooperazione applicativa su rete Internet (servizio SdICoop – Ricezione)</w:delText>
              </w:r>
              <w:r w:rsidDel="004A592B">
                <w:rPr>
                  <w:webHidden/>
                </w:rPr>
                <w:tab/>
                <w:delText>87</w:delText>
              </w:r>
            </w:del>
          </w:ins>
        </w:p>
        <w:p w14:paraId="3EAE2E61" w14:textId="08162F45" w:rsidR="00C466E2" w:rsidDel="004A592B" w:rsidRDefault="00C466E2" w:rsidP="002E2CF1">
          <w:pPr>
            <w:pStyle w:val="TOC3"/>
            <w:rPr>
              <w:ins w:id="581" w:author="Marciante, Teresa Lucia (IT - Roma)" w:date="2019-02-07T19:18:00Z"/>
              <w:del w:id="582" w:author="Cernigliaro, Giuseppe (IT - Bologna)" w:date="2019-02-07T20:53:00Z"/>
              <w:rFonts w:asciiTheme="minorHAnsi" w:eastAsiaTheme="minorEastAsia" w:hAnsiTheme="minorHAnsi" w:cstheme="minorBidi"/>
              <w:szCs w:val="22"/>
              <w:lang w:val="en-US" w:eastAsia="en-US"/>
            </w:rPr>
          </w:pPr>
          <w:ins w:id="583" w:author="Marciante, Teresa Lucia (IT - Roma)" w:date="2019-02-07T19:18:00Z">
            <w:del w:id="584" w:author="Cernigliaro, Giuseppe (IT - Bologna)" w:date="2019-02-07T20:53:00Z">
              <w:r w:rsidRPr="004A592B" w:rsidDel="004A592B">
                <w:rPr>
                  <w:rStyle w:val="Hyperlink"/>
                  <w:rPrChange w:id="585" w:author="Cernigliaro, Giuseppe (IT - Bologna)" w:date="2019-02-07T20:53:00Z">
                    <w:rPr>
                      <w:rStyle w:val="Hyperlink"/>
                    </w:rPr>
                  </w:rPrChange>
                </w:rPr>
                <w:delText>4.2.3</w:delText>
              </w:r>
              <w:r w:rsidDel="004A592B">
                <w:rPr>
                  <w:rFonts w:asciiTheme="minorHAnsi" w:eastAsiaTheme="minorEastAsia" w:hAnsiTheme="minorHAnsi" w:cstheme="minorBidi"/>
                  <w:szCs w:val="22"/>
                  <w:lang w:val="en-US" w:eastAsia="en-US"/>
                </w:rPr>
                <w:tab/>
              </w:r>
              <w:r w:rsidRPr="004A592B" w:rsidDel="004A592B">
                <w:rPr>
                  <w:rStyle w:val="Hyperlink"/>
                  <w:rPrChange w:id="586" w:author="Cernigliaro, Giuseppe (IT - Bologna)" w:date="2019-02-07T20:53:00Z">
                    <w:rPr>
                      <w:rStyle w:val="Hyperlink"/>
                    </w:rPr>
                  </w:rPrChange>
                </w:rPr>
                <w:delText>Porte di dominio (servizio SPCoop - Ricezione)</w:delText>
              </w:r>
              <w:r w:rsidDel="004A592B">
                <w:rPr>
                  <w:webHidden/>
                </w:rPr>
                <w:tab/>
                <w:delText>88</w:delText>
              </w:r>
            </w:del>
          </w:ins>
        </w:p>
        <w:p w14:paraId="3B360958" w14:textId="5620263C" w:rsidR="00C466E2" w:rsidDel="004A592B" w:rsidRDefault="00C466E2" w:rsidP="002E2CF1">
          <w:pPr>
            <w:pStyle w:val="TOC3"/>
            <w:rPr>
              <w:ins w:id="587" w:author="Marciante, Teresa Lucia (IT - Roma)" w:date="2019-02-07T19:18:00Z"/>
              <w:del w:id="588" w:author="Cernigliaro, Giuseppe (IT - Bologna)" w:date="2019-02-07T20:53:00Z"/>
              <w:rFonts w:asciiTheme="minorHAnsi" w:eastAsiaTheme="minorEastAsia" w:hAnsiTheme="minorHAnsi" w:cstheme="minorBidi"/>
              <w:szCs w:val="22"/>
              <w:lang w:val="en-US" w:eastAsia="en-US"/>
            </w:rPr>
          </w:pPr>
          <w:ins w:id="589" w:author="Marciante, Teresa Lucia (IT - Roma)" w:date="2019-02-07T19:18:00Z">
            <w:del w:id="590" w:author="Cernigliaro, Giuseppe (IT - Bologna)" w:date="2019-02-07T20:53:00Z">
              <w:r w:rsidRPr="004A592B" w:rsidDel="004A592B">
                <w:rPr>
                  <w:rStyle w:val="Hyperlink"/>
                  <w:rPrChange w:id="591" w:author="Cernigliaro, Giuseppe (IT - Bologna)" w:date="2019-02-07T20:53:00Z">
                    <w:rPr>
                      <w:rStyle w:val="Hyperlink"/>
                    </w:rPr>
                  </w:rPrChange>
                </w:rPr>
                <w:delText>4.2.4</w:delText>
              </w:r>
              <w:r w:rsidDel="004A592B">
                <w:rPr>
                  <w:rFonts w:asciiTheme="minorHAnsi" w:eastAsiaTheme="minorEastAsia" w:hAnsiTheme="minorHAnsi" w:cstheme="minorBidi"/>
                  <w:szCs w:val="22"/>
                  <w:lang w:val="en-US" w:eastAsia="en-US"/>
                </w:rPr>
                <w:tab/>
              </w:r>
              <w:r w:rsidRPr="004A592B" w:rsidDel="004A592B">
                <w:rPr>
                  <w:rStyle w:val="Hyperlink"/>
                  <w:rPrChange w:id="592" w:author="Cernigliaro, Giuseppe (IT - Bologna)" w:date="2019-02-07T20:53:00Z">
                    <w:rPr>
                      <w:rStyle w:val="Hyperlink"/>
                    </w:rPr>
                  </w:rPrChange>
                </w:rPr>
                <w:delText>Sistema di trasmissione dati tra terminali remoti basato su protocollo FTP (servizio SDIFTP)</w:delText>
              </w:r>
              <w:r w:rsidDel="004A592B">
                <w:rPr>
                  <w:webHidden/>
                </w:rPr>
                <w:tab/>
                <w:delText>89</w:delText>
              </w:r>
            </w:del>
          </w:ins>
        </w:p>
        <w:p w14:paraId="23114119" w14:textId="2A67A02B" w:rsidR="00C466E2" w:rsidDel="004A592B" w:rsidRDefault="00C466E2">
          <w:pPr>
            <w:pStyle w:val="TOC2"/>
            <w:rPr>
              <w:ins w:id="593" w:author="Marciante, Teresa Lucia (IT - Roma)" w:date="2019-02-07T19:18:00Z"/>
              <w:del w:id="594" w:author="Cernigliaro, Giuseppe (IT - Bologna)" w:date="2019-02-07T20:53:00Z"/>
              <w:rFonts w:asciiTheme="minorHAnsi" w:eastAsiaTheme="minorEastAsia" w:hAnsiTheme="minorHAnsi" w:cstheme="minorBidi"/>
              <w:b w:val="0"/>
              <w:bCs w:val="0"/>
              <w:caps w:val="0"/>
              <w:szCs w:val="22"/>
              <w:lang w:val="en-US" w:eastAsia="en-US"/>
            </w:rPr>
          </w:pPr>
          <w:ins w:id="595" w:author="Marciante, Teresa Lucia (IT - Roma)" w:date="2019-02-07T19:18:00Z">
            <w:del w:id="596" w:author="Cernigliaro, Giuseppe (IT - Bologna)" w:date="2019-02-07T20:53:00Z">
              <w:r w:rsidRPr="004A592B" w:rsidDel="004A592B">
                <w:rPr>
                  <w:rStyle w:val="Hyperlink"/>
                  <w:rPrChange w:id="597" w:author="Cernigliaro, Giuseppe (IT - Bologna)" w:date="2019-02-07T20:53:00Z">
                    <w:rPr>
                      <w:rStyle w:val="Hyperlink"/>
                    </w:rPr>
                  </w:rPrChange>
                </w:rPr>
                <w:delText>4.3</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598" w:author="Cernigliaro, Giuseppe (IT - Bologna)" w:date="2019-02-07T20:53:00Z">
                    <w:rPr>
                      <w:rStyle w:val="Hyperlink"/>
                    </w:rPr>
                  </w:rPrChange>
                </w:rPr>
                <w:delText>Modalità di invio delle Notifiche da parte di NSO</w:delText>
              </w:r>
              <w:r w:rsidDel="004A592B">
                <w:rPr>
                  <w:webHidden/>
                </w:rPr>
                <w:tab/>
                <w:delText>90</w:delText>
              </w:r>
            </w:del>
          </w:ins>
        </w:p>
        <w:p w14:paraId="67FB2489" w14:textId="64785953" w:rsidR="00C466E2" w:rsidDel="004A592B" w:rsidRDefault="00C466E2" w:rsidP="002E2CF1">
          <w:pPr>
            <w:pStyle w:val="TOC1"/>
            <w:rPr>
              <w:ins w:id="599" w:author="Marciante, Teresa Lucia (IT - Roma)" w:date="2019-02-07T19:18:00Z"/>
              <w:del w:id="600" w:author="Cernigliaro, Giuseppe (IT - Bologna)" w:date="2019-02-07T20:53:00Z"/>
              <w:rFonts w:asciiTheme="minorHAnsi" w:eastAsiaTheme="minorEastAsia" w:hAnsiTheme="minorHAnsi" w:cstheme="minorBidi"/>
              <w:szCs w:val="22"/>
              <w:lang w:val="en-US" w:eastAsia="en-US"/>
            </w:rPr>
          </w:pPr>
          <w:ins w:id="601" w:author="Marciante, Teresa Lucia (IT - Roma)" w:date="2019-02-07T19:18:00Z">
            <w:del w:id="602" w:author="Cernigliaro, Giuseppe (IT - Bologna)" w:date="2019-02-07T20:53:00Z">
              <w:r w:rsidRPr="004A592B" w:rsidDel="004A592B">
                <w:rPr>
                  <w:rStyle w:val="Hyperlink"/>
                  <w:rPrChange w:id="603" w:author="Cernigliaro, Giuseppe (IT - Bologna)" w:date="2019-02-07T20:53:00Z">
                    <w:rPr>
                      <w:rStyle w:val="Hyperlink"/>
                    </w:rPr>
                  </w:rPrChange>
                </w:rPr>
                <w:delText>5.</w:delText>
              </w:r>
              <w:r w:rsidDel="004A592B">
                <w:rPr>
                  <w:rFonts w:asciiTheme="minorHAnsi" w:eastAsiaTheme="minorEastAsia" w:hAnsiTheme="minorHAnsi" w:cstheme="minorBidi"/>
                  <w:szCs w:val="22"/>
                  <w:lang w:val="en-US" w:eastAsia="en-US"/>
                </w:rPr>
                <w:tab/>
              </w:r>
              <w:r w:rsidRPr="004A592B" w:rsidDel="004A592B">
                <w:rPr>
                  <w:rStyle w:val="Hyperlink"/>
                  <w:rPrChange w:id="604" w:author="Cernigliaro, Giuseppe (IT - Bologna)" w:date="2019-02-07T20:53:00Z">
                    <w:rPr>
                      <w:rStyle w:val="Hyperlink"/>
                    </w:rPr>
                  </w:rPrChange>
                </w:rPr>
                <w:delText>Procedure di accreditamento a NSO</w:delText>
              </w:r>
              <w:r w:rsidDel="004A592B">
                <w:rPr>
                  <w:webHidden/>
                </w:rPr>
                <w:tab/>
                <w:delText>91</w:delText>
              </w:r>
            </w:del>
          </w:ins>
        </w:p>
        <w:p w14:paraId="28B58E69" w14:textId="7807BED5" w:rsidR="00C466E2" w:rsidDel="004A592B" w:rsidRDefault="00C466E2">
          <w:pPr>
            <w:pStyle w:val="TOC2"/>
            <w:rPr>
              <w:ins w:id="605" w:author="Marciante, Teresa Lucia (IT - Roma)" w:date="2019-02-07T19:18:00Z"/>
              <w:del w:id="606" w:author="Cernigliaro, Giuseppe (IT - Bologna)" w:date="2019-02-07T20:53:00Z"/>
              <w:rFonts w:asciiTheme="minorHAnsi" w:eastAsiaTheme="minorEastAsia" w:hAnsiTheme="minorHAnsi" w:cstheme="minorBidi"/>
              <w:b w:val="0"/>
              <w:bCs w:val="0"/>
              <w:caps w:val="0"/>
              <w:szCs w:val="22"/>
              <w:lang w:val="en-US" w:eastAsia="en-US"/>
            </w:rPr>
          </w:pPr>
          <w:ins w:id="607" w:author="Marciante, Teresa Lucia (IT - Roma)" w:date="2019-02-07T19:18:00Z">
            <w:del w:id="608" w:author="Cernigliaro, Giuseppe (IT - Bologna)" w:date="2019-02-07T20:53:00Z">
              <w:r w:rsidRPr="004A592B" w:rsidDel="004A592B">
                <w:rPr>
                  <w:rStyle w:val="Hyperlink"/>
                  <w:rPrChange w:id="609" w:author="Cernigliaro, Giuseppe (IT - Bologna)" w:date="2019-02-07T20:53:00Z">
                    <w:rPr>
                      <w:rStyle w:val="Hyperlink"/>
                    </w:rPr>
                  </w:rPrChange>
                </w:rPr>
                <w:delText>5.1</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610" w:author="Cernigliaro, Giuseppe (IT - Bologna)" w:date="2019-02-07T20:53:00Z">
                    <w:rPr>
                      <w:rStyle w:val="Hyperlink"/>
                    </w:rPr>
                  </w:rPrChange>
                </w:rPr>
                <w:delText>Procedura per l’accreditamento del Trasmittente</w:delText>
              </w:r>
              <w:r w:rsidDel="004A592B">
                <w:rPr>
                  <w:webHidden/>
                </w:rPr>
                <w:tab/>
                <w:delText>91</w:delText>
              </w:r>
            </w:del>
          </w:ins>
        </w:p>
        <w:p w14:paraId="58252889" w14:textId="5C30F0FB" w:rsidR="00C466E2" w:rsidDel="004A592B" w:rsidRDefault="00C466E2">
          <w:pPr>
            <w:pStyle w:val="TOC2"/>
            <w:rPr>
              <w:ins w:id="611" w:author="Marciante, Teresa Lucia (IT - Roma)" w:date="2019-02-07T19:18:00Z"/>
              <w:del w:id="612" w:author="Cernigliaro, Giuseppe (IT - Bologna)" w:date="2019-02-07T20:53:00Z"/>
              <w:rFonts w:asciiTheme="minorHAnsi" w:eastAsiaTheme="minorEastAsia" w:hAnsiTheme="minorHAnsi" w:cstheme="minorBidi"/>
              <w:b w:val="0"/>
              <w:bCs w:val="0"/>
              <w:caps w:val="0"/>
              <w:szCs w:val="22"/>
              <w:lang w:val="en-US" w:eastAsia="en-US"/>
            </w:rPr>
          </w:pPr>
          <w:ins w:id="613" w:author="Marciante, Teresa Lucia (IT - Roma)" w:date="2019-02-07T19:18:00Z">
            <w:del w:id="614" w:author="Cernigliaro, Giuseppe (IT - Bologna)" w:date="2019-02-07T20:53:00Z">
              <w:r w:rsidRPr="004A592B" w:rsidDel="004A592B">
                <w:rPr>
                  <w:rStyle w:val="Hyperlink"/>
                  <w:rPrChange w:id="615" w:author="Cernigliaro, Giuseppe (IT - Bologna)" w:date="2019-02-07T20:53:00Z">
                    <w:rPr>
                      <w:rStyle w:val="Hyperlink"/>
                    </w:rPr>
                  </w:rPrChange>
                </w:rPr>
                <w:delText>5.2</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616" w:author="Cernigliaro, Giuseppe (IT - Bologna)" w:date="2019-02-07T20:53:00Z">
                    <w:rPr>
                      <w:rStyle w:val="Hyperlink"/>
                    </w:rPr>
                  </w:rPrChange>
                </w:rPr>
                <w:delText>Procedura per l’accreditamento del Ricevente</w:delText>
              </w:r>
              <w:r w:rsidDel="004A592B">
                <w:rPr>
                  <w:webHidden/>
                </w:rPr>
                <w:tab/>
                <w:delText>91</w:delText>
              </w:r>
            </w:del>
          </w:ins>
        </w:p>
        <w:p w14:paraId="2490FA2B" w14:textId="5C99B3E9" w:rsidR="00C466E2" w:rsidDel="004A592B" w:rsidRDefault="00C466E2" w:rsidP="002E2CF1">
          <w:pPr>
            <w:pStyle w:val="TOC1"/>
            <w:rPr>
              <w:ins w:id="617" w:author="Marciante, Teresa Lucia (IT - Roma)" w:date="2019-02-07T19:18:00Z"/>
              <w:del w:id="618" w:author="Cernigliaro, Giuseppe (IT - Bologna)" w:date="2019-02-07T20:53:00Z"/>
              <w:rFonts w:asciiTheme="minorHAnsi" w:eastAsiaTheme="minorEastAsia" w:hAnsiTheme="minorHAnsi" w:cstheme="minorBidi"/>
              <w:szCs w:val="22"/>
              <w:lang w:val="en-US" w:eastAsia="en-US"/>
            </w:rPr>
          </w:pPr>
          <w:ins w:id="619" w:author="Marciante, Teresa Lucia (IT - Roma)" w:date="2019-02-07T19:18:00Z">
            <w:del w:id="620" w:author="Cernigliaro, Giuseppe (IT - Bologna)" w:date="2019-02-07T20:53:00Z">
              <w:r w:rsidRPr="004A592B" w:rsidDel="004A592B">
                <w:rPr>
                  <w:rStyle w:val="Hyperlink"/>
                  <w:rPrChange w:id="621" w:author="Cernigliaro, Giuseppe (IT - Bologna)" w:date="2019-02-07T20:53:00Z">
                    <w:rPr>
                      <w:rStyle w:val="Hyperlink"/>
                    </w:rPr>
                  </w:rPrChange>
                </w:rPr>
                <w:delText>6.</w:delText>
              </w:r>
              <w:r w:rsidDel="004A592B">
                <w:rPr>
                  <w:rFonts w:asciiTheme="minorHAnsi" w:eastAsiaTheme="minorEastAsia" w:hAnsiTheme="minorHAnsi" w:cstheme="minorBidi"/>
                  <w:szCs w:val="22"/>
                  <w:lang w:val="en-US" w:eastAsia="en-US"/>
                </w:rPr>
                <w:tab/>
              </w:r>
              <w:r w:rsidRPr="004A592B" w:rsidDel="004A592B">
                <w:rPr>
                  <w:rStyle w:val="Hyperlink"/>
                  <w:rPrChange w:id="622" w:author="Cernigliaro, Giuseppe (IT - Bologna)" w:date="2019-02-07T20:53:00Z">
                    <w:rPr>
                      <w:rStyle w:val="Hyperlink"/>
                    </w:rPr>
                  </w:rPrChange>
                </w:rPr>
                <w:delText>Utilizzo sperimentale del sistema e Anticipo decorrenza</w:delText>
              </w:r>
              <w:r w:rsidDel="004A592B">
                <w:rPr>
                  <w:webHidden/>
                </w:rPr>
                <w:tab/>
                <w:delText>92</w:delText>
              </w:r>
            </w:del>
          </w:ins>
        </w:p>
        <w:p w14:paraId="68DA1AC3" w14:textId="0F97CC9C" w:rsidR="00C466E2" w:rsidDel="004A592B" w:rsidRDefault="00C466E2" w:rsidP="002E2CF1">
          <w:pPr>
            <w:pStyle w:val="TOC1"/>
            <w:rPr>
              <w:ins w:id="623" w:author="Marciante, Teresa Lucia (IT - Roma)" w:date="2019-02-07T19:18:00Z"/>
              <w:del w:id="624" w:author="Cernigliaro, Giuseppe (IT - Bologna)" w:date="2019-02-07T20:53:00Z"/>
              <w:rFonts w:asciiTheme="minorHAnsi" w:eastAsiaTheme="minorEastAsia" w:hAnsiTheme="minorHAnsi" w:cstheme="minorBidi"/>
              <w:szCs w:val="22"/>
              <w:lang w:val="en-US" w:eastAsia="en-US"/>
            </w:rPr>
          </w:pPr>
          <w:ins w:id="625" w:author="Marciante, Teresa Lucia (IT - Roma)" w:date="2019-02-07T19:18:00Z">
            <w:del w:id="626" w:author="Cernigliaro, Giuseppe (IT - Bologna)" w:date="2019-02-07T20:53:00Z">
              <w:r w:rsidRPr="004A592B" w:rsidDel="004A592B">
                <w:rPr>
                  <w:rStyle w:val="Hyperlink"/>
                  <w:rPrChange w:id="627" w:author="Cernigliaro, Giuseppe (IT - Bologna)" w:date="2019-02-07T20:53:00Z">
                    <w:rPr>
                      <w:rStyle w:val="Hyperlink"/>
                    </w:rPr>
                  </w:rPrChange>
                </w:rPr>
                <w:delText>7.</w:delText>
              </w:r>
              <w:r w:rsidDel="004A592B">
                <w:rPr>
                  <w:rFonts w:asciiTheme="minorHAnsi" w:eastAsiaTheme="minorEastAsia" w:hAnsiTheme="minorHAnsi" w:cstheme="minorBidi"/>
                  <w:szCs w:val="22"/>
                  <w:lang w:val="en-US" w:eastAsia="en-US"/>
                </w:rPr>
                <w:tab/>
              </w:r>
              <w:r w:rsidRPr="004A592B" w:rsidDel="004A592B">
                <w:rPr>
                  <w:rStyle w:val="Hyperlink"/>
                  <w:rPrChange w:id="628" w:author="Cernigliaro, Giuseppe (IT - Bologna)" w:date="2019-02-07T20:53:00Z">
                    <w:rPr>
                      <w:rStyle w:val="Hyperlink"/>
                    </w:rPr>
                  </w:rPrChange>
                </w:rPr>
                <w:delText>File di esempio</w:delText>
              </w:r>
              <w:r w:rsidDel="004A592B">
                <w:rPr>
                  <w:webHidden/>
                </w:rPr>
                <w:tab/>
                <w:delText>93</w:delText>
              </w:r>
            </w:del>
          </w:ins>
        </w:p>
        <w:p w14:paraId="12418E33" w14:textId="4D9143C7" w:rsidR="00C466E2" w:rsidDel="004A592B" w:rsidRDefault="00C466E2">
          <w:pPr>
            <w:pStyle w:val="TOC2"/>
            <w:rPr>
              <w:ins w:id="629" w:author="Marciante, Teresa Lucia (IT - Roma)" w:date="2019-02-07T19:18:00Z"/>
              <w:del w:id="630" w:author="Cernigliaro, Giuseppe (IT - Bologna)" w:date="2019-02-07T20:53:00Z"/>
              <w:rFonts w:asciiTheme="minorHAnsi" w:eastAsiaTheme="minorEastAsia" w:hAnsiTheme="minorHAnsi" w:cstheme="minorBidi"/>
              <w:b w:val="0"/>
              <w:bCs w:val="0"/>
              <w:caps w:val="0"/>
              <w:szCs w:val="22"/>
              <w:lang w:val="en-US" w:eastAsia="en-US"/>
            </w:rPr>
          </w:pPr>
          <w:ins w:id="631" w:author="Marciante, Teresa Lucia (IT - Roma)" w:date="2019-02-07T19:18:00Z">
            <w:del w:id="632" w:author="Cernigliaro, Giuseppe (IT - Bologna)" w:date="2019-02-07T20:53:00Z">
              <w:r w:rsidRPr="004A592B" w:rsidDel="004A592B">
                <w:rPr>
                  <w:rStyle w:val="Hyperlink"/>
                  <w:rPrChange w:id="633" w:author="Cernigliaro, Giuseppe (IT - Bologna)" w:date="2019-02-07T20:53:00Z">
                    <w:rPr>
                      <w:rStyle w:val="Hyperlink"/>
                    </w:rPr>
                  </w:rPrChange>
                </w:rPr>
                <w:delText>7.1</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634" w:author="Cernigliaro, Giuseppe (IT - Bologna)" w:date="2019-02-07T20:53:00Z">
                    <w:rPr>
                      <w:rStyle w:val="Hyperlink"/>
                    </w:rPr>
                  </w:rPrChange>
                </w:rPr>
                <w:delText>Esempi di Messaggi e schematron</w:delText>
              </w:r>
              <w:r w:rsidDel="004A592B">
                <w:rPr>
                  <w:webHidden/>
                </w:rPr>
                <w:tab/>
                <w:delText>93</w:delText>
              </w:r>
            </w:del>
          </w:ins>
        </w:p>
        <w:p w14:paraId="77F8E875" w14:textId="58E21198" w:rsidR="00C466E2" w:rsidDel="004A592B" w:rsidRDefault="00C466E2">
          <w:pPr>
            <w:pStyle w:val="TOC2"/>
            <w:rPr>
              <w:ins w:id="635" w:author="Marciante, Teresa Lucia (IT - Roma)" w:date="2019-02-07T19:18:00Z"/>
              <w:del w:id="636" w:author="Cernigliaro, Giuseppe (IT - Bologna)" w:date="2019-02-07T20:53:00Z"/>
              <w:rFonts w:asciiTheme="minorHAnsi" w:eastAsiaTheme="minorEastAsia" w:hAnsiTheme="minorHAnsi" w:cstheme="minorBidi"/>
              <w:b w:val="0"/>
              <w:bCs w:val="0"/>
              <w:caps w:val="0"/>
              <w:szCs w:val="22"/>
              <w:lang w:val="en-US" w:eastAsia="en-US"/>
            </w:rPr>
          </w:pPr>
          <w:ins w:id="637" w:author="Marciante, Teresa Lucia (IT - Roma)" w:date="2019-02-07T19:18:00Z">
            <w:del w:id="638" w:author="Cernigliaro, Giuseppe (IT - Bologna)" w:date="2019-02-07T20:53:00Z">
              <w:r w:rsidRPr="004A592B" w:rsidDel="004A592B">
                <w:rPr>
                  <w:rStyle w:val="Hyperlink"/>
                  <w:rPrChange w:id="639" w:author="Cernigliaro, Giuseppe (IT - Bologna)" w:date="2019-02-07T20:53:00Z">
                    <w:rPr>
                      <w:rStyle w:val="Hyperlink"/>
                    </w:rPr>
                  </w:rPrChange>
                </w:rPr>
                <w:delText>7.2</w:delText>
              </w:r>
              <w:r w:rsidDel="004A592B">
                <w:rPr>
                  <w:rFonts w:asciiTheme="minorHAnsi" w:eastAsiaTheme="minorEastAsia" w:hAnsiTheme="minorHAnsi" w:cstheme="minorBidi"/>
                  <w:b w:val="0"/>
                  <w:bCs w:val="0"/>
                  <w:caps w:val="0"/>
                  <w:szCs w:val="22"/>
                  <w:lang w:val="en-US" w:eastAsia="en-US"/>
                </w:rPr>
                <w:tab/>
              </w:r>
              <w:r w:rsidRPr="004A592B" w:rsidDel="004A592B">
                <w:rPr>
                  <w:rStyle w:val="Hyperlink"/>
                  <w:rPrChange w:id="640" w:author="Cernigliaro, Giuseppe (IT - Bologna)" w:date="2019-02-07T20:53:00Z">
                    <w:rPr>
                      <w:rStyle w:val="Hyperlink"/>
                    </w:rPr>
                  </w:rPrChange>
                </w:rPr>
                <w:delText>Esempi di Notifiche</w:delText>
              </w:r>
              <w:r w:rsidDel="004A592B">
                <w:rPr>
                  <w:webHidden/>
                </w:rPr>
                <w:tab/>
                <w:delText>93</w:delText>
              </w:r>
            </w:del>
          </w:ins>
        </w:p>
        <w:p w14:paraId="22FAB79B" w14:textId="73C9C810" w:rsidR="00C466E2" w:rsidDel="004A592B" w:rsidRDefault="00C466E2" w:rsidP="002E2CF1">
          <w:pPr>
            <w:pStyle w:val="TOC3"/>
            <w:rPr>
              <w:ins w:id="641" w:author="Marciante, Teresa Lucia (IT - Roma)" w:date="2019-02-07T19:18:00Z"/>
              <w:del w:id="642" w:author="Cernigliaro, Giuseppe (IT - Bologna)" w:date="2019-02-07T20:53:00Z"/>
              <w:rFonts w:asciiTheme="minorHAnsi" w:eastAsiaTheme="minorEastAsia" w:hAnsiTheme="minorHAnsi" w:cstheme="minorBidi"/>
              <w:szCs w:val="22"/>
              <w:lang w:val="en-US" w:eastAsia="en-US"/>
            </w:rPr>
          </w:pPr>
          <w:ins w:id="643" w:author="Marciante, Teresa Lucia (IT - Roma)" w:date="2019-02-07T19:18:00Z">
            <w:del w:id="644" w:author="Cernigliaro, Giuseppe (IT - Bologna)" w:date="2019-02-07T20:53:00Z">
              <w:r w:rsidRPr="004A592B" w:rsidDel="004A592B">
                <w:rPr>
                  <w:rStyle w:val="Hyperlink"/>
                  <w:rPrChange w:id="645" w:author="Cernigliaro, Giuseppe (IT - Bologna)" w:date="2019-02-07T20:53:00Z">
                    <w:rPr>
                      <w:rStyle w:val="Hyperlink"/>
                    </w:rPr>
                  </w:rPrChange>
                </w:rPr>
                <w:delText>7.2.1</w:delText>
              </w:r>
              <w:r w:rsidDel="004A592B">
                <w:rPr>
                  <w:rFonts w:asciiTheme="minorHAnsi" w:eastAsiaTheme="minorEastAsia" w:hAnsiTheme="minorHAnsi" w:cstheme="minorBidi"/>
                  <w:szCs w:val="22"/>
                  <w:lang w:val="en-US" w:eastAsia="en-US"/>
                </w:rPr>
                <w:tab/>
              </w:r>
              <w:r w:rsidRPr="004A592B" w:rsidDel="004A592B">
                <w:rPr>
                  <w:rStyle w:val="Hyperlink"/>
                  <w:rPrChange w:id="646" w:author="Cernigliaro, Giuseppe (IT - Bologna)" w:date="2019-02-07T20:53:00Z">
                    <w:rPr>
                      <w:rStyle w:val="Hyperlink"/>
                    </w:rPr>
                  </w:rPrChange>
                </w:rPr>
                <w:delText>Esempio di Notifica di scarto</w:delText>
              </w:r>
              <w:r w:rsidDel="004A592B">
                <w:rPr>
                  <w:webHidden/>
                </w:rPr>
                <w:tab/>
                <w:delText>93</w:delText>
              </w:r>
            </w:del>
          </w:ins>
        </w:p>
        <w:p w14:paraId="07628CC1" w14:textId="1F0CF178" w:rsidR="00C466E2" w:rsidDel="004A592B" w:rsidRDefault="00C466E2" w:rsidP="002E2CF1">
          <w:pPr>
            <w:pStyle w:val="TOC3"/>
            <w:rPr>
              <w:ins w:id="647" w:author="Marciante, Teresa Lucia (IT - Roma)" w:date="2019-02-07T19:18:00Z"/>
              <w:del w:id="648" w:author="Cernigliaro, Giuseppe (IT - Bologna)" w:date="2019-02-07T20:53:00Z"/>
              <w:rFonts w:asciiTheme="minorHAnsi" w:eastAsiaTheme="minorEastAsia" w:hAnsiTheme="minorHAnsi" w:cstheme="minorBidi"/>
              <w:szCs w:val="22"/>
              <w:lang w:val="en-US" w:eastAsia="en-US"/>
            </w:rPr>
          </w:pPr>
          <w:ins w:id="649" w:author="Marciante, Teresa Lucia (IT - Roma)" w:date="2019-02-07T19:18:00Z">
            <w:del w:id="650" w:author="Cernigliaro, Giuseppe (IT - Bologna)" w:date="2019-02-07T20:53:00Z">
              <w:r w:rsidRPr="004A592B" w:rsidDel="004A592B">
                <w:rPr>
                  <w:rStyle w:val="Hyperlink"/>
                  <w:rPrChange w:id="651" w:author="Cernigliaro, Giuseppe (IT - Bologna)" w:date="2019-02-07T20:53:00Z">
                    <w:rPr>
                      <w:rStyle w:val="Hyperlink"/>
                    </w:rPr>
                  </w:rPrChange>
                </w:rPr>
                <w:delText>7.2.2</w:delText>
              </w:r>
              <w:r w:rsidDel="004A592B">
                <w:rPr>
                  <w:rFonts w:asciiTheme="minorHAnsi" w:eastAsiaTheme="minorEastAsia" w:hAnsiTheme="minorHAnsi" w:cstheme="minorBidi"/>
                  <w:szCs w:val="22"/>
                  <w:lang w:val="en-US" w:eastAsia="en-US"/>
                </w:rPr>
                <w:tab/>
              </w:r>
              <w:r w:rsidRPr="004A592B" w:rsidDel="004A592B">
                <w:rPr>
                  <w:rStyle w:val="Hyperlink"/>
                  <w:rPrChange w:id="652" w:author="Cernigliaro, Giuseppe (IT - Bologna)" w:date="2019-02-07T20:53:00Z">
                    <w:rPr>
                      <w:rStyle w:val="Hyperlink"/>
                    </w:rPr>
                  </w:rPrChange>
                </w:rPr>
                <w:delText>Esempio di Ricevuta di consegna</w:delText>
              </w:r>
              <w:r w:rsidDel="004A592B">
                <w:rPr>
                  <w:webHidden/>
                </w:rPr>
                <w:tab/>
                <w:delText>93</w:delText>
              </w:r>
            </w:del>
          </w:ins>
        </w:p>
        <w:p w14:paraId="6ABE7A9D" w14:textId="4E98528C" w:rsidR="00C466E2" w:rsidDel="004A592B" w:rsidRDefault="00C466E2" w:rsidP="002E2CF1">
          <w:pPr>
            <w:pStyle w:val="TOC3"/>
            <w:rPr>
              <w:ins w:id="653" w:author="Marciante, Teresa Lucia (IT - Roma)" w:date="2019-02-07T19:18:00Z"/>
              <w:del w:id="654" w:author="Cernigliaro, Giuseppe (IT - Bologna)" w:date="2019-02-07T20:53:00Z"/>
              <w:rFonts w:asciiTheme="minorHAnsi" w:eastAsiaTheme="minorEastAsia" w:hAnsiTheme="minorHAnsi" w:cstheme="minorBidi"/>
              <w:szCs w:val="22"/>
              <w:lang w:val="en-US" w:eastAsia="en-US"/>
            </w:rPr>
          </w:pPr>
          <w:ins w:id="655" w:author="Marciante, Teresa Lucia (IT - Roma)" w:date="2019-02-07T19:18:00Z">
            <w:del w:id="656" w:author="Cernigliaro, Giuseppe (IT - Bologna)" w:date="2019-02-07T20:53:00Z">
              <w:r w:rsidRPr="004A592B" w:rsidDel="004A592B">
                <w:rPr>
                  <w:rStyle w:val="Hyperlink"/>
                  <w:rPrChange w:id="657" w:author="Cernigliaro, Giuseppe (IT - Bologna)" w:date="2019-02-07T20:53:00Z">
                    <w:rPr>
                      <w:rStyle w:val="Hyperlink"/>
                    </w:rPr>
                  </w:rPrChange>
                </w:rPr>
                <w:delText>7.2.3</w:delText>
              </w:r>
              <w:r w:rsidDel="004A592B">
                <w:rPr>
                  <w:rFonts w:asciiTheme="minorHAnsi" w:eastAsiaTheme="minorEastAsia" w:hAnsiTheme="minorHAnsi" w:cstheme="minorBidi"/>
                  <w:szCs w:val="22"/>
                  <w:lang w:val="en-US" w:eastAsia="en-US"/>
                </w:rPr>
                <w:tab/>
              </w:r>
              <w:r w:rsidRPr="004A592B" w:rsidDel="004A592B">
                <w:rPr>
                  <w:rStyle w:val="Hyperlink"/>
                  <w:rPrChange w:id="658" w:author="Cernigliaro, Giuseppe (IT - Bologna)" w:date="2019-02-07T20:53:00Z">
                    <w:rPr>
                      <w:rStyle w:val="Hyperlink"/>
                    </w:rPr>
                  </w:rPrChange>
                </w:rPr>
                <w:delText>Esempio di Notifica di Mancata consegna</w:delText>
              </w:r>
              <w:r w:rsidDel="004A592B">
                <w:rPr>
                  <w:webHidden/>
                </w:rPr>
                <w:tab/>
                <w:delText>94</w:delText>
              </w:r>
            </w:del>
          </w:ins>
        </w:p>
        <w:p w14:paraId="2872C336" w14:textId="44A3A96A" w:rsidR="00C466E2" w:rsidDel="004A592B" w:rsidRDefault="00C466E2" w:rsidP="002E2CF1">
          <w:pPr>
            <w:pStyle w:val="TOC3"/>
            <w:rPr>
              <w:ins w:id="659" w:author="Marciante, Teresa Lucia (IT - Roma)" w:date="2019-02-07T19:18:00Z"/>
              <w:del w:id="660" w:author="Cernigliaro, Giuseppe (IT - Bologna)" w:date="2019-02-07T20:53:00Z"/>
              <w:rFonts w:asciiTheme="minorHAnsi" w:eastAsiaTheme="minorEastAsia" w:hAnsiTheme="minorHAnsi" w:cstheme="minorBidi"/>
              <w:szCs w:val="22"/>
              <w:lang w:val="en-US" w:eastAsia="en-US"/>
            </w:rPr>
          </w:pPr>
          <w:ins w:id="661" w:author="Marciante, Teresa Lucia (IT - Roma)" w:date="2019-02-07T19:18:00Z">
            <w:del w:id="662" w:author="Cernigliaro, Giuseppe (IT - Bologna)" w:date="2019-02-07T20:53:00Z">
              <w:r w:rsidRPr="004A592B" w:rsidDel="004A592B">
                <w:rPr>
                  <w:rStyle w:val="Hyperlink"/>
                  <w:rPrChange w:id="663" w:author="Cernigliaro, Giuseppe (IT - Bologna)" w:date="2019-02-07T20:53:00Z">
                    <w:rPr>
                      <w:rStyle w:val="Hyperlink"/>
                    </w:rPr>
                  </w:rPrChange>
                </w:rPr>
                <w:delText>7.2.4</w:delText>
              </w:r>
              <w:r w:rsidDel="004A592B">
                <w:rPr>
                  <w:rFonts w:asciiTheme="minorHAnsi" w:eastAsiaTheme="minorEastAsia" w:hAnsiTheme="minorHAnsi" w:cstheme="minorBidi"/>
                  <w:szCs w:val="22"/>
                  <w:lang w:val="en-US" w:eastAsia="en-US"/>
                </w:rPr>
                <w:tab/>
              </w:r>
              <w:r w:rsidRPr="004A592B" w:rsidDel="004A592B">
                <w:rPr>
                  <w:rStyle w:val="Hyperlink"/>
                  <w:rPrChange w:id="664" w:author="Cernigliaro, Giuseppe (IT - Bologna)" w:date="2019-02-07T20:53:00Z">
                    <w:rPr>
                      <w:rStyle w:val="Hyperlink"/>
                    </w:rPr>
                  </w:rPrChange>
                </w:rPr>
                <w:delText>Esempio di Attestazione di avvenuta trasmissione del messaggio con impossibilità di recapito</w:delText>
              </w:r>
              <w:r w:rsidDel="004A592B">
                <w:rPr>
                  <w:webHidden/>
                </w:rPr>
                <w:tab/>
                <w:delText>94</w:delText>
              </w:r>
            </w:del>
          </w:ins>
        </w:p>
        <w:p w14:paraId="55B7B0DA" w14:textId="55A71834" w:rsidR="00C466E2" w:rsidDel="004A592B" w:rsidRDefault="00C466E2" w:rsidP="002E2CF1">
          <w:pPr>
            <w:pStyle w:val="TOC3"/>
            <w:rPr>
              <w:ins w:id="665" w:author="Marciante, Teresa Lucia (IT - Roma)" w:date="2019-02-07T19:18:00Z"/>
              <w:del w:id="666" w:author="Cernigliaro, Giuseppe (IT - Bologna)" w:date="2019-02-07T20:53:00Z"/>
              <w:rFonts w:asciiTheme="minorHAnsi" w:eastAsiaTheme="minorEastAsia" w:hAnsiTheme="minorHAnsi" w:cstheme="minorBidi"/>
              <w:szCs w:val="22"/>
              <w:lang w:val="en-US" w:eastAsia="en-US"/>
            </w:rPr>
          </w:pPr>
          <w:ins w:id="667" w:author="Marciante, Teresa Lucia (IT - Roma)" w:date="2019-02-07T19:18:00Z">
            <w:del w:id="668" w:author="Cernigliaro, Giuseppe (IT - Bologna)" w:date="2019-02-07T20:53:00Z">
              <w:r w:rsidRPr="004A592B" w:rsidDel="004A592B">
                <w:rPr>
                  <w:rStyle w:val="Hyperlink"/>
                  <w:rPrChange w:id="669" w:author="Cernigliaro, Giuseppe (IT - Bologna)" w:date="2019-02-07T20:53:00Z">
                    <w:rPr>
                      <w:rStyle w:val="Hyperlink"/>
                    </w:rPr>
                  </w:rPrChange>
                </w:rPr>
                <w:delText>7.2.5</w:delText>
              </w:r>
              <w:r w:rsidDel="004A592B">
                <w:rPr>
                  <w:rFonts w:asciiTheme="minorHAnsi" w:eastAsiaTheme="minorEastAsia" w:hAnsiTheme="minorHAnsi" w:cstheme="minorBidi"/>
                  <w:szCs w:val="22"/>
                  <w:lang w:val="en-US" w:eastAsia="en-US"/>
                </w:rPr>
                <w:tab/>
              </w:r>
              <w:r w:rsidRPr="004A592B" w:rsidDel="004A592B">
                <w:rPr>
                  <w:rStyle w:val="Hyperlink"/>
                  <w:rPrChange w:id="670" w:author="Cernigliaro, Giuseppe (IT - Bologna)" w:date="2019-02-07T20:53:00Z">
                    <w:rPr>
                      <w:rStyle w:val="Hyperlink"/>
                    </w:rPr>
                  </w:rPrChange>
                </w:rPr>
                <w:delText>Schema definition (XSD) delle Notifiche</w:delText>
              </w:r>
              <w:r w:rsidDel="004A592B">
                <w:rPr>
                  <w:webHidden/>
                </w:rPr>
                <w:tab/>
                <w:delText>95</w:delText>
              </w:r>
            </w:del>
          </w:ins>
        </w:p>
        <w:p w14:paraId="03088AEB" w14:textId="065874C9" w:rsidR="00C466E2" w:rsidDel="004A592B" w:rsidRDefault="00C466E2" w:rsidP="002E2CF1">
          <w:pPr>
            <w:pStyle w:val="TOC1"/>
            <w:rPr>
              <w:ins w:id="671" w:author="Marciante, Teresa Lucia (IT - Roma)" w:date="2019-02-07T19:18:00Z"/>
              <w:del w:id="672" w:author="Cernigliaro, Giuseppe (IT - Bologna)" w:date="2019-02-07T20:53:00Z"/>
              <w:rFonts w:asciiTheme="minorHAnsi" w:eastAsiaTheme="minorEastAsia" w:hAnsiTheme="minorHAnsi" w:cstheme="minorBidi"/>
              <w:szCs w:val="22"/>
              <w:lang w:val="en-US" w:eastAsia="en-US"/>
            </w:rPr>
          </w:pPr>
          <w:ins w:id="673" w:author="Marciante, Teresa Lucia (IT - Roma)" w:date="2019-02-07T19:18:00Z">
            <w:del w:id="674" w:author="Cernigliaro, Giuseppe (IT - Bologna)" w:date="2019-02-07T20:53:00Z">
              <w:r w:rsidRPr="004A592B" w:rsidDel="004A592B">
                <w:rPr>
                  <w:rStyle w:val="Hyperlink"/>
                  <w:rPrChange w:id="675" w:author="Cernigliaro, Giuseppe (IT - Bologna)" w:date="2019-02-07T20:53:00Z">
                    <w:rPr>
                      <w:rStyle w:val="Hyperlink"/>
                    </w:rPr>
                  </w:rPrChange>
                </w:rPr>
                <w:delText>8.</w:delText>
              </w:r>
              <w:r w:rsidDel="004A592B">
                <w:rPr>
                  <w:rFonts w:asciiTheme="minorHAnsi" w:eastAsiaTheme="minorEastAsia" w:hAnsiTheme="minorHAnsi" w:cstheme="minorBidi"/>
                  <w:szCs w:val="22"/>
                  <w:lang w:val="en-US" w:eastAsia="en-US"/>
                </w:rPr>
                <w:tab/>
              </w:r>
              <w:r w:rsidRPr="004A592B" w:rsidDel="004A592B">
                <w:rPr>
                  <w:rStyle w:val="Hyperlink"/>
                  <w:rPrChange w:id="676" w:author="Cernigliaro, Giuseppe (IT - Bologna)" w:date="2019-02-07T20:53:00Z">
                    <w:rPr>
                      <w:rStyle w:val="Hyperlink"/>
                    </w:rPr>
                  </w:rPrChange>
                </w:rPr>
                <w:delText>Dati da riportare nella Fattura elettronica</w:delText>
              </w:r>
              <w:r w:rsidDel="004A592B">
                <w:rPr>
                  <w:webHidden/>
                </w:rPr>
                <w:tab/>
                <w:delText>98</w:delText>
              </w:r>
            </w:del>
          </w:ins>
        </w:p>
        <w:p w14:paraId="79C6062D" w14:textId="0A84FA18" w:rsidR="00C466E2" w:rsidDel="004A592B" w:rsidRDefault="00C466E2" w:rsidP="002E2CF1">
          <w:pPr>
            <w:pStyle w:val="TOC1"/>
            <w:rPr>
              <w:ins w:id="677" w:author="Marciante, Teresa Lucia (IT - Roma)" w:date="2019-02-07T19:18:00Z"/>
              <w:del w:id="678" w:author="Cernigliaro, Giuseppe (IT - Bologna)" w:date="2019-02-07T20:53:00Z"/>
              <w:rFonts w:asciiTheme="minorHAnsi" w:eastAsiaTheme="minorEastAsia" w:hAnsiTheme="minorHAnsi" w:cstheme="minorBidi"/>
              <w:szCs w:val="22"/>
              <w:lang w:val="en-US" w:eastAsia="en-US"/>
            </w:rPr>
          </w:pPr>
          <w:ins w:id="679" w:author="Marciante, Teresa Lucia (IT - Roma)" w:date="2019-02-07T19:18:00Z">
            <w:del w:id="680" w:author="Cernigliaro, Giuseppe (IT - Bologna)" w:date="2019-02-07T20:53:00Z">
              <w:r w:rsidRPr="004A592B" w:rsidDel="004A592B">
                <w:rPr>
                  <w:rStyle w:val="Hyperlink"/>
                  <w:rPrChange w:id="681" w:author="Cernigliaro, Giuseppe (IT - Bologna)" w:date="2019-02-07T20:53:00Z">
                    <w:rPr>
                      <w:rStyle w:val="Hyperlink"/>
                    </w:rPr>
                  </w:rPrChange>
                </w:rPr>
                <w:delText>9.</w:delText>
              </w:r>
              <w:r w:rsidDel="004A592B">
                <w:rPr>
                  <w:rFonts w:asciiTheme="minorHAnsi" w:eastAsiaTheme="minorEastAsia" w:hAnsiTheme="minorHAnsi" w:cstheme="minorBidi"/>
                  <w:szCs w:val="22"/>
                  <w:lang w:val="en-US" w:eastAsia="en-US"/>
                </w:rPr>
                <w:tab/>
              </w:r>
              <w:r w:rsidRPr="004A592B" w:rsidDel="004A592B">
                <w:rPr>
                  <w:rStyle w:val="Hyperlink"/>
                  <w:rPrChange w:id="682" w:author="Cernigliaro, Giuseppe (IT - Bologna)" w:date="2019-02-07T20:53:00Z">
                    <w:rPr>
                      <w:rStyle w:val="Hyperlink"/>
                    </w:rPr>
                  </w:rPrChange>
                </w:rPr>
                <w:delText>Servizio di supporto e assistenza agli utenti</w:delText>
              </w:r>
              <w:r w:rsidDel="004A592B">
                <w:rPr>
                  <w:webHidden/>
                </w:rPr>
                <w:tab/>
                <w:delText>99</w:delText>
              </w:r>
            </w:del>
          </w:ins>
        </w:p>
        <w:p w14:paraId="3CE7DE04" w14:textId="77777777" w:rsidR="00B26C5A" w:rsidRPr="00B26C5A" w:rsidDel="004A592B" w:rsidRDefault="00B26C5A" w:rsidP="002E2CF1">
          <w:pPr>
            <w:pStyle w:val="TOC1"/>
            <w:rPr>
              <w:del w:id="683" w:author="Cernigliaro, Giuseppe (IT - Bologna)" w:date="2019-02-07T20:53:00Z"/>
              <w:rFonts w:asciiTheme="minorHAnsi" w:eastAsiaTheme="minorEastAsia" w:hAnsiTheme="minorHAnsi" w:cstheme="minorBidi"/>
              <w:szCs w:val="22"/>
            </w:rPr>
          </w:pPr>
          <w:del w:id="684" w:author="Cernigliaro, Giuseppe (IT - Bologna)" w:date="2019-02-07T20:53:00Z">
            <w:r w:rsidRPr="00C466E2" w:rsidDel="004A592B">
              <w:rPr>
                <w:rStyle w:val="Hyperlink"/>
                <w:caps w:val="0"/>
                <w:smallCaps/>
              </w:rPr>
              <w:delText>Stato del documento</w:delText>
            </w:r>
            <w:r w:rsidRPr="00B26C5A" w:rsidDel="004A592B">
              <w:rPr>
                <w:webHidden/>
              </w:rPr>
              <w:tab/>
              <w:delText>6</w:delText>
            </w:r>
          </w:del>
        </w:p>
        <w:p w14:paraId="263D1EFD" w14:textId="77777777" w:rsidR="00B26C5A" w:rsidRPr="00B26C5A" w:rsidDel="004A592B" w:rsidRDefault="00B26C5A" w:rsidP="002E2CF1">
          <w:pPr>
            <w:pStyle w:val="TOC1"/>
            <w:rPr>
              <w:del w:id="685" w:author="Cernigliaro, Giuseppe (IT - Bologna)" w:date="2019-02-07T20:53:00Z"/>
              <w:rFonts w:asciiTheme="minorHAnsi" w:eastAsiaTheme="minorEastAsia" w:hAnsiTheme="minorHAnsi" w:cstheme="minorBidi"/>
              <w:szCs w:val="22"/>
            </w:rPr>
          </w:pPr>
          <w:del w:id="686" w:author="Cernigliaro, Giuseppe (IT - Bologna)" w:date="2019-02-07T20:53:00Z">
            <w:r w:rsidRPr="00C466E2" w:rsidDel="004A592B">
              <w:rPr>
                <w:rStyle w:val="Hyperlink"/>
                <w:caps w:val="0"/>
                <w:smallCaps/>
              </w:rPr>
              <w:delText>1.</w:delText>
            </w:r>
            <w:r w:rsidRPr="00B26C5A" w:rsidDel="004A592B">
              <w:rPr>
                <w:rFonts w:asciiTheme="minorHAnsi" w:eastAsiaTheme="minorEastAsia" w:hAnsiTheme="minorHAnsi" w:cstheme="minorBidi"/>
                <w:szCs w:val="22"/>
              </w:rPr>
              <w:tab/>
            </w:r>
            <w:r w:rsidRPr="00C466E2" w:rsidDel="004A592B">
              <w:rPr>
                <w:rStyle w:val="Hyperlink"/>
                <w:caps w:val="0"/>
                <w:smallCaps/>
              </w:rPr>
              <w:delText>Contesto di riferimento</w:delText>
            </w:r>
            <w:r w:rsidRPr="00B26C5A" w:rsidDel="004A592B">
              <w:rPr>
                <w:webHidden/>
              </w:rPr>
              <w:tab/>
              <w:delText>7</w:delText>
            </w:r>
          </w:del>
        </w:p>
        <w:p w14:paraId="11DA9A18" w14:textId="77777777" w:rsidR="00B26C5A" w:rsidRPr="00B26C5A" w:rsidDel="004A592B" w:rsidRDefault="00B26C5A">
          <w:pPr>
            <w:pStyle w:val="TOC2"/>
            <w:rPr>
              <w:del w:id="687" w:author="Cernigliaro, Giuseppe (IT - Bologna)" w:date="2019-02-07T20:53:00Z"/>
              <w:rFonts w:asciiTheme="minorHAnsi" w:eastAsiaTheme="minorEastAsia" w:hAnsiTheme="minorHAnsi" w:cstheme="minorBidi"/>
              <w:b w:val="0"/>
              <w:bCs w:val="0"/>
              <w:caps w:val="0"/>
              <w:smallCaps/>
              <w:szCs w:val="22"/>
            </w:rPr>
          </w:pPr>
          <w:del w:id="688" w:author="Cernigliaro, Giuseppe (IT - Bologna)" w:date="2019-02-07T20:53:00Z">
            <w:r w:rsidRPr="00C466E2" w:rsidDel="004A592B">
              <w:rPr>
                <w:rStyle w:val="Hyperlink"/>
                <w:caps w:val="0"/>
                <w:smallCaps/>
              </w:rPr>
              <w:delText>1.1</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Definizioni</w:delText>
            </w:r>
            <w:r w:rsidRPr="00B26C5A" w:rsidDel="004A592B">
              <w:rPr>
                <w:caps w:val="0"/>
                <w:smallCaps/>
                <w:webHidden/>
              </w:rPr>
              <w:tab/>
              <w:delText>8</w:delText>
            </w:r>
          </w:del>
        </w:p>
        <w:p w14:paraId="0A563774" w14:textId="77777777" w:rsidR="00B26C5A" w:rsidRPr="00B26C5A" w:rsidDel="004A592B" w:rsidRDefault="00B26C5A">
          <w:pPr>
            <w:pStyle w:val="TOC2"/>
            <w:rPr>
              <w:del w:id="689" w:author="Cernigliaro, Giuseppe (IT - Bologna)" w:date="2019-02-07T20:53:00Z"/>
              <w:rFonts w:asciiTheme="minorHAnsi" w:eastAsiaTheme="minorEastAsia" w:hAnsiTheme="minorHAnsi" w:cstheme="minorBidi"/>
              <w:b w:val="0"/>
              <w:bCs w:val="0"/>
              <w:caps w:val="0"/>
              <w:smallCaps/>
              <w:szCs w:val="22"/>
            </w:rPr>
          </w:pPr>
          <w:del w:id="690" w:author="Cernigliaro, Giuseppe (IT - Bologna)" w:date="2019-02-07T20:53:00Z">
            <w:r w:rsidRPr="00C466E2" w:rsidDel="004A592B">
              <w:rPr>
                <w:rStyle w:val="Hyperlink"/>
                <w:caps w:val="0"/>
                <w:smallCaps/>
              </w:rPr>
              <w:delText>1.2</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Il sistema Acquisti Pubblici in Rete (APiR)</w:delText>
            </w:r>
            <w:r w:rsidRPr="00B26C5A" w:rsidDel="004A592B">
              <w:rPr>
                <w:caps w:val="0"/>
                <w:smallCaps/>
                <w:webHidden/>
              </w:rPr>
              <w:tab/>
              <w:delText>12</w:delText>
            </w:r>
          </w:del>
        </w:p>
        <w:p w14:paraId="289A217A" w14:textId="77777777" w:rsidR="00B26C5A" w:rsidRPr="00B26C5A" w:rsidDel="004A592B" w:rsidRDefault="00B26C5A">
          <w:pPr>
            <w:pStyle w:val="TOC2"/>
            <w:rPr>
              <w:del w:id="691" w:author="Cernigliaro, Giuseppe (IT - Bologna)" w:date="2019-02-07T20:53:00Z"/>
              <w:rFonts w:asciiTheme="minorHAnsi" w:eastAsiaTheme="minorEastAsia" w:hAnsiTheme="minorHAnsi" w:cstheme="minorBidi"/>
              <w:b w:val="0"/>
              <w:bCs w:val="0"/>
              <w:caps w:val="0"/>
              <w:smallCaps/>
              <w:szCs w:val="22"/>
            </w:rPr>
          </w:pPr>
          <w:del w:id="692" w:author="Cernigliaro, Giuseppe (IT - Bologna)" w:date="2019-02-07T20:53:00Z">
            <w:r w:rsidRPr="00C466E2" w:rsidDel="004A592B">
              <w:rPr>
                <w:rStyle w:val="Hyperlink"/>
                <w:caps w:val="0"/>
                <w:smallCaps/>
              </w:rPr>
              <w:delText>1.3</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Il Nodo di Smistamento degli Ordini di acquisto (NSO)</w:delText>
            </w:r>
            <w:r w:rsidRPr="00B26C5A" w:rsidDel="004A592B">
              <w:rPr>
                <w:caps w:val="0"/>
                <w:smallCaps/>
                <w:webHidden/>
              </w:rPr>
              <w:tab/>
              <w:delText>14</w:delText>
            </w:r>
          </w:del>
        </w:p>
        <w:p w14:paraId="3C0311F9" w14:textId="77777777" w:rsidR="00B26C5A" w:rsidRPr="00B26C5A" w:rsidDel="004A592B" w:rsidRDefault="00B26C5A" w:rsidP="002E2CF1">
          <w:pPr>
            <w:pStyle w:val="TOC3"/>
            <w:rPr>
              <w:del w:id="693" w:author="Cernigliaro, Giuseppe (IT - Bologna)" w:date="2019-02-07T20:53:00Z"/>
              <w:rFonts w:asciiTheme="minorHAnsi" w:eastAsiaTheme="minorEastAsia" w:hAnsiTheme="minorHAnsi" w:cstheme="minorBidi"/>
              <w:szCs w:val="22"/>
            </w:rPr>
          </w:pPr>
          <w:del w:id="694" w:author="Cernigliaro, Giuseppe (IT - Bologna)" w:date="2019-02-07T20:53:00Z">
            <w:r w:rsidRPr="00C466E2" w:rsidDel="004A592B">
              <w:rPr>
                <w:rStyle w:val="Hyperlink"/>
              </w:rPr>
              <w:delText>1.3.1</w:delText>
            </w:r>
            <w:r w:rsidRPr="00B26C5A" w:rsidDel="004A592B">
              <w:rPr>
                <w:rFonts w:asciiTheme="minorHAnsi" w:eastAsiaTheme="minorEastAsia" w:hAnsiTheme="minorHAnsi" w:cstheme="minorBidi"/>
                <w:szCs w:val="22"/>
              </w:rPr>
              <w:tab/>
            </w:r>
            <w:r w:rsidRPr="00C466E2" w:rsidDel="004A592B">
              <w:rPr>
                <w:rStyle w:val="Hyperlink"/>
              </w:rPr>
              <w:delText>Compatibilità con lo standard PEPPOL</w:delText>
            </w:r>
            <w:r w:rsidRPr="00B26C5A" w:rsidDel="004A592B">
              <w:rPr>
                <w:webHidden/>
              </w:rPr>
              <w:tab/>
              <w:delText>14</w:delText>
            </w:r>
          </w:del>
        </w:p>
        <w:p w14:paraId="5CD55054" w14:textId="77777777" w:rsidR="00B26C5A" w:rsidRPr="00B26C5A" w:rsidDel="004A592B" w:rsidRDefault="00B26C5A">
          <w:pPr>
            <w:pStyle w:val="TOC2"/>
            <w:rPr>
              <w:del w:id="695" w:author="Cernigliaro, Giuseppe (IT - Bologna)" w:date="2019-02-07T20:53:00Z"/>
              <w:rFonts w:asciiTheme="minorHAnsi" w:eastAsiaTheme="minorEastAsia" w:hAnsiTheme="minorHAnsi" w:cstheme="minorBidi"/>
              <w:b w:val="0"/>
              <w:bCs w:val="0"/>
              <w:caps w:val="0"/>
              <w:smallCaps/>
              <w:szCs w:val="22"/>
            </w:rPr>
          </w:pPr>
          <w:del w:id="696" w:author="Cernigliaro, Giuseppe (IT - Bologna)" w:date="2019-02-07T20:53:00Z">
            <w:r w:rsidRPr="00C466E2" w:rsidDel="004A592B">
              <w:rPr>
                <w:rStyle w:val="Hyperlink"/>
                <w:caps w:val="0"/>
                <w:smallCaps/>
              </w:rPr>
              <w:delText>1.4</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Ambito e finalità del presente documento</w:delText>
            </w:r>
            <w:r w:rsidRPr="00B26C5A" w:rsidDel="004A592B">
              <w:rPr>
                <w:caps w:val="0"/>
                <w:smallCaps/>
                <w:webHidden/>
              </w:rPr>
              <w:tab/>
              <w:delText>15</w:delText>
            </w:r>
          </w:del>
        </w:p>
        <w:p w14:paraId="7E777C4E" w14:textId="77777777" w:rsidR="00B26C5A" w:rsidRPr="00B26C5A" w:rsidDel="004A592B" w:rsidRDefault="00B26C5A" w:rsidP="002E2CF1">
          <w:pPr>
            <w:pStyle w:val="TOC1"/>
            <w:rPr>
              <w:del w:id="697" w:author="Cernigliaro, Giuseppe (IT - Bologna)" w:date="2019-02-07T20:53:00Z"/>
              <w:rFonts w:asciiTheme="minorHAnsi" w:eastAsiaTheme="minorEastAsia" w:hAnsiTheme="minorHAnsi" w:cstheme="minorBidi"/>
              <w:szCs w:val="22"/>
            </w:rPr>
          </w:pPr>
          <w:del w:id="698" w:author="Cernigliaro, Giuseppe (IT - Bologna)" w:date="2019-02-07T20:53:00Z">
            <w:r w:rsidRPr="00C466E2" w:rsidDel="004A592B">
              <w:rPr>
                <w:rStyle w:val="Hyperlink"/>
                <w:caps w:val="0"/>
                <w:smallCaps/>
              </w:rPr>
              <w:delText>2.</w:delText>
            </w:r>
            <w:r w:rsidRPr="00B26C5A" w:rsidDel="004A592B">
              <w:rPr>
                <w:rFonts w:asciiTheme="minorHAnsi" w:eastAsiaTheme="minorEastAsia" w:hAnsiTheme="minorHAnsi" w:cstheme="minorBidi"/>
                <w:szCs w:val="22"/>
              </w:rPr>
              <w:tab/>
            </w:r>
            <w:r w:rsidRPr="00C466E2" w:rsidDel="004A592B">
              <w:rPr>
                <w:rStyle w:val="Hyperlink"/>
                <w:caps w:val="0"/>
                <w:smallCaps/>
              </w:rPr>
              <w:delText>Funzionamento di NSO</w:delText>
            </w:r>
            <w:r w:rsidRPr="00B26C5A" w:rsidDel="004A592B">
              <w:rPr>
                <w:webHidden/>
              </w:rPr>
              <w:tab/>
              <w:delText>16</w:delText>
            </w:r>
          </w:del>
        </w:p>
        <w:p w14:paraId="48E8BBB7" w14:textId="77777777" w:rsidR="00B26C5A" w:rsidRPr="00B26C5A" w:rsidDel="004A592B" w:rsidRDefault="00B26C5A">
          <w:pPr>
            <w:pStyle w:val="TOC2"/>
            <w:rPr>
              <w:del w:id="699" w:author="Cernigliaro, Giuseppe (IT - Bologna)" w:date="2019-02-07T20:53:00Z"/>
              <w:rFonts w:asciiTheme="minorHAnsi" w:eastAsiaTheme="minorEastAsia" w:hAnsiTheme="minorHAnsi" w:cstheme="minorBidi"/>
              <w:b w:val="0"/>
              <w:bCs w:val="0"/>
              <w:caps w:val="0"/>
              <w:smallCaps/>
              <w:szCs w:val="22"/>
            </w:rPr>
          </w:pPr>
          <w:del w:id="700" w:author="Cernigliaro, Giuseppe (IT - Bologna)" w:date="2019-02-07T20:53:00Z">
            <w:r w:rsidRPr="00C466E2" w:rsidDel="004A592B">
              <w:rPr>
                <w:rStyle w:val="Hyperlink"/>
                <w:caps w:val="0"/>
                <w:smallCaps/>
              </w:rPr>
              <w:delText>2.1</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Attori e ruoli</w:delText>
            </w:r>
            <w:r w:rsidRPr="00B26C5A" w:rsidDel="004A592B">
              <w:rPr>
                <w:caps w:val="0"/>
                <w:smallCaps/>
                <w:webHidden/>
              </w:rPr>
              <w:tab/>
              <w:delText>17</w:delText>
            </w:r>
          </w:del>
        </w:p>
        <w:p w14:paraId="23762D3B" w14:textId="77777777" w:rsidR="00B26C5A" w:rsidRPr="00B26C5A" w:rsidDel="004A592B" w:rsidRDefault="00B26C5A">
          <w:pPr>
            <w:pStyle w:val="TOC2"/>
            <w:rPr>
              <w:del w:id="701" w:author="Cernigliaro, Giuseppe (IT - Bologna)" w:date="2019-02-07T20:53:00Z"/>
              <w:rFonts w:asciiTheme="minorHAnsi" w:eastAsiaTheme="minorEastAsia" w:hAnsiTheme="minorHAnsi" w:cstheme="minorBidi"/>
              <w:b w:val="0"/>
              <w:bCs w:val="0"/>
              <w:caps w:val="0"/>
              <w:smallCaps/>
              <w:szCs w:val="22"/>
            </w:rPr>
          </w:pPr>
          <w:del w:id="702" w:author="Cernigliaro, Giuseppe (IT - Bologna)" w:date="2019-02-07T20:53:00Z">
            <w:r w:rsidRPr="00C466E2" w:rsidDel="004A592B">
              <w:rPr>
                <w:rStyle w:val="Hyperlink"/>
                <w:caps w:val="0"/>
                <w:smallCaps/>
              </w:rPr>
              <w:delText>2.2</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Canali di comunicazione</w:delText>
            </w:r>
            <w:r w:rsidRPr="00B26C5A" w:rsidDel="004A592B">
              <w:rPr>
                <w:caps w:val="0"/>
                <w:smallCaps/>
                <w:webHidden/>
              </w:rPr>
              <w:tab/>
              <w:delText>19</w:delText>
            </w:r>
          </w:del>
        </w:p>
        <w:p w14:paraId="07B1EA6F" w14:textId="77777777" w:rsidR="00B26C5A" w:rsidRPr="00B26C5A" w:rsidDel="004A592B" w:rsidRDefault="00B26C5A">
          <w:pPr>
            <w:pStyle w:val="TOC2"/>
            <w:rPr>
              <w:del w:id="703" w:author="Cernigliaro, Giuseppe (IT - Bologna)" w:date="2019-02-07T20:53:00Z"/>
              <w:rFonts w:asciiTheme="minorHAnsi" w:eastAsiaTheme="minorEastAsia" w:hAnsiTheme="minorHAnsi" w:cstheme="minorBidi"/>
              <w:b w:val="0"/>
              <w:bCs w:val="0"/>
              <w:caps w:val="0"/>
              <w:smallCaps/>
              <w:szCs w:val="22"/>
            </w:rPr>
          </w:pPr>
          <w:del w:id="704" w:author="Cernigliaro, Giuseppe (IT - Bologna)" w:date="2019-02-07T20:53:00Z">
            <w:r w:rsidRPr="00C466E2" w:rsidDel="004A592B">
              <w:rPr>
                <w:rStyle w:val="Hyperlink"/>
                <w:caps w:val="0"/>
                <w:smallCaps/>
              </w:rPr>
              <w:delText>2.3</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Documenti e Messaggi</w:delText>
            </w:r>
            <w:r w:rsidRPr="00B26C5A" w:rsidDel="004A592B">
              <w:rPr>
                <w:caps w:val="0"/>
                <w:smallCaps/>
                <w:webHidden/>
              </w:rPr>
              <w:tab/>
              <w:delText>23</w:delText>
            </w:r>
          </w:del>
        </w:p>
        <w:p w14:paraId="4F7B4810" w14:textId="77777777" w:rsidR="00B26C5A" w:rsidRPr="00B26C5A" w:rsidDel="004A592B" w:rsidRDefault="00B26C5A" w:rsidP="002E2CF1">
          <w:pPr>
            <w:pStyle w:val="TOC3"/>
            <w:rPr>
              <w:del w:id="705" w:author="Cernigliaro, Giuseppe (IT - Bologna)" w:date="2019-02-07T20:53:00Z"/>
              <w:rFonts w:asciiTheme="minorHAnsi" w:eastAsiaTheme="minorEastAsia" w:hAnsiTheme="minorHAnsi" w:cstheme="minorBidi"/>
              <w:szCs w:val="22"/>
            </w:rPr>
          </w:pPr>
          <w:del w:id="706" w:author="Cernigliaro, Giuseppe (IT - Bologna)" w:date="2019-02-07T20:53:00Z">
            <w:r w:rsidRPr="00C466E2" w:rsidDel="004A592B">
              <w:rPr>
                <w:rStyle w:val="Hyperlink"/>
              </w:rPr>
              <w:delText>2.3.1</w:delText>
            </w:r>
            <w:r w:rsidRPr="00B26C5A" w:rsidDel="004A592B">
              <w:rPr>
                <w:rFonts w:asciiTheme="minorHAnsi" w:eastAsiaTheme="minorEastAsia" w:hAnsiTheme="minorHAnsi" w:cstheme="minorBidi"/>
                <w:szCs w:val="22"/>
              </w:rPr>
              <w:tab/>
            </w:r>
            <w:r w:rsidRPr="00C466E2" w:rsidDel="004A592B">
              <w:rPr>
                <w:rStyle w:val="Hyperlink"/>
              </w:rPr>
              <w:delText>Busta di trasmissione</w:delText>
            </w:r>
            <w:r w:rsidRPr="00B26C5A" w:rsidDel="004A592B">
              <w:rPr>
                <w:webHidden/>
              </w:rPr>
              <w:tab/>
              <w:delText>23</w:delText>
            </w:r>
          </w:del>
        </w:p>
        <w:p w14:paraId="4788804E" w14:textId="77777777" w:rsidR="00B26C5A" w:rsidRPr="00B26C5A" w:rsidDel="004A592B" w:rsidRDefault="00B26C5A" w:rsidP="002E2CF1">
          <w:pPr>
            <w:pStyle w:val="TOC3"/>
            <w:rPr>
              <w:del w:id="707" w:author="Cernigliaro, Giuseppe (IT - Bologna)" w:date="2019-02-07T20:53:00Z"/>
              <w:rFonts w:asciiTheme="minorHAnsi" w:eastAsiaTheme="minorEastAsia" w:hAnsiTheme="minorHAnsi" w:cstheme="minorBidi"/>
              <w:szCs w:val="22"/>
            </w:rPr>
          </w:pPr>
          <w:del w:id="708" w:author="Cernigliaro, Giuseppe (IT - Bologna)" w:date="2019-02-07T20:53:00Z">
            <w:r w:rsidRPr="00C466E2" w:rsidDel="004A592B">
              <w:rPr>
                <w:rStyle w:val="Hyperlink"/>
              </w:rPr>
              <w:delText>2.3.2</w:delText>
            </w:r>
            <w:r w:rsidRPr="00B26C5A" w:rsidDel="004A592B">
              <w:rPr>
                <w:rFonts w:asciiTheme="minorHAnsi" w:eastAsiaTheme="minorEastAsia" w:hAnsiTheme="minorHAnsi" w:cstheme="minorBidi"/>
                <w:szCs w:val="22"/>
              </w:rPr>
              <w:tab/>
            </w:r>
            <w:r w:rsidRPr="00C466E2" w:rsidDel="004A592B">
              <w:rPr>
                <w:rStyle w:val="Hyperlink"/>
              </w:rPr>
              <w:delText>Documenti</w:delText>
            </w:r>
            <w:r w:rsidRPr="00B26C5A" w:rsidDel="004A592B">
              <w:rPr>
                <w:webHidden/>
              </w:rPr>
              <w:tab/>
              <w:delText>23</w:delText>
            </w:r>
          </w:del>
        </w:p>
        <w:p w14:paraId="5AAEF8CA" w14:textId="77777777" w:rsidR="00B26C5A" w:rsidRPr="00B26C5A" w:rsidDel="004A592B" w:rsidRDefault="00B26C5A" w:rsidP="002E2CF1">
          <w:pPr>
            <w:pStyle w:val="TOC3"/>
            <w:rPr>
              <w:del w:id="709" w:author="Cernigliaro, Giuseppe (IT - Bologna)" w:date="2019-02-07T20:53:00Z"/>
              <w:rFonts w:asciiTheme="minorHAnsi" w:eastAsiaTheme="minorEastAsia" w:hAnsiTheme="minorHAnsi" w:cstheme="minorBidi"/>
              <w:szCs w:val="22"/>
            </w:rPr>
          </w:pPr>
          <w:del w:id="710" w:author="Cernigliaro, Giuseppe (IT - Bologna)" w:date="2019-02-07T20:53:00Z">
            <w:r w:rsidRPr="00C466E2" w:rsidDel="004A592B">
              <w:rPr>
                <w:rStyle w:val="Hyperlink"/>
              </w:rPr>
              <w:delText>2.3.2.1</w:delText>
            </w:r>
            <w:r w:rsidRPr="00B26C5A" w:rsidDel="004A592B">
              <w:rPr>
                <w:rFonts w:asciiTheme="minorHAnsi" w:eastAsiaTheme="minorEastAsia" w:hAnsiTheme="minorHAnsi" w:cstheme="minorBidi"/>
                <w:szCs w:val="22"/>
              </w:rPr>
              <w:tab/>
            </w:r>
            <w:r w:rsidRPr="00C466E2" w:rsidDel="004A592B">
              <w:rPr>
                <w:rStyle w:val="Hyperlink"/>
              </w:rPr>
              <w:delText>Ordine</w:delText>
            </w:r>
            <w:r w:rsidRPr="00B26C5A" w:rsidDel="004A592B">
              <w:rPr>
                <w:webHidden/>
              </w:rPr>
              <w:tab/>
              <w:delText>24</w:delText>
            </w:r>
          </w:del>
        </w:p>
        <w:p w14:paraId="058B5007" w14:textId="77777777" w:rsidR="00B26C5A" w:rsidRPr="00B26C5A" w:rsidDel="004A592B" w:rsidRDefault="00B26C5A" w:rsidP="002E2CF1">
          <w:pPr>
            <w:pStyle w:val="TOC3"/>
            <w:rPr>
              <w:del w:id="711" w:author="Cernigliaro, Giuseppe (IT - Bologna)" w:date="2019-02-07T20:53:00Z"/>
              <w:rFonts w:asciiTheme="minorHAnsi" w:eastAsiaTheme="minorEastAsia" w:hAnsiTheme="minorHAnsi" w:cstheme="minorBidi"/>
              <w:szCs w:val="22"/>
            </w:rPr>
          </w:pPr>
          <w:del w:id="712" w:author="Cernigliaro, Giuseppe (IT - Bologna)" w:date="2019-02-07T20:53:00Z">
            <w:r w:rsidRPr="00C466E2" w:rsidDel="004A592B">
              <w:rPr>
                <w:rStyle w:val="Hyperlink"/>
              </w:rPr>
              <w:delText>2.3.2.2</w:delText>
            </w:r>
            <w:r w:rsidRPr="00B26C5A" w:rsidDel="004A592B">
              <w:rPr>
                <w:rFonts w:asciiTheme="minorHAnsi" w:eastAsiaTheme="minorEastAsia" w:hAnsiTheme="minorHAnsi" w:cstheme="minorBidi"/>
                <w:szCs w:val="22"/>
              </w:rPr>
              <w:tab/>
            </w:r>
            <w:r w:rsidRPr="00C466E2" w:rsidDel="004A592B">
              <w:rPr>
                <w:rStyle w:val="Hyperlink"/>
              </w:rPr>
              <w:delText>Ordine pre-concordato</w:delText>
            </w:r>
            <w:r w:rsidRPr="00B26C5A" w:rsidDel="004A592B">
              <w:rPr>
                <w:webHidden/>
              </w:rPr>
              <w:tab/>
              <w:delText>25</w:delText>
            </w:r>
          </w:del>
        </w:p>
        <w:p w14:paraId="4C89CC92" w14:textId="77777777" w:rsidR="00B26C5A" w:rsidRPr="00B26C5A" w:rsidDel="004A592B" w:rsidRDefault="00B26C5A" w:rsidP="002E2CF1">
          <w:pPr>
            <w:pStyle w:val="TOC3"/>
            <w:rPr>
              <w:del w:id="713" w:author="Cernigliaro, Giuseppe (IT - Bologna)" w:date="2019-02-07T20:53:00Z"/>
              <w:rFonts w:asciiTheme="minorHAnsi" w:eastAsiaTheme="minorEastAsia" w:hAnsiTheme="minorHAnsi" w:cstheme="minorBidi"/>
              <w:szCs w:val="22"/>
            </w:rPr>
          </w:pPr>
          <w:del w:id="714" w:author="Cernigliaro, Giuseppe (IT - Bologna)" w:date="2019-02-07T20:53:00Z">
            <w:r w:rsidRPr="00C466E2" w:rsidDel="004A592B">
              <w:rPr>
                <w:rStyle w:val="Hyperlink"/>
              </w:rPr>
              <w:delText>2.3.2.3</w:delText>
            </w:r>
            <w:r w:rsidRPr="00B26C5A" w:rsidDel="004A592B">
              <w:rPr>
                <w:rFonts w:asciiTheme="minorHAnsi" w:eastAsiaTheme="minorEastAsia" w:hAnsiTheme="minorHAnsi" w:cstheme="minorBidi"/>
                <w:szCs w:val="22"/>
              </w:rPr>
              <w:tab/>
            </w:r>
            <w:r w:rsidRPr="00C466E2" w:rsidDel="004A592B">
              <w:rPr>
                <w:rStyle w:val="Hyperlink"/>
              </w:rPr>
              <w:delText>Risposta</w:delText>
            </w:r>
            <w:r w:rsidRPr="00B26C5A" w:rsidDel="004A592B">
              <w:rPr>
                <w:webHidden/>
              </w:rPr>
              <w:tab/>
              <w:delText>26</w:delText>
            </w:r>
          </w:del>
        </w:p>
        <w:p w14:paraId="5D79E770" w14:textId="77777777" w:rsidR="00B26C5A" w:rsidRPr="00B26C5A" w:rsidDel="004A592B" w:rsidRDefault="00B26C5A" w:rsidP="002E2CF1">
          <w:pPr>
            <w:pStyle w:val="TOC3"/>
            <w:rPr>
              <w:del w:id="715" w:author="Cernigliaro, Giuseppe (IT - Bologna)" w:date="2019-02-07T20:53:00Z"/>
              <w:rFonts w:asciiTheme="minorHAnsi" w:eastAsiaTheme="minorEastAsia" w:hAnsiTheme="minorHAnsi" w:cstheme="minorBidi"/>
              <w:szCs w:val="22"/>
            </w:rPr>
          </w:pPr>
          <w:del w:id="716" w:author="Cernigliaro, Giuseppe (IT - Bologna)" w:date="2019-02-07T20:53:00Z">
            <w:r w:rsidRPr="00C466E2" w:rsidDel="004A592B">
              <w:rPr>
                <w:rStyle w:val="Hyperlink"/>
              </w:rPr>
              <w:delText>2.3.2.4</w:delText>
            </w:r>
            <w:r w:rsidRPr="00B26C5A" w:rsidDel="004A592B">
              <w:rPr>
                <w:rFonts w:asciiTheme="minorHAnsi" w:eastAsiaTheme="minorEastAsia" w:hAnsiTheme="minorHAnsi" w:cstheme="minorBidi"/>
                <w:szCs w:val="22"/>
              </w:rPr>
              <w:tab/>
            </w:r>
            <w:r w:rsidRPr="00C466E2" w:rsidDel="004A592B">
              <w:rPr>
                <w:rStyle w:val="Hyperlink"/>
              </w:rPr>
              <w:delText>Ordine di riscontro</w:delText>
            </w:r>
            <w:r w:rsidRPr="00B26C5A" w:rsidDel="004A592B">
              <w:rPr>
                <w:webHidden/>
              </w:rPr>
              <w:tab/>
              <w:delText>27</w:delText>
            </w:r>
          </w:del>
        </w:p>
        <w:p w14:paraId="28B08AD5" w14:textId="77777777" w:rsidR="00B26C5A" w:rsidRPr="00B26C5A" w:rsidDel="004A592B" w:rsidRDefault="00B26C5A">
          <w:pPr>
            <w:pStyle w:val="TOC2"/>
            <w:rPr>
              <w:del w:id="717" w:author="Cernigliaro, Giuseppe (IT - Bologna)" w:date="2019-02-07T20:53:00Z"/>
              <w:rFonts w:asciiTheme="minorHAnsi" w:eastAsiaTheme="minorEastAsia" w:hAnsiTheme="minorHAnsi" w:cstheme="minorBidi"/>
              <w:b w:val="0"/>
              <w:bCs w:val="0"/>
              <w:caps w:val="0"/>
              <w:smallCaps/>
              <w:szCs w:val="22"/>
            </w:rPr>
          </w:pPr>
          <w:del w:id="718" w:author="Cernigliaro, Giuseppe (IT - Bologna)" w:date="2019-02-07T20:53:00Z">
            <w:r w:rsidRPr="00C466E2" w:rsidDel="004A592B">
              <w:rPr>
                <w:rStyle w:val="Hyperlink"/>
                <w:caps w:val="0"/>
                <w:smallCaps/>
              </w:rPr>
              <w:delText>2.4</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Processi di business</w:delText>
            </w:r>
            <w:r w:rsidRPr="00B26C5A" w:rsidDel="004A592B">
              <w:rPr>
                <w:caps w:val="0"/>
                <w:smallCaps/>
                <w:webHidden/>
              </w:rPr>
              <w:tab/>
              <w:delText>28</w:delText>
            </w:r>
          </w:del>
        </w:p>
        <w:p w14:paraId="17CACA60" w14:textId="77777777" w:rsidR="00B26C5A" w:rsidRPr="00B26C5A" w:rsidDel="004A592B" w:rsidRDefault="00B26C5A" w:rsidP="002E2CF1">
          <w:pPr>
            <w:pStyle w:val="TOC3"/>
            <w:rPr>
              <w:del w:id="719" w:author="Cernigliaro, Giuseppe (IT - Bologna)" w:date="2019-02-07T20:53:00Z"/>
              <w:rFonts w:asciiTheme="minorHAnsi" w:eastAsiaTheme="minorEastAsia" w:hAnsiTheme="minorHAnsi" w:cstheme="minorBidi"/>
              <w:szCs w:val="22"/>
            </w:rPr>
          </w:pPr>
          <w:del w:id="720" w:author="Cernigliaro, Giuseppe (IT - Bologna)" w:date="2019-02-07T20:53:00Z">
            <w:r w:rsidRPr="00C466E2" w:rsidDel="004A592B">
              <w:rPr>
                <w:rStyle w:val="Hyperlink"/>
              </w:rPr>
              <w:delText>2.4.1</w:delText>
            </w:r>
            <w:r w:rsidRPr="00B26C5A" w:rsidDel="004A592B">
              <w:rPr>
                <w:rFonts w:asciiTheme="minorHAnsi" w:eastAsiaTheme="minorEastAsia" w:hAnsiTheme="minorHAnsi" w:cstheme="minorBidi"/>
                <w:szCs w:val="22"/>
              </w:rPr>
              <w:tab/>
            </w:r>
            <w:r w:rsidRPr="00C466E2" w:rsidDel="004A592B">
              <w:rPr>
                <w:rStyle w:val="Hyperlink"/>
              </w:rPr>
              <w:delText>Emissione e trasmissione dei Documenti</w:delText>
            </w:r>
            <w:r w:rsidRPr="00B26C5A" w:rsidDel="004A592B">
              <w:rPr>
                <w:webHidden/>
              </w:rPr>
              <w:tab/>
              <w:delText>29</w:delText>
            </w:r>
          </w:del>
        </w:p>
        <w:p w14:paraId="59C272CE" w14:textId="77777777" w:rsidR="00B26C5A" w:rsidRPr="00B26C5A" w:rsidDel="004A592B" w:rsidRDefault="00B26C5A" w:rsidP="002E2CF1">
          <w:pPr>
            <w:pStyle w:val="TOC3"/>
            <w:rPr>
              <w:del w:id="721" w:author="Cernigliaro, Giuseppe (IT - Bologna)" w:date="2019-02-07T20:53:00Z"/>
              <w:rFonts w:asciiTheme="minorHAnsi" w:eastAsiaTheme="minorEastAsia" w:hAnsiTheme="minorHAnsi" w:cstheme="minorBidi"/>
              <w:szCs w:val="22"/>
            </w:rPr>
          </w:pPr>
          <w:del w:id="722" w:author="Cernigliaro, Giuseppe (IT - Bologna)" w:date="2019-02-07T20:53:00Z">
            <w:r w:rsidRPr="00C466E2" w:rsidDel="004A592B">
              <w:rPr>
                <w:rStyle w:val="Hyperlink"/>
              </w:rPr>
              <w:delText>2.4.1.1</w:delText>
            </w:r>
            <w:r w:rsidRPr="00B26C5A" w:rsidDel="004A592B">
              <w:rPr>
                <w:rFonts w:asciiTheme="minorHAnsi" w:eastAsiaTheme="minorEastAsia" w:hAnsiTheme="minorHAnsi" w:cstheme="minorBidi"/>
                <w:szCs w:val="22"/>
              </w:rPr>
              <w:tab/>
            </w:r>
            <w:r w:rsidRPr="00C466E2" w:rsidDel="004A592B">
              <w:rPr>
                <w:rStyle w:val="Hyperlink"/>
              </w:rPr>
              <w:delText>Relazione con lo standard PEPPOL</w:delText>
            </w:r>
            <w:r w:rsidRPr="00B26C5A" w:rsidDel="004A592B">
              <w:rPr>
                <w:webHidden/>
              </w:rPr>
              <w:tab/>
              <w:delText>32</w:delText>
            </w:r>
          </w:del>
        </w:p>
        <w:p w14:paraId="13BB2FF1" w14:textId="77777777" w:rsidR="00B26C5A" w:rsidRPr="00B26C5A" w:rsidDel="004A592B" w:rsidRDefault="00B26C5A" w:rsidP="002E2CF1">
          <w:pPr>
            <w:pStyle w:val="TOC3"/>
            <w:rPr>
              <w:del w:id="723" w:author="Cernigliaro, Giuseppe (IT - Bologna)" w:date="2019-02-07T20:53:00Z"/>
              <w:rFonts w:asciiTheme="minorHAnsi" w:eastAsiaTheme="minorEastAsia" w:hAnsiTheme="minorHAnsi" w:cstheme="minorBidi"/>
              <w:szCs w:val="22"/>
            </w:rPr>
          </w:pPr>
          <w:del w:id="724" w:author="Cernigliaro, Giuseppe (IT - Bologna)" w:date="2019-02-07T20:53:00Z">
            <w:r w:rsidRPr="00C466E2" w:rsidDel="004A592B">
              <w:rPr>
                <w:rStyle w:val="Hyperlink"/>
              </w:rPr>
              <w:delText>2.4.2</w:delText>
            </w:r>
            <w:r w:rsidRPr="00B26C5A" w:rsidDel="004A592B">
              <w:rPr>
                <w:rFonts w:asciiTheme="minorHAnsi" w:eastAsiaTheme="minorEastAsia" w:hAnsiTheme="minorHAnsi" w:cstheme="minorBidi"/>
                <w:szCs w:val="22"/>
              </w:rPr>
              <w:tab/>
            </w:r>
            <w:r w:rsidRPr="00C466E2" w:rsidDel="004A592B">
              <w:rPr>
                <w:rStyle w:val="Hyperlink"/>
              </w:rPr>
              <w:delText>Ordinazione semplice</w:delText>
            </w:r>
            <w:r w:rsidRPr="00B26C5A" w:rsidDel="004A592B">
              <w:rPr>
                <w:webHidden/>
              </w:rPr>
              <w:tab/>
              <w:delText>33</w:delText>
            </w:r>
          </w:del>
        </w:p>
        <w:p w14:paraId="0F2AE1A2" w14:textId="77777777" w:rsidR="00B26C5A" w:rsidRPr="00B26C5A" w:rsidDel="004A592B" w:rsidRDefault="00B26C5A" w:rsidP="002E2CF1">
          <w:pPr>
            <w:pStyle w:val="TOC3"/>
            <w:rPr>
              <w:del w:id="725" w:author="Cernigliaro, Giuseppe (IT - Bologna)" w:date="2019-02-07T20:53:00Z"/>
              <w:rFonts w:asciiTheme="minorHAnsi" w:eastAsiaTheme="minorEastAsia" w:hAnsiTheme="minorHAnsi" w:cstheme="minorBidi"/>
              <w:szCs w:val="22"/>
            </w:rPr>
          </w:pPr>
          <w:del w:id="726" w:author="Cernigliaro, Giuseppe (IT - Bologna)" w:date="2019-02-07T20:53:00Z">
            <w:r w:rsidRPr="00C466E2" w:rsidDel="004A592B">
              <w:rPr>
                <w:rStyle w:val="Hyperlink"/>
              </w:rPr>
              <w:delText>2.4.3</w:delText>
            </w:r>
            <w:r w:rsidRPr="00B26C5A" w:rsidDel="004A592B">
              <w:rPr>
                <w:rFonts w:asciiTheme="minorHAnsi" w:eastAsiaTheme="minorEastAsia" w:hAnsiTheme="minorHAnsi" w:cstheme="minorBidi"/>
                <w:szCs w:val="22"/>
              </w:rPr>
              <w:tab/>
            </w:r>
            <w:r w:rsidRPr="00C466E2" w:rsidDel="004A592B">
              <w:rPr>
                <w:rStyle w:val="Hyperlink"/>
              </w:rPr>
              <w:delText>Ordinazione completa</w:delText>
            </w:r>
            <w:r w:rsidRPr="00B26C5A" w:rsidDel="004A592B">
              <w:rPr>
                <w:webHidden/>
              </w:rPr>
              <w:tab/>
              <w:delText>35</w:delText>
            </w:r>
          </w:del>
        </w:p>
        <w:p w14:paraId="7B1EB65A" w14:textId="77777777" w:rsidR="00B26C5A" w:rsidRPr="00B26C5A" w:rsidDel="004A592B" w:rsidRDefault="00B26C5A" w:rsidP="002E2CF1">
          <w:pPr>
            <w:pStyle w:val="TOC3"/>
            <w:rPr>
              <w:del w:id="727" w:author="Cernigliaro, Giuseppe (IT - Bologna)" w:date="2019-02-07T20:53:00Z"/>
              <w:rFonts w:asciiTheme="minorHAnsi" w:eastAsiaTheme="minorEastAsia" w:hAnsiTheme="minorHAnsi" w:cstheme="minorBidi"/>
              <w:szCs w:val="22"/>
            </w:rPr>
          </w:pPr>
          <w:del w:id="728" w:author="Cernigliaro, Giuseppe (IT - Bologna)" w:date="2019-02-07T20:53:00Z">
            <w:r w:rsidRPr="00C466E2" w:rsidDel="004A592B">
              <w:rPr>
                <w:rStyle w:val="Hyperlink"/>
              </w:rPr>
              <w:delText>2.4.4</w:delText>
            </w:r>
            <w:r w:rsidRPr="00B26C5A" w:rsidDel="004A592B">
              <w:rPr>
                <w:rFonts w:asciiTheme="minorHAnsi" w:eastAsiaTheme="minorEastAsia" w:hAnsiTheme="minorHAnsi" w:cstheme="minorBidi"/>
                <w:szCs w:val="22"/>
              </w:rPr>
              <w:tab/>
            </w:r>
            <w:r w:rsidRPr="00C466E2" w:rsidDel="004A592B">
              <w:rPr>
                <w:rStyle w:val="Hyperlink"/>
              </w:rPr>
              <w:delText>Ordinazione pre-concordata</w:delText>
            </w:r>
            <w:r w:rsidRPr="00B26C5A" w:rsidDel="004A592B">
              <w:rPr>
                <w:webHidden/>
              </w:rPr>
              <w:tab/>
              <w:delText>40</w:delText>
            </w:r>
          </w:del>
        </w:p>
        <w:p w14:paraId="644684DE" w14:textId="77777777" w:rsidR="00B26C5A" w:rsidRPr="00B26C5A" w:rsidDel="004A592B" w:rsidRDefault="00B26C5A">
          <w:pPr>
            <w:pStyle w:val="TOC2"/>
            <w:rPr>
              <w:del w:id="729" w:author="Cernigliaro, Giuseppe (IT - Bologna)" w:date="2019-02-07T20:53:00Z"/>
              <w:rFonts w:asciiTheme="minorHAnsi" w:eastAsiaTheme="minorEastAsia" w:hAnsiTheme="minorHAnsi" w:cstheme="minorBidi"/>
              <w:b w:val="0"/>
              <w:bCs w:val="0"/>
              <w:caps w:val="0"/>
              <w:smallCaps/>
              <w:szCs w:val="22"/>
            </w:rPr>
          </w:pPr>
          <w:del w:id="730" w:author="Cernigliaro, Giuseppe (IT - Bologna)" w:date="2019-02-07T20:53:00Z">
            <w:r w:rsidRPr="00C466E2" w:rsidDel="004A592B">
              <w:rPr>
                <w:rStyle w:val="Hyperlink"/>
                <w:caps w:val="0"/>
                <w:smallCaps/>
              </w:rPr>
              <w:delText>2.5</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Interazioni con NSO</w:delText>
            </w:r>
            <w:r w:rsidRPr="00B26C5A" w:rsidDel="004A592B">
              <w:rPr>
                <w:caps w:val="0"/>
                <w:smallCaps/>
                <w:webHidden/>
              </w:rPr>
              <w:tab/>
              <w:delText>44</w:delText>
            </w:r>
          </w:del>
        </w:p>
        <w:p w14:paraId="00642154" w14:textId="77777777" w:rsidR="00B26C5A" w:rsidRPr="00B26C5A" w:rsidDel="004A592B" w:rsidRDefault="00B26C5A" w:rsidP="002E2CF1">
          <w:pPr>
            <w:pStyle w:val="TOC3"/>
            <w:rPr>
              <w:del w:id="731" w:author="Cernigliaro, Giuseppe (IT - Bologna)" w:date="2019-02-07T20:53:00Z"/>
              <w:rFonts w:asciiTheme="minorHAnsi" w:eastAsiaTheme="minorEastAsia" w:hAnsiTheme="minorHAnsi" w:cstheme="minorBidi"/>
              <w:szCs w:val="22"/>
            </w:rPr>
          </w:pPr>
          <w:del w:id="732" w:author="Cernigliaro, Giuseppe (IT - Bologna)" w:date="2019-02-07T20:53:00Z">
            <w:r w:rsidRPr="00C466E2" w:rsidDel="004A592B">
              <w:rPr>
                <w:rStyle w:val="Hyperlink"/>
              </w:rPr>
              <w:delText>2.5.1</w:delText>
            </w:r>
            <w:r w:rsidRPr="00B26C5A" w:rsidDel="004A592B">
              <w:rPr>
                <w:rFonts w:asciiTheme="minorHAnsi" w:eastAsiaTheme="minorEastAsia" w:hAnsiTheme="minorHAnsi" w:cstheme="minorBidi"/>
                <w:szCs w:val="22"/>
              </w:rPr>
              <w:tab/>
            </w:r>
            <w:r w:rsidRPr="00C466E2" w:rsidDel="004A592B">
              <w:rPr>
                <w:rStyle w:val="Hyperlink"/>
              </w:rPr>
              <w:delText>Identificazione dei Messaggi e dei Documenti</w:delText>
            </w:r>
            <w:r w:rsidRPr="00B26C5A" w:rsidDel="004A592B">
              <w:rPr>
                <w:webHidden/>
              </w:rPr>
              <w:tab/>
              <w:delText>46</w:delText>
            </w:r>
          </w:del>
        </w:p>
        <w:p w14:paraId="1C5F3D7A" w14:textId="77777777" w:rsidR="00B26C5A" w:rsidRPr="00B26C5A" w:rsidDel="004A592B" w:rsidRDefault="00B26C5A" w:rsidP="002E2CF1">
          <w:pPr>
            <w:pStyle w:val="TOC3"/>
            <w:rPr>
              <w:del w:id="733" w:author="Cernigliaro, Giuseppe (IT - Bologna)" w:date="2019-02-07T20:53:00Z"/>
              <w:rFonts w:asciiTheme="minorHAnsi" w:eastAsiaTheme="minorEastAsia" w:hAnsiTheme="minorHAnsi" w:cstheme="minorBidi"/>
              <w:szCs w:val="22"/>
            </w:rPr>
          </w:pPr>
          <w:del w:id="734" w:author="Cernigliaro, Giuseppe (IT - Bologna)" w:date="2019-02-07T20:53:00Z">
            <w:r w:rsidRPr="00C466E2" w:rsidDel="004A592B">
              <w:rPr>
                <w:rStyle w:val="Hyperlink"/>
              </w:rPr>
              <w:delText>2.5.2</w:delText>
            </w:r>
            <w:r w:rsidRPr="00B26C5A" w:rsidDel="004A592B">
              <w:rPr>
                <w:rFonts w:asciiTheme="minorHAnsi" w:eastAsiaTheme="minorEastAsia" w:hAnsiTheme="minorHAnsi" w:cstheme="minorBidi"/>
                <w:szCs w:val="22"/>
              </w:rPr>
              <w:tab/>
            </w:r>
            <w:r w:rsidRPr="00C466E2" w:rsidDel="004A592B">
              <w:rPr>
                <w:rStyle w:val="Hyperlink"/>
              </w:rPr>
              <w:delText>Validazione dei Messaggi</w:delText>
            </w:r>
            <w:r w:rsidRPr="00B26C5A" w:rsidDel="004A592B">
              <w:rPr>
                <w:webHidden/>
              </w:rPr>
              <w:tab/>
              <w:delText>47</w:delText>
            </w:r>
          </w:del>
        </w:p>
        <w:p w14:paraId="0CC64060" w14:textId="77777777" w:rsidR="00B26C5A" w:rsidRPr="00B26C5A" w:rsidDel="004A592B" w:rsidRDefault="00B26C5A" w:rsidP="002E2CF1">
          <w:pPr>
            <w:pStyle w:val="TOC3"/>
            <w:rPr>
              <w:del w:id="735" w:author="Cernigliaro, Giuseppe (IT - Bologna)" w:date="2019-02-07T20:53:00Z"/>
              <w:rFonts w:asciiTheme="minorHAnsi" w:eastAsiaTheme="minorEastAsia" w:hAnsiTheme="minorHAnsi" w:cstheme="minorBidi"/>
              <w:szCs w:val="22"/>
            </w:rPr>
          </w:pPr>
          <w:del w:id="736" w:author="Cernigliaro, Giuseppe (IT - Bologna)" w:date="2019-02-07T20:53:00Z">
            <w:r w:rsidRPr="00C466E2" w:rsidDel="004A592B">
              <w:rPr>
                <w:rStyle w:val="Hyperlink"/>
              </w:rPr>
              <w:delText>2.5.3</w:delText>
            </w:r>
            <w:r w:rsidRPr="00B26C5A" w:rsidDel="004A592B">
              <w:rPr>
                <w:rFonts w:asciiTheme="minorHAnsi" w:eastAsiaTheme="minorEastAsia" w:hAnsiTheme="minorHAnsi" w:cstheme="minorBidi"/>
                <w:szCs w:val="22"/>
              </w:rPr>
              <w:tab/>
            </w:r>
            <w:r w:rsidRPr="00C466E2" w:rsidDel="004A592B">
              <w:rPr>
                <w:rStyle w:val="Hyperlink"/>
              </w:rPr>
              <w:delText>Trasmissione dei Messaggi</w:delText>
            </w:r>
            <w:r w:rsidRPr="00B26C5A" w:rsidDel="004A592B">
              <w:rPr>
                <w:webHidden/>
              </w:rPr>
              <w:tab/>
              <w:delText>48</w:delText>
            </w:r>
          </w:del>
        </w:p>
        <w:p w14:paraId="2CA05694" w14:textId="77777777" w:rsidR="00B26C5A" w:rsidRPr="00B26C5A" w:rsidDel="004A592B" w:rsidRDefault="00B26C5A" w:rsidP="002E2CF1">
          <w:pPr>
            <w:pStyle w:val="TOC3"/>
            <w:rPr>
              <w:del w:id="737" w:author="Cernigliaro, Giuseppe (IT - Bologna)" w:date="2019-02-07T20:53:00Z"/>
              <w:rFonts w:asciiTheme="minorHAnsi" w:eastAsiaTheme="minorEastAsia" w:hAnsiTheme="minorHAnsi" w:cstheme="minorBidi"/>
              <w:szCs w:val="22"/>
            </w:rPr>
          </w:pPr>
          <w:del w:id="738" w:author="Cernigliaro, Giuseppe (IT - Bologna)" w:date="2019-02-07T20:53:00Z">
            <w:r w:rsidRPr="00C466E2" w:rsidDel="004A592B">
              <w:rPr>
                <w:rStyle w:val="Hyperlink"/>
              </w:rPr>
              <w:delText>2.5.3.1</w:delText>
            </w:r>
            <w:r w:rsidRPr="00B26C5A" w:rsidDel="004A592B">
              <w:rPr>
                <w:rFonts w:asciiTheme="minorHAnsi" w:eastAsiaTheme="minorEastAsia" w:hAnsiTheme="minorHAnsi" w:cstheme="minorBidi"/>
                <w:szCs w:val="22"/>
              </w:rPr>
              <w:tab/>
            </w:r>
            <w:r w:rsidRPr="00C466E2" w:rsidDel="004A592B">
              <w:rPr>
                <w:rStyle w:val="Hyperlink"/>
              </w:rPr>
              <w:delText>Scenari di trasmissione</w:delText>
            </w:r>
            <w:r w:rsidRPr="00B26C5A" w:rsidDel="004A592B">
              <w:rPr>
                <w:webHidden/>
              </w:rPr>
              <w:tab/>
              <w:delText>49</w:delText>
            </w:r>
          </w:del>
        </w:p>
        <w:p w14:paraId="1E262BFB" w14:textId="77777777" w:rsidR="00B26C5A" w:rsidRPr="00B26C5A" w:rsidDel="004A592B" w:rsidRDefault="00B26C5A" w:rsidP="002E2CF1">
          <w:pPr>
            <w:pStyle w:val="TOC3"/>
            <w:rPr>
              <w:del w:id="739" w:author="Cernigliaro, Giuseppe (IT - Bologna)" w:date="2019-02-07T20:53:00Z"/>
              <w:rFonts w:asciiTheme="minorHAnsi" w:eastAsiaTheme="minorEastAsia" w:hAnsiTheme="minorHAnsi" w:cstheme="minorBidi"/>
              <w:szCs w:val="22"/>
            </w:rPr>
          </w:pPr>
          <w:del w:id="740" w:author="Cernigliaro, Giuseppe (IT - Bologna)" w:date="2019-02-07T20:53:00Z">
            <w:r w:rsidRPr="00C466E2" w:rsidDel="004A592B">
              <w:rPr>
                <w:rStyle w:val="Hyperlink"/>
              </w:rPr>
              <w:delText>2.5.3.2</w:delText>
            </w:r>
            <w:r w:rsidRPr="00B26C5A" w:rsidDel="004A592B">
              <w:rPr>
                <w:rFonts w:asciiTheme="minorHAnsi" w:eastAsiaTheme="minorEastAsia" w:hAnsiTheme="minorHAnsi" w:cstheme="minorBidi"/>
                <w:szCs w:val="22"/>
              </w:rPr>
              <w:tab/>
            </w:r>
            <w:r w:rsidRPr="00C466E2" w:rsidDel="004A592B">
              <w:rPr>
                <w:rStyle w:val="Hyperlink"/>
              </w:rPr>
              <w:delText>Scenari di validazione</w:delText>
            </w:r>
            <w:r w:rsidRPr="00B26C5A" w:rsidDel="004A592B">
              <w:rPr>
                <w:webHidden/>
              </w:rPr>
              <w:tab/>
              <w:delText>54</w:delText>
            </w:r>
          </w:del>
        </w:p>
        <w:p w14:paraId="39720936" w14:textId="77777777" w:rsidR="00B26C5A" w:rsidRPr="00B26C5A" w:rsidDel="004A592B" w:rsidRDefault="00B26C5A" w:rsidP="002E2CF1">
          <w:pPr>
            <w:pStyle w:val="TOC3"/>
            <w:rPr>
              <w:del w:id="741" w:author="Cernigliaro, Giuseppe (IT - Bologna)" w:date="2019-02-07T20:53:00Z"/>
              <w:rFonts w:asciiTheme="minorHAnsi" w:eastAsiaTheme="minorEastAsia" w:hAnsiTheme="minorHAnsi" w:cstheme="minorBidi"/>
              <w:szCs w:val="22"/>
            </w:rPr>
          </w:pPr>
          <w:del w:id="742" w:author="Cernigliaro, Giuseppe (IT - Bologna)" w:date="2019-02-07T20:53:00Z">
            <w:r w:rsidRPr="00C466E2" w:rsidDel="004A592B">
              <w:rPr>
                <w:rStyle w:val="Hyperlink"/>
              </w:rPr>
              <w:delText>2.5.4</w:delText>
            </w:r>
            <w:r w:rsidRPr="00B26C5A" w:rsidDel="004A592B">
              <w:rPr>
                <w:rFonts w:asciiTheme="minorHAnsi" w:eastAsiaTheme="minorEastAsia" w:hAnsiTheme="minorHAnsi" w:cstheme="minorBidi"/>
                <w:szCs w:val="22"/>
              </w:rPr>
              <w:tab/>
            </w:r>
            <w:r w:rsidRPr="00C466E2" w:rsidDel="004A592B">
              <w:rPr>
                <w:rStyle w:val="Hyperlink"/>
              </w:rPr>
              <w:delText>Notifiche di sistema inviate da NSO</w:delText>
            </w:r>
            <w:r w:rsidRPr="00B26C5A" w:rsidDel="004A592B">
              <w:rPr>
                <w:webHidden/>
              </w:rPr>
              <w:tab/>
              <w:delText>57</w:delText>
            </w:r>
          </w:del>
        </w:p>
        <w:p w14:paraId="66D82BF7" w14:textId="77777777" w:rsidR="00B26C5A" w:rsidRPr="00B26C5A" w:rsidDel="004A592B" w:rsidRDefault="00B26C5A" w:rsidP="002E2CF1">
          <w:pPr>
            <w:pStyle w:val="TOC1"/>
            <w:rPr>
              <w:del w:id="743" w:author="Cernigliaro, Giuseppe (IT - Bologna)" w:date="2019-02-07T20:53:00Z"/>
              <w:rFonts w:asciiTheme="minorHAnsi" w:eastAsiaTheme="minorEastAsia" w:hAnsiTheme="minorHAnsi" w:cstheme="minorBidi"/>
              <w:szCs w:val="22"/>
            </w:rPr>
          </w:pPr>
          <w:del w:id="744" w:author="Cernigliaro, Giuseppe (IT - Bologna)" w:date="2019-02-07T20:53:00Z">
            <w:r w:rsidRPr="00C466E2" w:rsidDel="004A592B">
              <w:rPr>
                <w:rStyle w:val="Hyperlink"/>
                <w:caps w:val="0"/>
                <w:smallCaps/>
              </w:rPr>
              <w:delText>3.</w:delText>
            </w:r>
            <w:r w:rsidRPr="00B26C5A" w:rsidDel="004A592B">
              <w:rPr>
                <w:rFonts w:asciiTheme="minorHAnsi" w:eastAsiaTheme="minorEastAsia" w:hAnsiTheme="minorHAnsi" w:cstheme="minorBidi"/>
                <w:szCs w:val="22"/>
              </w:rPr>
              <w:tab/>
            </w:r>
            <w:r w:rsidRPr="00C466E2" w:rsidDel="004A592B">
              <w:rPr>
                <w:rStyle w:val="Hyperlink"/>
                <w:caps w:val="0"/>
                <w:smallCaps/>
              </w:rPr>
              <w:delText>Regole tecniche per la formazione dei file</w:delText>
            </w:r>
            <w:r w:rsidRPr="00B26C5A" w:rsidDel="004A592B">
              <w:rPr>
                <w:webHidden/>
              </w:rPr>
              <w:tab/>
              <w:delText>59</w:delText>
            </w:r>
          </w:del>
        </w:p>
        <w:p w14:paraId="0E1B8A49" w14:textId="77777777" w:rsidR="00B26C5A" w:rsidRPr="00B26C5A" w:rsidDel="004A592B" w:rsidRDefault="00B26C5A">
          <w:pPr>
            <w:pStyle w:val="TOC2"/>
            <w:rPr>
              <w:del w:id="745" w:author="Cernigliaro, Giuseppe (IT - Bologna)" w:date="2019-02-07T20:53:00Z"/>
              <w:rFonts w:asciiTheme="minorHAnsi" w:eastAsiaTheme="minorEastAsia" w:hAnsiTheme="minorHAnsi" w:cstheme="minorBidi"/>
              <w:b w:val="0"/>
              <w:bCs w:val="0"/>
              <w:caps w:val="0"/>
              <w:smallCaps/>
              <w:szCs w:val="22"/>
            </w:rPr>
          </w:pPr>
          <w:del w:id="746" w:author="Cernigliaro, Giuseppe (IT - Bologna)" w:date="2019-02-07T20:53:00Z">
            <w:r w:rsidRPr="00C466E2" w:rsidDel="004A592B">
              <w:rPr>
                <w:rStyle w:val="Hyperlink"/>
                <w:caps w:val="0"/>
                <w:smallCaps/>
              </w:rPr>
              <w:delText>3.1</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Nomi dei file</w:delText>
            </w:r>
            <w:r w:rsidRPr="00B26C5A" w:rsidDel="004A592B">
              <w:rPr>
                <w:caps w:val="0"/>
                <w:smallCaps/>
                <w:webHidden/>
              </w:rPr>
              <w:tab/>
              <w:delText>59</w:delText>
            </w:r>
          </w:del>
        </w:p>
        <w:p w14:paraId="5194C70B" w14:textId="77777777" w:rsidR="00B26C5A" w:rsidRPr="00B26C5A" w:rsidDel="004A592B" w:rsidRDefault="00B26C5A" w:rsidP="002E2CF1">
          <w:pPr>
            <w:pStyle w:val="TOC3"/>
            <w:rPr>
              <w:del w:id="747" w:author="Cernigliaro, Giuseppe (IT - Bologna)" w:date="2019-02-07T20:53:00Z"/>
              <w:rFonts w:asciiTheme="minorHAnsi" w:eastAsiaTheme="minorEastAsia" w:hAnsiTheme="minorHAnsi" w:cstheme="minorBidi"/>
              <w:szCs w:val="22"/>
            </w:rPr>
          </w:pPr>
          <w:del w:id="748" w:author="Cernigliaro, Giuseppe (IT - Bologna)" w:date="2019-02-07T20:53:00Z">
            <w:r w:rsidRPr="00C466E2" w:rsidDel="004A592B">
              <w:rPr>
                <w:rStyle w:val="Hyperlink"/>
              </w:rPr>
              <w:delText>3.1.1</w:delText>
            </w:r>
            <w:r w:rsidRPr="00B26C5A" w:rsidDel="004A592B">
              <w:rPr>
                <w:rFonts w:asciiTheme="minorHAnsi" w:eastAsiaTheme="minorEastAsia" w:hAnsiTheme="minorHAnsi" w:cstheme="minorBidi"/>
                <w:szCs w:val="22"/>
              </w:rPr>
              <w:tab/>
            </w:r>
            <w:r w:rsidRPr="00C466E2" w:rsidDel="004A592B">
              <w:rPr>
                <w:rStyle w:val="Hyperlink"/>
              </w:rPr>
              <w:delText>Nomenclatura dei Messaggi</w:delText>
            </w:r>
            <w:r w:rsidRPr="00B26C5A" w:rsidDel="004A592B">
              <w:rPr>
                <w:webHidden/>
              </w:rPr>
              <w:tab/>
              <w:delText>59</w:delText>
            </w:r>
          </w:del>
        </w:p>
        <w:p w14:paraId="53A4D77F" w14:textId="77777777" w:rsidR="00B26C5A" w:rsidRPr="00B26C5A" w:rsidDel="004A592B" w:rsidRDefault="00B26C5A" w:rsidP="002E2CF1">
          <w:pPr>
            <w:pStyle w:val="TOC3"/>
            <w:rPr>
              <w:del w:id="749" w:author="Cernigliaro, Giuseppe (IT - Bologna)" w:date="2019-02-07T20:53:00Z"/>
              <w:rFonts w:asciiTheme="minorHAnsi" w:eastAsiaTheme="minorEastAsia" w:hAnsiTheme="minorHAnsi" w:cstheme="minorBidi"/>
              <w:szCs w:val="22"/>
            </w:rPr>
          </w:pPr>
          <w:del w:id="750" w:author="Cernigliaro, Giuseppe (IT - Bologna)" w:date="2019-02-07T20:53:00Z">
            <w:r w:rsidRPr="00C466E2" w:rsidDel="004A592B">
              <w:rPr>
                <w:rStyle w:val="Hyperlink"/>
              </w:rPr>
              <w:delText>3.1.2</w:delText>
            </w:r>
            <w:r w:rsidRPr="00B26C5A" w:rsidDel="004A592B">
              <w:rPr>
                <w:rFonts w:asciiTheme="minorHAnsi" w:eastAsiaTheme="minorEastAsia" w:hAnsiTheme="minorHAnsi" w:cstheme="minorBidi"/>
                <w:szCs w:val="22"/>
              </w:rPr>
              <w:tab/>
            </w:r>
            <w:r w:rsidRPr="00C466E2" w:rsidDel="004A592B">
              <w:rPr>
                <w:rStyle w:val="Hyperlink"/>
              </w:rPr>
              <w:delText>Nomenclatura delle Notifiche</w:delText>
            </w:r>
            <w:r w:rsidRPr="00B26C5A" w:rsidDel="004A592B">
              <w:rPr>
                <w:webHidden/>
              </w:rPr>
              <w:tab/>
              <w:delText>60</w:delText>
            </w:r>
          </w:del>
        </w:p>
        <w:p w14:paraId="75EC0F8E" w14:textId="77777777" w:rsidR="00B26C5A" w:rsidRPr="00B26C5A" w:rsidDel="004A592B" w:rsidRDefault="00B26C5A">
          <w:pPr>
            <w:pStyle w:val="TOC2"/>
            <w:rPr>
              <w:del w:id="751" w:author="Cernigliaro, Giuseppe (IT - Bologna)" w:date="2019-02-07T20:53:00Z"/>
              <w:rFonts w:asciiTheme="minorHAnsi" w:eastAsiaTheme="minorEastAsia" w:hAnsiTheme="minorHAnsi" w:cstheme="minorBidi"/>
              <w:b w:val="0"/>
              <w:bCs w:val="0"/>
              <w:caps w:val="0"/>
              <w:smallCaps/>
              <w:szCs w:val="22"/>
            </w:rPr>
          </w:pPr>
          <w:del w:id="752" w:author="Cernigliaro, Giuseppe (IT - Bologna)" w:date="2019-02-07T20:53:00Z">
            <w:r w:rsidRPr="00C466E2" w:rsidDel="004A592B">
              <w:rPr>
                <w:rStyle w:val="Hyperlink"/>
                <w:caps w:val="0"/>
                <w:smallCaps/>
              </w:rPr>
              <w:delText>3.2</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Schemi dati</w:delText>
            </w:r>
            <w:r w:rsidRPr="00B26C5A" w:rsidDel="004A592B">
              <w:rPr>
                <w:caps w:val="0"/>
                <w:smallCaps/>
                <w:webHidden/>
              </w:rPr>
              <w:tab/>
              <w:delText>61</w:delText>
            </w:r>
          </w:del>
        </w:p>
        <w:p w14:paraId="7C1DB46A" w14:textId="77777777" w:rsidR="00B26C5A" w:rsidRPr="00B26C5A" w:rsidDel="004A592B" w:rsidRDefault="00B26C5A" w:rsidP="002E2CF1">
          <w:pPr>
            <w:pStyle w:val="TOC3"/>
            <w:rPr>
              <w:del w:id="753" w:author="Cernigliaro, Giuseppe (IT - Bologna)" w:date="2019-02-07T20:53:00Z"/>
              <w:rFonts w:asciiTheme="minorHAnsi" w:eastAsiaTheme="minorEastAsia" w:hAnsiTheme="minorHAnsi" w:cstheme="minorBidi"/>
              <w:szCs w:val="22"/>
            </w:rPr>
          </w:pPr>
          <w:del w:id="754" w:author="Cernigliaro, Giuseppe (IT - Bologna)" w:date="2019-02-07T20:53:00Z">
            <w:r w:rsidRPr="00C466E2" w:rsidDel="004A592B">
              <w:rPr>
                <w:rStyle w:val="Hyperlink"/>
              </w:rPr>
              <w:delText>3.2.1</w:delText>
            </w:r>
            <w:r w:rsidRPr="00B26C5A" w:rsidDel="004A592B">
              <w:rPr>
                <w:rFonts w:asciiTheme="minorHAnsi" w:eastAsiaTheme="minorEastAsia" w:hAnsiTheme="minorHAnsi" w:cstheme="minorBidi"/>
                <w:szCs w:val="22"/>
              </w:rPr>
              <w:tab/>
            </w:r>
            <w:r w:rsidRPr="00C466E2" w:rsidDel="004A592B">
              <w:rPr>
                <w:rStyle w:val="Hyperlink"/>
              </w:rPr>
              <w:delText>Schema dati del Messaggio</w:delText>
            </w:r>
            <w:r w:rsidRPr="00B26C5A" w:rsidDel="004A592B">
              <w:rPr>
                <w:webHidden/>
              </w:rPr>
              <w:tab/>
              <w:delText>61</w:delText>
            </w:r>
          </w:del>
        </w:p>
        <w:p w14:paraId="1A9F5433" w14:textId="77777777" w:rsidR="00B26C5A" w:rsidRPr="00B26C5A" w:rsidDel="004A592B" w:rsidRDefault="00B26C5A">
          <w:pPr>
            <w:pStyle w:val="TOC4"/>
            <w:tabs>
              <w:tab w:val="left" w:pos="1418"/>
            </w:tabs>
            <w:rPr>
              <w:del w:id="755" w:author="Cernigliaro, Giuseppe (IT - Bologna)" w:date="2019-02-07T20:53:00Z"/>
              <w:rFonts w:asciiTheme="minorHAnsi" w:eastAsiaTheme="minorEastAsia" w:hAnsiTheme="minorHAnsi" w:cstheme="minorBidi"/>
              <w:iCs w:val="0"/>
              <w:smallCaps/>
              <w:szCs w:val="22"/>
            </w:rPr>
          </w:pPr>
          <w:del w:id="756" w:author="Cernigliaro, Giuseppe (IT - Bologna)" w:date="2019-02-07T20:53:00Z">
            <w:r w:rsidRPr="00C466E2" w:rsidDel="004A592B">
              <w:rPr>
                <w:rStyle w:val="Hyperlink"/>
                <w:smallCaps/>
              </w:rPr>
              <w:delText>3.2.1.1</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Schema dati della Busta di trasmissione</w:delText>
            </w:r>
            <w:r w:rsidRPr="00B26C5A" w:rsidDel="004A592B">
              <w:rPr>
                <w:smallCaps/>
                <w:webHidden/>
              </w:rPr>
              <w:tab/>
              <w:delText>61</w:delText>
            </w:r>
          </w:del>
        </w:p>
        <w:p w14:paraId="6D6DEE95" w14:textId="77777777" w:rsidR="00B26C5A" w:rsidRPr="00B26C5A" w:rsidDel="004A592B" w:rsidRDefault="00B26C5A">
          <w:pPr>
            <w:pStyle w:val="TOC4"/>
            <w:tabs>
              <w:tab w:val="left" w:pos="1418"/>
            </w:tabs>
            <w:rPr>
              <w:del w:id="757" w:author="Cernigliaro, Giuseppe (IT - Bologna)" w:date="2019-02-07T20:53:00Z"/>
              <w:rFonts w:asciiTheme="minorHAnsi" w:eastAsiaTheme="minorEastAsia" w:hAnsiTheme="minorHAnsi" w:cstheme="minorBidi"/>
              <w:iCs w:val="0"/>
              <w:smallCaps/>
              <w:szCs w:val="22"/>
            </w:rPr>
          </w:pPr>
          <w:del w:id="758" w:author="Cernigliaro, Giuseppe (IT - Bologna)" w:date="2019-02-07T20:53:00Z">
            <w:r w:rsidRPr="00C466E2" w:rsidDel="004A592B">
              <w:rPr>
                <w:rStyle w:val="Hyperlink"/>
                <w:smallCaps/>
              </w:rPr>
              <w:delText>3.2.1.2</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Schemi dati dei Documenti (Corpo del messaggio)</w:delText>
            </w:r>
            <w:r w:rsidRPr="00B26C5A" w:rsidDel="004A592B">
              <w:rPr>
                <w:smallCaps/>
                <w:webHidden/>
              </w:rPr>
              <w:tab/>
              <w:delText>61</w:delText>
            </w:r>
          </w:del>
        </w:p>
        <w:p w14:paraId="2D66C3F7" w14:textId="77777777" w:rsidR="00B26C5A" w:rsidRPr="00B26C5A" w:rsidDel="004A592B" w:rsidRDefault="00B26C5A">
          <w:pPr>
            <w:pStyle w:val="TOC4"/>
            <w:tabs>
              <w:tab w:val="left" w:pos="1418"/>
            </w:tabs>
            <w:rPr>
              <w:del w:id="759" w:author="Cernigliaro, Giuseppe (IT - Bologna)" w:date="2019-02-07T20:53:00Z"/>
              <w:rFonts w:asciiTheme="minorHAnsi" w:eastAsiaTheme="minorEastAsia" w:hAnsiTheme="minorHAnsi" w:cstheme="minorBidi"/>
              <w:iCs w:val="0"/>
              <w:smallCaps/>
              <w:szCs w:val="22"/>
            </w:rPr>
          </w:pPr>
          <w:del w:id="760" w:author="Cernigliaro, Giuseppe (IT - Bologna)" w:date="2019-02-07T20:53:00Z">
            <w:r w:rsidRPr="00C466E2" w:rsidDel="004A592B">
              <w:rPr>
                <w:rStyle w:val="Hyperlink"/>
                <w:smallCaps/>
              </w:rPr>
              <w:delText>3.2.1.3</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Modifiche e integrazioni al formato Order transaction</w:delText>
            </w:r>
            <w:r w:rsidRPr="00B26C5A" w:rsidDel="004A592B">
              <w:rPr>
                <w:smallCaps/>
                <w:webHidden/>
              </w:rPr>
              <w:tab/>
              <w:delText>62</w:delText>
            </w:r>
          </w:del>
        </w:p>
        <w:p w14:paraId="5A789BB1" w14:textId="77777777" w:rsidR="00B26C5A" w:rsidRPr="00B26C5A" w:rsidDel="004A592B" w:rsidRDefault="00B26C5A">
          <w:pPr>
            <w:pStyle w:val="TOC4"/>
            <w:tabs>
              <w:tab w:val="left" w:pos="1418"/>
            </w:tabs>
            <w:rPr>
              <w:del w:id="761" w:author="Cernigliaro, Giuseppe (IT - Bologna)" w:date="2019-02-07T20:53:00Z"/>
              <w:rFonts w:asciiTheme="minorHAnsi" w:eastAsiaTheme="minorEastAsia" w:hAnsiTheme="minorHAnsi" w:cstheme="minorBidi"/>
              <w:iCs w:val="0"/>
              <w:smallCaps/>
              <w:szCs w:val="22"/>
            </w:rPr>
          </w:pPr>
          <w:del w:id="762" w:author="Cernigliaro, Giuseppe (IT - Bologna)" w:date="2019-02-07T20:53:00Z">
            <w:r w:rsidRPr="00C466E2" w:rsidDel="004A592B">
              <w:rPr>
                <w:rStyle w:val="Hyperlink"/>
                <w:smallCaps/>
              </w:rPr>
              <w:delText>3.2.1.4</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Modifiche e integrazioni al formato Order Agreement transaction</w:delText>
            </w:r>
            <w:r w:rsidRPr="00B26C5A" w:rsidDel="004A592B">
              <w:rPr>
                <w:smallCaps/>
                <w:webHidden/>
              </w:rPr>
              <w:tab/>
              <w:delText>63</w:delText>
            </w:r>
          </w:del>
        </w:p>
        <w:p w14:paraId="5FF9C1A5" w14:textId="77777777" w:rsidR="00B26C5A" w:rsidRPr="00B26C5A" w:rsidDel="004A592B" w:rsidRDefault="00B26C5A">
          <w:pPr>
            <w:pStyle w:val="TOC4"/>
            <w:tabs>
              <w:tab w:val="left" w:pos="1418"/>
            </w:tabs>
            <w:rPr>
              <w:del w:id="763" w:author="Cernigliaro, Giuseppe (IT - Bologna)" w:date="2019-02-07T20:53:00Z"/>
              <w:rFonts w:asciiTheme="minorHAnsi" w:eastAsiaTheme="minorEastAsia" w:hAnsiTheme="minorHAnsi" w:cstheme="minorBidi"/>
              <w:iCs w:val="0"/>
              <w:smallCaps/>
              <w:szCs w:val="22"/>
            </w:rPr>
          </w:pPr>
          <w:del w:id="764" w:author="Cernigliaro, Giuseppe (IT - Bologna)" w:date="2019-02-07T20:53:00Z">
            <w:r w:rsidRPr="00C466E2" w:rsidDel="004A592B">
              <w:rPr>
                <w:rStyle w:val="Hyperlink"/>
                <w:smallCaps/>
              </w:rPr>
              <w:delText>3.2.1.5</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Modifiche e integrazioni al formato Order Response transaction</w:delText>
            </w:r>
            <w:r w:rsidRPr="00B26C5A" w:rsidDel="004A592B">
              <w:rPr>
                <w:smallCaps/>
                <w:webHidden/>
              </w:rPr>
              <w:tab/>
              <w:delText>64</w:delText>
            </w:r>
          </w:del>
        </w:p>
        <w:p w14:paraId="0B86C9CF" w14:textId="77777777" w:rsidR="00B26C5A" w:rsidRPr="00B26C5A" w:rsidDel="004A592B" w:rsidRDefault="00B26C5A" w:rsidP="002E2CF1">
          <w:pPr>
            <w:pStyle w:val="TOC3"/>
            <w:rPr>
              <w:del w:id="765" w:author="Cernigliaro, Giuseppe (IT - Bologna)" w:date="2019-02-07T20:53:00Z"/>
              <w:rFonts w:asciiTheme="minorHAnsi" w:eastAsiaTheme="minorEastAsia" w:hAnsiTheme="minorHAnsi" w:cstheme="minorBidi"/>
              <w:szCs w:val="22"/>
            </w:rPr>
          </w:pPr>
          <w:del w:id="766" w:author="Cernigliaro, Giuseppe (IT - Bologna)" w:date="2019-02-07T20:53:00Z">
            <w:r w:rsidRPr="00C466E2" w:rsidDel="004A592B">
              <w:rPr>
                <w:rStyle w:val="Hyperlink"/>
              </w:rPr>
              <w:delText>3.2.2</w:delText>
            </w:r>
            <w:r w:rsidRPr="00B26C5A" w:rsidDel="004A592B">
              <w:rPr>
                <w:rFonts w:asciiTheme="minorHAnsi" w:eastAsiaTheme="minorEastAsia" w:hAnsiTheme="minorHAnsi" w:cstheme="minorBidi"/>
                <w:szCs w:val="22"/>
              </w:rPr>
              <w:tab/>
            </w:r>
            <w:r w:rsidRPr="00C466E2" w:rsidDel="004A592B">
              <w:rPr>
                <w:rStyle w:val="Hyperlink"/>
              </w:rPr>
              <w:delText>Schemi dati delle Notifiche</w:delText>
            </w:r>
            <w:r w:rsidRPr="00B26C5A" w:rsidDel="004A592B">
              <w:rPr>
                <w:webHidden/>
              </w:rPr>
              <w:tab/>
              <w:delText>65</w:delText>
            </w:r>
          </w:del>
        </w:p>
        <w:p w14:paraId="4CF8CF22" w14:textId="77777777" w:rsidR="00B26C5A" w:rsidRPr="00B26C5A" w:rsidDel="004A592B" w:rsidRDefault="00B26C5A">
          <w:pPr>
            <w:pStyle w:val="TOC2"/>
            <w:rPr>
              <w:del w:id="767" w:author="Cernigliaro, Giuseppe (IT - Bologna)" w:date="2019-02-07T20:53:00Z"/>
              <w:rFonts w:asciiTheme="minorHAnsi" w:eastAsiaTheme="minorEastAsia" w:hAnsiTheme="minorHAnsi" w:cstheme="minorBidi"/>
              <w:b w:val="0"/>
              <w:bCs w:val="0"/>
              <w:caps w:val="0"/>
              <w:smallCaps/>
              <w:szCs w:val="22"/>
            </w:rPr>
          </w:pPr>
          <w:del w:id="768" w:author="Cernigliaro, Giuseppe (IT - Bologna)" w:date="2019-02-07T20:53:00Z">
            <w:r w:rsidRPr="00C466E2" w:rsidDel="004A592B">
              <w:rPr>
                <w:rStyle w:val="Hyperlink"/>
                <w:caps w:val="0"/>
                <w:smallCaps/>
              </w:rPr>
              <w:delText>3.3</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regole di compilazione</w:delText>
            </w:r>
            <w:r w:rsidRPr="00B26C5A" w:rsidDel="004A592B">
              <w:rPr>
                <w:caps w:val="0"/>
                <w:smallCaps/>
                <w:webHidden/>
              </w:rPr>
              <w:tab/>
              <w:delText>69</w:delText>
            </w:r>
          </w:del>
        </w:p>
        <w:p w14:paraId="002F2964" w14:textId="77777777" w:rsidR="00B26C5A" w:rsidRPr="00B26C5A" w:rsidDel="004A592B" w:rsidRDefault="00B26C5A" w:rsidP="002E2CF1">
          <w:pPr>
            <w:pStyle w:val="TOC3"/>
            <w:rPr>
              <w:del w:id="769" w:author="Cernigliaro, Giuseppe (IT - Bologna)" w:date="2019-02-07T20:53:00Z"/>
              <w:rFonts w:asciiTheme="minorHAnsi" w:eastAsiaTheme="minorEastAsia" w:hAnsiTheme="minorHAnsi" w:cstheme="minorBidi"/>
              <w:szCs w:val="22"/>
            </w:rPr>
          </w:pPr>
          <w:del w:id="770" w:author="Cernigliaro, Giuseppe (IT - Bologna)" w:date="2019-02-07T20:53:00Z">
            <w:r w:rsidRPr="00C466E2" w:rsidDel="004A592B">
              <w:rPr>
                <w:rStyle w:val="Hyperlink"/>
              </w:rPr>
              <w:delText>3.3.1</w:delText>
            </w:r>
            <w:r w:rsidRPr="00B26C5A" w:rsidDel="004A592B">
              <w:rPr>
                <w:rFonts w:asciiTheme="minorHAnsi" w:eastAsiaTheme="minorEastAsia" w:hAnsiTheme="minorHAnsi" w:cstheme="minorBidi"/>
                <w:szCs w:val="22"/>
              </w:rPr>
              <w:tab/>
            </w:r>
            <w:r w:rsidRPr="00C466E2" w:rsidDel="004A592B">
              <w:rPr>
                <w:rStyle w:val="Hyperlink"/>
              </w:rPr>
              <w:delText>Regole di compilazione per il Messaggio</w:delText>
            </w:r>
            <w:r w:rsidRPr="00B26C5A" w:rsidDel="004A592B">
              <w:rPr>
                <w:webHidden/>
              </w:rPr>
              <w:tab/>
              <w:delText>69</w:delText>
            </w:r>
          </w:del>
        </w:p>
        <w:p w14:paraId="2C53933B" w14:textId="77777777" w:rsidR="00B26C5A" w:rsidRPr="00B26C5A" w:rsidDel="004A592B" w:rsidRDefault="00B26C5A">
          <w:pPr>
            <w:pStyle w:val="TOC4"/>
            <w:tabs>
              <w:tab w:val="left" w:pos="1418"/>
            </w:tabs>
            <w:rPr>
              <w:del w:id="771" w:author="Cernigliaro, Giuseppe (IT - Bologna)" w:date="2019-02-07T20:53:00Z"/>
              <w:rFonts w:asciiTheme="minorHAnsi" w:eastAsiaTheme="minorEastAsia" w:hAnsiTheme="minorHAnsi" w:cstheme="minorBidi"/>
              <w:iCs w:val="0"/>
              <w:smallCaps/>
              <w:szCs w:val="22"/>
            </w:rPr>
          </w:pPr>
          <w:del w:id="772" w:author="Cernigliaro, Giuseppe (IT - Bologna)" w:date="2019-02-07T20:53:00Z">
            <w:r w:rsidRPr="00C466E2" w:rsidDel="004A592B">
              <w:rPr>
                <w:rStyle w:val="Hyperlink"/>
                <w:smallCaps/>
              </w:rPr>
              <w:delText>3.3.1.1</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Regole di compilazione per la Busta di trasmissione</w:delText>
            </w:r>
            <w:r w:rsidRPr="00B26C5A" w:rsidDel="004A592B">
              <w:rPr>
                <w:smallCaps/>
                <w:webHidden/>
              </w:rPr>
              <w:tab/>
              <w:delText>69</w:delText>
            </w:r>
          </w:del>
        </w:p>
        <w:p w14:paraId="1D44173A" w14:textId="77777777" w:rsidR="00B26C5A" w:rsidRPr="00B26C5A" w:rsidDel="004A592B" w:rsidRDefault="00B26C5A">
          <w:pPr>
            <w:pStyle w:val="TOC4"/>
            <w:tabs>
              <w:tab w:val="left" w:pos="1418"/>
            </w:tabs>
            <w:rPr>
              <w:del w:id="773" w:author="Cernigliaro, Giuseppe (IT - Bologna)" w:date="2019-02-07T20:53:00Z"/>
              <w:rFonts w:asciiTheme="minorHAnsi" w:eastAsiaTheme="minorEastAsia" w:hAnsiTheme="minorHAnsi" w:cstheme="minorBidi"/>
              <w:iCs w:val="0"/>
              <w:smallCaps/>
              <w:szCs w:val="22"/>
            </w:rPr>
          </w:pPr>
          <w:del w:id="774" w:author="Cernigliaro, Giuseppe (IT - Bologna)" w:date="2019-02-07T20:53:00Z">
            <w:r w:rsidRPr="00C466E2" w:rsidDel="004A592B">
              <w:rPr>
                <w:rStyle w:val="Hyperlink"/>
                <w:smallCaps/>
              </w:rPr>
              <w:delText>3.3.1.2</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Regole di compilazione per i Documenti</w:delText>
            </w:r>
            <w:r w:rsidRPr="00B26C5A" w:rsidDel="004A592B">
              <w:rPr>
                <w:smallCaps/>
                <w:webHidden/>
              </w:rPr>
              <w:tab/>
              <w:delText>75</w:delText>
            </w:r>
          </w:del>
        </w:p>
        <w:p w14:paraId="583BD74C" w14:textId="77777777" w:rsidR="00B26C5A" w:rsidRPr="00B26C5A" w:rsidDel="004A592B" w:rsidRDefault="00B26C5A">
          <w:pPr>
            <w:pStyle w:val="TOC4"/>
            <w:tabs>
              <w:tab w:val="left" w:pos="1418"/>
            </w:tabs>
            <w:rPr>
              <w:del w:id="775" w:author="Cernigliaro, Giuseppe (IT - Bologna)" w:date="2019-02-07T20:53:00Z"/>
              <w:rFonts w:asciiTheme="minorHAnsi" w:eastAsiaTheme="minorEastAsia" w:hAnsiTheme="minorHAnsi" w:cstheme="minorBidi"/>
              <w:iCs w:val="0"/>
              <w:smallCaps/>
              <w:szCs w:val="22"/>
            </w:rPr>
          </w:pPr>
          <w:del w:id="776" w:author="Cernigliaro, Giuseppe (IT - Bologna)" w:date="2019-02-07T20:53:00Z">
            <w:r w:rsidRPr="00C466E2" w:rsidDel="004A592B">
              <w:rPr>
                <w:rStyle w:val="Hyperlink"/>
                <w:smallCaps/>
              </w:rPr>
              <w:delText>3.3.1.3</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l’Ordine</w:delText>
            </w:r>
            <w:r w:rsidRPr="00B26C5A" w:rsidDel="004A592B">
              <w:rPr>
                <w:smallCaps/>
                <w:webHidden/>
              </w:rPr>
              <w:tab/>
              <w:delText>76</w:delText>
            </w:r>
          </w:del>
        </w:p>
        <w:p w14:paraId="0ABF668A" w14:textId="77777777" w:rsidR="00B26C5A" w:rsidRPr="00B26C5A" w:rsidDel="004A592B" w:rsidRDefault="00B26C5A">
          <w:pPr>
            <w:pStyle w:val="TOC4"/>
            <w:tabs>
              <w:tab w:val="left" w:pos="1418"/>
            </w:tabs>
            <w:rPr>
              <w:del w:id="777" w:author="Cernigliaro, Giuseppe (IT - Bologna)" w:date="2019-02-07T20:53:00Z"/>
              <w:rFonts w:asciiTheme="minorHAnsi" w:eastAsiaTheme="minorEastAsia" w:hAnsiTheme="minorHAnsi" w:cstheme="minorBidi"/>
              <w:iCs w:val="0"/>
              <w:smallCaps/>
              <w:szCs w:val="22"/>
            </w:rPr>
          </w:pPr>
          <w:del w:id="778" w:author="Cernigliaro, Giuseppe (IT - Bologna)" w:date="2019-02-07T20:53:00Z">
            <w:r w:rsidRPr="00C466E2" w:rsidDel="004A592B">
              <w:rPr>
                <w:rStyle w:val="Hyperlink"/>
                <w:smallCaps/>
              </w:rPr>
              <w:delText>3.3.1.4</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l’Ordine pre-concordato</w:delText>
            </w:r>
            <w:r w:rsidRPr="00B26C5A" w:rsidDel="004A592B">
              <w:rPr>
                <w:smallCaps/>
                <w:webHidden/>
              </w:rPr>
              <w:tab/>
              <w:delText>78</w:delText>
            </w:r>
          </w:del>
        </w:p>
        <w:p w14:paraId="6BCD6D22" w14:textId="77777777" w:rsidR="00B26C5A" w:rsidRPr="00B26C5A" w:rsidDel="004A592B" w:rsidRDefault="00B26C5A">
          <w:pPr>
            <w:pStyle w:val="TOC4"/>
            <w:tabs>
              <w:tab w:val="left" w:pos="1418"/>
            </w:tabs>
            <w:rPr>
              <w:del w:id="779" w:author="Cernigliaro, Giuseppe (IT - Bologna)" w:date="2019-02-07T20:53:00Z"/>
              <w:rFonts w:asciiTheme="minorHAnsi" w:eastAsiaTheme="minorEastAsia" w:hAnsiTheme="minorHAnsi" w:cstheme="minorBidi"/>
              <w:iCs w:val="0"/>
              <w:smallCaps/>
              <w:szCs w:val="22"/>
            </w:rPr>
          </w:pPr>
          <w:del w:id="780" w:author="Cernigliaro, Giuseppe (IT - Bologna)" w:date="2019-02-07T20:53:00Z">
            <w:r w:rsidRPr="00C466E2" w:rsidDel="004A592B">
              <w:rPr>
                <w:rStyle w:val="Hyperlink"/>
                <w:smallCaps/>
              </w:rPr>
              <w:delText>3.3.1.5</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la Risposta</w:delText>
            </w:r>
            <w:r w:rsidRPr="00B26C5A" w:rsidDel="004A592B">
              <w:rPr>
                <w:smallCaps/>
                <w:webHidden/>
              </w:rPr>
              <w:tab/>
              <w:delText>80</w:delText>
            </w:r>
          </w:del>
        </w:p>
        <w:p w14:paraId="42E0A99D" w14:textId="77777777" w:rsidR="00B26C5A" w:rsidRPr="00B26C5A" w:rsidDel="004A592B" w:rsidRDefault="00B26C5A">
          <w:pPr>
            <w:pStyle w:val="TOC4"/>
            <w:tabs>
              <w:tab w:val="left" w:pos="1418"/>
            </w:tabs>
            <w:rPr>
              <w:del w:id="781" w:author="Cernigliaro, Giuseppe (IT - Bologna)" w:date="2019-02-07T20:53:00Z"/>
              <w:rFonts w:asciiTheme="minorHAnsi" w:eastAsiaTheme="minorEastAsia" w:hAnsiTheme="minorHAnsi" w:cstheme="minorBidi"/>
              <w:iCs w:val="0"/>
              <w:smallCaps/>
              <w:szCs w:val="22"/>
            </w:rPr>
          </w:pPr>
          <w:del w:id="782" w:author="Cernigliaro, Giuseppe (IT - Bologna)" w:date="2019-02-07T20:53:00Z">
            <w:r w:rsidRPr="00C466E2" w:rsidDel="004A592B">
              <w:rPr>
                <w:rStyle w:val="Hyperlink"/>
                <w:smallCaps/>
              </w:rPr>
              <w:delText>3.3.1.6</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l’Ordine di riscontro</w:delText>
            </w:r>
            <w:r w:rsidRPr="00B26C5A" w:rsidDel="004A592B">
              <w:rPr>
                <w:smallCaps/>
                <w:webHidden/>
              </w:rPr>
              <w:tab/>
              <w:delText>82</w:delText>
            </w:r>
          </w:del>
        </w:p>
        <w:p w14:paraId="3FD7B40B" w14:textId="77777777" w:rsidR="00B26C5A" w:rsidRPr="00B26C5A" w:rsidDel="004A592B" w:rsidRDefault="00B26C5A">
          <w:pPr>
            <w:pStyle w:val="TOC4"/>
            <w:tabs>
              <w:tab w:val="left" w:pos="1418"/>
            </w:tabs>
            <w:rPr>
              <w:del w:id="783" w:author="Cernigliaro, Giuseppe (IT - Bologna)" w:date="2019-02-07T20:53:00Z"/>
              <w:rFonts w:asciiTheme="minorHAnsi" w:eastAsiaTheme="minorEastAsia" w:hAnsiTheme="minorHAnsi" w:cstheme="minorBidi"/>
              <w:iCs w:val="0"/>
              <w:smallCaps/>
              <w:szCs w:val="22"/>
            </w:rPr>
          </w:pPr>
          <w:del w:id="784" w:author="Cernigliaro, Giuseppe (IT - Bologna)" w:date="2019-02-07T20:53:00Z">
            <w:r w:rsidRPr="00C466E2" w:rsidDel="004A592B">
              <w:rPr>
                <w:rStyle w:val="Hyperlink"/>
                <w:smallCaps/>
              </w:rPr>
              <w:delText>3.3.1.7</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il Codice identificativo di gara (CIG)</w:delText>
            </w:r>
            <w:r w:rsidRPr="00B26C5A" w:rsidDel="004A592B">
              <w:rPr>
                <w:smallCaps/>
                <w:webHidden/>
              </w:rPr>
              <w:tab/>
              <w:delText>84</w:delText>
            </w:r>
          </w:del>
        </w:p>
        <w:p w14:paraId="5122D2D3" w14:textId="77777777" w:rsidR="00B26C5A" w:rsidRPr="00B26C5A" w:rsidDel="004A592B" w:rsidRDefault="00B26C5A">
          <w:pPr>
            <w:pStyle w:val="TOC4"/>
            <w:tabs>
              <w:tab w:val="left" w:pos="1418"/>
            </w:tabs>
            <w:rPr>
              <w:del w:id="785" w:author="Cernigliaro, Giuseppe (IT - Bologna)" w:date="2019-02-07T20:53:00Z"/>
              <w:rFonts w:asciiTheme="minorHAnsi" w:eastAsiaTheme="minorEastAsia" w:hAnsiTheme="minorHAnsi" w:cstheme="minorBidi"/>
              <w:iCs w:val="0"/>
              <w:smallCaps/>
              <w:szCs w:val="22"/>
            </w:rPr>
          </w:pPr>
          <w:del w:id="786" w:author="Cernigliaro, Giuseppe (IT - Bologna)" w:date="2019-02-07T20:53:00Z">
            <w:r w:rsidRPr="00C466E2" w:rsidDel="004A592B">
              <w:rPr>
                <w:rStyle w:val="Hyperlink"/>
                <w:smallCaps/>
              </w:rPr>
              <w:delText>3.3.1.8</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il “tipo di ordine”</w:delText>
            </w:r>
            <w:r w:rsidRPr="00B26C5A" w:rsidDel="004A592B">
              <w:rPr>
                <w:smallCaps/>
                <w:webHidden/>
              </w:rPr>
              <w:tab/>
              <w:delText>88</w:delText>
            </w:r>
          </w:del>
        </w:p>
        <w:p w14:paraId="3FFED7C5" w14:textId="77777777" w:rsidR="00B26C5A" w:rsidRPr="00B26C5A" w:rsidDel="004A592B" w:rsidRDefault="00B26C5A">
          <w:pPr>
            <w:pStyle w:val="TOC4"/>
            <w:tabs>
              <w:tab w:val="left" w:pos="1418"/>
            </w:tabs>
            <w:rPr>
              <w:del w:id="787" w:author="Cernigliaro, Giuseppe (IT - Bologna)" w:date="2019-02-07T20:53:00Z"/>
              <w:rFonts w:asciiTheme="minorHAnsi" w:eastAsiaTheme="minorEastAsia" w:hAnsiTheme="minorHAnsi" w:cstheme="minorBidi"/>
              <w:iCs w:val="0"/>
              <w:smallCaps/>
              <w:szCs w:val="22"/>
            </w:rPr>
          </w:pPr>
          <w:del w:id="788" w:author="Cernigliaro, Giuseppe (IT - Bologna)" w:date="2019-02-07T20:53:00Z">
            <w:r w:rsidRPr="00C466E2" w:rsidDel="004A592B">
              <w:rPr>
                <w:rStyle w:val="Hyperlink"/>
                <w:smallCaps/>
              </w:rPr>
              <w:delText>3.3.1.9</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il “codice prodotto”</w:delText>
            </w:r>
            <w:r w:rsidRPr="00B26C5A" w:rsidDel="004A592B">
              <w:rPr>
                <w:smallCaps/>
                <w:webHidden/>
              </w:rPr>
              <w:tab/>
              <w:delText>89</w:delText>
            </w:r>
          </w:del>
        </w:p>
        <w:p w14:paraId="2EA888B8" w14:textId="77777777" w:rsidR="00B26C5A" w:rsidRPr="00B26C5A" w:rsidDel="004A592B" w:rsidRDefault="00B26C5A">
          <w:pPr>
            <w:pStyle w:val="TOC4"/>
            <w:tabs>
              <w:tab w:val="left" w:pos="1418"/>
            </w:tabs>
            <w:rPr>
              <w:del w:id="789" w:author="Cernigliaro, Giuseppe (IT - Bologna)" w:date="2019-02-07T20:53:00Z"/>
              <w:rFonts w:asciiTheme="minorHAnsi" w:eastAsiaTheme="minorEastAsia" w:hAnsiTheme="minorHAnsi" w:cstheme="minorBidi"/>
              <w:iCs w:val="0"/>
              <w:smallCaps/>
              <w:szCs w:val="22"/>
            </w:rPr>
          </w:pPr>
          <w:del w:id="790" w:author="Cernigliaro, Giuseppe (IT - Bologna)" w:date="2019-02-07T20:53:00Z">
            <w:r w:rsidRPr="00C466E2" w:rsidDel="004A592B">
              <w:rPr>
                <w:rStyle w:val="Hyperlink"/>
                <w:smallCaps/>
              </w:rPr>
              <w:delText>3.3.1.10</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le “unità di misura”</w:delText>
            </w:r>
            <w:r w:rsidRPr="00B26C5A" w:rsidDel="004A592B">
              <w:rPr>
                <w:smallCaps/>
                <w:webHidden/>
              </w:rPr>
              <w:tab/>
              <w:delText>90</w:delText>
            </w:r>
          </w:del>
        </w:p>
        <w:p w14:paraId="1291C0C1" w14:textId="77777777" w:rsidR="00B26C5A" w:rsidRPr="00B26C5A" w:rsidDel="004A592B" w:rsidRDefault="00B26C5A">
          <w:pPr>
            <w:pStyle w:val="TOC4"/>
            <w:tabs>
              <w:tab w:val="left" w:pos="1418"/>
            </w:tabs>
            <w:rPr>
              <w:del w:id="791" w:author="Cernigliaro, Giuseppe (IT - Bologna)" w:date="2019-02-07T20:53:00Z"/>
              <w:rFonts w:asciiTheme="minorHAnsi" w:eastAsiaTheme="minorEastAsia" w:hAnsiTheme="minorHAnsi" w:cstheme="minorBidi"/>
              <w:iCs w:val="0"/>
              <w:smallCaps/>
              <w:szCs w:val="22"/>
            </w:rPr>
          </w:pPr>
          <w:del w:id="792" w:author="Cernigliaro, Giuseppe (IT - Bologna)" w:date="2019-02-07T20:53:00Z">
            <w:r w:rsidRPr="00C466E2" w:rsidDel="004A592B">
              <w:rPr>
                <w:rStyle w:val="Hyperlink"/>
                <w:smallCaps/>
              </w:rPr>
              <w:delText>3.3.1.11</w:delText>
            </w:r>
            <w:r w:rsidRPr="00B26C5A" w:rsidDel="004A592B">
              <w:rPr>
                <w:rFonts w:asciiTheme="minorHAnsi" w:eastAsiaTheme="minorEastAsia" w:hAnsiTheme="minorHAnsi" w:cstheme="minorBidi"/>
                <w:iCs w:val="0"/>
                <w:smallCaps/>
                <w:szCs w:val="22"/>
              </w:rPr>
              <w:tab/>
            </w:r>
            <w:r w:rsidRPr="00C466E2" w:rsidDel="004A592B">
              <w:rPr>
                <w:rStyle w:val="Hyperlink"/>
                <w:smallCaps/>
              </w:rPr>
              <w:delText>Istruzioni particolari per i “punti di consegna”</w:delText>
            </w:r>
            <w:r w:rsidRPr="00B26C5A" w:rsidDel="004A592B">
              <w:rPr>
                <w:smallCaps/>
                <w:webHidden/>
              </w:rPr>
              <w:tab/>
              <w:delText>91</w:delText>
            </w:r>
          </w:del>
        </w:p>
        <w:p w14:paraId="7C9C71A5" w14:textId="77777777" w:rsidR="00B26C5A" w:rsidRPr="00B26C5A" w:rsidDel="004A592B" w:rsidRDefault="00B26C5A" w:rsidP="002E2CF1">
          <w:pPr>
            <w:pStyle w:val="TOC3"/>
            <w:rPr>
              <w:del w:id="793" w:author="Cernigliaro, Giuseppe (IT - Bologna)" w:date="2019-02-07T20:53:00Z"/>
              <w:rFonts w:asciiTheme="minorHAnsi" w:eastAsiaTheme="minorEastAsia" w:hAnsiTheme="minorHAnsi" w:cstheme="minorBidi"/>
              <w:szCs w:val="22"/>
            </w:rPr>
          </w:pPr>
          <w:del w:id="794" w:author="Cernigliaro, Giuseppe (IT - Bologna)" w:date="2019-02-07T20:53:00Z">
            <w:r w:rsidRPr="00C466E2" w:rsidDel="004A592B">
              <w:rPr>
                <w:rStyle w:val="Hyperlink"/>
              </w:rPr>
              <w:delText>3.3.2</w:delText>
            </w:r>
            <w:r w:rsidRPr="00B26C5A" w:rsidDel="004A592B">
              <w:rPr>
                <w:rFonts w:asciiTheme="minorHAnsi" w:eastAsiaTheme="minorEastAsia" w:hAnsiTheme="minorHAnsi" w:cstheme="minorBidi"/>
                <w:szCs w:val="22"/>
              </w:rPr>
              <w:tab/>
            </w:r>
            <w:r w:rsidRPr="00C466E2" w:rsidDel="004A592B">
              <w:rPr>
                <w:rStyle w:val="Hyperlink"/>
              </w:rPr>
              <w:delText>Regole di compilazione per le Notifiche</w:delText>
            </w:r>
            <w:r w:rsidRPr="00B26C5A" w:rsidDel="004A592B">
              <w:rPr>
                <w:webHidden/>
              </w:rPr>
              <w:tab/>
              <w:delText>92</w:delText>
            </w:r>
          </w:del>
        </w:p>
        <w:p w14:paraId="18C0B65D" w14:textId="77777777" w:rsidR="00B26C5A" w:rsidRPr="00B26C5A" w:rsidDel="004A592B" w:rsidRDefault="00B26C5A">
          <w:pPr>
            <w:pStyle w:val="TOC2"/>
            <w:rPr>
              <w:del w:id="795" w:author="Cernigliaro, Giuseppe (IT - Bologna)" w:date="2019-02-07T20:53:00Z"/>
              <w:rFonts w:asciiTheme="minorHAnsi" w:eastAsiaTheme="minorEastAsia" w:hAnsiTheme="minorHAnsi" w:cstheme="minorBidi"/>
              <w:b w:val="0"/>
              <w:bCs w:val="0"/>
              <w:caps w:val="0"/>
              <w:smallCaps/>
              <w:szCs w:val="22"/>
            </w:rPr>
          </w:pPr>
          <w:del w:id="796" w:author="Cernigliaro, Giuseppe (IT - Bologna)" w:date="2019-02-07T20:53:00Z">
            <w:r w:rsidRPr="00C466E2" w:rsidDel="004A592B">
              <w:rPr>
                <w:rStyle w:val="Hyperlink"/>
                <w:caps w:val="0"/>
                <w:smallCaps/>
              </w:rPr>
              <w:delText>3.4</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Controlli effettuati da NSO</w:delText>
            </w:r>
            <w:r w:rsidRPr="00B26C5A" w:rsidDel="004A592B">
              <w:rPr>
                <w:caps w:val="0"/>
                <w:smallCaps/>
                <w:webHidden/>
              </w:rPr>
              <w:tab/>
              <w:delText>95</w:delText>
            </w:r>
          </w:del>
        </w:p>
        <w:p w14:paraId="3420C529" w14:textId="77777777" w:rsidR="00B26C5A" w:rsidRPr="00B26C5A" w:rsidDel="004A592B" w:rsidRDefault="00B26C5A" w:rsidP="002E2CF1">
          <w:pPr>
            <w:pStyle w:val="TOC3"/>
            <w:rPr>
              <w:del w:id="797" w:author="Cernigliaro, Giuseppe (IT - Bologna)" w:date="2019-02-07T20:53:00Z"/>
              <w:rFonts w:asciiTheme="minorHAnsi" w:eastAsiaTheme="minorEastAsia" w:hAnsiTheme="minorHAnsi" w:cstheme="minorBidi"/>
              <w:szCs w:val="22"/>
            </w:rPr>
          </w:pPr>
          <w:del w:id="798" w:author="Cernigliaro, Giuseppe (IT - Bologna)" w:date="2019-02-07T20:53:00Z">
            <w:r w:rsidRPr="00C466E2" w:rsidDel="004A592B">
              <w:rPr>
                <w:rStyle w:val="Hyperlink"/>
              </w:rPr>
              <w:delText>3.4.1</w:delText>
            </w:r>
            <w:r w:rsidRPr="00B26C5A" w:rsidDel="004A592B">
              <w:rPr>
                <w:rFonts w:asciiTheme="minorHAnsi" w:eastAsiaTheme="minorEastAsia" w:hAnsiTheme="minorHAnsi" w:cstheme="minorBidi"/>
                <w:szCs w:val="22"/>
              </w:rPr>
              <w:tab/>
            </w:r>
            <w:r w:rsidRPr="00C466E2" w:rsidDel="004A592B">
              <w:rPr>
                <w:rStyle w:val="Hyperlink"/>
              </w:rPr>
              <w:delText>Verifica della nomenclatura e dell’unicità del Messaggio</w:delText>
            </w:r>
            <w:r w:rsidRPr="00B26C5A" w:rsidDel="004A592B">
              <w:rPr>
                <w:webHidden/>
              </w:rPr>
              <w:tab/>
              <w:delText>96</w:delText>
            </w:r>
          </w:del>
        </w:p>
        <w:p w14:paraId="68387249" w14:textId="77777777" w:rsidR="00B26C5A" w:rsidRPr="00B26C5A" w:rsidDel="004A592B" w:rsidRDefault="00B26C5A" w:rsidP="002E2CF1">
          <w:pPr>
            <w:pStyle w:val="TOC3"/>
            <w:rPr>
              <w:del w:id="799" w:author="Cernigliaro, Giuseppe (IT - Bologna)" w:date="2019-02-07T20:53:00Z"/>
              <w:rFonts w:asciiTheme="minorHAnsi" w:eastAsiaTheme="minorEastAsia" w:hAnsiTheme="minorHAnsi" w:cstheme="minorBidi"/>
              <w:szCs w:val="22"/>
            </w:rPr>
          </w:pPr>
          <w:del w:id="800" w:author="Cernigliaro, Giuseppe (IT - Bologna)" w:date="2019-02-07T20:53:00Z">
            <w:r w:rsidRPr="00C466E2" w:rsidDel="004A592B">
              <w:rPr>
                <w:rStyle w:val="Hyperlink"/>
              </w:rPr>
              <w:delText>3.4.2</w:delText>
            </w:r>
            <w:r w:rsidRPr="00B26C5A" w:rsidDel="004A592B">
              <w:rPr>
                <w:rFonts w:asciiTheme="minorHAnsi" w:eastAsiaTheme="minorEastAsia" w:hAnsiTheme="minorHAnsi" w:cstheme="minorBidi"/>
                <w:szCs w:val="22"/>
              </w:rPr>
              <w:tab/>
            </w:r>
            <w:r w:rsidRPr="00C466E2" w:rsidDel="004A592B">
              <w:rPr>
                <w:rStyle w:val="Hyperlink"/>
              </w:rPr>
              <w:delText>Verifica della dimensione del Messaggio</w:delText>
            </w:r>
            <w:r w:rsidRPr="00B26C5A" w:rsidDel="004A592B">
              <w:rPr>
                <w:webHidden/>
              </w:rPr>
              <w:tab/>
              <w:delText>96</w:delText>
            </w:r>
          </w:del>
        </w:p>
        <w:p w14:paraId="588543CB" w14:textId="77777777" w:rsidR="00B26C5A" w:rsidRPr="00B26C5A" w:rsidDel="004A592B" w:rsidRDefault="00B26C5A" w:rsidP="002E2CF1">
          <w:pPr>
            <w:pStyle w:val="TOC3"/>
            <w:rPr>
              <w:del w:id="801" w:author="Cernigliaro, Giuseppe (IT - Bologna)" w:date="2019-02-07T20:53:00Z"/>
              <w:rFonts w:asciiTheme="minorHAnsi" w:eastAsiaTheme="minorEastAsia" w:hAnsiTheme="minorHAnsi" w:cstheme="minorBidi"/>
              <w:szCs w:val="22"/>
            </w:rPr>
          </w:pPr>
          <w:del w:id="802" w:author="Cernigliaro, Giuseppe (IT - Bologna)" w:date="2019-02-07T20:53:00Z">
            <w:r w:rsidRPr="00C466E2" w:rsidDel="004A592B">
              <w:rPr>
                <w:rStyle w:val="Hyperlink"/>
              </w:rPr>
              <w:delText>3.4.3</w:delText>
            </w:r>
            <w:r w:rsidRPr="00B26C5A" w:rsidDel="004A592B">
              <w:rPr>
                <w:rFonts w:asciiTheme="minorHAnsi" w:eastAsiaTheme="minorEastAsia" w:hAnsiTheme="minorHAnsi" w:cstheme="minorBidi"/>
                <w:szCs w:val="22"/>
              </w:rPr>
              <w:tab/>
            </w:r>
            <w:r w:rsidRPr="00C466E2" w:rsidDel="004A592B">
              <w:rPr>
                <w:rStyle w:val="Hyperlink"/>
              </w:rPr>
              <w:delText>Verifica dell’integrità e del formato del Messaggio</w:delText>
            </w:r>
            <w:r w:rsidRPr="00B26C5A" w:rsidDel="004A592B">
              <w:rPr>
                <w:webHidden/>
              </w:rPr>
              <w:tab/>
              <w:delText>96</w:delText>
            </w:r>
          </w:del>
        </w:p>
        <w:p w14:paraId="0B86A475" w14:textId="77777777" w:rsidR="00B26C5A" w:rsidRPr="00B26C5A" w:rsidDel="004A592B" w:rsidRDefault="00B26C5A" w:rsidP="002E2CF1">
          <w:pPr>
            <w:pStyle w:val="TOC3"/>
            <w:rPr>
              <w:del w:id="803" w:author="Cernigliaro, Giuseppe (IT - Bologna)" w:date="2019-02-07T20:53:00Z"/>
              <w:rFonts w:asciiTheme="minorHAnsi" w:eastAsiaTheme="minorEastAsia" w:hAnsiTheme="minorHAnsi" w:cstheme="minorBidi"/>
              <w:szCs w:val="22"/>
            </w:rPr>
          </w:pPr>
          <w:del w:id="804" w:author="Cernigliaro, Giuseppe (IT - Bologna)" w:date="2019-02-07T20:53:00Z">
            <w:r w:rsidRPr="00C466E2" w:rsidDel="004A592B">
              <w:rPr>
                <w:rStyle w:val="Hyperlink"/>
              </w:rPr>
              <w:delText>3.4.4</w:delText>
            </w:r>
            <w:r w:rsidRPr="00B26C5A" w:rsidDel="004A592B">
              <w:rPr>
                <w:rFonts w:asciiTheme="minorHAnsi" w:eastAsiaTheme="minorEastAsia" w:hAnsiTheme="minorHAnsi" w:cstheme="minorBidi"/>
                <w:szCs w:val="22"/>
              </w:rPr>
              <w:tab/>
            </w:r>
            <w:r w:rsidRPr="00C466E2" w:rsidDel="004A592B">
              <w:rPr>
                <w:rStyle w:val="Hyperlink"/>
              </w:rPr>
              <w:delText>Ulteriori verifiche sulla Busta di trasmissione</w:delText>
            </w:r>
            <w:r w:rsidRPr="00B26C5A" w:rsidDel="004A592B">
              <w:rPr>
                <w:webHidden/>
              </w:rPr>
              <w:tab/>
              <w:delText>97</w:delText>
            </w:r>
          </w:del>
        </w:p>
        <w:p w14:paraId="475FCA96" w14:textId="77777777" w:rsidR="00B26C5A" w:rsidRPr="00B26C5A" w:rsidDel="004A592B" w:rsidRDefault="00B26C5A" w:rsidP="002E2CF1">
          <w:pPr>
            <w:pStyle w:val="TOC3"/>
            <w:rPr>
              <w:del w:id="805" w:author="Cernigliaro, Giuseppe (IT - Bologna)" w:date="2019-02-07T20:53:00Z"/>
              <w:rFonts w:asciiTheme="minorHAnsi" w:eastAsiaTheme="minorEastAsia" w:hAnsiTheme="minorHAnsi" w:cstheme="minorBidi"/>
              <w:szCs w:val="22"/>
            </w:rPr>
          </w:pPr>
          <w:del w:id="806" w:author="Cernigliaro, Giuseppe (IT - Bologna)" w:date="2019-02-07T20:53:00Z">
            <w:r w:rsidRPr="00C466E2" w:rsidDel="004A592B">
              <w:rPr>
                <w:rStyle w:val="Hyperlink"/>
              </w:rPr>
              <w:delText>3.4.5</w:delText>
            </w:r>
            <w:r w:rsidRPr="00B26C5A" w:rsidDel="004A592B">
              <w:rPr>
                <w:rFonts w:asciiTheme="minorHAnsi" w:eastAsiaTheme="minorEastAsia" w:hAnsiTheme="minorHAnsi" w:cstheme="minorBidi"/>
                <w:szCs w:val="22"/>
              </w:rPr>
              <w:tab/>
            </w:r>
            <w:r w:rsidRPr="00C466E2" w:rsidDel="004A592B">
              <w:rPr>
                <w:rStyle w:val="Hyperlink"/>
              </w:rPr>
              <w:delText>Ulteriori verifiche sul Documento</w:delText>
            </w:r>
            <w:r w:rsidRPr="00B26C5A" w:rsidDel="004A592B">
              <w:rPr>
                <w:webHidden/>
              </w:rPr>
              <w:tab/>
              <w:delText>97</w:delText>
            </w:r>
          </w:del>
        </w:p>
        <w:p w14:paraId="40EBAB2B" w14:textId="77777777" w:rsidR="00B26C5A" w:rsidRPr="00B26C5A" w:rsidDel="004A592B" w:rsidRDefault="00B26C5A" w:rsidP="002E2CF1">
          <w:pPr>
            <w:pStyle w:val="TOC3"/>
            <w:rPr>
              <w:del w:id="807" w:author="Cernigliaro, Giuseppe (IT - Bologna)" w:date="2019-02-07T20:53:00Z"/>
              <w:rFonts w:asciiTheme="minorHAnsi" w:eastAsiaTheme="minorEastAsia" w:hAnsiTheme="minorHAnsi" w:cstheme="minorBidi"/>
              <w:szCs w:val="22"/>
            </w:rPr>
          </w:pPr>
          <w:del w:id="808" w:author="Cernigliaro, Giuseppe (IT - Bologna)" w:date="2019-02-07T20:53:00Z">
            <w:r w:rsidRPr="00C466E2" w:rsidDel="004A592B">
              <w:rPr>
                <w:rStyle w:val="Hyperlink"/>
              </w:rPr>
              <w:delText>3.4.6</w:delText>
            </w:r>
            <w:r w:rsidRPr="00B26C5A" w:rsidDel="004A592B">
              <w:rPr>
                <w:rFonts w:asciiTheme="minorHAnsi" w:eastAsiaTheme="minorEastAsia" w:hAnsiTheme="minorHAnsi" w:cstheme="minorBidi"/>
                <w:szCs w:val="22"/>
              </w:rPr>
              <w:tab/>
            </w:r>
            <w:r w:rsidRPr="00C466E2" w:rsidDel="004A592B">
              <w:rPr>
                <w:rStyle w:val="Hyperlink"/>
              </w:rPr>
              <w:delText>Verifica dell’unicità del Documento</w:delText>
            </w:r>
            <w:r w:rsidRPr="00B26C5A" w:rsidDel="004A592B">
              <w:rPr>
                <w:webHidden/>
              </w:rPr>
              <w:tab/>
              <w:delText>97</w:delText>
            </w:r>
          </w:del>
        </w:p>
        <w:p w14:paraId="2C125FD2" w14:textId="77777777" w:rsidR="00B26C5A" w:rsidRPr="00B26C5A" w:rsidDel="004A592B" w:rsidRDefault="00B26C5A">
          <w:pPr>
            <w:pStyle w:val="TOC2"/>
            <w:rPr>
              <w:del w:id="809" w:author="Cernigliaro, Giuseppe (IT - Bologna)" w:date="2019-02-07T20:53:00Z"/>
              <w:rFonts w:asciiTheme="minorHAnsi" w:eastAsiaTheme="minorEastAsia" w:hAnsiTheme="minorHAnsi" w:cstheme="minorBidi"/>
              <w:b w:val="0"/>
              <w:bCs w:val="0"/>
              <w:caps w:val="0"/>
              <w:smallCaps/>
              <w:szCs w:val="22"/>
            </w:rPr>
          </w:pPr>
          <w:del w:id="810" w:author="Cernigliaro, Giuseppe (IT - Bologna)" w:date="2019-02-07T20:53:00Z">
            <w:r w:rsidRPr="00C466E2" w:rsidDel="004A592B">
              <w:rPr>
                <w:rStyle w:val="Hyperlink"/>
                <w:caps w:val="0"/>
                <w:smallCaps/>
              </w:rPr>
              <w:delText>3.5</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Casi di esempio</w:delText>
            </w:r>
            <w:r w:rsidRPr="00B26C5A" w:rsidDel="004A592B">
              <w:rPr>
                <w:caps w:val="0"/>
                <w:smallCaps/>
                <w:webHidden/>
              </w:rPr>
              <w:tab/>
              <w:delText>98</w:delText>
            </w:r>
          </w:del>
        </w:p>
        <w:p w14:paraId="57F2D4E7" w14:textId="77777777" w:rsidR="00B26C5A" w:rsidRPr="00B26C5A" w:rsidDel="004A592B" w:rsidRDefault="00B26C5A" w:rsidP="002E2CF1">
          <w:pPr>
            <w:pStyle w:val="TOC3"/>
            <w:rPr>
              <w:del w:id="811" w:author="Cernigliaro, Giuseppe (IT - Bologna)" w:date="2019-02-07T20:53:00Z"/>
              <w:rFonts w:asciiTheme="minorHAnsi" w:eastAsiaTheme="minorEastAsia" w:hAnsiTheme="minorHAnsi" w:cstheme="minorBidi"/>
              <w:szCs w:val="22"/>
            </w:rPr>
          </w:pPr>
          <w:del w:id="812" w:author="Cernigliaro, Giuseppe (IT - Bologna)" w:date="2019-02-07T20:53:00Z">
            <w:r w:rsidRPr="00C466E2" w:rsidDel="004A592B">
              <w:rPr>
                <w:rStyle w:val="Hyperlink"/>
              </w:rPr>
              <w:delText>3.5.1</w:delText>
            </w:r>
            <w:r w:rsidRPr="00B26C5A" w:rsidDel="004A592B">
              <w:rPr>
                <w:rFonts w:asciiTheme="minorHAnsi" w:eastAsiaTheme="minorEastAsia" w:hAnsiTheme="minorHAnsi" w:cstheme="minorBidi"/>
                <w:szCs w:val="22"/>
              </w:rPr>
              <w:tab/>
            </w:r>
            <w:r w:rsidRPr="00C466E2" w:rsidDel="004A592B">
              <w:rPr>
                <w:rStyle w:val="Hyperlink"/>
              </w:rPr>
              <w:delText>Casi di esempio di Ordine, sostituzione e revoca</w:delText>
            </w:r>
            <w:r w:rsidRPr="00B26C5A" w:rsidDel="004A592B">
              <w:rPr>
                <w:webHidden/>
              </w:rPr>
              <w:tab/>
              <w:delText>98</w:delText>
            </w:r>
          </w:del>
        </w:p>
        <w:p w14:paraId="19DE850D" w14:textId="77777777" w:rsidR="00B26C5A" w:rsidRPr="00B26C5A" w:rsidDel="004A592B" w:rsidRDefault="00B26C5A" w:rsidP="002E2CF1">
          <w:pPr>
            <w:pStyle w:val="TOC3"/>
            <w:rPr>
              <w:del w:id="813" w:author="Cernigliaro, Giuseppe (IT - Bologna)" w:date="2019-02-07T20:53:00Z"/>
              <w:rFonts w:asciiTheme="minorHAnsi" w:eastAsiaTheme="minorEastAsia" w:hAnsiTheme="minorHAnsi" w:cstheme="minorBidi"/>
              <w:szCs w:val="22"/>
            </w:rPr>
          </w:pPr>
          <w:del w:id="814" w:author="Cernigliaro, Giuseppe (IT - Bologna)" w:date="2019-02-07T20:53:00Z">
            <w:r w:rsidRPr="00C466E2" w:rsidDel="004A592B">
              <w:rPr>
                <w:rStyle w:val="Hyperlink"/>
              </w:rPr>
              <w:delText>3.5.2</w:delText>
            </w:r>
            <w:r w:rsidRPr="00B26C5A" w:rsidDel="004A592B">
              <w:rPr>
                <w:rFonts w:asciiTheme="minorHAnsi" w:eastAsiaTheme="minorEastAsia" w:hAnsiTheme="minorHAnsi" w:cstheme="minorBidi"/>
                <w:szCs w:val="22"/>
              </w:rPr>
              <w:tab/>
            </w:r>
            <w:r w:rsidRPr="00C466E2" w:rsidDel="004A592B">
              <w:rPr>
                <w:rStyle w:val="Hyperlink"/>
              </w:rPr>
              <w:delText>Casi di esempio di Ordine pre-concordato, sostituzione e revoca</w:delText>
            </w:r>
            <w:r w:rsidRPr="00B26C5A" w:rsidDel="004A592B">
              <w:rPr>
                <w:webHidden/>
              </w:rPr>
              <w:tab/>
              <w:delText>105</w:delText>
            </w:r>
          </w:del>
        </w:p>
        <w:p w14:paraId="08A3031E" w14:textId="77777777" w:rsidR="00B26C5A" w:rsidRPr="00B26C5A" w:rsidDel="004A592B" w:rsidRDefault="00B26C5A" w:rsidP="002E2CF1">
          <w:pPr>
            <w:pStyle w:val="TOC3"/>
            <w:rPr>
              <w:del w:id="815" w:author="Cernigliaro, Giuseppe (IT - Bologna)" w:date="2019-02-07T20:53:00Z"/>
              <w:rFonts w:asciiTheme="minorHAnsi" w:eastAsiaTheme="minorEastAsia" w:hAnsiTheme="minorHAnsi" w:cstheme="minorBidi"/>
              <w:szCs w:val="22"/>
            </w:rPr>
          </w:pPr>
          <w:del w:id="816" w:author="Cernigliaro, Giuseppe (IT - Bologna)" w:date="2019-02-07T20:53:00Z">
            <w:r w:rsidRPr="00C466E2" w:rsidDel="004A592B">
              <w:rPr>
                <w:rStyle w:val="Hyperlink"/>
              </w:rPr>
              <w:delText>3.5.3</w:delText>
            </w:r>
            <w:r w:rsidRPr="00B26C5A" w:rsidDel="004A592B">
              <w:rPr>
                <w:rFonts w:asciiTheme="minorHAnsi" w:eastAsiaTheme="minorEastAsia" w:hAnsiTheme="minorHAnsi" w:cstheme="minorBidi"/>
                <w:szCs w:val="22"/>
              </w:rPr>
              <w:tab/>
            </w:r>
            <w:r w:rsidRPr="00C466E2" w:rsidDel="004A592B">
              <w:rPr>
                <w:rStyle w:val="Hyperlink"/>
              </w:rPr>
              <w:delText>Casi di esempio di Risposta</w:delText>
            </w:r>
            <w:r w:rsidRPr="00B26C5A" w:rsidDel="004A592B">
              <w:rPr>
                <w:webHidden/>
              </w:rPr>
              <w:tab/>
              <w:delText>111</w:delText>
            </w:r>
          </w:del>
        </w:p>
        <w:p w14:paraId="70BB3CA2" w14:textId="77777777" w:rsidR="00B26C5A" w:rsidRPr="00B26C5A" w:rsidDel="004A592B" w:rsidRDefault="00B26C5A" w:rsidP="002E2CF1">
          <w:pPr>
            <w:pStyle w:val="TOC3"/>
            <w:rPr>
              <w:del w:id="817" w:author="Cernigliaro, Giuseppe (IT - Bologna)" w:date="2019-02-07T20:53:00Z"/>
              <w:rFonts w:asciiTheme="minorHAnsi" w:eastAsiaTheme="minorEastAsia" w:hAnsiTheme="minorHAnsi" w:cstheme="minorBidi"/>
              <w:szCs w:val="22"/>
            </w:rPr>
          </w:pPr>
          <w:del w:id="818" w:author="Cernigliaro, Giuseppe (IT - Bologna)" w:date="2019-02-07T20:53:00Z">
            <w:r w:rsidRPr="00C466E2" w:rsidDel="004A592B">
              <w:rPr>
                <w:rStyle w:val="Hyperlink"/>
              </w:rPr>
              <w:delText>3.5.4</w:delText>
            </w:r>
            <w:r w:rsidRPr="00B26C5A" w:rsidDel="004A592B">
              <w:rPr>
                <w:rFonts w:asciiTheme="minorHAnsi" w:eastAsiaTheme="minorEastAsia" w:hAnsiTheme="minorHAnsi" w:cstheme="minorBidi"/>
                <w:szCs w:val="22"/>
              </w:rPr>
              <w:tab/>
            </w:r>
            <w:r w:rsidRPr="00C466E2" w:rsidDel="004A592B">
              <w:rPr>
                <w:rStyle w:val="Hyperlink"/>
              </w:rPr>
              <w:delText>Casi di esempio di Ordine di riscontro</w:delText>
            </w:r>
            <w:r w:rsidRPr="00B26C5A" w:rsidDel="004A592B">
              <w:rPr>
                <w:webHidden/>
              </w:rPr>
              <w:tab/>
              <w:delText>117</w:delText>
            </w:r>
          </w:del>
        </w:p>
        <w:p w14:paraId="5A120F88" w14:textId="77777777" w:rsidR="00B26C5A" w:rsidRPr="00B26C5A" w:rsidDel="004A592B" w:rsidRDefault="00B26C5A" w:rsidP="002E2CF1">
          <w:pPr>
            <w:pStyle w:val="TOC1"/>
            <w:rPr>
              <w:del w:id="819" w:author="Cernigliaro, Giuseppe (IT - Bologna)" w:date="2019-02-07T20:53:00Z"/>
              <w:rFonts w:asciiTheme="minorHAnsi" w:eastAsiaTheme="minorEastAsia" w:hAnsiTheme="minorHAnsi" w:cstheme="minorBidi"/>
              <w:szCs w:val="22"/>
            </w:rPr>
          </w:pPr>
          <w:del w:id="820" w:author="Cernigliaro, Giuseppe (IT - Bologna)" w:date="2019-02-07T20:53:00Z">
            <w:r w:rsidRPr="00C466E2" w:rsidDel="004A592B">
              <w:rPr>
                <w:rStyle w:val="Hyperlink"/>
                <w:caps w:val="0"/>
                <w:smallCaps/>
              </w:rPr>
              <w:delText>4.</w:delText>
            </w:r>
            <w:r w:rsidRPr="00B26C5A" w:rsidDel="004A592B">
              <w:rPr>
                <w:rFonts w:asciiTheme="minorHAnsi" w:eastAsiaTheme="minorEastAsia" w:hAnsiTheme="minorHAnsi" w:cstheme="minorBidi"/>
                <w:szCs w:val="22"/>
              </w:rPr>
              <w:tab/>
            </w:r>
            <w:r w:rsidRPr="00C466E2" w:rsidDel="004A592B">
              <w:rPr>
                <w:rStyle w:val="Hyperlink"/>
                <w:caps w:val="0"/>
                <w:smallCaps/>
              </w:rPr>
              <w:delText>Regole tecniche per lo scambio dei file</w:delText>
            </w:r>
            <w:r w:rsidRPr="00B26C5A" w:rsidDel="004A592B">
              <w:rPr>
                <w:webHidden/>
              </w:rPr>
              <w:tab/>
              <w:delText>124</w:delText>
            </w:r>
          </w:del>
        </w:p>
        <w:p w14:paraId="01EAB7D7" w14:textId="77777777" w:rsidR="00B26C5A" w:rsidRPr="00B26C5A" w:rsidDel="004A592B" w:rsidRDefault="00B26C5A">
          <w:pPr>
            <w:pStyle w:val="TOC2"/>
            <w:rPr>
              <w:del w:id="821" w:author="Cernigliaro, Giuseppe (IT - Bologna)" w:date="2019-02-07T20:53:00Z"/>
              <w:rFonts w:asciiTheme="minorHAnsi" w:eastAsiaTheme="minorEastAsia" w:hAnsiTheme="minorHAnsi" w:cstheme="minorBidi"/>
              <w:b w:val="0"/>
              <w:bCs w:val="0"/>
              <w:caps w:val="0"/>
              <w:smallCaps/>
              <w:szCs w:val="22"/>
            </w:rPr>
          </w:pPr>
          <w:del w:id="822" w:author="Cernigliaro, Giuseppe (IT - Bologna)" w:date="2019-02-07T20:53:00Z">
            <w:r w:rsidRPr="00C466E2" w:rsidDel="004A592B">
              <w:rPr>
                <w:rStyle w:val="Hyperlink"/>
                <w:caps w:val="0"/>
                <w:smallCaps/>
              </w:rPr>
              <w:delText>4.1</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Modalità di trasmissione dei Messaggi a NSO</w:delText>
            </w:r>
            <w:r w:rsidRPr="00B26C5A" w:rsidDel="004A592B">
              <w:rPr>
                <w:caps w:val="0"/>
                <w:smallCaps/>
                <w:webHidden/>
              </w:rPr>
              <w:tab/>
              <w:delText>124</w:delText>
            </w:r>
          </w:del>
        </w:p>
        <w:p w14:paraId="249B6802" w14:textId="77777777" w:rsidR="00B26C5A" w:rsidRPr="00B26C5A" w:rsidDel="004A592B" w:rsidRDefault="00B26C5A" w:rsidP="002E2CF1">
          <w:pPr>
            <w:pStyle w:val="TOC3"/>
            <w:rPr>
              <w:del w:id="823" w:author="Cernigliaro, Giuseppe (IT - Bologna)" w:date="2019-02-07T20:53:00Z"/>
              <w:rFonts w:asciiTheme="minorHAnsi" w:eastAsiaTheme="minorEastAsia" w:hAnsiTheme="minorHAnsi" w:cstheme="minorBidi"/>
              <w:szCs w:val="22"/>
            </w:rPr>
          </w:pPr>
          <w:del w:id="824" w:author="Cernigliaro, Giuseppe (IT - Bologna)" w:date="2019-02-07T20:53:00Z">
            <w:r w:rsidRPr="00C466E2" w:rsidDel="004A592B">
              <w:rPr>
                <w:rStyle w:val="Hyperlink"/>
              </w:rPr>
              <w:delText>4.1.1</w:delText>
            </w:r>
            <w:r w:rsidRPr="00B26C5A" w:rsidDel="004A592B">
              <w:rPr>
                <w:rFonts w:asciiTheme="minorHAnsi" w:eastAsiaTheme="minorEastAsia" w:hAnsiTheme="minorHAnsi" w:cstheme="minorBidi"/>
                <w:szCs w:val="22"/>
              </w:rPr>
              <w:tab/>
            </w:r>
            <w:r w:rsidRPr="00C466E2" w:rsidDel="004A592B">
              <w:rPr>
                <w:rStyle w:val="Hyperlink"/>
              </w:rPr>
              <w:delText>Posta elettronica certificata (servizio PEC)</w:delText>
            </w:r>
            <w:r w:rsidRPr="00B26C5A" w:rsidDel="004A592B">
              <w:rPr>
                <w:webHidden/>
              </w:rPr>
              <w:tab/>
              <w:delText>124</w:delText>
            </w:r>
          </w:del>
        </w:p>
        <w:p w14:paraId="78F1D158" w14:textId="77777777" w:rsidR="00B26C5A" w:rsidRPr="00B26C5A" w:rsidDel="004A592B" w:rsidRDefault="00B26C5A" w:rsidP="002E2CF1">
          <w:pPr>
            <w:pStyle w:val="TOC3"/>
            <w:rPr>
              <w:del w:id="825" w:author="Cernigliaro, Giuseppe (IT - Bologna)" w:date="2019-02-07T20:53:00Z"/>
              <w:rFonts w:asciiTheme="minorHAnsi" w:eastAsiaTheme="minorEastAsia" w:hAnsiTheme="minorHAnsi" w:cstheme="minorBidi"/>
              <w:szCs w:val="22"/>
            </w:rPr>
          </w:pPr>
          <w:del w:id="826" w:author="Cernigliaro, Giuseppe (IT - Bologna)" w:date="2019-02-07T20:53:00Z">
            <w:r w:rsidRPr="00C466E2" w:rsidDel="004A592B">
              <w:rPr>
                <w:rStyle w:val="Hyperlink"/>
              </w:rPr>
              <w:delText>4.1.2</w:delText>
            </w:r>
            <w:r w:rsidRPr="00B26C5A" w:rsidDel="004A592B">
              <w:rPr>
                <w:rFonts w:asciiTheme="minorHAnsi" w:eastAsiaTheme="minorEastAsia" w:hAnsiTheme="minorHAnsi" w:cstheme="minorBidi"/>
                <w:szCs w:val="22"/>
              </w:rPr>
              <w:tab/>
            </w:r>
            <w:r w:rsidRPr="00C466E2" w:rsidDel="004A592B">
              <w:rPr>
                <w:rStyle w:val="Hyperlink"/>
              </w:rPr>
              <w:delText>Cooperazione applicativa su rete Internet (servizio SdICoop – Trasmissione)</w:delText>
            </w:r>
            <w:r w:rsidRPr="00B26C5A" w:rsidDel="004A592B">
              <w:rPr>
                <w:webHidden/>
              </w:rPr>
              <w:tab/>
              <w:delText>125</w:delText>
            </w:r>
          </w:del>
        </w:p>
        <w:p w14:paraId="6FF90BC9" w14:textId="77777777" w:rsidR="00B26C5A" w:rsidRPr="00B26C5A" w:rsidDel="004A592B" w:rsidRDefault="00B26C5A" w:rsidP="002E2CF1">
          <w:pPr>
            <w:pStyle w:val="TOC3"/>
            <w:rPr>
              <w:del w:id="827" w:author="Cernigliaro, Giuseppe (IT - Bologna)" w:date="2019-02-07T20:53:00Z"/>
              <w:rFonts w:asciiTheme="minorHAnsi" w:eastAsiaTheme="minorEastAsia" w:hAnsiTheme="minorHAnsi" w:cstheme="minorBidi"/>
              <w:szCs w:val="22"/>
            </w:rPr>
          </w:pPr>
          <w:del w:id="828" w:author="Cernigliaro, Giuseppe (IT - Bologna)" w:date="2019-02-07T20:53:00Z">
            <w:r w:rsidRPr="00C466E2" w:rsidDel="004A592B">
              <w:rPr>
                <w:rStyle w:val="Hyperlink"/>
              </w:rPr>
              <w:delText>4.1.3</w:delText>
            </w:r>
            <w:r w:rsidRPr="00B26C5A" w:rsidDel="004A592B">
              <w:rPr>
                <w:rFonts w:asciiTheme="minorHAnsi" w:eastAsiaTheme="minorEastAsia" w:hAnsiTheme="minorHAnsi" w:cstheme="minorBidi"/>
                <w:szCs w:val="22"/>
              </w:rPr>
              <w:tab/>
            </w:r>
            <w:r w:rsidRPr="00C466E2" w:rsidDel="004A592B">
              <w:rPr>
                <w:rStyle w:val="Hyperlink"/>
              </w:rPr>
              <w:delText>Porte di dominio (servizio SPCOOP - Trasmissione)</w:delText>
            </w:r>
            <w:r w:rsidRPr="00B26C5A" w:rsidDel="004A592B">
              <w:rPr>
                <w:webHidden/>
              </w:rPr>
              <w:tab/>
              <w:delText>125</w:delText>
            </w:r>
          </w:del>
        </w:p>
        <w:p w14:paraId="404610BC" w14:textId="77777777" w:rsidR="00B26C5A" w:rsidRPr="00B26C5A" w:rsidDel="004A592B" w:rsidRDefault="00B26C5A" w:rsidP="002E2CF1">
          <w:pPr>
            <w:pStyle w:val="TOC3"/>
            <w:rPr>
              <w:del w:id="829" w:author="Cernigliaro, Giuseppe (IT - Bologna)" w:date="2019-02-07T20:53:00Z"/>
              <w:rFonts w:asciiTheme="minorHAnsi" w:eastAsiaTheme="minorEastAsia" w:hAnsiTheme="minorHAnsi" w:cstheme="minorBidi"/>
              <w:szCs w:val="22"/>
            </w:rPr>
          </w:pPr>
          <w:del w:id="830" w:author="Cernigliaro, Giuseppe (IT - Bologna)" w:date="2019-02-07T20:53:00Z">
            <w:r w:rsidRPr="00C466E2" w:rsidDel="004A592B">
              <w:rPr>
                <w:rStyle w:val="Hyperlink"/>
              </w:rPr>
              <w:delText>4.1.4</w:delText>
            </w:r>
            <w:r w:rsidRPr="00B26C5A" w:rsidDel="004A592B">
              <w:rPr>
                <w:rFonts w:asciiTheme="minorHAnsi" w:eastAsiaTheme="minorEastAsia" w:hAnsiTheme="minorHAnsi" w:cstheme="minorBidi"/>
                <w:szCs w:val="22"/>
              </w:rPr>
              <w:tab/>
            </w:r>
            <w:r w:rsidRPr="00C466E2" w:rsidDel="004A592B">
              <w:rPr>
                <w:rStyle w:val="Hyperlink"/>
              </w:rPr>
              <w:delText>Sistema di trasmissione dati tra terminali remoti basato su protocollo FTP (servizio SDIFTP)</w:delText>
            </w:r>
            <w:r w:rsidRPr="00B26C5A" w:rsidDel="004A592B">
              <w:rPr>
                <w:webHidden/>
              </w:rPr>
              <w:tab/>
              <w:delText>126</w:delText>
            </w:r>
          </w:del>
        </w:p>
        <w:p w14:paraId="5AFCD9BB" w14:textId="77777777" w:rsidR="00B26C5A" w:rsidRPr="00B26C5A" w:rsidDel="004A592B" w:rsidRDefault="00B26C5A">
          <w:pPr>
            <w:pStyle w:val="TOC2"/>
            <w:rPr>
              <w:del w:id="831" w:author="Cernigliaro, Giuseppe (IT - Bologna)" w:date="2019-02-07T20:53:00Z"/>
              <w:rFonts w:asciiTheme="minorHAnsi" w:eastAsiaTheme="minorEastAsia" w:hAnsiTheme="minorHAnsi" w:cstheme="minorBidi"/>
              <w:b w:val="0"/>
              <w:bCs w:val="0"/>
              <w:caps w:val="0"/>
              <w:smallCaps/>
              <w:szCs w:val="22"/>
            </w:rPr>
          </w:pPr>
          <w:del w:id="832" w:author="Cernigliaro, Giuseppe (IT - Bologna)" w:date="2019-02-07T20:53:00Z">
            <w:r w:rsidRPr="00C466E2" w:rsidDel="004A592B">
              <w:rPr>
                <w:rStyle w:val="Hyperlink"/>
                <w:caps w:val="0"/>
                <w:smallCaps/>
              </w:rPr>
              <w:delText>4.2</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Modalità di ricezione dei Messaggi da NSO</w:delText>
            </w:r>
            <w:r w:rsidRPr="00B26C5A" w:rsidDel="004A592B">
              <w:rPr>
                <w:caps w:val="0"/>
                <w:smallCaps/>
                <w:webHidden/>
              </w:rPr>
              <w:tab/>
              <w:delText>127</w:delText>
            </w:r>
          </w:del>
        </w:p>
        <w:p w14:paraId="3139C82E" w14:textId="77777777" w:rsidR="00B26C5A" w:rsidRPr="00B26C5A" w:rsidDel="004A592B" w:rsidRDefault="00B26C5A" w:rsidP="002E2CF1">
          <w:pPr>
            <w:pStyle w:val="TOC3"/>
            <w:rPr>
              <w:del w:id="833" w:author="Cernigliaro, Giuseppe (IT - Bologna)" w:date="2019-02-07T20:53:00Z"/>
              <w:rFonts w:asciiTheme="minorHAnsi" w:eastAsiaTheme="minorEastAsia" w:hAnsiTheme="minorHAnsi" w:cstheme="minorBidi"/>
              <w:szCs w:val="22"/>
            </w:rPr>
          </w:pPr>
          <w:del w:id="834" w:author="Cernigliaro, Giuseppe (IT - Bologna)" w:date="2019-02-07T20:53:00Z">
            <w:r w:rsidRPr="00C466E2" w:rsidDel="004A592B">
              <w:rPr>
                <w:rStyle w:val="Hyperlink"/>
              </w:rPr>
              <w:delText>4.2.1</w:delText>
            </w:r>
            <w:r w:rsidRPr="00B26C5A" w:rsidDel="004A592B">
              <w:rPr>
                <w:rFonts w:asciiTheme="minorHAnsi" w:eastAsiaTheme="minorEastAsia" w:hAnsiTheme="minorHAnsi" w:cstheme="minorBidi"/>
                <w:szCs w:val="22"/>
              </w:rPr>
              <w:tab/>
            </w:r>
            <w:r w:rsidRPr="00C466E2" w:rsidDel="004A592B">
              <w:rPr>
                <w:rStyle w:val="Hyperlink"/>
              </w:rPr>
              <w:delText>Posta elettronica Certificata (servizio PEC)</w:delText>
            </w:r>
            <w:r w:rsidRPr="00B26C5A" w:rsidDel="004A592B">
              <w:rPr>
                <w:webHidden/>
              </w:rPr>
              <w:tab/>
              <w:delText>127</w:delText>
            </w:r>
          </w:del>
        </w:p>
        <w:p w14:paraId="10C1601C" w14:textId="77777777" w:rsidR="00B26C5A" w:rsidRPr="00B26C5A" w:rsidDel="004A592B" w:rsidRDefault="00B26C5A" w:rsidP="002E2CF1">
          <w:pPr>
            <w:pStyle w:val="TOC3"/>
            <w:rPr>
              <w:del w:id="835" w:author="Cernigliaro, Giuseppe (IT - Bologna)" w:date="2019-02-07T20:53:00Z"/>
              <w:rFonts w:asciiTheme="minorHAnsi" w:eastAsiaTheme="minorEastAsia" w:hAnsiTheme="minorHAnsi" w:cstheme="minorBidi"/>
              <w:szCs w:val="22"/>
            </w:rPr>
          </w:pPr>
          <w:del w:id="836" w:author="Cernigliaro, Giuseppe (IT - Bologna)" w:date="2019-02-07T20:53:00Z">
            <w:r w:rsidRPr="00C466E2" w:rsidDel="004A592B">
              <w:rPr>
                <w:rStyle w:val="Hyperlink"/>
              </w:rPr>
              <w:delText>4.2.2</w:delText>
            </w:r>
            <w:r w:rsidRPr="00B26C5A" w:rsidDel="004A592B">
              <w:rPr>
                <w:rFonts w:asciiTheme="minorHAnsi" w:eastAsiaTheme="minorEastAsia" w:hAnsiTheme="minorHAnsi" w:cstheme="minorBidi"/>
                <w:szCs w:val="22"/>
              </w:rPr>
              <w:tab/>
            </w:r>
            <w:r w:rsidRPr="00C466E2" w:rsidDel="004A592B">
              <w:rPr>
                <w:rStyle w:val="Hyperlink"/>
              </w:rPr>
              <w:delText>Cooperazione applicativa su rete Internet (servizio SdICoop – Ricezione)</w:delText>
            </w:r>
            <w:r w:rsidRPr="00B26C5A" w:rsidDel="004A592B">
              <w:rPr>
                <w:webHidden/>
              </w:rPr>
              <w:tab/>
              <w:delText>128</w:delText>
            </w:r>
          </w:del>
        </w:p>
        <w:p w14:paraId="6590CC04" w14:textId="77777777" w:rsidR="00B26C5A" w:rsidRPr="00B26C5A" w:rsidDel="004A592B" w:rsidRDefault="00B26C5A" w:rsidP="002E2CF1">
          <w:pPr>
            <w:pStyle w:val="TOC3"/>
            <w:rPr>
              <w:del w:id="837" w:author="Cernigliaro, Giuseppe (IT - Bologna)" w:date="2019-02-07T20:53:00Z"/>
              <w:rFonts w:asciiTheme="minorHAnsi" w:eastAsiaTheme="minorEastAsia" w:hAnsiTheme="minorHAnsi" w:cstheme="minorBidi"/>
              <w:szCs w:val="22"/>
            </w:rPr>
          </w:pPr>
          <w:del w:id="838" w:author="Cernigliaro, Giuseppe (IT - Bologna)" w:date="2019-02-07T20:53:00Z">
            <w:r w:rsidRPr="00C466E2" w:rsidDel="004A592B">
              <w:rPr>
                <w:rStyle w:val="Hyperlink"/>
              </w:rPr>
              <w:delText>4.2.3</w:delText>
            </w:r>
            <w:r w:rsidRPr="00B26C5A" w:rsidDel="004A592B">
              <w:rPr>
                <w:rFonts w:asciiTheme="minorHAnsi" w:eastAsiaTheme="minorEastAsia" w:hAnsiTheme="minorHAnsi" w:cstheme="minorBidi"/>
                <w:szCs w:val="22"/>
              </w:rPr>
              <w:tab/>
            </w:r>
            <w:r w:rsidRPr="00C466E2" w:rsidDel="004A592B">
              <w:rPr>
                <w:rStyle w:val="Hyperlink"/>
              </w:rPr>
              <w:delText>Porte di dominio (servizio SPCoop - Ricezione)</w:delText>
            </w:r>
            <w:r w:rsidRPr="00B26C5A" w:rsidDel="004A592B">
              <w:rPr>
                <w:webHidden/>
              </w:rPr>
              <w:tab/>
              <w:delText>129</w:delText>
            </w:r>
          </w:del>
        </w:p>
        <w:p w14:paraId="7EEF97FB" w14:textId="77777777" w:rsidR="00B26C5A" w:rsidRPr="00B26C5A" w:rsidDel="004A592B" w:rsidRDefault="00B26C5A" w:rsidP="002E2CF1">
          <w:pPr>
            <w:pStyle w:val="TOC3"/>
            <w:rPr>
              <w:del w:id="839" w:author="Cernigliaro, Giuseppe (IT - Bologna)" w:date="2019-02-07T20:53:00Z"/>
              <w:rFonts w:asciiTheme="minorHAnsi" w:eastAsiaTheme="minorEastAsia" w:hAnsiTheme="minorHAnsi" w:cstheme="minorBidi"/>
              <w:szCs w:val="22"/>
            </w:rPr>
          </w:pPr>
          <w:del w:id="840" w:author="Cernigliaro, Giuseppe (IT - Bologna)" w:date="2019-02-07T20:53:00Z">
            <w:r w:rsidRPr="00C466E2" w:rsidDel="004A592B">
              <w:rPr>
                <w:rStyle w:val="Hyperlink"/>
              </w:rPr>
              <w:delText>4.2.4</w:delText>
            </w:r>
            <w:r w:rsidRPr="00B26C5A" w:rsidDel="004A592B">
              <w:rPr>
                <w:rFonts w:asciiTheme="minorHAnsi" w:eastAsiaTheme="minorEastAsia" w:hAnsiTheme="minorHAnsi" w:cstheme="minorBidi"/>
                <w:szCs w:val="22"/>
              </w:rPr>
              <w:tab/>
            </w:r>
            <w:r w:rsidRPr="00C466E2" w:rsidDel="004A592B">
              <w:rPr>
                <w:rStyle w:val="Hyperlink"/>
              </w:rPr>
              <w:delText>Sistema di trasmissione dati tra terminali remoti basato su protocollo FTP (servizio SDIFTP)</w:delText>
            </w:r>
            <w:r w:rsidRPr="00B26C5A" w:rsidDel="004A592B">
              <w:rPr>
                <w:webHidden/>
              </w:rPr>
              <w:tab/>
              <w:delText>130</w:delText>
            </w:r>
          </w:del>
        </w:p>
        <w:p w14:paraId="48A672EA" w14:textId="77777777" w:rsidR="00B26C5A" w:rsidRPr="00B26C5A" w:rsidDel="004A592B" w:rsidRDefault="00B26C5A">
          <w:pPr>
            <w:pStyle w:val="TOC2"/>
            <w:rPr>
              <w:del w:id="841" w:author="Cernigliaro, Giuseppe (IT - Bologna)" w:date="2019-02-07T20:53:00Z"/>
              <w:rFonts w:asciiTheme="minorHAnsi" w:eastAsiaTheme="minorEastAsia" w:hAnsiTheme="minorHAnsi" w:cstheme="minorBidi"/>
              <w:b w:val="0"/>
              <w:bCs w:val="0"/>
              <w:caps w:val="0"/>
              <w:smallCaps/>
              <w:szCs w:val="22"/>
            </w:rPr>
          </w:pPr>
          <w:del w:id="842" w:author="Cernigliaro, Giuseppe (IT - Bologna)" w:date="2019-02-07T20:53:00Z">
            <w:r w:rsidRPr="00C466E2" w:rsidDel="004A592B">
              <w:rPr>
                <w:rStyle w:val="Hyperlink"/>
                <w:caps w:val="0"/>
                <w:smallCaps/>
              </w:rPr>
              <w:delText>4.3</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Modalità di invio delle Notifiche da parte di NSO</w:delText>
            </w:r>
            <w:r w:rsidRPr="00B26C5A" w:rsidDel="004A592B">
              <w:rPr>
                <w:caps w:val="0"/>
                <w:smallCaps/>
                <w:webHidden/>
              </w:rPr>
              <w:tab/>
              <w:delText>131</w:delText>
            </w:r>
          </w:del>
        </w:p>
        <w:p w14:paraId="3493693A" w14:textId="77777777" w:rsidR="00B26C5A" w:rsidRPr="00B26C5A" w:rsidDel="004A592B" w:rsidRDefault="00B26C5A" w:rsidP="002E2CF1">
          <w:pPr>
            <w:pStyle w:val="TOC1"/>
            <w:rPr>
              <w:del w:id="843" w:author="Cernigliaro, Giuseppe (IT - Bologna)" w:date="2019-02-07T20:53:00Z"/>
              <w:rFonts w:asciiTheme="minorHAnsi" w:eastAsiaTheme="minorEastAsia" w:hAnsiTheme="minorHAnsi" w:cstheme="minorBidi"/>
              <w:szCs w:val="22"/>
            </w:rPr>
          </w:pPr>
          <w:del w:id="844" w:author="Cernigliaro, Giuseppe (IT - Bologna)" w:date="2019-02-07T20:53:00Z">
            <w:r w:rsidRPr="00C466E2" w:rsidDel="004A592B">
              <w:rPr>
                <w:rStyle w:val="Hyperlink"/>
                <w:caps w:val="0"/>
                <w:smallCaps/>
              </w:rPr>
              <w:delText>5.</w:delText>
            </w:r>
            <w:r w:rsidRPr="00B26C5A" w:rsidDel="004A592B">
              <w:rPr>
                <w:rFonts w:asciiTheme="minorHAnsi" w:eastAsiaTheme="minorEastAsia" w:hAnsiTheme="minorHAnsi" w:cstheme="minorBidi"/>
                <w:szCs w:val="22"/>
              </w:rPr>
              <w:tab/>
            </w:r>
            <w:r w:rsidRPr="00C466E2" w:rsidDel="004A592B">
              <w:rPr>
                <w:rStyle w:val="Hyperlink"/>
                <w:caps w:val="0"/>
                <w:smallCaps/>
              </w:rPr>
              <w:delText>Procedure di accreditamento a NSO</w:delText>
            </w:r>
            <w:r w:rsidRPr="00B26C5A" w:rsidDel="004A592B">
              <w:rPr>
                <w:webHidden/>
              </w:rPr>
              <w:tab/>
              <w:delText>132</w:delText>
            </w:r>
          </w:del>
        </w:p>
        <w:p w14:paraId="1638B755" w14:textId="77777777" w:rsidR="00B26C5A" w:rsidRPr="00B26C5A" w:rsidDel="004A592B" w:rsidRDefault="00B26C5A">
          <w:pPr>
            <w:pStyle w:val="TOC2"/>
            <w:rPr>
              <w:del w:id="845" w:author="Cernigliaro, Giuseppe (IT - Bologna)" w:date="2019-02-07T20:53:00Z"/>
              <w:rFonts w:asciiTheme="minorHAnsi" w:eastAsiaTheme="minorEastAsia" w:hAnsiTheme="minorHAnsi" w:cstheme="minorBidi"/>
              <w:b w:val="0"/>
              <w:bCs w:val="0"/>
              <w:caps w:val="0"/>
              <w:smallCaps/>
              <w:szCs w:val="22"/>
            </w:rPr>
          </w:pPr>
          <w:del w:id="846" w:author="Cernigliaro, Giuseppe (IT - Bologna)" w:date="2019-02-07T20:53:00Z">
            <w:r w:rsidRPr="00C466E2" w:rsidDel="004A592B">
              <w:rPr>
                <w:rStyle w:val="Hyperlink"/>
                <w:caps w:val="0"/>
                <w:smallCaps/>
              </w:rPr>
              <w:delText>5.1</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Procedura per l’accreditamento del Trasmittente</w:delText>
            </w:r>
            <w:r w:rsidRPr="00B26C5A" w:rsidDel="004A592B">
              <w:rPr>
                <w:caps w:val="0"/>
                <w:smallCaps/>
                <w:webHidden/>
              </w:rPr>
              <w:tab/>
              <w:delText>132</w:delText>
            </w:r>
          </w:del>
        </w:p>
        <w:p w14:paraId="18DDE284" w14:textId="77777777" w:rsidR="00B26C5A" w:rsidRPr="00B26C5A" w:rsidDel="004A592B" w:rsidRDefault="00B26C5A">
          <w:pPr>
            <w:pStyle w:val="TOC2"/>
            <w:rPr>
              <w:del w:id="847" w:author="Cernigliaro, Giuseppe (IT - Bologna)" w:date="2019-02-07T20:53:00Z"/>
              <w:rFonts w:asciiTheme="minorHAnsi" w:eastAsiaTheme="minorEastAsia" w:hAnsiTheme="minorHAnsi" w:cstheme="minorBidi"/>
              <w:b w:val="0"/>
              <w:bCs w:val="0"/>
              <w:caps w:val="0"/>
              <w:smallCaps/>
              <w:szCs w:val="22"/>
            </w:rPr>
          </w:pPr>
          <w:del w:id="848" w:author="Cernigliaro, Giuseppe (IT - Bologna)" w:date="2019-02-07T20:53:00Z">
            <w:r w:rsidRPr="00C466E2" w:rsidDel="004A592B">
              <w:rPr>
                <w:rStyle w:val="Hyperlink"/>
                <w:caps w:val="0"/>
                <w:smallCaps/>
              </w:rPr>
              <w:delText>5.2</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Procedura per l’accreditamento del Ricevente</w:delText>
            </w:r>
            <w:r w:rsidRPr="00B26C5A" w:rsidDel="004A592B">
              <w:rPr>
                <w:caps w:val="0"/>
                <w:smallCaps/>
                <w:webHidden/>
              </w:rPr>
              <w:tab/>
              <w:delText>132</w:delText>
            </w:r>
          </w:del>
        </w:p>
        <w:p w14:paraId="1347A2FE" w14:textId="77777777" w:rsidR="00B26C5A" w:rsidRPr="00B26C5A" w:rsidDel="004A592B" w:rsidRDefault="00B26C5A" w:rsidP="002E2CF1">
          <w:pPr>
            <w:pStyle w:val="TOC1"/>
            <w:rPr>
              <w:del w:id="849" w:author="Cernigliaro, Giuseppe (IT - Bologna)" w:date="2019-02-07T20:53:00Z"/>
              <w:rFonts w:asciiTheme="minorHAnsi" w:eastAsiaTheme="minorEastAsia" w:hAnsiTheme="minorHAnsi" w:cstheme="minorBidi"/>
              <w:szCs w:val="22"/>
            </w:rPr>
          </w:pPr>
          <w:del w:id="850" w:author="Cernigliaro, Giuseppe (IT - Bologna)" w:date="2019-02-07T20:53:00Z">
            <w:r w:rsidRPr="00C466E2" w:rsidDel="004A592B">
              <w:rPr>
                <w:rStyle w:val="Hyperlink"/>
                <w:caps w:val="0"/>
                <w:smallCaps/>
              </w:rPr>
              <w:delText>6.</w:delText>
            </w:r>
            <w:r w:rsidRPr="00B26C5A" w:rsidDel="004A592B">
              <w:rPr>
                <w:rFonts w:asciiTheme="minorHAnsi" w:eastAsiaTheme="minorEastAsia" w:hAnsiTheme="minorHAnsi" w:cstheme="minorBidi"/>
                <w:szCs w:val="22"/>
              </w:rPr>
              <w:tab/>
            </w:r>
            <w:r w:rsidRPr="00C466E2" w:rsidDel="004A592B">
              <w:rPr>
                <w:rStyle w:val="Hyperlink"/>
                <w:caps w:val="0"/>
                <w:smallCaps/>
              </w:rPr>
              <w:delText>Utilizzo sperimentale del sistema e Anticipo decorrenza</w:delText>
            </w:r>
            <w:r w:rsidRPr="00B26C5A" w:rsidDel="004A592B">
              <w:rPr>
                <w:webHidden/>
              </w:rPr>
              <w:tab/>
              <w:delText>133</w:delText>
            </w:r>
          </w:del>
        </w:p>
        <w:p w14:paraId="3E44B73A" w14:textId="77777777" w:rsidR="00B26C5A" w:rsidRPr="00B26C5A" w:rsidDel="004A592B" w:rsidRDefault="00B26C5A" w:rsidP="002E2CF1">
          <w:pPr>
            <w:pStyle w:val="TOC1"/>
            <w:rPr>
              <w:del w:id="851" w:author="Cernigliaro, Giuseppe (IT - Bologna)" w:date="2019-02-07T20:53:00Z"/>
              <w:rFonts w:asciiTheme="minorHAnsi" w:eastAsiaTheme="minorEastAsia" w:hAnsiTheme="minorHAnsi" w:cstheme="minorBidi"/>
              <w:szCs w:val="22"/>
            </w:rPr>
          </w:pPr>
          <w:del w:id="852" w:author="Cernigliaro, Giuseppe (IT - Bologna)" w:date="2019-02-07T20:53:00Z">
            <w:r w:rsidRPr="00C466E2" w:rsidDel="004A592B">
              <w:rPr>
                <w:rStyle w:val="Hyperlink"/>
                <w:caps w:val="0"/>
                <w:smallCaps/>
              </w:rPr>
              <w:delText>7.</w:delText>
            </w:r>
            <w:r w:rsidRPr="00B26C5A" w:rsidDel="004A592B">
              <w:rPr>
                <w:rFonts w:asciiTheme="minorHAnsi" w:eastAsiaTheme="minorEastAsia" w:hAnsiTheme="minorHAnsi" w:cstheme="minorBidi"/>
                <w:szCs w:val="22"/>
              </w:rPr>
              <w:tab/>
            </w:r>
            <w:r w:rsidRPr="00C466E2" w:rsidDel="004A592B">
              <w:rPr>
                <w:rStyle w:val="Hyperlink"/>
                <w:caps w:val="0"/>
                <w:smallCaps/>
              </w:rPr>
              <w:delText>File di esempio</w:delText>
            </w:r>
            <w:r w:rsidRPr="00B26C5A" w:rsidDel="004A592B">
              <w:rPr>
                <w:webHidden/>
              </w:rPr>
              <w:tab/>
              <w:delText>134</w:delText>
            </w:r>
          </w:del>
        </w:p>
        <w:p w14:paraId="6D35F473" w14:textId="77777777" w:rsidR="00B26C5A" w:rsidRPr="00B26C5A" w:rsidDel="004A592B" w:rsidRDefault="00B26C5A">
          <w:pPr>
            <w:pStyle w:val="TOC2"/>
            <w:rPr>
              <w:del w:id="853" w:author="Cernigliaro, Giuseppe (IT - Bologna)" w:date="2019-02-07T20:53:00Z"/>
              <w:rFonts w:asciiTheme="minorHAnsi" w:eastAsiaTheme="minorEastAsia" w:hAnsiTheme="minorHAnsi" w:cstheme="minorBidi"/>
              <w:b w:val="0"/>
              <w:bCs w:val="0"/>
              <w:caps w:val="0"/>
              <w:smallCaps/>
              <w:szCs w:val="22"/>
            </w:rPr>
          </w:pPr>
          <w:del w:id="854" w:author="Cernigliaro, Giuseppe (IT - Bologna)" w:date="2019-02-07T20:53:00Z">
            <w:r w:rsidRPr="00C466E2" w:rsidDel="004A592B">
              <w:rPr>
                <w:rStyle w:val="Hyperlink"/>
                <w:caps w:val="0"/>
                <w:smallCaps/>
              </w:rPr>
              <w:delText>7.1</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Esempi di Messaggi e schematron</w:delText>
            </w:r>
            <w:r w:rsidRPr="00B26C5A" w:rsidDel="004A592B">
              <w:rPr>
                <w:caps w:val="0"/>
                <w:smallCaps/>
                <w:webHidden/>
              </w:rPr>
              <w:tab/>
              <w:delText>134</w:delText>
            </w:r>
          </w:del>
        </w:p>
        <w:p w14:paraId="49EFCB73" w14:textId="77777777" w:rsidR="00B26C5A" w:rsidRPr="00B26C5A" w:rsidDel="004A592B" w:rsidRDefault="00B26C5A">
          <w:pPr>
            <w:pStyle w:val="TOC2"/>
            <w:rPr>
              <w:del w:id="855" w:author="Cernigliaro, Giuseppe (IT - Bologna)" w:date="2019-02-07T20:53:00Z"/>
              <w:rFonts w:asciiTheme="minorHAnsi" w:eastAsiaTheme="minorEastAsia" w:hAnsiTheme="minorHAnsi" w:cstheme="minorBidi"/>
              <w:b w:val="0"/>
              <w:bCs w:val="0"/>
              <w:caps w:val="0"/>
              <w:smallCaps/>
              <w:szCs w:val="22"/>
            </w:rPr>
          </w:pPr>
          <w:del w:id="856" w:author="Cernigliaro, Giuseppe (IT - Bologna)" w:date="2019-02-07T20:53:00Z">
            <w:r w:rsidRPr="00C466E2" w:rsidDel="004A592B">
              <w:rPr>
                <w:rStyle w:val="Hyperlink"/>
                <w:caps w:val="0"/>
                <w:smallCaps/>
              </w:rPr>
              <w:delText>7.2</w:delText>
            </w:r>
            <w:r w:rsidRPr="00B26C5A" w:rsidDel="004A592B">
              <w:rPr>
                <w:rFonts w:asciiTheme="minorHAnsi" w:eastAsiaTheme="minorEastAsia" w:hAnsiTheme="minorHAnsi" w:cstheme="minorBidi"/>
                <w:b w:val="0"/>
                <w:bCs w:val="0"/>
                <w:caps w:val="0"/>
                <w:smallCaps/>
                <w:szCs w:val="22"/>
              </w:rPr>
              <w:tab/>
            </w:r>
            <w:r w:rsidRPr="00C466E2" w:rsidDel="004A592B">
              <w:rPr>
                <w:rStyle w:val="Hyperlink"/>
                <w:caps w:val="0"/>
                <w:smallCaps/>
              </w:rPr>
              <w:delText>Esempi di Notifiche</w:delText>
            </w:r>
            <w:r w:rsidRPr="00B26C5A" w:rsidDel="004A592B">
              <w:rPr>
                <w:caps w:val="0"/>
                <w:smallCaps/>
                <w:webHidden/>
              </w:rPr>
              <w:tab/>
              <w:delText>134</w:delText>
            </w:r>
          </w:del>
        </w:p>
        <w:p w14:paraId="0F5CD55E" w14:textId="77777777" w:rsidR="00B26C5A" w:rsidRPr="00B26C5A" w:rsidDel="004A592B" w:rsidRDefault="00B26C5A" w:rsidP="002E2CF1">
          <w:pPr>
            <w:pStyle w:val="TOC3"/>
            <w:rPr>
              <w:del w:id="857" w:author="Cernigliaro, Giuseppe (IT - Bologna)" w:date="2019-02-07T20:53:00Z"/>
              <w:rFonts w:asciiTheme="minorHAnsi" w:eastAsiaTheme="minorEastAsia" w:hAnsiTheme="minorHAnsi" w:cstheme="minorBidi"/>
              <w:szCs w:val="22"/>
            </w:rPr>
          </w:pPr>
          <w:del w:id="858" w:author="Cernigliaro, Giuseppe (IT - Bologna)" w:date="2019-02-07T20:53:00Z">
            <w:r w:rsidRPr="00C466E2" w:rsidDel="004A592B">
              <w:rPr>
                <w:rStyle w:val="Hyperlink"/>
              </w:rPr>
              <w:delText>7.2.1</w:delText>
            </w:r>
            <w:r w:rsidRPr="00B26C5A" w:rsidDel="004A592B">
              <w:rPr>
                <w:rFonts w:asciiTheme="minorHAnsi" w:eastAsiaTheme="minorEastAsia" w:hAnsiTheme="minorHAnsi" w:cstheme="minorBidi"/>
                <w:szCs w:val="22"/>
              </w:rPr>
              <w:tab/>
            </w:r>
            <w:r w:rsidRPr="00C466E2" w:rsidDel="004A592B">
              <w:rPr>
                <w:rStyle w:val="Hyperlink"/>
              </w:rPr>
              <w:delText>Esempio di Notifica di scarto</w:delText>
            </w:r>
            <w:r w:rsidRPr="00B26C5A" w:rsidDel="004A592B">
              <w:rPr>
                <w:webHidden/>
              </w:rPr>
              <w:tab/>
              <w:delText>134</w:delText>
            </w:r>
          </w:del>
        </w:p>
        <w:p w14:paraId="777241C6" w14:textId="77777777" w:rsidR="00B26C5A" w:rsidRPr="00B26C5A" w:rsidDel="004A592B" w:rsidRDefault="00B26C5A" w:rsidP="002E2CF1">
          <w:pPr>
            <w:pStyle w:val="TOC3"/>
            <w:rPr>
              <w:del w:id="859" w:author="Cernigliaro, Giuseppe (IT - Bologna)" w:date="2019-02-07T20:53:00Z"/>
              <w:rFonts w:asciiTheme="minorHAnsi" w:eastAsiaTheme="minorEastAsia" w:hAnsiTheme="minorHAnsi" w:cstheme="minorBidi"/>
              <w:szCs w:val="22"/>
            </w:rPr>
          </w:pPr>
          <w:del w:id="860" w:author="Cernigliaro, Giuseppe (IT - Bologna)" w:date="2019-02-07T20:53:00Z">
            <w:r w:rsidRPr="00C466E2" w:rsidDel="004A592B">
              <w:rPr>
                <w:rStyle w:val="Hyperlink"/>
              </w:rPr>
              <w:delText>7.2.2</w:delText>
            </w:r>
            <w:r w:rsidRPr="00B26C5A" w:rsidDel="004A592B">
              <w:rPr>
                <w:rFonts w:asciiTheme="minorHAnsi" w:eastAsiaTheme="minorEastAsia" w:hAnsiTheme="minorHAnsi" w:cstheme="minorBidi"/>
                <w:szCs w:val="22"/>
              </w:rPr>
              <w:tab/>
            </w:r>
            <w:r w:rsidRPr="00C466E2" w:rsidDel="004A592B">
              <w:rPr>
                <w:rStyle w:val="Hyperlink"/>
              </w:rPr>
              <w:delText>Esempio di Ricevuta di consegna</w:delText>
            </w:r>
            <w:r w:rsidRPr="00B26C5A" w:rsidDel="004A592B">
              <w:rPr>
                <w:webHidden/>
              </w:rPr>
              <w:tab/>
              <w:delText>134</w:delText>
            </w:r>
          </w:del>
        </w:p>
        <w:p w14:paraId="755245D5" w14:textId="77777777" w:rsidR="00B26C5A" w:rsidRPr="00B26C5A" w:rsidDel="004A592B" w:rsidRDefault="00B26C5A" w:rsidP="002E2CF1">
          <w:pPr>
            <w:pStyle w:val="TOC3"/>
            <w:rPr>
              <w:del w:id="861" w:author="Cernigliaro, Giuseppe (IT - Bologna)" w:date="2019-02-07T20:53:00Z"/>
              <w:rFonts w:asciiTheme="minorHAnsi" w:eastAsiaTheme="minorEastAsia" w:hAnsiTheme="minorHAnsi" w:cstheme="minorBidi"/>
              <w:szCs w:val="22"/>
            </w:rPr>
          </w:pPr>
          <w:del w:id="862" w:author="Cernigliaro, Giuseppe (IT - Bologna)" w:date="2019-02-07T20:53:00Z">
            <w:r w:rsidRPr="00C466E2" w:rsidDel="004A592B">
              <w:rPr>
                <w:rStyle w:val="Hyperlink"/>
              </w:rPr>
              <w:delText>7.2.3</w:delText>
            </w:r>
            <w:r w:rsidRPr="00B26C5A" w:rsidDel="004A592B">
              <w:rPr>
                <w:rFonts w:asciiTheme="minorHAnsi" w:eastAsiaTheme="minorEastAsia" w:hAnsiTheme="minorHAnsi" w:cstheme="minorBidi"/>
                <w:szCs w:val="22"/>
              </w:rPr>
              <w:tab/>
            </w:r>
            <w:r w:rsidRPr="00C466E2" w:rsidDel="004A592B">
              <w:rPr>
                <w:rStyle w:val="Hyperlink"/>
              </w:rPr>
              <w:delText>Esempio di Notifica di Mancata consegna</w:delText>
            </w:r>
            <w:r w:rsidRPr="00B26C5A" w:rsidDel="004A592B">
              <w:rPr>
                <w:webHidden/>
              </w:rPr>
              <w:tab/>
              <w:delText>135</w:delText>
            </w:r>
          </w:del>
        </w:p>
        <w:p w14:paraId="704DF4C9" w14:textId="77777777" w:rsidR="00B26C5A" w:rsidRPr="00B26C5A" w:rsidDel="004A592B" w:rsidRDefault="00B26C5A" w:rsidP="002E2CF1">
          <w:pPr>
            <w:pStyle w:val="TOC3"/>
            <w:rPr>
              <w:del w:id="863" w:author="Cernigliaro, Giuseppe (IT - Bologna)" w:date="2019-02-07T20:53:00Z"/>
              <w:rFonts w:asciiTheme="minorHAnsi" w:eastAsiaTheme="minorEastAsia" w:hAnsiTheme="minorHAnsi" w:cstheme="minorBidi"/>
              <w:szCs w:val="22"/>
            </w:rPr>
          </w:pPr>
          <w:del w:id="864" w:author="Cernigliaro, Giuseppe (IT - Bologna)" w:date="2019-02-07T20:53:00Z">
            <w:r w:rsidRPr="00C466E2" w:rsidDel="004A592B">
              <w:rPr>
                <w:rStyle w:val="Hyperlink"/>
              </w:rPr>
              <w:delText>7.2.4</w:delText>
            </w:r>
            <w:r w:rsidRPr="00B26C5A" w:rsidDel="004A592B">
              <w:rPr>
                <w:rFonts w:asciiTheme="minorHAnsi" w:eastAsiaTheme="minorEastAsia" w:hAnsiTheme="minorHAnsi" w:cstheme="minorBidi"/>
                <w:szCs w:val="22"/>
              </w:rPr>
              <w:tab/>
            </w:r>
            <w:r w:rsidRPr="00C466E2" w:rsidDel="004A592B">
              <w:rPr>
                <w:rStyle w:val="Hyperlink"/>
              </w:rPr>
              <w:delText>Esempio di Attestazione di avvenuta trasmissione del messaggio con impossibilità di recapito</w:delText>
            </w:r>
            <w:r w:rsidRPr="00B26C5A" w:rsidDel="004A592B">
              <w:rPr>
                <w:webHidden/>
              </w:rPr>
              <w:tab/>
              <w:delText>135</w:delText>
            </w:r>
          </w:del>
        </w:p>
        <w:p w14:paraId="79B4BF53" w14:textId="77777777" w:rsidR="00B26C5A" w:rsidRPr="00B26C5A" w:rsidDel="004A592B" w:rsidRDefault="00B26C5A" w:rsidP="002E2CF1">
          <w:pPr>
            <w:pStyle w:val="TOC3"/>
            <w:rPr>
              <w:del w:id="865" w:author="Cernigliaro, Giuseppe (IT - Bologna)" w:date="2019-02-07T20:53:00Z"/>
              <w:rFonts w:asciiTheme="minorHAnsi" w:eastAsiaTheme="minorEastAsia" w:hAnsiTheme="minorHAnsi" w:cstheme="minorBidi"/>
              <w:szCs w:val="22"/>
            </w:rPr>
          </w:pPr>
          <w:del w:id="866" w:author="Cernigliaro, Giuseppe (IT - Bologna)" w:date="2019-02-07T20:53:00Z">
            <w:r w:rsidRPr="00C466E2" w:rsidDel="004A592B">
              <w:rPr>
                <w:rStyle w:val="Hyperlink"/>
              </w:rPr>
              <w:delText>7.2.5</w:delText>
            </w:r>
            <w:r w:rsidRPr="00B26C5A" w:rsidDel="004A592B">
              <w:rPr>
                <w:rFonts w:asciiTheme="minorHAnsi" w:eastAsiaTheme="minorEastAsia" w:hAnsiTheme="minorHAnsi" w:cstheme="minorBidi"/>
                <w:szCs w:val="22"/>
              </w:rPr>
              <w:tab/>
            </w:r>
            <w:r w:rsidRPr="00C466E2" w:rsidDel="004A592B">
              <w:rPr>
                <w:rStyle w:val="Hyperlink"/>
              </w:rPr>
              <w:delText>Schema definition (XSD) delle Notifiche</w:delText>
            </w:r>
            <w:r w:rsidRPr="00B26C5A" w:rsidDel="004A592B">
              <w:rPr>
                <w:webHidden/>
              </w:rPr>
              <w:tab/>
              <w:delText>136</w:delText>
            </w:r>
          </w:del>
        </w:p>
        <w:p w14:paraId="261CBA2E" w14:textId="77777777" w:rsidR="00B26C5A" w:rsidRPr="00B26C5A" w:rsidDel="004A592B" w:rsidRDefault="00B26C5A" w:rsidP="002E2CF1">
          <w:pPr>
            <w:pStyle w:val="TOC1"/>
            <w:rPr>
              <w:del w:id="867" w:author="Cernigliaro, Giuseppe (IT - Bologna)" w:date="2019-02-07T20:53:00Z"/>
              <w:rFonts w:asciiTheme="minorHAnsi" w:eastAsiaTheme="minorEastAsia" w:hAnsiTheme="minorHAnsi" w:cstheme="minorBidi"/>
              <w:szCs w:val="22"/>
            </w:rPr>
          </w:pPr>
          <w:del w:id="868" w:author="Cernigliaro, Giuseppe (IT - Bologna)" w:date="2019-02-07T20:53:00Z">
            <w:r w:rsidRPr="00C466E2" w:rsidDel="004A592B">
              <w:rPr>
                <w:rStyle w:val="Hyperlink"/>
                <w:caps w:val="0"/>
                <w:smallCaps/>
              </w:rPr>
              <w:delText>8.</w:delText>
            </w:r>
            <w:r w:rsidRPr="00B26C5A" w:rsidDel="004A592B">
              <w:rPr>
                <w:rFonts w:asciiTheme="minorHAnsi" w:eastAsiaTheme="minorEastAsia" w:hAnsiTheme="minorHAnsi" w:cstheme="minorBidi"/>
                <w:szCs w:val="22"/>
              </w:rPr>
              <w:tab/>
            </w:r>
            <w:r w:rsidRPr="00C466E2" w:rsidDel="004A592B">
              <w:rPr>
                <w:rStyle w:val="Hyperlink"/>
                <w:caps w:val="0"/>
                <w:smallCaps/>
              </w:rPr>
              <w:delText>Dati da riportare nella Fattura elettronica</w:delText>
            </w:r>
            <w:r w:rsidRPr="00B26C5A" w:rsidDel="004A592B">
              <w:rPr>
                <w:webHidden/>
              </w:rPr>
              <w:tab/>
              <w:delText>139</w:delText>
            </w:r>
          </w:del>
        </w:p>
        <w:p w14:paraId="371F4742" w14:textId="77777777" w:rsidR="00B26C5A" w:rsidDel="004A592B" w:rsidRDefault="00B26C5A" w:rsidP="002E2CF1">
          <w:pPr>
            <w:pStyle w:val="TOC1"/>
            <w:rPr>
              <w:del w:id="869" w:author="Cernigliaro, Giuseppe (IT - Bologna)" w:date="2019-02-07T20:53:00Z"/>
              <w:rFonts w:asciiTheme="minorHAnsi" w:eastAsiaTheme="minorEastAsia" w:hAnsiTheme="minorHAnsi" w:cstheme="minorBidi"/>
              <w:szCs w:val="22"/>
            </w:rPr>
          </w:pPr>
          <w:del w:id="870" w:author="Cernigliaro, Giuseppe (IT - Bologna)" w:date="2019-02-07T20:53:00Z">
            <w:r w:rsidRPr="00C466E2" w:rsidDel="004A592B">
              <w:rPr>
                <w:rStyle w:val="Hyperlink"/>
                <w:caps w:val="0"/>
                <w:smallCaps/>
              </w:rPr>
              <w:delText>9.</w:delText>
            </w:r>
            <w:r w:rsidRPr="00B26C5A" w:rsidDel="004A592B">
              <w:rPr>
                <w:rFonts w:asciiTheme="minorHAnsi" w:eastAsiaTheme="minorEastAsia" w:hAnsiTheme="minorHAnsi" w:cstheme="minorBidi"/>
                <w:szCs w:val="22"/>
              </w:rPr>
              <w:tab/>
            </w:r>
            <w:r w:rsidRPr="00C466E2" w:rsidDel="004A592B">
              <w:rPr>
                <w:rStyle w:val="Hyperlink"/>
                <w:caps w:val="0"/>
                <w:smallCaps/>
              </w:rPr>
              <w:delText>Servizio di supporto e assistenza agli utenti</w:delText>
            </w:r>
            <w:r w:rsidRPr="00B26C5A" w:rsidDel="004A592B">
              <w:rPr>
                <w:webHidden/>
              </w:rPr>
              <w:tab/>
              <w:delText>140</w:delText>
            </w:r>
          </w:del>
        </w:p>
        <w:p w14:paraId="45FD92EE" w14:textId="77777777" w:rsidR="00043457" w:rsidRPr="00F3143F" w:rsidRDefault="00A34DD2" w:rsidP="00043457">
          <w:pPr>
            <w:rPr>
              <w:rFonts w:ascii="Frutiger LT 45 Light" w:hAnsi="Frutiger LT 45 Light"/>
            </w:rPr>
          </w:pPr>
          <w:r w:rsidRPr="0066097C">
            <w:rPr>
              <w:rFonts w:ascii="Frutiger LT 45 Light" w:hAnsi="Frutiger LT 45 Light" w:cs="Arial"/>
              <w:bCs/>
              <w:smallCaps/>
              <w:noProof/>
            </w:rPr>
            <w:fldChar w:fldCharType="end"/>
          </w:r>
        </w:p>
      </w:sdtContent>
    </w:sdt>
    <w:p w14:paraId="2BFA9A24" w14:textId="77777777" w:rsidR="00043457" w:rsidRPr="005A65FB" w:rsidRDefault="000A2862" w:rsidP="005A65FB">
      <w:pPr>
        <w:pStyle w:val="Heading1"/>
        <w:numPr>
          <w:ilvl w:val="0"/>
          <w:numId w:val="0"/>
        </w:numPr>
      </w:pPr>
      <w:bookmarkStart w:id="871" w:name="_Toc520608669"/>
      <w:bookmarkStart w:id="872" w:name="_Ref486813404"/>
      <w:bookmarkStart w:id="873" w:name="_Toc499408924"/>
      <w:bookmarkStart w:id="874" w:name="_Toc284200930"/>
      <w:bookmarkStart w:id="875" w:name="_Toc284200989"/>
      <w:bookmarkStart w:id="876" w:name="_Toc284201116"/>
      <w:bookmarkStart w:id="877" w:name="_Toc284201455"/>
      <w:bookmarkStart w:id="878" w:name="_Toc284201510"/>
      <w:bookmarkStart w:id="879" w:name="_Toc284201552"/>
      <w:bookmarkStart w:id="880" w:name="_Toc284201608"/>
      <w:bookmarkStart w:id="881" w:name="_Toc284201638"/>
      <w:bookmarkStart w:id="882" w:name="_Toc284201924"/>
      <w:bookmarkStart w:id="883" w:name="_Toc284204159"/>
      <w:bookmarkStart w:id="884" w:name="_Toc284205186"/>
      <w:bookmarkStart w:id="885" w:name="_Toc284205319"/>
      <w:bookmarkStart w:id="886" w:name="_Toc284205420"/>
      <w:bookmarkStart w:id="887" w:name="_Toc284205495"/>
      <w:bookmarkStart w:id="888" w:name="_Toc284205609"/>
      <w:bookmarkStart w:id="889" w:name="_Toc300028574"/>
      <w:bookmarkStart w:id="890" w:name="_Toc300028589"/>
      <w:bookmarkStart w:id="891" w:name="_Toc300039619"/>
      <w:bookmarkStart w:id="892" w:name="_Toc300119154"/>
      <w:bookmarkStart w:id="893" w:name="_Toc300119286"/>
      <w:bookmarkStart w:id="894" w:name="_Toc284364042"/>
      <w:bookmarkStart w:id="895" w:name="_Toc284364152"/>
      <w:bookmarkStart w:id="896" w:name="_Toc328523969"/>
      <w:bookmarkStart w:id="897" w:name="_Toc328524216"/>
      <w:bookmarkStart w:id="898" w:name="_Toc328765705"/>
      <w:bookmarkStart w:id="899" w:name="_Toc341175841"/>
      <w:bookmarkStart w:id="900" w:name="_Toc341271938"/>
      <w:bookmarkStart w:id="901" w:name="_Toc341615970"/>
      <w:bookmarkStart w:id="902" w:name="_Toc299882058"/>
      <w:bookmarkStart w:id="903" w:name="_Toc299882404"/>
      <w:bookmarkStart w:id="904" w:name="_Toc299882551"/>
      <w:bookmarkStart w:id="905" w:name="_Toc299882748"/>
      <w:bookmarkStart w:id="906" w:name="_Toc299883567"/>
      <w:bookmarkStart w:id="907" w:name="_Toc299937899"/>
      <w:bookmarkStart w:id="908" w:name="_Toc299937932"/>
      <w:bookmarkStart w:id="909" w:name="_Toc299938249"/>
      <w:bookmarkStart w:id="910" w:name="_Toc299938264"/>
      <w:bookmarkStart w:id="911" w:name="_Toc299938276"/>
      <w:bookmarkStart w:id="912" w:name="_Toc299938306"/>
      <w:bookmarkStart w:id="913" w:name="_Toc299938493"/>
      <w:bookmarkStart w:id="914" w:name="_Toc299938548"/>
      <w:bookmarkStart w:id="915" w:name="_Toc299938602"/>
      <w:bookmarkStart w:id="916" w:name="_Toc299938638"/>
      <w:bookmarkStart w:id="917" w:name="_Toc299938671"/>
      <w:bookmarkStart w:id="918" w:name="_Toc299938907"/>
      <w:bookmarkStart w:id="919" w:name="_Toc299938951"/>
      <w:bookmarkStart w:id="920" w:name="_Toc299938980"/>
      <w:bookmarkStart w:id="921" w:name="_Toc299939189"/>
      <w:bookmarkStart w:id="922" w:name="_Toc299939200"/>
      <w:bookmarkStart w:id="923" w:name="_Toc299942217"/>
      <w:bookmarkStart w:id="924" w:name="_Toc284192969"/>
      <w:bookmarkStart w:id="925" w:name="_Toc284193031"/>
      <w:bookmarkStart w:id="926" w:name="_Toc284193068"/>
      <w:bookmarkStart w:id="927" w:name="_Toc284197105"/>
      <w:bookmarkStart w:id="928" w:name="_Toc284197206"/>
      <w:bookmarkStart w:id="929" w:name="_Toc284197504"/>
      <w:bookmarkStart w:id="930" w:name="_Toc284197894"/>
      <w:bookmarkStart w:id="931" w:name="_Toc284198476"/>
      <w:bookmarkStart w:id="932" w:name="_Toc284200926"/>
      <w:bookmarkStart w:id="933" w:name="_Toc284200985"/>
      <w:bookmarkStart w:id="934" w:name="_Toc284201112"/>
      <w:bookmarkStart w:id="935" w:name="_Toc284201451"/>
      <w:bookmarkStart w:id="936" w:name="_Toc284201506"/>
      <w:bookmarkStart w:id="937" w:name="_Toc284201548"/>
      <w:bookmarkStart w:id="938" w:name="_Toc284201604"/>
      <w:bookmarkStart w:id="939" w:name="_Toc284201634"/>
      <w:bookmarkStart w:id="940" w:name="_Toc284201920"/>
      <w:bookmarkStart w:id="941" w:name="_Toc284204155"/>
      <w:bookmarkStart w:id="942" w:name="_Toc284205182"/>
      <w:bookmarkStart w:id="943" w:name="_Toc284205315"/>
      <w:bookmarkStart w:id="944" w:name="_Toc284205416"/>
      <w:bookmarkStart w:id="945" w:name="_Toc284205491"/>
      <w:bookmarkStart w:id="946" w:name="_Toc284205605"/>
      <w:bookmarkStart w:id="947" w:name="_Toc300028571"/>
      <w:bookmarkStart w:id="948" w:name="_Toc300028585"/>
      <w:bookmarkStart w:id="949" w:name="_Toc300039615"/>
      <w:bookmarkStart w:id="950" w:name="_Toc300119150"/>
      <w:bookmarkStart w:id="951" w:name="_Toc300119282"/>
      <w:bookmarkStart w:id="952" w:name="_Toc300470312"/>
      <w:bookmarkStart w:id="953" w:name="_Toc300470397"/>
      <w:bookmarkStart w:id="954" w:name="_Toc300470546"/>
      <w:bookmarkStart w:id="955" w:name="_Toc300652361"/>
      <w:bookmarkStart w:id="956" w:name="_Toc300652420"/>
      <w:bookmarkStart w:id="957" w:name="_Toc304113626"/>
      <w:bookmarkStart w:id="958" w:name="_Toc304115225"/>
      <w:bookmarkStart w:id="959" w:name="_Toc304183614"/>
      <w:bookmarkStart w:id="960" w:name="_Toc304183767"/>
      <w:bookmarkStart w:id="961" w:name="_Toc295149883"/>
      <w:bookmarkStart w:id="962" w:name="_Toc295150995"/>
      <w:bookmarkStart w:id="963" w:name="_Toc295151014"/>
      <w:bookmarkStart w:id="964" w:name="_Toc295151198"/>
      <w:bookmarkStart w:id="965" w:name="_Toc295151266"/>
      <w:bookmarkStart w:id="966" w:name="_Toc295151374"/>
      <w:bookmarkStart w:id="967" w:name="_Toc299902790"/>
      <w:bookmarkStart w:id="968" w:name="_Toc303555158"/>
      <w:bookmarkStart w:id="969" w:name="_Toc303978140"/>
      <w:bookmarkStart w:id="970" w:name="_Toc303978207"/>
      <w:bookmarkStart w:id="971" w:name="_Toc303978266"/>
      <w:bookmarkStart w:id="972" w:name="_Toc303978407"/>
      <w:bookmarkStart w:id="973" w:name="_Toc304231784"/>
      <w:bookmarkStart w:id="974" w:name="_Toc304232632"/>
      <w:bookmarkStart w:id="975" w:name="_Toc304232753"/>
      <w:bookmarkStart w:id="976" w:name="_Toc304232901"/>
      <w:bookmarkStart w:id="977" w:name="_Toc465252"/>
      <w:r w:rsidRPr="005A65FB">
        <w:lastRenderedPageBreak/>
        <w:t>Stato del documento</w:t>
      </w:r>
      <w:bookmarkEnd w:id="871"/>
      <w:bookmarkEnd w:id="872"/>
      <w:bookmarkEnd w:id="873"/>
      <w:bookmarkEnd w:id="977"/>
    </w:p>
    <w:p w14:paraId="47F81D36" w14:textId="77777777" w:rsidR="00043457" w:rsidRPr="004E6B99" w:rsidRDefault="00043457" w:rsidP="009D2E26">
      <w:pPr>
        <w:pStyle w:val="BodyText"/>
      </w:pPr>
    </w:p>
    <w:tbl>
      <w:tblPr>
        <w:tblStyle w:val="TableGrid0"/>
        <w:tblW w:w="8380" w:type="dxa"/>
        <w:tblInd w:w="800" w:type="dxa"/>
        <w:tblCellMar>
          <w:top w:w="250" w:type="dxa"/>
          <w:left w:w="107" w:type="dxa"/>
          <w:bottom w:w="5" w:type="dxa"/>
          <w:right w:w="46" w:type="dxa"/>
        </w:tblCellMar>
        <w:tblLook w:val="04A0" w:firstRow="1" w:lastRow="0" w:firstColumn="1" w:lastColumn="0" w:noHBand="0" w:noVBand="1"/>
      </w:tblPr>
      <w:tblGrid>
        <w:gridCol w:w="1096"/>
        <w:gridCol w:w="2074"/>
        <w:gridCol w:w="5210"/>
      </w:tblGrid>
      <w:tr w:rsidR="00043457" w:rsidRPr="004E6B99" w14:paraId="09458983" w14:textId="77777777" w:rsidTr="00BE5675">
        <w:trPr>
          <w:trHeight w:val="20"/>
        </w:trPr>
        <w:tc>
          <w:tcPr>
            <w:tcW w:w="1096" w:type="dxa"/>
            <w:tcBorders>
              <w:top w:val="single" w:sz="4" w:space="0" w:color="000000"/>
              <w:left w:val="single" w:sz="4" w:space="0" w:color="auto"/>
              <w:right w:val="single" w:sz="4" w:space="0" w:color="auto"/>
            </w:tcBorders>
            <w:shd w:val="clear" w:color="auto" w:fill="D9D9D9"/>
          </w:tcPr>
          <w:p w14:paraId="14857B0F" w14:textId="77777777" w:rsidR="00043457" w:rsidRPr="004E6B99" w:rsidRDefault="00BE5675" w:rsidP="00720DCB">
            <w:pPr>
              <w:spacing w:line="259" w:lineRule="auto"/>
              <w:rPr>
                <w:rFonts w:ascii="Frutiger LT 45 Light" w:hAnsi="Frutiger LT 45 Light"/>
              </w:rPr>
            </w:pPr>
            <w:r>
              <w:rPr>
                <w:rFonts w:ascii="Frutiger LT 45 Light" w:hAnsi="Frutiger LT 45 Light"/>
              </w:rPr>
              <w:t>R</w:t>
            </w:r>
            <w:r w:rsidR="00043457" w:rsidRPr="004E6B99">
              <w:rPr>
                <w:rFonts w:ascii="Frutiger LT 45 Light" w:hAnsi="Frutiger LT 45 Light"/>
              </w:rPr>
              <w:t xml:space="preserve">evisione </w:t>
            </w:r>
          </w:p>
        </w:tc>
        <w:tc>
          <w:tcPr>
            <w:tcW w:w="2074" w:type="dxa"/>
            <w:tcBorders>
              <w:top w:val="single" w:sz="4" w:space="0" w:color="000000"/>
              <w:left w:val="single" w:sz="4" w:space="0" w:color="auto"/>
              <w:right w:val="single" w:sz="4" w:space="0" w:color="auto"/>
            </w:tcBorders>
            <w:shd w:val="clear" w:color="auto" w:fill="D9D9D9"/>
          </w:tcPr>
          <w:p w14:paraId="5FCEAB24"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D</w:t>
            </w:r>
            <w:r w:rsidR="00043457" w:rsidRPr="004E6B99">
              <w:rPr>
                <w:rFonts w:ascii="Frutiger LT 45 Light" w:hAnsi="Frutiger LT 45 Light"/>
              </w:rPr>
              <w:t xml:space="preserve">ata </w:t>
            </w:r>
          </w:p>
        </w:tc>
        <w:tc>
          <w:tcPr>
            <w:tcW w:w="5210" w:type="dxa"/>
            <w:tcBorders>
              <w:top w:val="single" w:sz="4" w:space="0" w:color="000000"/>
              <w:left w:val="single" w:sz="4" w:space="0" w:color="auto"/>
              <w:right w:val="single" w:sz="4" w:space="0" w:color="auto"/>
            </w:tcBorders>
            <w:shd w:val="clear" w:color="auto" w:fill="D9D9D9"/>
          </w:tcPr>
          <w:p w14:paraId="168862DE"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N</w:t>
            </w:r>
            <w:r w:rsidR="00043457" w:rsidRPr="004E6B99">
              <w:rPr>
                <w:rFonts w:ascii="Frutiger LT 45 Light" w:hAnsi="Frutiger LT 45 Light"/>
              </w:rPr>
              <w:t xml:space="preserve">ote </w:t>
            </w:r>
          </w:p>
        </w:tc>
      </w:tr>
      <w:tr w:rsidR="00043457" w:rsidRPr="004E6B99" w14:paraId="09AABB64" w14:textId="77777777" w:rsidTr="00BE5675">
        <w:trPr>
          <w:trHeight w:val="20"/>
        </w:trPr>
        <w:tc>
          <w:tcPr>
            <w:tcW w:w="1096" w:type="dxa"/>
            <w:tcBorders>
              <w:left w:val="single" w:sz="4" w:space="0" w:color="auto"/>
              <w:right w:val="single" w:sz="4" w:space="0" w:color="auto"/>
            </w:tcBorders>
          </w:tcPr>
          <w:p w14:paraId="4BB9162B" w14:textId="77777777" w:rsidR="00360E61" w:rsidRPr="00720DCB" w:rsidRDefault="0043623B" w:rsidP="00720DCB">
            <w:pPr>
              <w:spacing w:line="259" w:lineRule="auto"/>
              <w:rPr>
                <w:rFonts w:ascii="Frutiger LT 45 Light" w:hAnsi="Frutiger LT 45 Light"/>
              </w:rPr>
            </w:pPr>
            <w:r w:rsidRPr="00720DCB">
              <w:rPr>
                <w:rFonts w:ascii="Frutiger LT 45 Light" w:hAnsi="Frutiger LT 45 Light"/>
              </w:rPr>
              <w:t>1.0</w:t>
            </w:r>
          </w:p>
        </w:tc>
        <w:tc>
          <w:tcPr>
            <w:tcW w:w="2074" w:type="dxa"/>
            <w:tcBorders>
              <w:left w:val="single" w:sz="4" w:space="0" w:color="auto"/>
              <w:right w:val="single" w:sz="4" w:space="0" w:color="auto"/>
            </w:tcBorders>
          </w:tcPr>
          <w:p w14:paraId="16945693" w14:textId="77777777" w:rsidR="00360E61" w:rsidRPr="00720DCB" w:rsidRDefault="005A65FB" w:rsidP="00720DCB">
            <w:pPr>
              <w:spacing w:line="259" w:lineRule="auto"/>
              <w:ind w:left="1"/>
              <w:rPr>
                <w:rFonts w:ascii="Frutiger LT 45 Light" w:hAnsi="Frutiger LT 45 Light"/>
              </w:rPr>
            </w:pPr>
            <w:r>
              <w:rPr>
                <w:rFonts w:ascii="Frutiger LT 45 Light" w:hAnsi="Frutiger LT 45 Light"/>
              </w:rPr>
              <w:t>1 febbraio 2019</w:t>
            </w:r>
          </w:p>
        </w:tc>
        <w:tc>
          <w:tcPr>
            <w:tcW w:w="5210" w:type="dxa"/>
            <w:tcBorders>
              <w:left w:val="single" w:sz="4" w:space="0" w:color="auto"/>
              <w:right w:val="single" w:sz="4" w:space="0" w:color="auto"/>
            </w:tcBorders>
          </w:tcPr>
          <w:p w14:paraId="53CA0EE8" w14:textId="77777777" w:rsidR="00360E61" w:rsidRPr="00720DCB" w:rsidRDefault="00C17C20" w:rsidP="00720DCB">
            <w:pPr>
              <w:spacing w:line="259" w:lineRule="auto"/>
              <w:ind w:left="1"/>
              <w:rPr>
                <w:rFonts w:ascii="Frutiger LT 45 Light" w:hAnsi="Frutiger LT 45 Light"/>
              </w:rPr>
            </w:pPr>
            <w:r w:rsidRPr="00720DCB">
              <w:rPr>
                <w:rFonts w:ascii="Frutiger LT 45 Light" w:hAnsi="Frutiger LT 45 Light"/>
              </w:rPr>
              <w:t>Baseline</w:t>
            </w:r>
          </w:p>
        </w:tc>
      </w:tr>
      <w:tr w:rsidR="00720DCB" w:rsidRPr="004E6B99" w14:paraId="31812F8B" w14:textId="77777777" w:rsidTr="00BE5675">
        <w:trPr>
          <w:trHeight w:val="20"/>
        </w:trPr>
        <w:tc>
          <w:tcPr>
            <w:tcW w:w="1096" w:type="dxa"/>
            <w:tcBorders>
              <w:left w:val="single" w:sz="4" w:space="0" w:color="auto"/>
              <w:bottom w:val="single" w:sz="4" w:space="0" w:color="auto"/>
              <w:right w:val="single" w:sz="4" w:space="0" w:color="auto"/>
            </w:tcBorders>
          </w:tcPr>
          <w:p w14:paraId="75E3AE63" w14:textId="77777777" w:rsidR="00720DCB" w:rsidRPr="00720DCB" w:rsidRDefault="00720DCB" w:rsidP="00720DCB">
            <w:pPr>
              <w:spacing w:line="259" w:lineRule="auto"/>
              <w:rPr>
                <w:rFonts w:ascii="Frutiger LT 45 Light" w:hAnsi="Frutiger LT 45 Light"/>
              </w:rPr>
            </w:pPr>
          </w:p>
        </w:tc>
        <w:tc>
          <w:tcPr>
            <w:tcW w:w="2074" w:type="dxa"/>
            <w:tcBorders>
              <w:left w:val="single" w:sz="4" w:space="0" w:color="auto"/>
              <w:bottom w:val="single" w:sz="4" w:space="0" w:color="auto"/>
              <w:right w:val="single" w:sz="4" w:space="0" w:color="auto"/>
            </w:tcBorders>
          </w:tcPr>
          <w:p w14:paraId="3AA5FB9C" w14:textId="77777777" w:rsidR="00720DCB" w:rsidRPr="00720DCB" w:rsidRDefault="00720DCB" w:rsidP="008B7FFC">
            <w:pPr>
              <w:spacing w:line="259" w:lineRule="auto"/>
              <w:ind w:left="1"/>
              <w:rPr>
                <w:rFonts w:ascii="Frutiger LT 45 Light" w:hAnsi="Frutiger LT 45 Light"/>
              </w:rPr>
            </w:pPr>
          </w:p>
        </w:tc>
        <w:tc>
          <w:tcPr>
            <w:tcW w:w="5210" w:type="dxa"/>
            <w:tcBorders>
              <w:left w:val="single" w:sz="4" w:space="0" w:color="auto"/>
              <w:bottom w:val="single" w:sz="4" w:space="0" w:color="auto"/>
              <w:right w:val="single" w:sz="4" w:space="0" w:color="auto"/>
            </w:tcBorders>
          </w:tcPr>
          <w:p w14:paraId="0CB25C07" w14:textId="77777777" w:rsidR="00720DCB" w:rsidRPr="00720DCB" w:rsidRDefault="00720DCB" w:rsidP="00720DCB">
            <w:pPr>
              <w:spacing w:line="259" w:lineRule="auto"/>
              <w:ind w:left="1"/>
              <w:rPr>
                <w:rFonts w:ascii="Frutiger LT 45 Light" w:hAnsi="Frutiger LT 45 Light"/>
              </w:rPr>
            </w:pPr>
          </w:p>
        </w:tc>
      </w:tr>
    </w:tbl>
    <w:p w14:paraId="4409A769" w14:textId="77777777" w:rsidR="00043457" w:rsidRPr="004E6B99" w:rsidRDefault="00043457" w:rsidP="00043457">
      <w:pPr>
        <w:spacing w:line="259" w:lineRule="auto"/>
        <w:ind w:left="907"/>
        <w:rPr>
          <w:rFonts w:ascii="Frutiger LT 45 Light" w:hAnsi="Frutiger LT 45 Light"/>
        </w:rPr>
      </w:pPr>
      <w:r w:rsidRPr="004E6B99">
        <w:rPr>
          <w:rFonts w:ascii="Frutiger LT 45 Light" w:hAnsi="Frutiger LT 45 Light"/>
        </w:rPr>
        <w:t xml:space="preserve"> </w:t>
      </w:r>
    </w:p>
    <w:tbl>
      <w:tblPr>
        <w:tblStyle w:val="TableGrid0"/>
        <w:tblW w:w="8380" w:type="dxa"/>
        <w:tblInd w:w="800" w:type="dxa"/>
        <w:tblCellMar>
          <w:top w:w="12" w:type="dxa"/>
          <w:left w:w="107" w:type="dxa"/>
          <w:bottom w:w="5" w:type="dxa"/>
          <w:right w:w="49" w:type="dxa"/>
        </w:tblCellMar>
        <w:tblLook w:val="04A0" w:firstRow="1" w:lastRow="0" w:firstColumn="1" w:lastColumn="0" w:noHBand="0" w:noVBand="1"/>
      </w:tblPr>
      <w:tblGrid>
        <w:gridCol w:w="8380"/>
      </w:tblGrid>
      <w:tr w:rsidR="00043457" w:rsidRPr="004E6B99" w14:paraId="5738B93A" w14:textId="77777777" w:rsidTr="004E6B99">
        <w:trPr>
          <w:trHeight w:val="502"/>
        </w:trPr>
        <w:tc>
          <w:tcPr>
            <w:tcW w:w="8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41683EA9" w14:textId="77777777" w:rsidR="00043457" w:rsidRPr="004E6B99" w:rsidRDefault="00B83868" w:rsidP="004E6B99">
            <w:pPr>
              <w:spacing w:line="259" w:lineRule="auto"/>
              <w:rPr>
                <w:rFonts w:ascii="Frutiger LT 45 Light" w:hAnsi="Frutiger LT 45 Light"/>
              </w:rPr>
            </w:pPr>
            <w:r>
              <w:rPr>
                <w:rFonts w:ascii="Frutiger LT 45 Light" w:hAnsi="Frutiger LT 45 Light"/>
              </w:rPr>
              <w:t>L</w:t>
            </w:r>
            <w:r w:rsidR="00043457" w:rsidRPr="004E6B99">
              <w:rPr>
                <w:rFonts w:ascii="Frutiger LT 45 Light" w:hAnsi="Frutiger LT 45 Light"/>
              </w:rPr>
              <w:t xml:space="preserve">ista principali cambiamenti rispetto alla versione precedente </w:t>
            </w:r>
          </w:p>
        </w:tc>
      </w:tr>
      <w:tr w:rsidR="00043457" w:rsidRPr="004E6B99" w14:paraId="0971AA3D" w14:textId="77777777" w:rsidTr="004E6B99">
        <w:trPr>
          <w:trHeight w:val="1034"/>
        </w:trPr>
        <w:tc>
          <w:tcPr>
            <w:tcW w:w="8380" w:type="dxa"/>
            <w:tcBorders>
              <w:top w:val="single" w:sz="4" w:space="0" w:color="000000"/>
              <w:left w:val="single" w:sz="4" w:space="0" w:color="000000"/>
              <w:bottom w:val="single" w:sz="4" w:space="0" w:color="000000"/>
              <w:right w:val="single" w:sz="4" w:space="0" w:color="000000"/>
            </w:tcBorders>
          </w:tcPr>
          <w:p w14:paraId="3626CC20" w14:textId="77777777" w:rsidR="00FC264D" w:rsidRPr="00B83868" w:rsidRDefault="00FC264D" w:rsidP="00B83868">
            <w:pPr>
              <w:spacing w:line="259" w:lineRule="auto"/>
              <w:rPr>
                <w:rFonts w:ascii="Frutiger LT 45 Light" w:hAnsi="Frutiger LT 45 Light"/>
              </w:rPr>
            </w:pPr>
          </w:p>
        </w:tc>
      </w:tr>
    </w:tbl>
    <w:p w14:paraId="689CABFE" w14:textId="77777777" w:rsidR="00043457" w:rsidRPr="004E6B99" w:rsidRDefault="00043457" w:rsidP="009D2E26">
      <w:pPr>
        <w:pStyle w:val="BodyText"/>
      </w:pPr>
    </w:p>
    <w:p w14:paraId="5D7F1433" w14:textId="77777777" w:rsidR="00043457" w:rsidRPr="004E6B99" w:rsidRDefault="00043457" w:rsidP="00C4042C">
      <w:pPr>
        <w:pStyle w:val="Trattino"/>
        <w:ind w:left="1157"/>
      </w:pPr>
    </w:p>
    <w:p w14:paraId="6F36DC10" w14:textId="77777777" w:rsidR="00043457" w:rsidRPr="00B83868" w:rsidRDefault="00B83868" w:rsidP="005A65FB">
      <w:pPr>
        <w:pStyle w:val="Heading1"/>
        <w:rPr>
          <w:caps/>
        </w:rPr>
      </w:pPr>
      <w:bookmarkStart w:id="978" w:name="_Toc465253"/>
      <w:r w:rsidRPr="00B83868">
        <w:lastRenderedPageBreak/>
        <w:t>Contesto di riferimento</w:t>
      </w:r>
      <w:bookmarkEnd w:id="978"/>
    </w:p>
    <w:p w14:paraId="26A55577" w14:textId="77777777" w:rsidR="00B83868" w:rsidRDefault="00B83868" w:rsidP="00B83868">
      <w:pPr>
        <w:pStyle w:val="BodyText"/>
      </w:pPr>
      <w:r w:rsidRPr="00E55CA8">
        <w:t xml:space="preserve">Il presente documento, previsto dal </w:t>
      </w:r>
      <w:r w:rsidR="000A3A62" w:rsidRPr="00E55CA8">
        <w:rPr>
          <w:i/>
        </w:rPr>
        <w:t>Decreto del Ministro dell’Economia e delle Finanze 7 dicembre 2018</w:t>
      </w:r>
      <w:r w:rsidR="000A3A62" w:rsidRPr="00E55CA8">
        <w:t xml:space="preserve">, </w:t>
      </w:r>
      <w:r w:rsidR="00AD0F41" w:rsidRPr="00E55CA8">
        <w:t>espone</w:t>
      </w:r>
      <w:r w:rsidRPr="00E55CA8">
        <w:t xml:space="preserve"> le regole tecniche da adottare per l’emissione e la trasmissione </w:t>
      </w:r>
      <w:r w:rsidR="004B3B23" w:rsidRPr="00E55CA8">
        <w:t>degli ordini e degli altri documenti elettronici utilizzati nel processo dell’ordinazione di acquisto di beni e servizi mediante il Nodo di Smistamento degli Ordini (NSO)</w:t>
      </w:r>
      <w:r w:rsidRPr="00E55CA8">
        <w:t>, con particolare riferimento agli enti del Servizio Sanitario Nazionale.</w:t>
      </w:r>
    </w:p>
    <w:p w14:paraId="2FCC6F41" w14:textId="77777777" w:rsidR="00B83868" w:rsidRPr="00B57AD5" w:rsidRDefault="00B83868" w:rsidP="00B83868">
      <w:pPr>
        <w:pStyle w:val="BodyText"/>
      </w:pPr>
      <w:r w:rsidRPr="00B57AD5">
        <w:t xml:space="preserve">Le </w:t>
      </w:r>
      <w:r w:rsidR="00A23476" w:rsidRPr="00B57AD5">
        <w:rPr>
          <w:i/>
        </w:rPr>
        <w:t>Linee guida</w:t>
      </w:r>
      <w:r w:rsidR="00A23476" w:rsidRPr="00B57AD5">
        <w:t xml:space="preserve"> </w:t>
      </w:r>
      <w:r w:rsidR="00E37A83" w:rsidRPr="00B57AD5">
        <w:t>relative</w:t>
      </w:r>
      <w:r w:rsidR="00A23476" w:rsidRPr="00B57AD5">
        <w:t xml:space="preserve"> </w:t>
      </w:r>
      <w:r w:rsidR="00E37A83" w:rsidRPr="00B57AD5">
        <w:t xml:space="preserve">al </w:t>
      </w:r>
      <w:r w:rsidR="00A23476" w:rsidRPr="00B57AD5">
        <w:t xml:space="preserve">processo di emissione, trasmissione e gestione dei predetti documenti, </w:t>
      </w:r>
      <w:r w:rsidR="00BE3229" w:rsidRPr="00B57AD5">
        <w:t xml:space="preserve">anch’esse </w:t>
      </w:r>
      <w:r w:rsidR="00A23476" w:rsidRPr="00B57AD5">
        <w:t>da adottare ai sensi del citato decr</w:t>
      </w:r>
      <w:r w:rsidR="00546B58" w:rsidRPr="00B57AD5">
        <w:t>eto minist</w:t>
      </w:r>
      <w:r w:rsidR="00A23476" w:rsidRPr="00B57AD5">
        <w:t>eriale,</w:t>
      </w:r>
      <w:r w:rsidRPr="00B57AD5">
        <w:t xml:space="preserve"> sono pubblicate online al seguente indirizzo web:</w:t>
      </w:r>
    </w:p>
    <w:p w14:paraId="50D4CCDB" w14:textId="21E49D52" w:rsidR="00B83868" w:rsidRPr="00B57AD5" w:rsidRDefault="004A592B" w:rsidP="00B83868">
      <w:pPr>
        <w:pStyle w:val="BodyText"/>
      </w:pPr>
      <w:r>
        <w:rPr>
          <w:rStyle w:val="Hyperlink"/>
        </w:rPr>
        <w:fldChar w:fldCharType="begin"/>
      </w:r>
      <w:r>
        <w:rPr>
          <w:rStyle w:val="Hyperlink"/>
        </w:rPr>
        <w:instrText xml:space="preserve"> HYPERLINK "http://www.rgs.mef.gov.it/VERSIONE-I/e_government/amministrazioni_pubbliche/acquisti_pubblici_in_rete_apir/nodo_di_smistamento_degli_ordini_di_acquisto_delle_amministrazioni_pubbliche_nso/" </w:instrText>
      </w:r>
      <w:ins w:id="979" w:author="Cernigliaro, Giuseppe (IT - Bologna)" w:date="2019-02-07T20:53:00Z">
        <w:r>
          <w:rPr>
            <w:rStyle w:val="Hyperlink"/>
          </w:rPr>
        </w:r>
      </w:ins>
      <w:r>
        <w:rPr>
          <w:rStyle w:val="Hyperlink"/>
        </w:rPr>
        <w:fldChar w:fldCharType="separate"/>
      </w:r>
      <w:r w:rsidR="00B83868" w:rsidRPr="00B57AD5">
        <w:rPr>
          <w:rStyle w:val="Hyperlink"/>
        </w:rPr>
        <w:t>http://www.rgs.mef.gov.it/VERSIONE-I/e_government/amministrazioni_pubbliche/acquisti_pubblici_in_rete_apir/nodo_di_smistamento_degli_ordini_di_acquisto_delle_amministrazioni_pubbliche_nso/</w:t>
      </w:r>
      <w:r>
        <w:rPr>
          <w:rStyle w:val="Hyperlink"/>
        </w:rPr>
        <w:fldChar w:fldCharType="end"/>
      </w:r>
    </w:p>
    <w:p w14:paraId="0EC3C8E6" w14:textId="77777777" w:rsidR="00DF3AC3" w:rsidRDefault="00DF3AC3" w:rsidP="00B83868">
      <w:pPr>
        <w:pStyle w:val="BodyText"/>
      </w:pPr>
    </w:p>
    <w:p w14:paraId="07FEE325" w14:textId="77777777" w:rsidR="00A23476" w:rsidRDefault="00A23476">
      <w:pPr>
        <w:rPr>
          <w:rFonts w:ascii="Frutiger LT 45 Light" w:eastAsia="Times New Roman" w:hAnsi="Frutiger LT 45 Light" w:cs="Times New Roman"/>
          <w:b/>
          <w:bCs/>
          <w:smallCaps/>
          <w:szCs w:val="24"/>
        </w:rPr>
      </w:pPr>
      <w:bookmarkStart w:id="980" w:name="_Toc499408926"/>
      <w:bookmarkStart w:id="981" w:name="_Ref512208788"/>
      <w:bookmarkStart w:id="982" w:name="_Ref520975459"/>
      <w:r>
        <w:br w:type="page"/>
      </w:r>
    </w:p>
    <w:p w14:paraId="585CAFC6" w14:textId="77777777" w:rsidR="00043457" w:rsidRPr="00EE1EE3" w:rsidRDefault="000A2862" w:rsidP="00043457">
      <w:pPr>
        <w:pStyle w:val="Heading2"/>
      </w:pPr>
      <w:bookmarkStart w:id="983" w:name="_Toc465254"/>
      <w:r w:rsidRPr="00EE1EE3">
        <w:lastRenderedPageBreak/>
        <w:t>Definizioni</w:t>
      </w:r>
      <w:bookmarkEnd w:id="980"/>
      <w:bookmarkEnd w:id="981"/>
      <w:bookmarkEnd w:id="982"/>
      <w:bookmarkEnd w:id="983"/>
    </w:p>
    <w:p w14:paraId="76D014A5" w14:textId="77777777" w:rsidR="00043457" w:rsidRPr="00E55CA8" w:rsidRDefault="00043457" w:rsidP="00336F32">
      <w:pPr>
        <w:pStyle w:val="BodyText"/>
      </w:pPr>
      <w:r w:rsidRPr="00E55CA8">
        <w:t xml:space="preserve">Ai fini del presente documento si intende per: </w:t>
      </w:r>
    </w:p>
    <w:p w14:paraId="27B4F65A" w14:textId="77777777" w:rsidR="000A3A62" w:rsidRPr="00E55CA8" w:rsidRDefault="006301E6" w:rsidP="00D851AD">
      <w:pPr>
        <w:numPr>
          <w:ilvl w:val="0"/>
          <w:numId w:val="12"/>
        </w:numPr>
        <w:spacing w:before="120" w:after="232" w:line="252" w:lineRule="auto"/>
        <w:ind w:left="1134" w:hanging="357"/>
        <w:jc w:val="both"/>
        <w:rPr>
          <w:rFonts w:ascii="Frutiger LT 45 Light" w:hAnsi="Frutiger LT 45 Light"/>
        </w:rPr>
      </w:pPr>
      <w:r w:rsidRPr="00E55CA8">
        <w:rPr>
          <w:rFonts w:ascii="Frutiger LT 45 Light" w:hAnsi="Frutiger LT 45 Light"/>
          <w:i/>
        </w:rPr>
        <w:t>d.m</w:t>
      </w:r>
      <w:r w:rsidR="000A3A62" w:rsidRPr="00E55CA8">
        <w:rPr>
          <w:rFonts w:ascii="Frutiger LT 45 Light" w:hAnsi="Frutiger LT 45 Light"/>
          <w:i/>
        </w:rPr>
        <w:t>. 7 dicembre 2018</w:t>
      </w:r>
      <w:r w:rsidR="000A3A62" w:rsidRPr="00E55CA8">
        <w:rPr>
          <w:rFonts w:ascii="Frutiger LT 45 Light" w:hAnsi="Frutiger LT 45 Light"/>
        </w:rPr>
        <w:t>, il Decreto del Ministro dell’Economia e delle Fina</w:t>
      </w:r>
      <w:r w:rsidR="00C27BC2" w:rsidRPr="00E55CA8">
        <w:rPr>
          <w:rFonts w:ascii="Frutiger LT 45 Light" w:hAnsi="Frutiger LT 45 Light"/>
        </w:rPr>
        <w:t xml:space="preserve">nze 7 dicembre 2018 </w:t>
      </w:r>
      <w:r w:rsidR="000A3A62" w:rsidRPr="00E55CA8">
        <w:rPr>
          <w:rFonts w:ascii="Frutiger LT 45 Light" w:hAnsi="Frutiger LT 45 Light"/>
        </w:rPr>
        <w:t>concernente modalità e tempi per l’attuazione delle disposizioni in materia di emissione e trasmissione dei documenti attestanti l’ordinazione degli acquisti di beni e servizi effettuata in forma elettronica da applicarsi agli enti del Servizio sanitario nazionale, ai sensi dell’art.1, comma 414 della legge 27 dicembre 2017, n. 205;</w:t>
      </w:r>
    </w:p>
    <w:p w14:paraId="645BB0A3" w14:textId="77777777" w:rsidR="00DB7487" w:rsidRPr="00E55CA8" w:rsidRDefault="00DB7487" w:rsidP="00D851AD">
      <w:pPr>
        <w:numPr>
          <w:ilvl w:val="0"/>
          <w:numId w:val="12"/>
        </w:numPr>
        <w:spacing w:before="120" w:after="232" w:line="252" w:lineRule="auto"/>
        <w:ind w:left="1134" w:hanging="357"/>
        <w:jc w:val="both"/>
        <w:rPr>
          <w:rFonts w:ascii="Frutiger LT 45 Light" w:hAnsi="Frutiger LT 45 Light"/>
        </w:rPr>
      </w:pPr>
      <w:r w:rsidRPr="00E55CA8">
        <w:rPr>
          <w:rFonts w:ascii="Frutiger LT 45 Light" w:hAnsi="Frutiger LT 45 Light"/>
          <w:i/>
        </w:rPr>
        <w:t>Regole tecniche</w:t>
      </w:r>
      <w:r w:rsidRPr="00E55CA8">
        <w:rPr>
          <w:rFonts w:ascii="Frutiger LT 45 Light" w:hAnsi="Frutiger LT 45 Light"/>
        </w:rPr>
        <w:t>, il presente documento;</w:t>
      </w:r>
    </w:p>
    <w:p w14:paraId="2C94442B" w14:textId="77777777" w:rsidR="00A23476" w:rsidRPr="00E55CA8" w:rsidRDefault="00A23476" w:rsidP="00D851AD">
      <w:pPr>
        <w:numPr>
          <w:ilvl w:val="0"/>
          <w:numId w:val="12"/>
        </w:numPr>
        <w:spacing w:before="120" w:after="232" w:line="252" w:lineRule="auto"/>
        <w:ind w:left="1134" w:hanging="357"/>
        <w:jc w:val="both"/>
        <w:rPr>
          <w:rFonts w:ascii="Frutiger LT 45 Light" w:hAnsi="Frutiger LT 45 Light"/>
        </w:rPr>
      </w:pPr>
      <w:r w:rsidRPr="00E55CA8">
        <w:rPr>
          <w:rFonts w:ascii="Frutiger LT 45 Light" w:hAnsi="Frutiger LT 45 Light"/>
          <w:i/>
        </w:rPr>
        <w:t>Linee guida</w:t>
      </w:r>
      <w:r w:rsidRPr="00E55CA8">
        <w:rPr>
          <w:rFonts w:ascii="Frutiger LT 45 Light" w:hAnsi="Frutiger LT 45 Light"/>
        </w:rPr>
        <w:t xml:space="preserve">, il documento, previsto dal </w:t>
      </w:r>
      <w:r w:rsidR="006301E6" w:rsidRPr="00E55CA8">
        <w:rPr>
          <w:rFonts w:ascii="Frutiger LT 45 Light" w:hAnsi="Frutiger LT 45 Light"/>
        </w:rPr>
        <w:t>d.m. 7 dicembre 2018</w:t>
      </w:r>
      <w:r w:rsidRPr="00E55CA8">
        <w:rPr>
          <w:rFonts w:ascii="Frutiger LT 45 Light" w:hAnsi="Frutiger LT 45 Light"/>
        </w:rPr>
        <w:t>, che descrive il processo di emissione, trasmissione e gestione degli ordini e degli altri documenti elet</w:t>
      </w:r>
      <w:r w:rsidR="004B3B23" w:rsidRPr="00E55CA8">
        <w:rPr>
          <w:rFonts w:ascii="Frutiger LT 45 Light" w:hAnsi="Frutiger LT 45 Light"/>
        </w:rPr>
        <w:t xml:space="preserve">tronici utilizzati per </w:t>
      </w:r>
      <w:r w:rsidR="00546B58" w:rsidRPr="00E55CA8">
        <w:rPr>
          <w:rFonts w:ascii="Frutiger LT 45 Light" w:hAnsi="Frutiger LT 45 Light"/>
        </w:rPr>
        <w:t>l’</w:t>
      </w:r>
      <w:r w:rsidRPr="00E55CA8">
        <w:rPr>
          <w:rFonts w:ascii="Frutiger LT 45 Light" w:hAnsi="Frutiger LT 45 Light"/>
        </w:rPr>
        <w:t xml:space="preserve">ordinazione di acquisto di beni e servizi </w:t>
      </w:r>
      <w:r w:rsidR="00546B58" w:rsidRPr="00E55CA8">
        <w:rPr>
          <w:rFonts w:ascii="Frutiger LT 45 Light" w:hAnsi="Frutiger LT 45 Light"/>
        </w:rPr>
        <w:t>mediante il Nodo di Smistamento degli O</w:t>
      </w:r>
      <w:r w:rsidRPr="00E55CA8">
        <w:rPr>
          <w:rFonts w:ascii="Frutiger LT 45 Light" w:hAnsi="Frutiger LT 45 Light"/>
        </w:rPr>
        <w:t>rdini (NSO);</w:t>
      </w:r>
    </w:p>
    <w:p w14:paraId="4F07EF20" w14:textId="77777777" w:rsidR="00043457" w:rsidRPr="00E55CA8" w:rsidRDefault="00667A0A"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IPA </w:t>
      </w:r>
      <w:r w:rsidRPr="00E55CA8">
        <w:rPr>
          <w:rFonts w:ascii="Frutiger LT 45 Light" w:hAnsi="Frutiger LT 45 Light"/>
        </w:rPr>
        <w:t>(</w:t>
      </w:r>
      <w:r w:rsidR="00043457" w:rsidRPr="00E55CA8">
        <w:rPr>
          <w:rFonts w:ascii="Frutiger LT 45 Light" w:hAnsi="Frutiger LT 45 Light"/>
          <w:i/>
        </w:rPr>
        <w:t>Indice delle pubbliche amministrazioni</w:t>
      </w:r>
      <w:r w:rsidRPr="00E55CA8">
        <w:rPr>
          <w:rFonts w:ascii="Frutiger LT 45 Light" w:hAnsi="Frutiger LT 45 Light"/>
        </w:rPr>
        <w:t>)</w:t>
      </w:r>
      <w:r w:rsidR="00043457" w:rsidRPr="00E55CA8">
        <w:rPr>
          <w:rFonts w:ascii="Frutiger LT 45 Light" w:hAnsi="Frutiger LT 45 Light"/>
        </w:rPr>
        <w:t>, l'archivio ufficiale degli enti pubblici e dei gestori di pubblici</w:t>
      </w:r>
      <w:r w:rsidR="00FF5467" w:rsidRPr="00E55CA8">
        <w:rPr>
          <w:rFonts w:ascii="Frutiger LT 45 Light" w:hAnsi="Frutiger LT 45 Light"/>
        </w:rPr>
        <w:t xml:space="preserve"> servizi,</w:t>
      </w:r>
      <w:r w:rsidR="00043457" w:rsidRPr="00E55CA8">
        <w:rPr>
          <w:rFonts w:ascii="Frutiger LT 45 Light" w:hAnsi="Frutiger LT 45 Light"/>
        </w:rPr>
        <w:t xml:space="preserve"> gestito dall'</w:t>
      </w:r>
      <w:r w:rsidR="00043457" w:rsidRPr="00E55CA8">
        <w:rPr>
          <w:rFonts w:ascii="Frutiger LT 45 Light" w:hAnsi="Frutiger LT 45 Light"/>
          <w:i/>
        </w:rPr>
        <w:t>Agenzia per l'Italia digitale</w:t>
      </w:r>
      <w:r w:rsidR="00043457" w:rsidRPr="00E55CA8">
        <w:rPr>
          <w:rFonts w:ascii="Frutiger LT 45 Light" w:hAnsi="Frutiger LT 45 Light"/>
        </w:rPr>
        <w:t xml:space="preserve"> (AgID)</w:t>
      </w:r>
      <w:r w:rsidR="001E4F6C" w:rsidRPr="00E55CA8">
        <w:rPr>
          <w:rFonts w:ascii="Frutiger LT 45 Light" w:hAnsi="Frutiger LT 45 Light"/>
        </w:rPr>
        <w:t>;</w:t>
      </w:r>
    </w:p>
    <w:p w14:paraId="7E6D7FBB" w14:textId="77777777" w:rsidR="00336F32" w:rsidRPr="00E55CA8" w:rsidRDefault="00336F32" w:rsidP="00D851AD">
      <w:pPr>
        <w:numPr>
          <w:ilvl w:val="0"/>
          <w:numId w:val="12"/>
        </w:numPr>
        <w:spacing w:before="120" w:after="232" w:line="252" w:lineRule="auto"/>
        <w:ind w:left="1134" w:hanging="357"/>
        <w:jc w:val="both"/>
        <w:rPr>
          <w:rFonts w:ascii="Frutiger LT 45 Light" w:hAnsi="Frutiger LT 45 Light"/>
        </w:rPr>
      </w:pPr>
      <w:r w:rsidRPr="00E55CA8">
        <w:rPr>
          <w:rFonts w:ascii="Frutiger LT 45 Light" w:hAnsi="Frutiger LT 45 Light"/>
          <w:i/>
        </w:rPr>
        <w:t>Codice IPA</w:t>
      </w:r>
      <w:r w:rsidRPr="00E55CA8">
        <w:rPr>
          <w:rFonts w:ascii="Frutiger LT 45 Light" w:hAnsi="Frutiger LT 45 Light"/>
        </w:rPr>
        <w:t>, il codice alfanumerico univoco che identifica ciascuna unità organizzativa censita sull’Indice delle pubbliche amministrazioni (IPA);</w:t>
      </w:r>
    </w:p>
    <w:p w14:paraId="49CA125C" w14:textId="77777777" w:rsidR="00043457" w:rsidRPr="00E55CA8" w:rsidRDefault="00667A0A"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BDNCP </w:t>
      </w:r>
      <w:r w:rsidRPr="00E55CA8">
        <w:rPr>
          <w:rFonts w:ascii="Frutiger LT 45 Light" w:hAnsi="Frutiger LT 45 Light"/>
        </w:rPr>
        <w:t>(</w:t>
      </w:r>
      <w:r w:rsidR="00043457" w:rsidRPr="00E55CA8">
        <w:rPr>
          <w:rFonts w:ascii="Frutiger LT 45 Light" w:hAnsi="Frutiger LT 45 Light"/>
          <w:i/>
        </w:rPr>
        <w:t>Banca dati nazionale dei contratti pubblici</w:t>
      </w:r>
      <w:r w:rsidRPr="00E55CA8">
        <w:rPr>
          <w:rFonts w:ascii="Frutiger LT 45 Light" w:hAnsi="Frutiger LT 45 Light"/>
        </w:rPr>
        <w:t>)</w:t>
      </w:r>
      <w:r w:rsidR="00043457" w:rsidRPr="00E55CA8">
        <w:rPr>
          <w:rFonts w:ascii="Frutiger LT 45 Light" w:hAnsi="Frutiger LT 45 Light"/>
        </w:rPr>
        <w:t xml:space="preserve">, </w:t>
      </w:r>
      <w:r w:rsidR="00FF5467" w:rsidRPr="00E55CA8">
        <w:rPr>
          <w:rFonts w:ascii="Frutiger LT 45 Light" w:hAnsi="Frutiger LT 45 Light"/>
        </w:rPr>
        <w:t>la banca dati dei bandi e dei contratti pubblici affidati sul territorio nazionale, gestita dall’</w:t>
      </w:r>
      <w:r w:rsidR="00FF5467" w:rsidRPr="00E55CA8">
        <w:rPr>
          <w:rFonts w:ascii="Frutiger LT 45 Light" w:hAnsi="Frutiger LT 45 Light"/>
          <w:i/>
        </w:rPr>
        <w:t>Autorità Nazionale Anticorruzione</w:t>
      </w:r>
      <w:r w:rsidR="00FF5467" w:rsidRPr="00E55CA8">
        <w:rPr>
          <w:rFonts w:ascii="Frutiger LT 45 Light" w:hAnsi="Frutiger LT 45 Light"/>
        </w:rPr>
        <w:t xml:space="preserve"> (</w:t>
      </w:r>
      <w:r w:rsidR="00FF5467" w:rsidRPr="00E55CA8">
        <w:rPr>
          <w:rFonts w:ascii="Frutiger LT 45 Light" w:hAnsi="Frutiger LT 45 Light"/>
          <w:i/>
        </w:rPr>
        <w:t>ANAC</w:t>
      </w:r>
      <w:r w:rsidR="00FF5467" w:rsidRPr="00E55CA8">
        <w:rPr>
          <w:rFonts w:ascii="Frutiger LT 45 Light" w:hAnsi="Frutiger LT 45 Light"/>
        </w:rPr>
        <w:t>)</w:t>
      </w:r>
      <w:r w:rsidR="001E4F6C" w:rsidRPr="00E55CA8">
        <w:rPr>
          <w:rFonts w:ascii="Frutiger LT 45 Light" w:hAnsi="Frutiger LT 45 Light"/>
        </w:rPr>
        <w:t>;</w:t>
      </w:r>
    </w:p>
    <w:p w14:paraId="682F1CC6" w14:textId="77777777" w:rsidR="00043457" w:rsidRPr="00E55CA8" w:rsidRDefault="00667A0A"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CIG </w:t>
      </w:r>
      <w:r w:rsidRPr="00E55CA8">
        <w:rPr>
          <w:rFonts w:ascii="Frutiger LT 45 Light" w:hAnsi="Frutiger LT 45 Light"/>
        </w:rPr>
        <w:t>(</w:t>
      </w:r>
      <w:r w:rsidR="00043457" w:rsidRPr="00E55CA8">
        <w:rPr>
          <w:rFonts w:ascii="Frutiger LT 45 Light" w:hAnsi="Frutiger LT 45 Light"/>
          <w:i/>
        </w:rPr>
        <w:t>Codice identificativo di gara</w:t>
      </w:r>
      <w:r w:rsidRPr="00E55CA8">
        <w:rPr>
          <w:rFonts w:ascii="Frutiger LT 45 Light" w:hAnsi="Frutiger LT 45 Light"/>
        </w:rPr>
        <w:t>)</w:t>
      </w:r>
      <w:r w:rsidR="00043457" w:rsidRPr="00E55CA8">
        <w:rPr>
          <w:rFonts w:ascii="Frutiger LT 45 Light" w:hAnsi="Frutiger LT 45 Light"/>
        </w:rPr>
        <w:t xml:space="preserve">, il codice alfanumerico univoco e obbligatorio che identifica un dato appalto o lotto sulla </w:t>
      </w:r>
      <w:r w:rsidR="00FF5467" w:rsidRPr="00E55CA8">
        <w:rPr>
          <w:rFonts w:ascii="Frutiger LT 45 Light" w:hAnsi="Frutiger LT 45 Light"/>
        </w:rPr>
        <w:t>Banca dati nazionale dei contratti pubblici (</w:t>
      </w:r>
      <w:r w:rsidR="00043457" w:rsidRPr="00E55CA8">
        <w:rPr>
          <w:rFonts w:ascii="Frutiger LT 45 Light" w:hAnsi="Frutiger LT 45 Light"/>
        </w:rPr>
        <w:t>BDNCP</w:t>
      </w:r>
      <w:r w:rsidR="00FF5467" w:rsidRPr="00E55CA8">
        <w:rPr>
          <w:rFonts w:ascii="Frutiger LT 45 Light" w:hAnsi="Frutiger LT 45 Light"/>
        </w:rPr>
        <w:t>)</w:t>
      </w:r>
      <w:r w:rsidR="00043457" w:rsidRPr="00E55CA8">
        <w:rPr>
          <w:rFonts w:ascii="Frutiger LT 45 Light" w:hAnsi="Frutiger LT 45 Light"/>
        </w:rPr>
        <w:t>;</w:t>
      </w:r>
    </w:p>
    <w:p w14:paraId="726FD176" w14:textId="77777777" w:rsidR="00EE1EE3" w:rsidRPr="00E55CA8" w:rsidRDefault="00667A0A"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SdI </w:t>
      </w:r>
      <w:r w:rsidRPr="00E55CA8">
        <w:rPr>
          <w:rFonts w:ascii="Frutiger LT 45 Light" w:hAnsi="Frutiger LT 45 Light"/>
        </w:rPr>
        <w:t>(</w:t>
      </w:r>
      <w:r w:rsidR="00043457" w:rsidRPr="00E55CA8">
        <w:rPr>
          <w:rFonts w:ascii="Frutiger LT 45 Light" w:hAnsi="Frutiger LT 45 Light"/>
          <w:i/>
        </w:rPr>
        <w:t>Sistema di interscambio</w:t>
      </w:r>
      <w:r w:rsidRPr="00E55CA8">
        <w:rPr>
          <w:rFonts w:ascii="Frutiger LT 45 Light" w:hAnsi="Frutiger LT 45 Light"/>
        </w:rPr>
        <w:t>)</w:t>
      </w:r>
      <w:r w:rsidR="00043457" w:rsidRPr="00E55CA8">
        <w:rPr>
          <w:rFonts w:ascii="Frutiger LT 45 Light" w:hAnsi="Frutiger LT 45 Light"/>
        </w:rPr>
        <w:t>, il sistema</w:t>
      </w:r>
      <w:r w:rsidR="002852A9" w:rsidRPr="00E55CA8">
        <w:rPr>
          <w:rFonts w:ascii="Frutiger LT 45 Light" w:hAnsi="Frutiger LT 45 Light"/>
        </w:rPr>
        <w:t xml:space="preserve"> per</w:t>
      </w:r>
      <w:r w:rsidR="00043457" w:rsidRPr="00E55CA8">
        <w:rPr>
          <w:rFonts w:ascii="Frutiger LT 45 Light" w:hAnsi="Frutiger LT 45 Light"/>
        </w:rPr>
        <w:t xml:space="preserve"> la trasmissione delle fatture elettroniche destinate alle amministrazioni pubbliche</w:t>
      </w:r>
      <w:r w:rsidR="00FF5467" w:rsidRPr="00E55CA8">
        <w:rPr>
          <w:rFonts w:ascii="Frutiger LT 45 Light" w:hAnsi="Frutiger LT 45 Light"/>
        </w:rPr>
        <w:t>, gestito dall’Agenzia delle Entrate</w:t>
      </w:r>
      <w:r w:rsidR="00043457" w:rsidRPr="00E55CA8">
        <w:rPr>
          <w:rFonts w:ascii="Frutiger LT 45 Light" w:hAnsi="Frutiger LT 45 Light"/>
        </w:rPr>
        <w:t>;</w:t>
      </w:r>
      <w:r w:rsidR="00EE1EE3" w:rsidRPr="00E55CA8">
        <w:rPr>
          <w:rFonts w:ascii="Frutiger LT 45 Light" w:hAnsi="Frutiger LT 45 Light"/>
          <w:i/>
        </w:rPr>
        <w:t xml:space="preserve"> </w:t>
      </w:r>
    </w:p>
    <w:p w14:paraId="46C38D89" w14:textId="77777777" w:rsidR="00043457" w:rsidRPr="00E55CA8" w:rsidRDefault="00EE1EE3"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FatturaPA</w:t>
      </w:r>
      <w:r w:rsidRPr="00E55CA8">
        <w:rPr>
          <w:rFonts w:ascii="Frutiger LT 45 Light" w:hAnsi="Frutiger LT 45 Light"/>
        </w:rPr>
        <w:t>, la tipologia di fattura elettronica accettata dalle amministrazioni pubbliche che, secondo le disposizioni di legge, sono tenute ad avvalersi del Sistema di interscambio</w:t>
      </w:r>
      <w:r w:rsidR="00FF5467" w:rsidRPr="00E55CA8">
        <w:rPr>
          <w:rFonts w:ascii="Frutiger LT 45 Light" w:hAnsi="Frutiger LT 45 Light"/>
        </w:rPr>
        <w:t xml:space="preserve"> (SdI)</w:t>
      </w:r>
      <w:r w:rsidRPr="00E55CA8">
        <w:t>;</w:t>
      </w:r>
    </w:p>
    <w:p w14:paraId="57198960" w14:textId="77777777" w:rsidR="007C4EA8" w:rsidRPr="00E55CA8" w:rsidRDefault="007C4EA8" w:rsidP="00D851AD">
      <w:pPr>
        <w:numPr>
          <w:ilvl w:val="0"/>
          <w:numId w:val="12"/>
        </w:numPr>
        <w:spacing w:before="120" w:after="232" w:line="252" w:lineRule="auto"/>
        <w:ind w:left="1134" w:hanging="357"/>
        <w:jc w:val="both"/>
        <w:rPr>
          <w:rFonts w:ascii="Frutiger LT 45 Light" w:hAnsi="Frutiger LT 45 Light"/>
        </w:rPr>
      </w:pPr>
      <w:r w:rsidRPr="00E55CA8">
        <w:rPr>
          <w:rFonts w:ascii="Frutiger LT 45 Light" w:hAnsi="Frutiger LT 45 Light"/>
          <w:i/>
        </w:rPr>
        <w:t>SIOPE</w:t>
      </w:r>
      <w:r w:rsidRPr="00E55CA8">
        <w:rPr>
          <w:rFonts w:ascii="Frutiger LT 45 Light" w:hAnsi="Frutiger LT 45 Light"/>
        </w:rPr>
        <w:t xml:space="preserve"> (</w:t>
      </w:r>
      <w:r w:rsidRPr="00E55CA8">
        <w:rPr>
          <w:rFonts w:ascii="Frutiger LT 45 Light" w:hAnsi="Frutiger LT 45 Light"/>
          <w:i/>
        </w:rPr>
        <w:t>Sistema informativo sulle operazioni degli enti pubblici</w:t>
      </w:r>
      <w:r w:rsidRPr="00E55CA8">
        <w:rPr>
          <w:rFonts w:ascii="Frutiger LT 45 Light" w:hAnsi="Frutiger LT 45 Light"/>
        </w:rPr>
        <w:t>), il sistema per la rilevazione degli incassi e dei pagamenti effettuati dai tesorieri delle amministrazioni pubbliche, gestito dalla Ban</w:t>
      </w:r>
      <w:r w:rsidR="001E4F6C" w:rsidRPr="00E55CA8">
        <w:rPr>
          <w:rFonts w:ascii="Frutiger LT 45 Light" w:hAnsi="Frutiger LT 45 Light"/>
        </w:rPr>
        <w:t>ca d’Italia;</w:t>
      </w:r>
    </w:p>
    <w:p w14:paraId="09B80218" w14:textId="77777777" w:rsidR="007C4EA8" w:rsidRPr="00E55CA8" w:rsidRDefault="007C4EA8" w:rsidP="00D851AD">
      <w:pPr>
        <w:numPr>
          <w:ilvl w:val="0"/>
          <w:numId w:val="12"/>
        </w:numPr>
        <w:spacing w:before="120" w:after="232" w:line="252" w:lineRule="auto"/>
        <w:ind w:left="1134" w:hanging="357"/>
        <w:jc w:val="both"/>
        <w:rPr>
          <w:rFonts w:ascii="Frutiger LT 45 Light" w:hAnsi="Frutiger LT 45 Light"/>
        </w:rPr>
      </w:pPr>
      <w:r w:rsidRPr="00E55CA8">
        <w:rPr>
          <w:rFonts w:ascii="Frutiger LT 45 Light" w:hAnsi="Frutiger LT 45 Light"/>
          <w:i/>
        </w:rPr>
        <w:t xml:space="preserve">SIOPE+ </w:t>
      </w:r>
      <w:r w:rsidRPr="00E55CA8">
        <w:rPr>
          <w:rFonts w:ascii="Frutiger LT 45 Light" w:hAnsi="Frutiger LT 45 Light"/>
        </w:rPr>
        <w:t>(</w:t>
      </w:r>
      <w:r w:rsidRPr="00E55CA8">
        <w:rPr>
          <w:rFonts w:ascii="Frutiger LT 45 Light" w:hAnsi="Frutiger LT 45 Light"/>
          <w:i/>
        </w:rPr>
        <w:t>Nodo di smistamento dei pagamenti e degli incassi</w:t>
      </w:r>
      <w:r w:rsidRPr="00E55CA8">
        <w:rPr>
          <w:rFonts w:ascii="Frutiger LT 45 Light" w:hAnsi="Frutiger LT 45 Light"/>
        </w:rPr>
        <w:t xml:space="preserve">), il sistema </w:t>
      </w:r>
      <w:r w:rsidR="002852A9" w:rsidRPr="00E55CA8">
        <w:rPr>
          <w:rFonts w:ascii="Frutiger LT 45 Light" w:hAnsi="Frutiger LT 45 Light"/>
        </w:rPr>
        <w:t>per la trasmissione</w:t>
      </w:r>
      <w:r w:rsidRPr="00E55CA8">
        <w:rPr>
          <w:rFonts w:ascii="Frutiger LT 45 Light" w:hAnsi="Frutiger LT 45 Light"/>
        </w:rPr>
        <w:t xml:space="preserve"> </w:t>
      </w:r>
      <w:r w:rsidR="002852A9" w:rsidRPr="00E55CA8">
        <w:rPr>
          <w:rFonts w:ascii="Frutiger LT 45 Light" w:hAnsi="Frutiger LT 45 Light"/>
        </w:rPr>
        <w:t>de</w:t>
      </w:r>
      <w:r w:rsidRPr="00E55CA8">
        <w:rPr>
          <w:rFonts w:ascii="Frutiger LT 45 Light" w:hAnsi="Frutiger LT 45 Light"/>
        </w:rPr>
        <w:t xml:space="preserve">gli ordinativi elettronici di incasso e pagamento emessi dalle </w:t>
      </w:r>
      <w:r w:rsidRPr="00E55CA8">
        <w:rPr>
          <w:rFonts w:ascii="Frutiger LT 45 Light" w:hAnsi="Frutiger LT 45 Light"/>
        </w:rPr>
        <w:lastRenderedPageBreak/>
        <w:t>amministrazioni pubbliche ai rispettivi istituti tesorieri e cassieri</w:t>
      </w:r>
      <w:r w:rsidR="002852A9" w:rsidRPr="00E55CA8">
        <w:rPr>
          <w:rFonts w:ascii="Frutiger LT 45 Light" w:hAnsi="Frutiger LT 45 Light"/>
        </w:rPr>
        <w:t xml:space="preserve">, </w:t>
      </w:r>
      <w:r w:rsidRPr="00E55CA8">
        <w:rPr>
          <w:rFonts w:ascii="Frutiger LT 45 Light" w:hAnsi="Frutiger LT 45 Light"/>
        </w:rPr>
        <w:t>gestito dalla Ban</w:t>
      </w:r>
      <w:r w:rsidR="001E4F6C" w:rsidRPr="00E55CA8">
        <w:rPr>
          <w:rFonts w:ascii="Frutiger LT 45 Light" w:hAnsi="Frutiger LT 45 Light"/>
        </w:rPr>
        <w:t>ca d’Italia;</w:t>
      </w:r>
    </w:p>
    <w:p w14:paraId="7334FA81" w14:textId="77777777" w:rsidR="007C4EA8" w:rsidRPr="00E55CA8" w:rsidRDefault="007C4EA8" w:rsidP="00D851AD">
      <w:pPr>
        <w:numPr>
          <w:ilvl w:val="0"/>
          <w:numId w:val="12"/>
        </w:numPr>
        <w:spacing w:before="120" w:after="232" w:line="252" w:lineRule="auto"/>
        <w:ind w:left="1134" w:hanging="357"/>
        <w:jc w:val="both"/>
        <w:rPr>
          <w:rFonts w:ascii="Frutiger LT 45 Light" w:hAnsi="Frutiger LT 45 Light"/>
        </w:rPr>
      </w:pPr>
      <w:r w:rsidRPr="00E55CA8">
        <w:rPr>
          <w:rFonts w:ascii="Frutiger LT 45 Light" w:hAnsi="Frutiger LT 45 Light"/>
          <w:i/>
        </w:rPr>
        <w:t xml:space="preserve">OPI </w:t>
      </w:r>
      <w:r w:rsidRPr="00E55CA8">
        <w:rPr>
          <w:rFonts w:ascii="Frutiger LT 45 Light" w:hAnsi="Frutiger LT 45 Light"/>
        </w:rPr>
        <w:t>(</w:t>
      </w:r>
      <w:r w:rsidRPr="00E55CA8">
        <w:rPr>
          <w:rFonts w:ascii="Frutiger LT 45 Light" w:hAnsi="Frutiger LT 45 Light"/>
          <w:i/>
        </w:rPr>
        <w:t>Ordinativo di incasso e pagamento</w:t>
      </w:r>
      <w:r w:rsidRPr="00E55CA8">
        <w:rPr>
          <w:rFonts w:ascii="Frutiger LT 45 Light" w:hAnsi="Frutiger LT 45 Light"/>
        </w:rPr>
        <w:t>), il formato standard dell’ordinativo elettronico di incasso e pagamento per le amministrazioni pubbliche che sono tenute ad avvalersi del SIOPE+;</w:t>
      </w:r>
    </w:p>
    <w:p w14:paraId="527B1203" w14:textId="77777777" w:rsidR="001C68E8" w:rsidRPr="00E55CA8" w:rsidRDefault="00E164C2"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PCC </w:t>
      </w:r>
      <w:r w:rsidRPr="00E55CA8">
        <w:rPr>
          <w:rFonts w:ascii="Frutiger LT 45 Light" w:hAnsi="Frutiger LT 45 Light"/>
        </w:rPr>
        <w:t>(</w:t>
      </w:r>
      <w:r w:rsidR="00924E33" w:rsidRPr="00E55CA8">
        <w:rPr>
          <w:rFonts w:ascii="Frutiger LT 45 Light" w:hAnsi="Frutiger LT 45 Light"/>
          <w:i/>
        </w:rPr>
        <w:t>Piattaforma dei crediti commerciali</w:t>
      </w:r>
      <w:r w:rsidR="00924E33" w:rsidRPr="00E55CA8">
        <w:rPr>
          <w:rFonts w:ascii="Frutiger LT 45 Light" w:hAnsi="Frutiger LT 45 Light"/>
        </w:rPr>
        <w:t xml:space="preserve">), il sistema per la certificazione </w:t>
      </w:r>
      <w:r w:rsidR="00874920" w:rsidRPr="00E55CA8">
        <w:rPr>
          <w:rFonts w:ascii="Frutiger LT 45 Light" w:hAnsi="Frutiger LT 45 Light"/>
        </w:rPr>
        <w:t>e il monitoraggio dei</w:t>
      </w:r>
      <w:r w:rsidR="00924E33" w:rsidRPr="00E55CA8">
        <w:rPr>
          <w:rFonts w:ascii="Frutiger LT 45 Light" w:hAnsi="Frutiger LT 45 Light"/>
        </w:rPr>
        <w:t xml:space="preserve"> crediti verso le amministrazioni pubbliche per appalti, forniture, somministrazioni e prestazioni professional</w:t>
      </w:r>
      <w:r w:rsidR="00215748" w:rsidRPr="00E55CA8">
        <w:rPr>
          <w:rFonts w:ascii="Frutiger LT 45 Light" w:hAnsi="Frutiger LT 45 Light"/>
        </w:rPr>
        <w:t>i</w:t>
      </w:r>
      <w:r w:rsidR="007C4EA8" w:rsidRPr="00E55CA8">
        <w:rPr>
          <w:rFonts w:ascii="Frutiger LT 45 Light" w:hAnsi="Frutiger LT 45 Light"/>
        </w:rPr>
        <w:t xml:space="preserve">, gestito dal Ministero dell’economia e delle finanze – Dipartimento della Ragioneria Generale </w:t>
      </w:r>
      <w:r w:rsidR="001E4F6C" w:rsidRPr="00E55CA8">
        <w:rPr>
          <w:rFonts w:ascii="Frutiger LT 45 Light" w:hAnsi="Frutiger LT 45 Light"/>
        </w:rPr>
        <w:t>dello Stato</w:t>
      </w:r>
      <w:r w:rsidR="00924E33" w:rsidRPr="00E55CA8">
        <w:rPr>
          <w:rFonts w:ascii="Frutiger LT 45 Light" w:hAnsi="Frutiger LT 45 Light"/>
        </w:rPr>
        <w:t>;</w:t>
      </w:r>
    </w:p>
    <w:p w14:paraId="566ECD56" w14:textId="77777777" w:rsidR="00043457" w:rsidRPr="00E55CA8" w:rsidRDefault="00E164C2"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NSO </w:t>
      </w:r>
      <w:r w:rsidRPr="00E55CA8">
        <w:rPr>
          <w:rFonts w:ascii="Frutiger LT 45 Light" w:hAnsi="Frutiger LT 45 Light"/>
        </w:rPr>
        <w:t>(</w:t>
      </w:r>
      <w:r w:rsidR="00043457" w:rsidRPr="00E55CA8">
        <w:rPr>
          <w:rFonts w:ascii="Frutiger LT 45 Light" w:hAnsi="Frutiger LT 45 Light"/>
          <w:i/>
        </w:rPr>
        <w:t xml:space="preserve">Nodo di smistamento degli ordini </w:t>
      </w:r>
      <w:r w:rsidRPr="00E55CA8">
        <w:rPr>
          <w:rFonts w:ascii="Frutiger LT 45 Light" w:hAnsi="Frutiger LT 45 Light"/>
          <w:i/>
        </w:rPr>
        <w:t>di acquisto</w:t>
      </w:r>
      <w:r w:rsidRPr="00E55CA8">
        <w:rPr>
          <w:rFonts w:ascii="Frutiger LT 45 Light" w:hAnsi="Frutiger LT 45 Light"/>
        </w:rPr>
        <w:t>)</w:t>
      </w:r>
      <w:r w:rsidR="00043457" w:rsidRPr="00E55CA8">
        <w:rPr>
          <w:rFonts w:ascii="Frutiger LT 45 Light" w:hAnsi="Frutiger LT 45 Light"/>
          <w:i/>
        </w:rPr>
        <w:t>,</w:t>
      </w:r>
      <w:r w:rsidR="00043457" w:rsidRPr="00E55CA8">
        <w:rPr>
          <w:rFonts w:ascii="Frutiger LT 45 Light" w:hAnsi="Frutiger LT 45 Light"/>
        </w:rPr>
        <w:t xml:space="preserve"> il sistema </w:t>
      </w:r>
      <w:r w:rsidR="002852A9" w:rsidRPr="00E55CA8">
        <w:rPr>
          <w:rFonts w:ascii="Frutiger LT 45 Light" w:hAnsi="Frutiger LT 45 Light"/>
        </w:rPr>
        <w:t xml:space="preserve">per la validazione e la trasmissione dei documenti elettronici attestanti l’ordinazione e l’esecuzione degli acquisti di beni e servizi della pubblica amministrazione, gestito dal Ministero dell’economia e delle finanze – Dipartimento della Ragioneria Generale </w:t>
      </w:r>
      <w:r w:rsidR="001E4F6C" w:rsidRPr="00E55CA8">
        <w:rPr>
          <w:rFonts w:ascii="Frutiger LT 45 Light" w:hAnsi="Frutiger LT 45 Light"/>
        </w:rPr>
        <w:t>dello Stato</w:t>
      </w:r>
      <w:r w:rsidR="00043457" w:rsidRPr="00E55CA8">
        <w:rPr>
          <w:rFonts w:ascii="Frutiger LT 45 Light" w:hAnsi="Frutiger LT 45 Light"/>
        </w:rPr>
        <w:t>;</w:t>
      </w:r>
    </w:p>
    <w:p w14:paraId="73C84AAF" w14:textId="77777777" w:rsidR="00203627" w:rsidRPr="00E55CA8" w:rsidRDefault="0020362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Cliente o PA, </w:t>
      </w:r>
      <w:r w:rsidRPr="00E55CA8">
        <w:rPr>
          <w:rFonts w:ascii="Frutiger LT 45 Light" w:hAnsi="Frutiger LT 45 Light"/>
        </w:rPr>
        <w:t>la pubblica amministrazione che acquista beni e/o servizi o un soggetto che la rappresenta. Ai fini del presente documento sono considerati pubblica amministrazione solo gli enti del servizio sanitario nazionale (SSN);</w:t>
      </w:r>
    </w:p>
    <w:p w14:paraId="65E611BC" w14:textId="77777777" w:rsidR="00203627" w:rsidRPr="00E55CA8" w:rsidRDefault="0020362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Fornitore o OE, </w:t>
      </w:r>
      <w:r w:rsidRPr="00E55CA8">
        <w:rPr>
          <w:rFonts w:ascii="Frutiger LT 45 Light" w:hAnsi="Frutiger LT 45 Light"/>
        </w:rPr>
        <w:t>l’operatore economico che fornisce beni e/o servizi o un soggetto che lo rappresenta;</w:t>
      </w:r>
    </w:p>
    <w:p w14:paraId="4643445F" w14:textId="77777777" w:rsidR="00043457" w:rsidRPr="00E55CA8" w:rsidRDefault="0004345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Messaggio,</w:t>
      </w:r>
      <w:r w:rsidRPr="00E55CA8">
        <w:rPr>
          <w:rFonts w:ascii="Frutiger LT 45 Light" w:hAnsi="Frutiger LT 45 Light"/>
        </w:rPr>
        <w:t xml:space="preserve"> un file, tra quelli di seguito previsti, non contenente codice eseguibile né macroistruzioni, il cui formato è conforme alle presenti </w:t>
      </w:r>
      <w:r w:rsidR="00DB7487" w:rsidRPr="00E55CA8">
        <w:rPr>
          <w:rFonts w:ascii="Frutiger LT 45 Light" w:hAnsi="Frutiger LT 45 Light"/>
        </w:rPr>
        <w:t>Regole tecniche</w:t>
      </w:r>
      <w:r w:rsidRPr="00E55CA8">
        <w:rPr>
          <w:rFonts w:ascii="Frutiger LT 45 Light" w:hAnsi="Frutiger LT 45 Light"/>
        </w:rPr>
        <w:t>. Un Messaggio è composto dalla Busta di trasmissione</w:t>
      </w:r>
      <w:r w:rsidRPr="00E55CA8">
        <w:rPr>
          <w:rFonts w:ascii="Frutiger LT 45 Light" w:hAnsi="Frutiger LT 45 Light"/>
          <w:i/>
        </w:rPr>
        <w:t xml:space="preserve"> </w:t>
      </w:r>
      <w:r w:rsidR="004B139B" w:rsidRPr="00E55CA8">
        <w:rPr>
          <w:rFonts w:ascii="Frutiger LT 45 Light" w:hAnsi="Frutiger LT 45 Light"/>
        </w:rPr>
        <w:t>e dal Corpo del messaggio</w:t>
      </w:r>
      <w:r w:rsidRPr="00E55CA8">
        <w:rPr>
          <w:rFonts w:ascii="Frutiger LT 45 Light" w:hAnsi="Frutiger LT 45 Light"/>
        </w:rPr>
        <w:t>, che costituisce il Documento;</w:t>
      </w:r>
    </w:p>
    <w:p w14:paraId="1DA2B9A5" w14:textId="77777777" w:rsidR="00043457" w:rsidRPr="00E55CA8" w:rsidRDefault="0004345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Busta di trasmissione</w:t>
      </w:r>
      <w:r w:rsidRPr="00E55CA8">
        <w:rPr>
          <w:rFonts w:ascii="Frutiger LT 45 Light" w:hAnsi="Frutiger LT 45 Light"/>
        </w:rPr>
        <w:t>, la parte del Messaggio che contiene i dati necessari per il corretto indirizzamento;</w:t>
      </w:r>
    </w:p>
    <w:p w14:paraId="06B8AD36" w14:textId="77777777" w:rsidR="00043457" w:rsidRPr="00E55CA8" w:rsidRDefault="0004345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Documento</w:t>
      </w:r>
      <w:r w:rsidRPr="00E55CA8">
        <w:rPr>
          <w:rFonts w:ascii="Frutiger LT 45 Light" w:hAnsi="Frutiger LT 45 Light"/>
        </w:rPr>
        <w:t xml:space="preserve">, la parte del Messaggio, contenente i dati di business (es. Ordine, Risposta, </w:t>
      </w:r>
      <w:r w:rsidR="005B3372" w:rsidRPr="00E55CA8">
        <w:rPr>
          <w:rFonts w:ascii="Frutiger LT 45 Light" w:hAnsi="Frutiger LT 45 Light"/>
        </w:rPr>
        <w:t>Riscontro</w:t>
      </w:r>
      <w:r w:rsidRPr="00E55CA8">
        <w:rPr>
          <w:rFonts w:ascii="Frutiger LT 45 Light" w:hAnsi="Frutiger LT 45 Light"/>
        </w:rPr>
        <w:t xml:space="preserve">), che costituisce il </w:t>
      </w:r>
      <w:r w:rsidRPr="00E55CA8">
        <w:rPr>
          <w:rFonts w:ascii="Frutiger LT 45 Light" w:hAnsi="Frutiger LT 45 Light"/>
          <w:i/>
        </w:rPr>
        <w:t>Corpo del messaggio</w:t>
      </w:r>
      <w:r w:rsidRPr="00E55CA8">
        <w:rPr>
          <w:rFonts w:ascii="Frutiger LT 45 Light" w:hAnsi="Frutiger LT 45 Light"/>
        </w:rPr>
        <w:t>;</w:t>
      </w:r>
    </w:p>
    <w:p w14:paraId="75D9A1EB" w14:textId="77777777" w:rsidR="00043457" w:rsidRPr="00E55CA8" w:rsidRDefault="0004345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Ordine</w:t>
      </w:r>
      <w:r w:rsidRPr="00E55CA8">
        <w:rPr>
          <w:rFonts w:ascii="Frutiger LT 45 Light" w:hAnsi="Frutiger LT 45 Light"/>
        </w:rPr>
        <w:t>, il Documento con cui il Cliente comunica al Fornitore i beni e/o i servizi che intende acquistare e le relative istruzioni. Un Ordine può essere originario (</w:t>
      </w:r>
      <w:r w:rsidRPr="00E55CA8">
        <w:rPr>
          <w:rFonts w:ascii="Frutiger LT 45 Light" w:hAnsi="Frutiger LT 45 Light"/>
          <w:i/>
        </w:rPr>
        <w:t>Ordine iniziale</w:t>
      </w:r>
      <w:r w:rsidRPr="00E55CA8">
        <w:rPr>
          <w:rFonts w:ascii="Frutiger LT 45 Light" w:hAnsi="Frutiger LT 45 Light"/>
        </w:rPr>
        <w:t>) oppure sostituire un Ordine precedente (</w:t>
      </w:r>
      <w:r w:rsidRPr="00E55CA8">
        <w:rPr>
          <w:rFonts w:ascii="Frutiger LT 45 Light" w:hAnsi="Frutiger LT 45 Light"/>
          <w:i/>
        </w:rPr>
        <w:t>Modifica di ordine</w:t>
      </w:r>
      <w:r w:rsidRPr="00E55CA8">
        <w:rPr>
          <w:rFonts w:ascii="Frutiger LT 45 Light" w:hAnsi="Frutiger LT 45 Light"/>
        </w:rPr>
        <w:t>) oppure annullare un Ordine precedente (</w:t>
      </w:r>
      <w:r w:rsidR="00CD6F46" w:rsidRPr="00E55CA8">
        <w:rPr>
          <w:rFonts w:ascii="Frutiger LT 45 Light" w:hAnsi="Frutiger LT 45 Light"/>
          <w:i/>
        </w:rPr>
        <w:t>Ordine di revoca</w:t>
      </w:r>
      <w:r w:rsidR="00C2059E" w:rsidRPr="00E55CA8">
        <w:rPr>
          <w:rFonts w:ascii="Frutiger LT 45 Light" w:hAnsi="Frutiger LT 45 Light"/>
        </w:rPr>
        <w:t>)</w:t>
      </w:r>
      <w:r w:rsidRPr="00E55CA8">
        <w:rPr>
          <w:rFonts w:ascii="Frutiger LT 45 Light" w:hAnsi="Frutiger LT 45 Light"/>
        </w:rPr>
        <w:t>;</w:t>
      </w:r>
    </w:p>
    <w:p w14:paraId="3925A224" w14:textId="77777777" w:rsidR="00043457" w:rsidRPr="00E55CA8" w:rsidRDefault="0004345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Ordine pre-concordato</w:t>
      </w:r>
      <w:r w:rsidRPr="00E55CA8">
        <w:rPr>
          <w:rFonts w:ascii="Frutiger LT 45 Light" w:hAnsi="Frutiger LT 45 Light"/>
        </w:rPr>
        <w:t>, il Documento, equivalente all’Ordine, ma emesso dal Fornitore in accordo con il Cliente. Un Ordine pre-concordato può essere originario (</w:t>
      </w:r>
      <w:r w:rsidRPr="00E55CA8">
        <w:rPr>
          <w:rFonts w:ascii="Frutiger LT 45 Light" w:hAnsi="Frutiger LT 45 Light"/>
          <w:i/>
        </w:rPr>
        <w:t>Ordine iniziale</w:t>
      </w:r>
      <w:r w:rsidRPr="00E55CA8">
        <w:rPr>
          <w:rFonts w:ascii="Frutiger LT 45 Light" w:hAnsi="Frutiger LT 45 Light"/>
        </w:rPr>
        <w:t>) oppure sostituire un Ordine pre-concordato precedente (</w:t>
      </w:r>
      <w:r w:rsidRPr="00E55CA8">
        <w:rPr>
          <w:rFonts w:ascii="Frutiger LT 45 Light" w:hAnsi="Frutiger LT 45 Light"/>
          <w:i/>
        </w:rPr>
        <w:t>Modifica di ordine</w:t>
      </w:r>
      <w:r w:rsidRPr="00E55CA8">
        <w:rPr>
          <w:rFonts w:ascii="Frutiger LT 45 Light" w:hAnsi="Frutiger LT 45 Light"/>
        </w:rPr>
        <w:t>) oppure annullare un Ordine pre-concordato precedente (</w:t>
      </w:r>
      <w:r w:rsidR="00CD6F46" w:rsidRPr="00E55CA8">
        <w:rPr>
          <w:rFonts w:ascii="Frutiger LT 45 Light" w:hAnsi="Frutiger LT 45 Light"/>
          <w:i/>
        </w:rPr>
        <w:t>Ordine di revoca</w:t>
      </w:r>
      <w:r w:rsidR="00C2059E" w:rsidRPr="00E55CA8">
        <w:rPr>
          <w:rFonts w:ascii="Frutiger LT 45 Light" w:hAnsi="Frutiger LT 45 Light"/>
        </w:rPr>
        <w:t>)</w:t>
      </w:r>
      <w:r w:rsidRPr="00E55CA8">
        <w:rPr>
          <w:rFonts w:ascii="Frutiger LT 45 Light" w:hAnsi="Frutiger LT 45 Light"/>
        </w:rPr>
        <w:t>;</w:t>
      </w:r>
    </w:p>
    <w:p w14:paraId="73CA1CF6" w14:textId="77777777" w:rsidR="00043457" w:rsidRPr="00E55CA8" w:rsidRDefault="0004345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lastRenderedPageBreak/>
        <w:t>Risposta</w:t>
      </w:r>
      <w:r w:rsidRPr="00E55CA8">
        <w:rPr>
          <w:rFonts w:ascii="Frutiger LT 45 Light" w:hAnsi="Frutiger LT 45 Light"/>
        </w:rPr>
        <w:t xml:space="preserve">, il Documento con cui il Fornitore accetta, declina o </w:t>
      </w:r>
      <w:r w:rsidR="00A82963" w:rsidRPr="00E55CA8">
        <w:rPr>
          <w:rFonts w:ascii="Frutiger LT 45 Light" w:hAnsi="Frutiger LT 45 Light"/>
        </w:rPr>
        <w:t>apporta</w:t>
      </w:r>
      <w:r w:rsidRPr="00E55CA8">
        <w:rPr>
          <w:rFonts w:ascii="Frutiger LT 45 Light" w:hAnsi="Frutiger LT 45 Light"/>
        </w:rPr>
        <w:t xml:space="preserve"> dei cambiamenti (</w:t>
      </w:r>
      <w:r w:rsidRPr="00E55CA8">
        <w:rPr>
          <w:rFonts w:ascii="Frutiger LT 45 Light" w:hAnsi="Frutiger LT 45 Light"/>
          <w:i/>
        </w:rPr>
        <w:t>Risposta con modifiche</w:t>
      </w:r>
      <w:r w:rsidRPr="00E55CA8">
        <w:rPr>
          <w:rFonts w:ascii="Frutiger LT 45 Light" w:hAnsi="Frutiger LT 45 Light"/>
        </w:rPr>
        <w:t xml:space="preserve">) </w:t>
      </w:r>
      <w:r w:rsidR="005B3372" w:rsidRPr="00E55CA8">
        <w:rPr>
          <w:rFonts w:ascii="Frutiger LT 45 Light" w:hAnsi="Frutiger LT 45 Light"/>
        </w:rPr>
        <w:t>all’Ordine ricevuto dal Cliente</w:t>
      </w:r>
      <w:r w:rsidRPr="00E55CA8">
        <w:rPr>
          <w:rFonts w:ascii="Frutiger LT 45 Light" w:hAnsi="Frutiger LT 45 Light"/>
        </w:rPr>
        <w:t>;</w:t>
      </w:r>
    </w:p>
    <w:p w14:paraId="2BC5FA10" w14:textId="77777777" w:rsidR="00043457" w:rsidRPr="00E55CA8" w:rsidRDefault="006113A1"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Ordine di riscontro</w:t>
      </w:r>
      <w:r w:rsidR="00175567" w:rsidRPr="00E55CA8">
        <w:rPr>
          <w:rFonts w:ascii="Frutiger LT 45 Light" w:hAnsi="Frutiger LT 45 Light"/>
        </w:rPr>
        <w:t>, il Document</w:t>
      </w:r>
      <w:r w:rsidR="005B3372" w:rsidRPr="00E55CA8">
        <w:rPr>
          <w:rFonts w:ascii="Frutiger LT 45 Light" w:hAnsi="Frutiger LT 45 Light"/>
        </w:rPr>
        <w:t xml:space="preserve">o con cui il Cliente conferma, </w:t>
      </w:r>
      <w:r w:rsidR="00175567" w:rsidRPr="00E55CA8">
        <w:rPr>
          <w:rFonts w:ascii="Frutiger LT 45 Light" w:hAnsi="Frutiger LT 45 Light"/>
        </w:rPr>
        <w:t xml:space="preserve">declina </w:t>
      </w:r>
      <w:r w:rsidR="005B3372" w:rsidRPr="00E55CA8">
        <w:rPr>
          <w:rFonts w:ascii="Frutiger LT 45 Light" w:hAnsi="Frutiger LT 45 Light"/>
        </w:rPr>
        <w:t xml:space="preserve">o sostituisce </w:t>
      </w:r>
      <w:r w:rsidR="00175567" w:rsidRPr="00E55CA8">
        <w:rPr>
          <w:rFonts w:ascii="Frutiger LT 45 Light" w:hAnsi="Frutiger LT 45 Light"/>
        </w:rPr>
        <w:t xml:space="preserve">una Risposta o un Ordine pre-concordato </w:t>
      </w:r>
      <w:r w:rsidR="005B3372" w:rsidRPr="00E55CA8">
        <w:rPr>
          <w:rFonts w:ascii="Frutiger LT 45 Light" w:hAnsi="Frutiger LT 45 Light"/>
        </w:rPr>
        <w:t>del Fornitore</w:t>
      </w:r>
      <w:r w:rsidR="00043457" w:rsidRPr="00E55CA8">
        <w:rPr>
          <w:rFonts w:ascii="Frutiger LT 45 Light" w:hAnsi="Frutiger LT 45 Light"/>
        </w:rPr>
        <w:t>;</w:t>
      </w:r>
    </w:p>
    <w:p w14:paraId="6516F27B" w14:textId="77777777" w:rsidR="00043457" w:rsidRPr="00E55CA8" w:rsidRDefault="00E164C2"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IdT </w:t>
      </w:r>
      <w:r w:rsidRPr="00E55CA8">
        <w:rPr>
          <w:rFonts w:ascii="Frutiger LT 45 Light" w:hAnsi="Frutiger LT 45 Light"/>
        </w:rPr>
        <w:t>(</w:t>
      </w:r>
      <w:r w:rsidR="00577960" w:rsidRPr="00E55CA8">
        <w:rPr>
          <w:rFonts w:ascii="Frutiger LT 45 Light" w:hAnsi="Frutiger LT 45 Light"/>
          <w:i/>
        </w:rPr>
        <w:t xml:space="preserve">Identificativo </w:t>
      </w:r>
      <w:r w:rsidR="006D7AE0" w:rsidRPr="00E55CA8">
        <w:rPr>
          <w:rFonts w:ascii="Frutiger LT 45 Light" w:hAnsi="Frutiger LT 45 Light"/>
          <w:i/>
        </w:rPr>
        <w:t>della</w:t>
      </w:r>
      <w:r w:rsidR="00577960" w:rsidRPr="00E55CA8">
        <w:rPr>
          <w:rFonts w:ascii="Frutiger LT 45 Light" w:hAnsi="Frutiger LT 45 Light"/>
          <w:i/>
        </w:rPr>
        <w:t xml:space="preserve"> transazione</w:t>
      </w:r>
      <w:r w:rsidR="0050283D" w:rsidRPr="00E55CA8">
        <w:rPr>
          <w:rFonts w:ascii="Frutiger LT 45 Light" w:hAnsi="Frutiger LT 45 Light"/>
        </w:rPr>
        <w:t>)</w:t>
      </w:r>
      <w:r w:rsidR="00043457" w:rsidRPr="00E55CA8">
        <w:rPr>
          <w:rFonts w:ascii="Frutiger LT 45 Light" w:hAnsi="Frutiger LT 45 Light"/>
          <w:i/>
        </w:rPr>
        <w:t xml:space="preserve">, </w:t>
      </w:r>
      <w:r w:rsidR="00577960" w:rsidRPr="00E55CA8">
        <w:rPr>
          <w:rFonts w:ascii="Frutiger LT 45 Light" w:hAnsi="Frutiger LT 45 Light"/>
        </w:rPr>
        <w:t>l’identificativo</w:t>
      </w:r>
      <w:r w:rsidR="0050283D" w:rsidRPr="00E55CA8">
        <w:rPr>
          <w:rFonts w:ascii="Frutiger LT 45 Light" w:hAnsi="Frutiger LT 45 Light"/>
        </w:rPr>
        <w:t xml:space="preserve"> univoco</w:t>
      </w:r>
      <w:r w:rsidR="00043457" w:rsidRPr="00E55CA8">
        <w:rPr>
          <w:rFonts w:ascii="Frutiger LT 45 Light" w:hAnsi="Frutiger LT 45 Light"/>
        </w:rPr>
        <w:t xml:space="preserve">, </w:t>
      </w:r>
      <w:r w:rsidR="0050283D" w:rsidRPr="00E55CA8">
        <w:rPr>
          <w:rFonts w:ascii="Frutiger LT 45 Light" w:hAnsi="Frutiger LT 45 Light"/>
        </w:rPr>
        <w:t xml:space="preserve">attribuito </w:t>
      </w:r>
      <w:r w:rsidR="00043457" w:rsidRPr="00E55CA8">
        <w:rPr>
          <w:rFonts w:ascii="Frutiger LT 45 Light" w:hAnsi="Frutiger LT 45 Light"/>
        </w:rPr>
        <w:t>da NSO</w:t>
      </w:r>
      <w:r w:rsidR="0050283D" w:rsidRPr="00E55CA8">
        <w:rPr>
          <w:rFonts w:ascii="Frutiger LT 45 Light" w:hAnsi="Frutiger LT 45 Light"/>
        </w:rPr>
        <w:t xml:space="preserve"> a ciascun</w:t>
      </w:r>
      <w:r w:rsidR="00043457" w:rsidRPr="00E55CA8">
        <w:rPr>
          <w:rFonts w:ascii="Frutiger LT 45 Light" w:hAnsi="Frutiger LT 45 Light"/>
        </w:rPr>
        <w:t xml:space="preserve"> Messaggio;</w:t>
      </w:r>
    </w:p>
    <w:p w14:paraId="3C613B24" w14:textId="77777777" w:rsidR="006C60CC" w:rsidRPr="00E55CA8" w:rsidRDefault="006C60CC"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Tripletta di identificazione</w:t>
      </w:r>
      <w:r w:rsidRPr="00E55CA8">
        <w:rPr>
          <w:rFonts w:ascii="Frutiger LT 45 Light" w:hAnsi="Frutiger LT 45 Light"/>
        </w:rPr>
        <w:t>, la combinazione di dati che identifica univocamente ciascun Documento, composta dell’identificativo del soggetto emittente, dalla data di emissione e dall’Identificativo del Documento assegnato dall’emittente.</w:t>
      </w:r>
    </w:p>
    <w:p w14:paraId="7926A17A" w14:textId="77777777" w:rsidR="00043457" w:rsidRPr="00E55CA8" w:rsidRDefault="0004345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Notifica</w:t>
      </w:r>
      <w:r w:rsidRPr="00E55CA8">
        <w:rPr>
          <w:rFonts w:ascii="Frutiger LT 45 Light" w:hAnsi="Frutiger LT 45 Light"/>
        </w:rPr>
        <w:t>, la notifica di sistema, inviata da NSO, attestante l’esito di una particolare operazione (es. validazione del Messaggio, inoltro del Messaggio);</w:t>
      </w:r>
    </w:p>
    <w:p w14:paraId="5A0DB782" w14:textId="77777777" w:rsidR="00CD1F02" w:rsidRPr="00E55CA8" w:rsidRDefault="00CD1F02"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Ordinazione </w:t>
      </w:r>
      <w:r w:rsidR="00011982" w:rsidRPr="00E55CA8">
        <w:rPr>
          <w:rFonts w:ascii="Frutiger LT 45 Light" w:hAnsi="Frutiger LT 45 Light"/>
          <w:i/>
        </w:rPr>
        <w:t>semplice</w:t>
      </w:r>
      <w:r w:rsidRPr="00E55CA8">
        <w:rPr>
          <w:rFonts w:ascii="Frutiger LT 45 Light" w:hAnsi="Frutiger LT 45 Light"/>
        </w:rPr>
        <w:t>, il processo di ordinazione, avviato dal Cliente, in cui l’Ordine è emesso e trasmesso in formato elettronico, mentre eventuali altri documenti devono essere prodotti e scambiati nei modi tradizionali (telefono, fax, e-mail, ecc.</w:t>
      </w:r>
      <w:r w:rsidR="00705AA3" w:rsidRPr="00E55CA8">
        <w:rPr>
          <w:rFonts w:ascii="Frutiger LT 45 Light" w:hAnsi="Frutiger LT 45 Light"/>
        </w:rPr>
        <w:t>)</w:t>
      </w:r>
      <w:r w:rsidRPr="00E55CA8">
        <w:rPr>
          <w:rFonts w:ascii="Frutiger LT 45 Light" w:hAnsi="Frutiger LT 45 Light"/>
        </w:rPr>
        <w:t>;</w:t>
      </w:r>
    </w:p>
    <w:p w14:paraId="5B45EF89" w14:textId="77777777" w:rsidR="00CD1F02" w:rsidRPr="00E55CA8" w:rsidRDefault="00CD1F02"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Ordinazione </w:t>
      </w:r>
      <w:r w:rsidR="00CF5499" w:rsidRPr="00E55CA8">
        <w:rPr>
          <w:rFonts w:ascii="Frutiger LT 45 Light" w:hAnsi="Frutiger LT 45 Light"/>
          <w:i/>
        </w:rPr>
        <w:t>completa</w:t>
      </w:r>
      <w:r w:rsidRPr="00E55CA8">
        <w:rPr>
          <w:rFonts w:ascii="Frutiger LT 45 Light" w:hAnsi="Frutiger LT 45 Light"/>
        </w:rPr>
        <w:t>, il processo di ord</w:t>
      </w:r>
      <w:r w:rsidR="00705AA3" w:rsidRPr="00E55CA8">
        <w:rPr>
          <w:rFonts w:ascii="Frutiger LT 45 Light" w:hAnsi="Frutiger LT 45 Light"/>
        </w:rPr>
        <w:t xml:space="preserve">inazione, avviato dal Cliente, </w:t>
      </w:r>
      <w:r w:rsidRPr="00E55CA8">
        <w:rPr>
          <w:rFonts w:ascii="Frutiger LT 45 Light" w:hAnsi="Frutiger LT 45 Light"/>
        </w:rPr>
        <w:t>in cui l’Ordine è emesso e trasmesso in formato elettronico ed è possibile produrre e scambiare in modalità telematica anche la Risposta e l’</w:t>
      </w:r>
      <w:r w:rsidR="006113A1" w:rsidRPr="00E55CA8">
        <w:rPr>
          <w:rFonts w:ascii="Frutiger LT 45 Light" w:hAnsi="Frutiger LT 45 Light"/>
        </w:rPr>
        <w:t>Ordine di riscontro</w:t>
      </w:r>
      <w:r w:rsidRPr="00E55CA8">
        <w:rPr>
          <w:rFonts w:ascii="Frutiger LT 45 Light" w:hAnsi="Frutiger LT 45 Light"/>
        </w:rPr>
        <w:t>;</w:t>
      </w:r>
    </w:p>
    <w:p w14:paraId="25033788" w14:textId="77777777" w:rsidR="00CD1F02" w:rsidRPr="00E55CA8" w:rsidRDefault="00CD1F02"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Ordinazione pre-concordata</w:t>
      </w:r>
      <w:r w:rsidRPr="00E55CA8">
        <w:rPr>
          <w:rFonts w:ascii="Frutiger LT 45 Light" w:hAnsi="Frutiger LT 45 Light"/>
        </w:rPr>
        <w:t>, il processo di ordin</w:t>
      </w:r>
      <w:r w:rsidR="00705AA3" w:rsidRPr="00E55CA8">
        <w:rPr>
          <w:rFonts w:ascii="Frutiger LT 45 Light" w:hAnsi="Frutiger LT 45 Light"/>
        </w:rPr>
        <w:t xml:space="preserve">azione, avviato dal Fornitore, </w:t>
      </w:r>
      <w:r w:rsidRPr="00E55CA8">
        <w:rPr>
          <w:rFonts w:ascii="Frutiger LT 45 Light" w:hAnsi="Frutiger LT 45 Light"/>
        </w:rPr>
        <w:t>in cui l’Ordine pre-concordato è emesso e trasmesso in formato elettronico ed è possibile produrre e scambiare in modalità telematica anche l’</w:t>
      </w:r>
      <w:r w:rsidR="006113A1" w:rsidRPr="00E55CA8">
        <w:rPr>
          <w:rFonts w:ascii="Frutiger LT 45 Light" w:hAnsi="Frutiger LT 45 Light"/>
        </w:rPr>
        <w:t>Ordine di riscontro</w:t>
      </w:r>
      <w:r w:rsidRPr="00E55CA8">
        <w:rPr>
          <w:rFonts w:ascii="Frutiger LT 45 Light" w:hAnsi="Frutiger LT 45 Light"/>
        </w:rPr>
        <w:t>;</w:t>
      </w:r>
    </w:p>
    <w:p w14:paraId="0776314E" w14:textId="77777777" w:rsidR="004B139B" w:rsidRPr="00E55CA8" w:rsidRDefault="004B139B"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Mittente</w:t>
      </w:r>
      <w:r w:rsidRPr="00E55CA8">
        <w:rPr>
          <w:rFonts w:ascii="Frutiger LT 45 Light" w:hAnsi="Frutiger LT 45 Light"/>
        </w:rPr>
        <w:t>, il Cliente o il Fornitore da cui origina il Messaggio;</w:t>
      </w:r>
    </w:p>
    <w:p w14:paraId="5C4E2918" w14:textId="77777777" w:rsidR="004B139B" w:rsidRPr="00E55CA8" w:rsidRDefault="004B139B"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Destinatario</w:t>
      </w:r>
      <w:r w:rsidRPr="00E55CA8">
        <w:rPr>
          <w:rFonts w:ascii="Frutiger LT 45 Light" w:hAnsi="Frutiger LT 45 Light"/>
        </w:rPr>
        <w:t>, il Cliente o il Fornitore a cui è indirizzato il Messaggio;</w:t>
      </w:r>
    </w:p>
    <w:p w14:paraId="3D8B5A8E" w14:textId="77777777" w:rsidR="004B139B" w:rsidRPr="00E55CA8" w:rsidRDefault="004B139B"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 xml:space="preserve">Intermediario, </w:t>
      </w:r>
      <w:r w:rsidRPr="00E55CA8">
        <w:rPr>
          <w:rFonts w:ascii="Frutiger LT 45 Light" w:hAnsi="Frutiger LT 45 Light"/>
        </w:rPr>
        <w:t>il soggetto o il sistema che gestisce per conto del Cliente e/o del Fornitore, interamente o in parte, il processo di creazione, invio, ricezione ed elaborazione dei Messaggi;</w:t>
      </w:r>
    </w:p>
    <w:p w14:paraId="261DD573" w14:textId="77777777" w:rsidR="004B139B" w:rsidRPr="00E55CA8" w:rsidRDefault="004B139B" w:rsidP="00D851AD">
      <w:pPr>
        <w:numPr>
          <w:ilvl w:val="0"/>
          <w:numId w:val="12"/>
        </w:numPr>
        <w:spacing w:after="233" w:line="250" w:lineRule="auto"/>
        <w:ind w:left="1134" w:hanging="360"/>
        <w:jc w:val="both"/>
        <w:rPr>
          <w:rFonts w:ascii="Frutiger LT 45 Light" w:hAnsi="Frutiger LT 45 Light"/>
        </w:rPr>
      </w:pPr>
      <w:r w:rsidRPr="00E55CA8">
        <w:rPr>
          <w:rFonts w:ascii="Frutiger LT 45 Light" w:hAnsi="Frutiger LT 45 Light"/>
          <w:i/>
        </w:rPr>
        <w:t xml:space="preserve">Trasmittente, </w:t>
      </w:r>
      <w:r w:rsidRPr="00E55CA8">
        <w:rPr>
          <w:rFonts w:ascii="Frutiger LT 45 Light" w:hAnsi="Frutiger LT 45 Light"/>
        </w:rPr>
        <w:t>il Cliente, il Fornitore o l’Intermediario che invia il Messaggio a NSO;</w:t>
      </w:r>
    </w:p>
    <w:p w14:paraId="61926AC7" w14:textId="77777777" w:rsidR="004B139B" w:rsidRPr="00E55CA8" w:rsidRDefault="004B139B" w:rsidP="00D851AD">
      <w:pPr>
        <w:numPr>
          <w:ilvl w:val="0"/>
          <w:numId w:val="12"/>
        </w:numPr>
        <w:spacing w:after="233" w:line="250" w:lineRule="auto"/>
        <w:ind w:left="1134" w:hanging="360"/>
        <w:jc w:val="both"/>
        <w:rPr>
          <w:rFonts w:ascii="Frutiger LT 45 Light" w:hAnsi="Frutiger LT 45 Light"/>
          <w:i/>
        </w:rPr>
      </w:pPr>
      <w:r w:rsidRPr="00E55CA8">
        <w:rPr>
          <w:rFonts w:ascii="Frutiger LT 45 Light" w:hAnsi="Frutiger LT 45 Light"/>
          <w:i/>
        </w:rPr>
        <w:t>Ricevente</w:t>
      </w:r>
      <w:r w:rsidRPr="00E55CA8">
        <w:rPr>
          <w:rFonts w:ascii="Frutiger LT 45 Light" w:hAnsi="Frutiger LT 45 Light"/>
        </w:rPr>
        <w:t>, il Cliente, il Fornitore o l’Intermediario che riceve il Messaggio da NSO;</w:t>
      </w:r>
    </w:p>
    <w:p w14:paraId="49173181" w14:textId="77777777" w:rsidR="00737628" w:rsidRPr="00E55CA8" w:rsidRDefault="00737628"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Canale di comunicazione</w:t>
      </w:r>
      <w:r w:rsidRPr="00E55CA8">
        <w:rPr>
          <w:rFonts w:ascii="Frutiger LT 45 Light" w:hAnsi="Frutiger LT 45 Light"/>
        </w:rPr>
        <w:t>, il mezzo attraverso il quale sono realizzati l’invio e la ricezione dei Messaggi diretti e/o provenienti da NSO;</w:t>
      </w:r>
    </w:p>
    <w:p w14:paraId="19D2FA35" w14:textId="77777777" w:rsidR="00043457" w:rsidRPr="00E55CA8" w:rsidRDefault="00E164C2"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lastRenderedPageBreak/>
        <w:t xml:space="preserve">FTP </w:t>
      </w:r>
      <w:r w:rsidRPr="00E55CA8">
        <w:rPr>
          <w:rFonts w:ascii="Frutiger LT 45 Light" w:hAnsi="Frutiger LT 45 Light"/>
        </w:rPr>
        <w:t>(</w:t>
      </w:r>
      <w:r w:rsidRPr="00E55CA8">
        <w:rPr>
          <w:rFonts w:ascii="Frutiger LT 45 Light" w:hAnsi="Frutiger LT 45 Light"/>
          <w:i/>
        </w:rPr>
        <w:t>File Transfer Protocol</w:t>
      </w:r>
      <w:r w:rsidRPr="00E55CA8">
        <w:rPr>
          <w:rFonts w:ascii="Frutiger LT 45 Light" w:hAnsi="Frutiger LT 45 Light"/>
        </w:rPr>
        <w:t>)</w:t>
      </w:r>
      <w:r w:rsidR="00043457" w:rsidRPr="00E55CA8">
        <w:rPr>
          <w:rFonts w:ascii="Frutiger LT 45 Light" w:hAnsi="Frutiger LT 45 Light"/>
          <w:i/>
        </w:rPr>
        <w:t>,</w:t>
      </w:r>
      <w:r w:rsidR="00043457" w:rsidRPr="00E55CA8">
        <w:rPr>
          <w:rFonts w:ascii="Frutiger LT 45 Light" w:hAnsi="Frutiger LT 45 Light"/>
        </w:rPr>
        <w:t xml:space="preserve"> il protocollo di trasferimento file tra sistemi remoti definito nell’RFC 959; </w:t>
      </w:r>
    </w:p>
    <w:p w14:paraId="4DD57CA6" w14:textId="5A74116E" w:rsidR="00043457" w:rsidRPr="00E55CA8" w:rsidRDefault="00E164C2" w:rsidP="00D851AD">
      <w:pPr>
        <w:numPr>
          <w:ilvl w:val="0"/>
          <w:numId w:val="12"/>
        </w:numPr>
        <w:spacing w:after="109" w:line="252" w:lineRule="auto"/>
        <w:ind w:left="1134" w:hanging="360"/>
        <w:jc w:val="both"/>
        <w:rPr>
          <w:rFonts w:ascii="Frutiger LT 45 Light" w:hAnsi="Frutiger LT 45 Light" w:cs="Arial"/>
        </w:rPr>
      </w:pPr>
      <w:r w:rsidRPr="00E55CA8">
        <w:rPr>
          <w:rFonts w:ascii="Frutiger LT 45 Light" w:hAnsi="Frutiger LT 45 Light" w:cs="Arial"/>
          <w:i/>
        </w:rPr>
        <w:t xml:space="preserve">XML </w:t>
      </w:r>
      <w:r w:rsidRPr="00E55CA8">
        <w:rPr>
          <w:rFonts w:ascii="Frutiger LT 45 Light" w:hAnsi="Frutiger LT 45 Light" w:cs="Arial"/>
        </w:rPr>
        <w:t>(</w:t>
      </w:r>
      <w:r w:rsidRPr="00E55CA8">
        <w:rPr>
          <w:rFonts w:ascii="Frutiger LT 45 Light" w:hAnsi="Frutiger LT 45 Light" w:cs="Arial"/>
          <w:i/>
        </w:rPr>
        <w:t>Extensible Markup Language</w:t>
      </w:r>
      <w:r w:rsidRPr="00E55CA8">
        <w:rPr>
          <w:rFonts w:ascii="Frutiger LT 45 Light" w:hAnsi="Frutiger LT 45 Light" w:cs="Arial"/>
        </w:rPr>
        <w:t>)</w:t>
      </w:r>
      <w:r w:rsidR="00043457" w:rsidRPr="00E55CA8">
        <w:rPr>
          <w:rFonts w:ascii="Frutiger LT 45 Light" w:hAnsi="Frutiger LT 45 Light" w:cs="Arial"/>
          <w:i/>
        </w:rPr>
        <w:t>,</w:t>
      </w:r>
      <w:r w:rsidR="00043457" w:rsidRPr="00E55CA8">
        <w:rPr>
          <w:rFonts w:ascii="Frutiger LT 45 Light" w:hAnsi="Frutiger LT 45 Light" w:cs="Arial"/>
        </w:rPr>
        <w:t xml:space="preserve"> l’insieme di regole per strutturare in formato testo i dati oggetto di elaborazione, conforme al </w:t>
      </w:r>
      <w:r w:rsidR="004A592B">
        <w:rPr>
          <w:rFonts w:ascii="Frutiger LT 45 Light" w:hAnsi="Frutiger LT 45 Light"/>
        </w:rPr>
        <w:fldChar w:fldCharType="begin"/>
      </w:r>
      <w:r w:rsidR="004A592B">
        <w:rPr>
          <w:rFonts w:ascii="Frutiger LT 45 Light" w:hAnsi="Frutiger LT 45 Light"/>
        </w:rPr>
        <w:instrText xml:space="preserve"> HYPERLINK "http://www.w3.org/TR/xml/" </w:instrText>
      </w:r>
      <w:ins w:id="984" w:author="Cernigliaro, Giuseppe (IT - Bologna)" w:date="2019-02-07T20:53:00Z">
        <w:r w:rsidR="004A592B">
          <w:rPr>
            <w:rFonts w:ascii="Frutiger LT 45 Light" w:hAnsi="Frutiger LT 45 Light"/>
          </w:rPr>
        </w:r>
      </w:ins>
      <w:r w:rsidR="004A592B">
        <w:rPr>
          <w:rFonts w:ascii="Frutiger LT 45 Light" w:hAnsi="Frutiger LT 45 Light"/>
        </w:rPr>
        <w:fldChar w:fldCharType="separate"/>
      </w:r>
      <w:r w:rsidR="00043457" w:rsidRPr="00E55CA8">
        <w:rPr>
          <w:rFonts w:ascii="Frutiger LT 45 Light" w:hAnsi="Frutiger LT 45 Light"/>
        </w:rPr>
        <w:t>W3C r</w:t>
      </w:r>
      <w:r w:rsidR="00043457" w:rsidRPr="00E55CA8">
        <w:rPr>
          <w:rFonts w:ascii="Frutiger LT 45 Light" w:hAnsi="Frutiger LT 45 Light" w:cs="Arial"/>
        </w:rPr>
        <w:t xml:space="preserve">ecommendation </w:t>
      </w:r>
      <w:r w:rsidR="00043457" w:rsidRPr="00E55CA8">
        <w:rPr>
          <w:rStyle w:val="Hyperlink"/>
          <w:rFonts w:ascii="Frutiger LT 45 Light" w:hAnsi="Frutiger LT 45 Light" w:cs="Arial"/>
        </w:rPr>
        <w:t>Extensible Markup Language (XML)</w:t>
      </w:r>
      <w:r w:rsidR="004A592B">
        <w:rPr>
          <w:rStyle w:val="Hyperlink"/>
          <w:rFonts w:ascii="Frutiger LT 45 Light" w:hAnsi="Frutiger LT 45 Light" w:cs="Arial"/>
        </w:rPr>
        <w:fldChar w:fldCharType="end"/>
      </w:r>
      <w:r w:rsidR="00043457" w:rsidRPr="00E55CA8">
        <w:rPr>
          <w:rFonts w:ascii="Frutiger LT 45 Light" w:hAnsi="Frutiger LT 45 Light" w:cs="Arial"/>
        </w:rPr>
        <w:t>;</w:t>
      </w:r>
    </w:p>
    <w:p w14:paraId="121BCB64" w14:textId="31CD7D1B" w:rsidR="00043457" w:rsidRPr="00E55CA8" w:rsidRDefault="00043457" w:rsidP="00D851AD">
      <w:pPr>
        <w:numPr>
          <w:ilvl w:val="0"/>
          <w:numId w:val="12"/>
        </w:numPr>
        <w:spacing w:after="255" w:line="252" w:lineRule="auto"/>
        <w:ind w:left="1134" w:hanging="360"/>
        <w:jc w:val="both"/>
        <w:rPr>
          <w:rFonts w:ascii="Frutiger LT 45 Light" w:hAnsi="Frutiger LT 45 Light" w:cs="Arial"/>
        </w:rPr>
      </w:pPr>
      <w:r w:rsidRPr="00E55CA8">
        <w:rPr>
          <w:rFonts w:ascii="Frutiger LT 45 Light" w:hAnsi="Frutiger LT 45 Light" w:cs="Arial"/>
          <w:i/>
        </w:rPr>
        <w:t xml:space="preserve">Web services, </w:t>
      </w:r>
      <w:r w:rsidR="00302AB0" w:rsidRPr="00E55CA8">
        <w:rPr>
          <w:rFonts w:ascii="Frutiger LT 45 Light" w:hAnsi="Frutiger LT 45 Light" w:cs="Arial"/>
        </w:rPr>
        <w:t>protocollo</w:t>
      </w:r>
      <w:r w:rsidRPr="00E55CA8">
        <w:rPr>
          <w:rFonts w:ascii="Frutiger LT 45 Light" w:hAnsi="Frutiger LT 45 Light" w:cs="Arial"/>
        </w:rPr>
        <w:t xml:space="preserve"> software progettato per supportare l'intero</w:t>
      </w:r>
      <w:r w:rsidR="00302AB0" w:rsidRPr="00E55CA8">
        <w:rPr>
          <w:rFonts w:ascii="Frutiger LT 45 Light" w:hAnsi="Frutiger LT 45 Light" w:cs="Arial"/>
        </w:rPr>
        <w:t>perabilità tra diverse</w:t>
      </w:r>
      <w:r w:rsidRPr="00E55CA8">
        <w:rPr>
          <w:rFonts w:ascii="Frutiger LT 45 Light" w:hAnsi="Frutiger LT 45 Light" w:cs="Arial"/>
        </w:rPr>
        <w:t xml:space="preserve"> </w:t>
      </w:r>
      <w:r w:rsidR="00302AB0" w:rsidRPr="00E55CA8">
        <w:rPr>
          <w:rFonts w:ascii="Frutiger LT 45 Light" w:hAnsi="Frutiger LT 45 Light" w:cs="Arial"/>
        </w:rPr>
        <w:t>applicazioni</w:t>
      </w:r>
      <w:r w:rsidRPr="00E55CA8">
        <w:rPr>
          <w:rFonts w:ascii="Frutiger LT 45 Light" w:hAnsi="Frutiger LT 45 Light" w:cs="Arial"/>
        </w:rPr>
        <w:t xml:space="preserve"> su di una medesima rete ovvero in un contesto distribuito, come definito dal W3C in </w:t>
      </w:r>
      <w:r w:rsidR="004A592B">
        <w:rPr>
          <w:rStyle w:val="Hyperlink"/>
          <w:rFonts w:ascii="Frutiger LT 45 Light" w:hAnsi="Frutiger LT 45 Light" w:cs="Arial"/>
        </w:rPr>
        <w:fldChar w:fldCharType="begin"/>
      </w:r>
      <w:r w:rsidR="004A592B">
        <w:rPr>
          <w:rStyle w:val="Hyperlink"/>
          <w:rFonts w:ascii="Frutiger LT 45 Light" w:hAnsi="Frutiger LT 45 Light" w:cs="Arial"/>
        </w:rPr>
        <w:instrText xml:space="preserve"> HYPERLINK "https://www.w3.org/TR/ws-arch/" </w:instrText>
      </w:r>
      <w:ins w:id="985" w:author="Cernigliaro, Giuseppe (IT - Bologna)" w:date="2019-02-07T20:53:00Z">
        <w:r w:rsidR="004A592B">
          <w:rPr>
            <w:rStyle w:val="Hyperlink"/>
            <w:rFonts w:ascii="Frutiger LT 45 Light" w:hAnsi="Frutiger LT 45 Light" w:cs="Arial"/>
          </w:rPr>
        </w:r>
      </w:ins>
      <w:r w:rsidR="004A592B">
        <w:rPr>
          <w:rStyle w:val="Hyperlink"/>
          <w:rFonts w:ascii="Frutiger LT 45 Light" w:hAnsi="Frutiger LT 45 Light" w:cs="Arial"/>
        </w:rPr>
        <w:fldChar w:fldCharType="separate"/>
      </w:r>
      <w:r w:rsidRPr="00E55CA8">
        <w:rPr>
          <w:rStyle w:val="Hyperlink"/>
          <w:rFonts w:ascii="Frutiger LT 45 Light" w:hAnsi="Frutiger LT 45 Light" w:cs="Arial"/>
        </w:rPr>
        <w:t>Web Services Architecture</w:t>
      </w:r>
      <w:r w:rsidR="004A592B">
        <w:rPr>
          <w:rStyle w:val="Hyperlink"/>
          <w:rFonts w:ascii="Frutiger LT 45 Light" w:hAnsi="Frutiger LT 45 Light" w:cs="Arial"/>
        </w:rPr>
        <w:fldChar w:fldCharType="end"/>
      </w:r>
      <w:r w:rsidRPr="00E55CA8">
        <w:rPr>
          <w:rFonts w:ascii="Frutiger LT 45 Light" w:hAnsi="Frutiger LT 45 Light" w:cs="Arial"/>
        </w:rPr>
        <w:t>;</w:t>
      </w:r>
    </w:p>
    <w:p w14:paraId="4F56820F" w14:textId="33454DF9" w:rsidR="00043457" w:rsidRPr="00E55CA8" w:rsidRDefault="00043457" w:rsidP="00D851AD">
      <w:pPr>
        <w:numPr>
          <w:ilvl w:val="0"/>
          <w:numId w:val="12"/>
        </w:numPr>
        <w:spacing w:after="255" w:line="252" w:lineRule="auto"/>
        <w:ind w:left="1134" w:hanging="360"/>
        <w:jc w:val="both"/>
        <w:rPr>
          <w:rFonts w:ascii="Frutiger LT 45 Light" w:hAnsi="Frutiger LT 45 Light" w:cs="Arial"/>
        </w:rPr>
      </w:pPr>
      <w:r w:rsidRPr="00E55CA8">
        <w:rPr>
          <w:rFonts w:ascii="Frutiger LT 45 Light" w:hAnsi="Frutiger LT 45 Light" w:cs="Arial"/>
          <w:i/>
        </w:rPr>
        <w:t>Messaggio SOAP,</w:t>
      </w:r>
      <w:r w:rsidRPr="00E55CA8">
        <w:rPr>
          <w:rFonts w:ascii="Frutiger LT 45 Light" w:hAnsi="Frutiger LT 45 Light" w:cs="Arial"/>
        </w:rPr>
        <w:t xml:space="preserve"> messaggio XML, strutturato in un header e in un body, utilizzato nel colloquio tra web services, conforme al </w:t>
      </w:r>
      <w:r w:rsidR="004A592B">
        <w:rPr>
          <w:rFonts w:ascii="Frutiger LT 45 Light" w:hAnsi="Frutiger LT 45 Light"/>
        </w:rPr>
        <w:fldChar w:fldCharType="begin"/>
      </w:r>
      <w:r w:rsidR="004A592B">
        <w:rPr>
          <w:rFonts w:ascii="Frutiger LT 45 Light" w:hAnsi="Frutiger LT 45 Light"/>
        </w:rPr>
        <w:instrText xml:space="preserve"> HYPERLINK "https://www.w3.org/TR/soap12-part0/" </w:instrText>
      </w:r>
      <w:ins w:id="986" w:author="Cernigliaro, Giuseppe (IT - Bologna)" w:date="2019-02-07T20:53:00Z">
        <w:r w:rsidR="004A592B">
          <w:rPr>
            <w:rFonts w:ascii="Frutiger LT 45 Light" w:hAnsi="Frutiger LT 45 Light"/>
          </w:rPr>
        </w:r>
      </w:ins>
      <w:r w:rsidR="004A592B">
        <w:rPr>
          <w:rFonts w:ascii="Frutiger LT 45 Light" w:hAnsi="Frutiger LT 45 Light"/>
        </w:rPr>
        <w:fldChar w:fldCharType="separate"/>
      </w:r>
      <w:r w:rsidRPr="00E55CA8">
        <w:rPr>
          <w:rFonts w:ascii="Frutiger LT 45 Light" w:hAnsi="Frutiger LT 45 Light"/>
        </w:rPr>
        <w:t>W3C recommendation</w:t>
      </w:r>
      <w:r w:rsidRPr="00E55CA8">
        <w:rPr>
          <w:rStyle w:val="Hyperlink"/>
          <w:rFonts w:ascii="Frutiger LT 45 Light" w:hAnsi="Frutiger LT 45 Light" w:cs="Arial"/>
        </w:rPr>
        <w:t xml:space="preserve"> SOAP Version 1.2</w:t>
      </w:r>
      <w:r w:rsidR="004A592B">
        <w:rPr>
          <w:rStyle w:val="Hyperlink"/>
          <w:rFonts w:ascii="Frutiger LT 45 Light" w:hAnsi="Frutiger LT 45 Light" w:cs="Arial"/>
        </w:rPr>
        <w:fldChar w:fldCharType="end"/>
      </w:r>
      <w:r w:rsidRPr="00E55CA8">
        <w:rPr>
          <w:rFonts w:ascii="Frutiger LT 45 Light" w:hAnsi="Frutiger LT 45 Light" w:cs="Arial"/>
        </w:rPr>
        <w:t>;</w:t>
      </w:r>
    </w:p>
    <w:p w14:paraId="44C86545" w14:textId="4DB02231" w:rsidR="00043457" w:rsidRPr="00E55CA8" w:rsidRDefault="00E164C2" w:rsidP="00D851AD">
      <w:pPr>
        <w:numPr>
          <w:ilvl w:val="0"/>
          <w:numId w:val="12"/>
        </w:numPr>
        <w:spacing w:after="232" w:line="252" w:lineRule="auto"/>
        <w:ind w:left="1134" w:hanging="360"/>
        <w:jc w:val="both"/>
        <w:rPr>
          <w:rFonts w:ascii="Frutiger LT 45 Light" w:hAnsi="Frutiger LT 45 Light" w:cs="Arial"/>
        </w:rPr>
      </w:pPr>
      <w:r w:rsidRPr="00E55CA8">
        <w:rPr>
          <w:rFonts w:ascii="Frutiger LT 45 Light" w:hAnsi="Frutiger LT 45 Light" w:cs="Arial"/>
          <w:i/>
        </w:rPr>
        <w:t xml:space="preserve">WSDL </w:t>
      </w:r>
      <w:r w:rsidRPr="00E55CA8">
        <w:rPr>
          <w:rFonts w:ascii="Frutiger LT 45 Light" w:hAnsi="Frutiger LT 45 Light" w:cs="Arial"/>
        </w:rPr>
        <w:t>(</w:t>
      </w:r>
      <w:r w:rsidR="00043457" w:rsidRPr="00E55CA8">
        <w:rPr>
          <w:rFonts w:ascii="Frutiger LT 45 Light" w:hAnsi="Frutiger LT 45 Light" w:cs="Arial"/>
          <w:i/>
        </w:rPr>
        <w:t>Web Service Definition Language</w:t>
      </w:r>
      <w:r w:rsidRPr="00E55CA8">
        <w:rPr>
          <w:rFonts w:ascii="Frutiger LT 45 Light" w:hAnsi="Frutiger LT 45 Light" w:cs="Arial"/>
        </w:rPr>
        <w:t>)</w:t>
      </w:r>
      <w:r w:rsidR="00043457" w:rsidRPr="00E55CA8">
        <w:rPr>
          <w:rFonts w:ascii="Frutiger LT 45 Light" w:hAnsi="Frutiger LT 45 Light" w:cs="Arial"/>
          <w:i/>
        </w:rPr>
        <w:t>,</w:t>
      </w:r>
      <w:r w:rsidR="00043457" w:rsidRPr="00E55CA8">
        <w:rPr>
          <w:rFonts w:ascii="Frutiger LT 45 Light" w:hAnsi="Frutiger LT 45 Light" w:cs="Arial"/>
        </w:rPr>
        <w:t xml:space="preserve"> il linguaggio basato su XML per definire un web service e descriverne le modalità di accesso, conforme al </w:t>
      </w:r>
      <w:r w:rsidR="004A592B">
        <w:rPr>
          <w:rFonts w:ascii="Frutiger LT 45 Light" w:hAnsi="Frutiger LT 45 Light"/>
        </w:rPr>
        <w:fldChar w:fldCharType="begin"/>
      </w:r>
      <w:r w:rsidR="004A592B">
        <w:rPr>
          <w:rFonts w:ascii="Frutiger LT 45 Light" w:hAnsi="Frutiger LT 45 Light"/>
        </w:rPr>
        <w:instrText xml:space="preserve"> HYPERLINK "http://www.w3.org/TR/wsdl20" </w:instrText>
      </w:r>
      <w:ins w:id="987" w:author="Cernigliaro, Giuseppe (IT - Bologna)" w:date="2019-02-07T20:53:00Z">
        <w:r w:rsidR="004A592B">
          <w:rPr>
            <w:rFonts w:ascii="Frutiger LT 45 Light" w:hAnsi="Frutiger LT 45 Light"/>
          </w:rPr>
        </w:r>
      </w:ins>
      <w:r w:rsidR="004A592B">
        <w:rPr>
          <w:rFonts w:ascii="Frutiger LT 45 Light" w:hAnsi="Frutiger LT 45 Light"/>
        </w:rPr>
        <w:fldChar w:fldCharType="separate"/>
      </w:r>
      <w:r w:rsidR="00043457" w:rsidRPr="00E55CA8">
        <w:rPr>
          <w:rFonts w:ascii="Frutiger LT 45 Light" w:hAnsi="Frutiger LT 45 Light"/>
        </w:rPr>
        <w:t>W3C recommendation</w:t>
      </w:r>
      <w:r w:rsidR="004A592B">
        <w:rPr>
          <w:rFonts w:ascii="Frutiger LT 45 Light" w:hAnsi="Frutiger LT 45 Light"/>
        </w:rPr>
        <w:fldChar w:fldCharType="end"/>
      </w:r>
      <w:r w:rsidR="00043457" w:rsidRPr="00E55CA8">
        <w:rPr>
          <w:rFonts w:ascii="Frutiger LT 45 Light" w:hAnsi="Frutiger LT 45 Light"/>
        </w:rPr>
        <w:t xml:space="preserve"> </w:t>
      </w:r>
      <w:r w:rsidR="004A592B">
        <w:rPr>
          <w:rStyle w:val="Hyperlink"/>
          <w:rFonts w:ascii="Frutiger LT 45 Light" w:hAnsi="Frutiger LT 45 Light" w:cs="Arial"/>
          <w:shd w:val="clear" w:color="auto" w:fill="FFFFFF"/>
        </w:rPr>
        <w:fldChar w:fldCharType="begin"/>
      </w:r>
      <w:r w:rsidR="004A592B">
        <w:rPr>
          <w:rStyle w:val="Hyperlink"/>
          <w:rFonts w:ascii="Frutiger LT 45 Light" w:hAnsi="Frutiger LT 45 Light" w:cs="Arial"/>
          <w:shd w:val="clear" w:color="auto" w:fill="FFFFFF"/>
        </w:rPr>
        <w:instrText xml:space="preserve"> HYPERLINK "http://www.w3.org/TR/wsdl20" </w:instrText>
      </w:r>
      <w:ins w:id="988" w:author="Cernigliaro, Giuseppe (IT - Bologna)" w:date="2019-02-07T20:53:00Z">
        <w:r w:rsidR="004A592B">
          <w:rPr>
            <w:rStyle w:val="Hyperlink"/>
            <w:rFonts w:ascii="Frutiger LT 45 Light" w:hAnsi="Frutiger LT 45 Light" w:cs="Arial"/>
            <w:shd w:val="clear" w:color="auto" w:fill="FFFFFF"/>
          </w:rPr>
        </w:r>
      </w:ins>
      <w:r w:rsidR="004A592B">
        <w:rPr>
          <w:rStyle w:val="Hyperlink"/>
          <w:rFonts w:ascii="Frutiger LT 45 Light" w:hAnsi="Frutiger LT 45 Light" w:cs="Arial"/>
          <w:shd w:val="clear" w:color="auto" w:fill="FFFFFF"/>
        </w:rPr>
        <w:fldChar w:fldCharType="separate"/>
      </w:r>
      <w:r w:rsidR="00043457" w:rsidRPr="00E55CA8">
        <w:rPr>
          <w:rStyle w:val="Hyperlink"/>
          <w:rFonts w:ascii="Frutiger LT 45 Light" w:hAnsi="Frutiger LT 45 Light" w:cs="Arial"/>
          <w:shd w:val="clear" w:color="auto" w:fill="FFFFFF"/>
        </w:rPr>
        <w:t>Web Services Description Language (WSDL</w:t>
      </w:r>
      <w:r w:rsidR="004A592B">
        <w:rPr>
          <w:rStyle w:val="Hyperlink"/>
          <w:rFonts w:ascii="Frutiger LT 45 Light" w:hAnsi="Frutiger LT 45 Light" w:cs="Arial"/>
          <w:shd w:val="clear" w:color="auto" w:fill="FFFFFF"/>
        </w:rPr>
        <w:fldChar w:fldCharType="end"/>
      </w:r>
      <w:r w:rsidR="00043457" w:rsidRPr="00E55CA8">
        <w:rPr>
          <w:rStyle w:val="Hyperlink"/>
          <w:rFonts w:ascii="Frutiger LT 45 Light" w:hAnsi="Frutiger LT 45 Light" w:cs="Arial"/>
          <w:shd w:val="clear" w:color="auto" w:fill="FFFFFF"/>
        </w:rPr>
        <w:t>)</w:t>
      </w:r>
      <w:r w:rsidR="00043457" w:rsidRPr="00E55CA8">
        <w:rPr>
          <w:rFonts w:ascii="Frutiger LT 45 Light" w:hAnsi="Frutiger LT 45 Light" w:cs="Arial"/>
        </w:rPr>
        <w:t>;</w:t>
      </w:r>
    </w:p>
    <w:p w14:paraId="56E1F084" w14:textId="77777777" w:rsidR="00043457" w:rsidRPr="00E55CA8" w:rsidRDefault="00043457" w:rsidP="00D851AD">
      <w:pPr>
        <w:numPr>
          <w:ilvl w:val="0"/>
          <w:numId w:val="12"/>
        </w:numPr>
        <w:spacing w:after="258" w:line="252" w:lineRule="auto"/>
        <w:ind w:left="1134" w:hanging="360"/>
        <w:jc w:val="both"/>
        <w:rPr>
          <w:rFonts w:ascii="Frutiger LT 45 Light" w:hAnsi="Frutiger LT 45 Light" w:cs="Arial"/>
        </w:rPr>
      </w:pPr>
      <w:r w:rsidRPr="00E55CA8">
        <w:rPr>
          <w:rFonts w:ascii="Frutiger LT 45 Light" w:hAnsi="Frutiger LT 45 Light" w:cs="Arial"/>
          <w:i/>
        </w:rPr>
        <w:t>SPC,</w:t>
      </w:r>
      <w:r w:rsidRPr="00E55CA8">
        <w:rPr>
          <w:rFonts w:ascii="Frutiger LT 45 Light" w:hAnsi="Frutiger LT 45 Light" w:cs="Arial"/>
        </w:rPr>
        <w:t xml:space="preserve"> il Sistema Pubblico di Connettività di cui agli articoli 73 e seguenti del Codice dell’Amministrazione Digitale (d.lgs. 7 marzo 2005, n. 82); </w:t>
      </w:r>
    </w:p>
    <w:p w14:paraId="34D4D9BC" w14:textId="791CA304" w:rsidR="00AD4906" w:rsidRPr="00E55CA8" w:rsidRDefault="00AD4906" w:rsidP="00586631">
      <w:pPr>
        <w:numPr>
          <w:ilvl w:val="0"/>
          <w:numId w:val="12"/>
        </w:numPr>
        <w:spacing w:after="258" w:line="252" w:lineRule="auto"/>
        <w:ind w:hanging="360"/>
        <w:jc w:val="both"/>
        <w:rPr>
          <w:rFonts w:ascii="Frutiger LT 45 Light" w:hAnsi="Frutiger LT 45 Light" w:cs="Arial"/>
        </w:rPr>
      </w:pPr>
      <w:r w:rsidRPr="00E55CA8">
        <w:rPr>
          <w:rFonts w:ascii="Frutiger LT 45 Light" w:hAnsi="Frutiger LT 45 Light" w:cs="Arial"/>
          <w:i/>
        </w:rPr>
        <w:t xml:space="preserve">BPMN </w:t>
      </w:r>
      <w:r w:rsidRPr="00E55CA8">
        <w:rPr>
          <w:rFonts w:ascii="Frutiger LT 45 Light" w:hAnsi="Frutiger LT 45 Light" w:cs="Arial"/>
        </w:rPr>
        <w:t>(</w:t>
      </w:r>
      <w:r w:rsidRPr="00E55CA8">
        <w:rPr>
          <w:rFonts w:ascii="Frutiger LT 45 Light" w:hAnsi="Frutiger LT 45 Light" w:cs="Arial"/>
          <w:i/>
        </w:rPr>
        <w:t>Business Process Model and Notation</w:t>
      </w:r>
      <w:r w:rsidRPr="00E55CA8">
        <w:rPr>
          <w:rFonts w:ascii="Frutiger LT 45 Light" w:hAnsi="Frutiger LT 45 Light" w:cs="Arial"/>
        </w:rPr>
        <w:t>), lo standard internazionale per la rappresentazione dei processi organizzativi definito dall’</w:t>
      </w:r>
      <w:r w:rsidR="004A592B">
        <w:rPr>
          <w:rStyle w:val="Hyperlink"/>
          <w:rFonts w:ascii="Frutiger LT 45 Light" w:hAnsi="Frutiger LT 45 Light" w:cs="Arial"/>
        </w:rPr>
        <w:fldChar w:fldCharType="begin"/>
      </w:r>
      <w:r w:rsidR="004A592B">
        <w:rPr>
          <w:rStyle w:val="Hyperlink"/>
          <w:rFonts w:ascii="Frutiger LT 45 Light" w:hAnsi="Frutiger LT 45 Light" w:cs="Arial"/>
        </w:rPr>
        <w:instrText xml:space="preserve"> HYPERLINK "http://www.bpmn.org/" </w:instrText>
      </w:r>
      <w:ins w:id="989" w:author="Cernigliaro, Giuseppe (IT - Bologna)" w:date="2019-02-07T20:53:00Z">
        <w:r w:rsidR="004A592B">
          <w:rPr>
            <w:rStyle w:val="Hyperlink"/>
            <w:rFonts w:ascii="Frutiger LT 45 Light" w:hAnsi="Frutiger LT 45 Light" w:cs="Arial"/>
          </w:rPr>
        </w:r>
      </w:ins>
      <w:r w:rsidR="004A592B">
        <w:rPr>
          <w:rStyle w:val="Hyperlink"/>
          <w:rFonts w:ascii="Frutiger LT 45 Light" w:hAnsi="Frutiger LT 45 Light" w:cs="Arial"/>
        </w:rPr>
        <w:fldChar w:fldCharType="separate"/>
      </w:r>
      <w:r w:rsidRPr="00E55CA8">
        <w:rPr>
          <w:rStyle w:val="Hyperlink"/>
          <w:rFonts w:ascii="Frutiger LT 45 Light" w:hAnsi="Frutiger LT 45 Light" w:cs="Arial"/>
        </w:rPr>
        <w:t>Object Management Group (OMG)</w:t>
      </w:r>
      <w:r w:rsidR="004A592B">
        <w:rPr>
          <w:rStyle w:val="Hyperlink"/>
          <w:rFonts w:ascii="Frutiger LT 45 Light" w:hAnsi="Frutiger LT 45 Light" w:cs="Arial"/>
        </w:rPr>
        <w:fldChar w:fldCharType="end"/>
      </w:r>
      <w:r w:rsidR="00AF2A1A" w:rsidRPr="00E55CA8">
        <w:rPr>
          <w:rFonts w:ascii="Frutiger LT 45 Light" w:hAnsi="Frutiger LT 45 Light" w:cs="Arial"/>
        </w:rPr>
        <w:t>;</w:t>
      </w:r>
    </w:p>
    <w:p w14:paraId="64B1DCB5" w14:textId="77777777" w:rsidR="00043457" w:rsidRPr="00E55CA8" w:rsidRDefault="00043457"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SPCoop,</w:t>
      </w:r>
      <w:r w:rsidRPr="00E55CA8">
        <w:rPr>
          <w:rFonts w:ascii="Frutiger LT 45 Light" w:hAnsi="Frutiger LT 45 Light"/>
        </w:rPr>
        <w:t xml:space="preserve"> la parte del SPC finalizzata all’interazione tra i sistemi informatici delle pubbliche amministrazioni e tra queste e i cittadini</w:t>
      </w:r>
      <w:r w:rsidR="00766B00" w:rsidRPr="00E55CA8">
        <w:rPr>
          <w:rFonts w:ascii="Frutiger LT 45 Light" w:hAnsi="Frutiger LT 45 Light"/>
        </w:rPr>
        <w:t>;</w:t>
      </w:r>
    </w:p>
    <w:p w14:paraId="166CFCAC" w14:textId="77777777" w:rsidR="00766B00" w:rsidRPr="00E55CA8" w:rsidRDefault="00766B00" w:rsidP="00D851AD">
      <w:pPr>
        <w:numPr>
          <w:ilvl w:val="0"/>
          <w:numId w:val="12"/>
        </w:numPr>
        <w:spacing w:after="232" w:line="252" w:lineRule="auto"/>
        <w:ind w:left="1134" w:hanging="360"/>
        <w:jc w:val="both"/>
        <w:rPr>
          <w:rFonts w:ascii="Frutiger LT 45 Light" w:hAnsi="Frutiger LT 45 Light"/>
        </w:rPr>
      </w:pPr>
      <w:r w:rsidRPr="00E55CA8">
        <w:rPr>
          <w:rFonts w:ascii="Frutiger LT 45 Light" w:hAnsi="Frutiger LT 45 Light"/>
          <w:i/>
        </w:rPr>
        <w:t>PEPPOL</w:t>
      </w:r>
      <w:r w:rsidRPr="00E55CA8">
        <w:rPr>
          <w:rFonts w:ascii="Frutiger LT 45 Light" w:hAnsi="Frutiger LT 45 Light"/>
        </w:rPr>
        <w:t xml:space="preserve"> (Pan-European Public Procurement Online, progetto pilota promosso dalla Commissione Europea per individuare un insieme di elementi infrastrutturali e di specifiche tecniche che abilitino e facilitino le procedure di e-Procurement.</w:t>
      </w:r>
    </w:p>
    <w:p w14:paraId="6E26220E" w14:textId="77777777" w:rsidR="00043457" w:rsidRDefault="00043457" w:rsidP="00336F32">
      <w:pPr>
        <w:pStyle w:val="BodyText"/>
      </w:pPr>
      <w:r w:rsidRPr="004E6B99">
        <w:t>Nel seguito del presente documento tutti i termini e le espressioni sopra definiti sono, di norma, scritti con iniziale maiuscola (tutto maiuscolo nel caso degli acronimi).</w:t>
      </w:r>
    </w:p>
    <w:p w14:paraId="47F56F8B" w14:textId="77777777" w:rsidR="00DF3AC3" w:rsidRDefault="00DF3AC3">
      <w:pPr>
        <w:rPr>
          <w:rFonts w:ascii="Frutiger LT 45 Light" w:eastAsia="Times New Roman" w:hAnsi="Frutiger LT 45 Light" w:cs="Times New Roman"/>
        </w:rPr>
      </w:pPr>
      <w:r>
        <w:br w:type="page"/>
      </w:r>
    </w:p>
    <w:p w14:paraId="2DC4F619" w14:textId="77777777" w:rsidR="00DF3AC3" w:rsidRPr="00E55CA8" w:rsidRDefault="00DF3AC3" w:rsidP="00DF3AC3">
      <w:pPr>
        <w:pStyle w:val="Heading2"/>
      </w:pPr>
      <w:bookmarkStart w:id="990" w:name="_Toc523318761"/>
      <w:bookmarkStart w:id="991" w:name="_Ref500713148"/>
      <w:bookmarkStart w:id="992" w:name="_Ref500713315"/>
      <w:bookmarkStart w:id="993" w:name="_Ref500713355"/>
      <w:bookmarkStart w:id="994" w:name="_Ref502253971"/>
      <w:bookmarkStart w:id="995" w:name="_Toc465255"/>
      <w:r w:rsidRPr="00E55CA8">
        <w:lastRenderedPageBreak/>
        <w:t>Il sistema Acquisti Pubblici in Rete (APiR)</w:t>
      </w:r>
      <w:bookmarkEnd w:id="990"/>
      <w:bookmarkEnd w:id="995"/>
    </w:p>
    <w:p w14:paraId="7821E54F" w14:textId="77777777" w:rsidR="00DF3AC3" w:rsidRPr="00E55CA8" w:rsidRDefault="00DF3AC3" w:rsidP="00DF3AC3">
      <w:pPr>
        <w:pStyle w:val="BodyText"/>
      </w:pPr>
      <w:r w:rsidRPr="00E55CA8">
        <w:t>La legge di bilancio 2018 (l. 27 dicembre 2017, n. 205), ai commi 411-415 dell’articolo 1, prevede che:</w:t>
      </w:r>
    </w:p>
    <w:p w14:paraId="47670BCC" w14:textId="77777777" w:rsidR="00DF3AC3" w:rsidRPr="00E55CA8" w:rsidRDefault="00DF3AC3" w:rsidP="00DF3AC3">
      <w:pPr>
        <w:pStyle w:val="Trattino"/>
        <w:numPr>
          <w:ilvl w:val="0"/>
          <w:numId w:val="8"/>
        </w:numPr>
        <w:ind w:left="1156" w:hanging="357"/>
      </w:pPr>
      <w:r w:rsidRPr="00E55CA8">
        <w:t>l'emissione, la trasmissione, la conservazione e l'archiviazione dei documenti attestanti</w:t>
      </w:r>
    </w:p>
    <w:p w14:paraId="573C73F0" w14:textId="77777777" w:rsidR="00DF3AC3" w:rsidRPr="00E55CA8" w:rsidRDefault="00DF3AC3" w:rsidP="00DF3AC3">
      <w:pPr>
        <w:pStyle w:val="Trattino"/>
        <w:numPr>
          <w:ilvl w:val="1"/>
          <w:numId w:val="8"/>
        </w:numPr>
        <w:ind w:left="1985" w:hanging="357"/>
      </w:pPr>
      <w:r w:rsidRPr="00E55CA8">
        <w:t>l'</w:t>
      </w:r>
      <w:r w:rsidRPr="00E55CA8">
        <w:rPr>
          <w:i/>
        </w:rPr>
        <w:t>ordinazione</w:t>
      </w:r>
      <w:r w:rsidRPr="00E55CA8">
        <w:t xml:space="preserve"> (ossia gli ordini di acquisto e gli altri documenti utilizzati nella di disposizione dell’obbligazione)</w:t>
      </w:r>
    </w:p>
    <w:p w14:paraId="4538AE6E" w14:textId="77777777" w:rsidR="00DF3AC3" w:rsidRPr="00E55CA8" w:rsidRDefault="00DF3AC3" w:rsidP="00DF3AC3">
      <w:pPr>
        <w:pStyle w:val="Trattino"/>
        <w:numPr>
          <w:ilvl w:val="1"/>
          <w:numId w:val="8"/>
        </w:numPr>
        <w:spacing w:after="120"/>
        <w:ind w:left="1985" w:hanging="357"/>
      </w:pPr>
      <w:r w:rsidRPr="00E55CA8">
        <w:t>e l'</w:t>
      </w:r>
      <w:r w:rsidRPr="00E55CA8">
        <w:rPr>
          <w:i/>
        </w:rPr>
        <w:t>esecuzione</w:t>
      </w:r>
      <w:r w:rsidRPr="00E55CA8">
        <w:t xml:space="preserve"> (ossia i documenti di trasporto, gli stati di avanzamento lavori</w:t>
      </w:r>
      <w:r w:rsidR="00BE3229" w:rsidRPr="00E55CA8">
        <w:t xml:space="preserve"> e gli altri documenti</w:t>
      </w:r>
      <w:r w:rsidRPr="00E55CA8">
        <w:t xml:space="preserve"> utilizzati nella fase di svolgimento dell’obbligazione) </w:t>
      </w:r>
    </w:p>
    <w:p w14:paraId="2A888F8C" w14:textId="77777777" w:rsidR="00DF3AC3" w:rsidRPr="00E55CA8" w:rsidRDefault="00DF3AC3" w:rsidP="00DF3AC3">
      <w:pPr>
        <w:spacing w:after="232" w:line="252" w:lineRule="auto"/>
        <w:ind w:left="1247"/>
        <w:jc w:val="both"/>
        <w:rPr>
          <w:rFonts w:ascii="Frutiger LT 45 Light" w:hAnsi="Frutiger LT 45 Light"/>
        </w:rPr>
      </w:pPr>
      <w:r w:rsidRPr="00E55CA8">
        <w:rPr>
          <w:rFonts w:ascii="Frutiger LT 45 Light" w:hAnsi="Frutiger LT 45 Light"/>
        </w:rPr>
        <w:t>degli acquisti di beni e servizi della pubblica amministrazione devono essere effettuate in forma elettronica. A tal fine, saranno adottati appositi regolamenti volti a disciplinare le modalità tecniche e le date di entrata in vigore dell’obbligo di invio in forma elettronica della predetta documentazione;</w:t>
      </w:r>
    </w:p>
    <w:p w14:paraId="53F7C2AD" w14:textId="77777777" w:rsidR="00DF3AC3" w:rsidRPr="00E55CA8" w:rsidRDefault="00DF3AC3" w:rsidP="00DF3AC3">
      <w:pPr>
        <w:pStyle w:val="Trattino"/>
        <w:numPr>
          <w:ilvl w:val="0"/>
          <w:numId w:val="8"/>
        </w:numPr>
        <w:ind w:left="1156" w:hanging="357"/>
      </w:pPr>
      <w:r w:rsidRPr="00E55CA8">
        <w:t xml:space="preserve">in particolare, per gli enti del Servizio Sanitario Nazionale (SSN), la trasmissione dei predetti documenti avviene per mezzo di un sistema di gestione messo a disposizione dal Ministero dell'economia e delle finanze - Dipartimento della Ragioneria generale dello Stato. Con </w:t>
      </w:r>
      <w:r w:rsidR="006301E6" w:rsidRPr="00E55CA8">
        <w:t xml:space="preserve">d.m. 7 dicembre 2018, </w:t>
      </w:r>
      <w:r w:rsidRPr="00E55CA8">
        <w:t xml:space="preserve">tale sistema è stato individuato nel Nodo di Smistamento degli Ordini di acquisto (NSO), </w:t>
      </w:r>
      <w:r w:rsidR="00BE3229" w:rsidRPr="00E55CA8">
        <w:t>la cui documentazione è pubblicata online al seguente indirizzo web</w:t>
      </w:r>
      <w:r w:rsidRPr="00E55CA8">
        <w:t>:</w:t>
      </w:r>
    </w:p>
    <w:p w14:paraId="62F4585D" w14:textId="5AA6BBE6" w:rsidR="00DF3AC3" w:rsidRPr="00E55CA8" w:rsidRDefault="004A592B" w:rsidP="00DF3AC3">
      <w:pPr>
        <w:spacing w:before="120" w:after="232" w:line="252" w:lineRule="auto"/>
        <w:ind w:left="1134"/>
        <w:jc w:val="both"/>
        <w:rPr>
          <w:rFonts w:ascii="Frutiger LT 45 Light" w:hAnsi="Frutiger LT 45 Light"/>
        </w:rPr>
      </w:pPr>
      <w:r>
        <w:rPr>
          <w:rStyle w:val="Hyperlink"/>
          <w:rFonts w:ascii="Frutiger LT 45 Light" w:hAnsi="Frutiger LT 45 Light"/>
        </w:rPr>
        <w:fldChar w:fldCharType="begin"/>
      </w:r>
      <w:r>
        <w:rPr>
          <w:rStyle w:val="Hyperlink"/>
          <w:rFonts w:ascii="Frutiger LT 45 Light" w:hAnsi="Frutiger LT 45 Light"/>
        </w:rPr>
        <w:instrText xml:space="preserve"> HYPERLINK "http://www.rgs.mef.gov.it/VERSIONE-I/e_government/amministrazioni_pubbliche/acquisti_pubblici_in_rete_apir/nodo_di_smistamento_degli_ordini_di_acquisto_delle_amministrazioni_pubbliche_nso/" </w:instrText>
      </w:r>
      <w:ins w:id="996" w:author="Cernigliaro, Giuseppe (IT - Bologna)" w:date="2019-02-07T20:53:00Z">
        <w:r>
          <w:rPr>
            <w:rStyle w:val="Hyperlink"/>
            <w:rFonts w:ascii="Frutiger LT 45 Light" w:hAnsi="Frutiger LT 45 Light"/>
          </w:rPr>
        </w:r>
      </w:ins>
      <w:r>
        <w:rPr>
          <w:rStyle w:val="Hyperlink"/>
          <w:rFonts w:ascii="Frutiger LT 45 Light" w:hAnsi="Frutiger LT 45 Light"/>
        </w:rPr>
        <w:fldChar w:fldCharType="separate"/>
      </w:r>
      <w:r w:rsidR="00DF3AC3" w:rsidRPr="00E55CA8">
        <w:rPr>
          <w:rStyle w:val="Hyperlink"/>
          <w:rFonts w:ascii="Frutiger LT 45 Light" w:hAnsi="Frutiger LT 45 Light"/>
        </w:rPr>
        <w:t>http://www.rgs.mef.gov.it/VERSIONE-I/e_government/amministrazioni_pubbliche/acquisti_pubblici_in_rete_apir/nodo_di_smistamento_degli_ordini_di_acquisto_delle_amministrazioni_pubbliche_nso/</w:t>
      </w:r>
      <w:r>
        <w:rPr>
          <w:rStyle w:val="Hyperlink"/>
          <w:rFonts w:ascii="Frutiger LT 45 Light" w:hAnsi="Frutiger LT 45 Light"/>
        </w:rPr>
        <w:fldChar w:fldCharType="end"/>
      </w:r>
    </w:p>
    <w:p w14:paraId="52EEC8BE" w14:textId="77777777" w:rsidR="00DF3AC3" w:rsidRPr="00E55CA8" w:rsidRDefault="00DF3AC3" w:rsidP="00DF3AC3">
      <w:pPr>
        <w:pStyle w:val="Trattino"/>
        <w:numPr>
          <w:ilvl w:val="0"/>
          <w:numId w:val="8"/>
        </w:numPr>
        <w:ind w:left="1156" w:hanging="357"/>
      </w:pPr>
      <w:r w:rsidRPr="00E55CA8">
        <w:t xml:space="preserve">il sistema informativo del Ministero dell'economia e delle finanze - Dipartimento della Ragioneria generale dello Stato assicura l'integrazione di NSO con </w:t>
      </w:r>
      <w:proofErr w:type="gramStart"/>
      <w:r w:rsidRPr="00E55CA8">
        <w:t>la  Banca</w:t>
      </w:r>
      <w:proofErr w:type="gramEnd"/>
      <w:r w:rsidRPr="00E55CA8">
        <w:t xml:space="preserve"> Dati Nazionale dei Contratti Pubblici (BDNCP), con il Sistema di Interscambio delle fatture elettroniche (SdI) e con l'infrastruttura della banca dati SIOPE, costituita dal Sistema Informativo sulle Operazioni degli Enti Pubblici (SIOPE) e dal Nodo di Smistamento dei Pagamenti e degli Incassi (SIOPE+). Le informazioni tratte dai predetti sistemi sono gestite e rese disponibili dalla Piattaforma dei Crediti Commerci</w:t>
      </w:r>
      <w:r w:rsidR="00C72986" w:rsidRPr="00E55CA8">
        <w:t>a</w:t>
      </w:r>
      <w:r w:rsidRPr="00E55CA8">
        <w:t>li (PCC).</w:t>
      </w:r>
    </w:p>
    <w:p w14:paraId="2D97FC83" w14:textId="77777777" w:rsidR="00DF3AC3" w:rsidRPr="00E55CA8" w:rsidRDefault="00DF3AC3" w:rsidP="00DF3AC3">
      <w:pPr>
        <w:pStyle w:val="Trattino"/>
        <w:ind w:left="1157"/>
        <w:contextualSpacing/>
      </w:pPr>
      <w:r w:rsidRPr="00E55CA8">
        <w:t xml:space="preserve">L’insieme degli elementi menzionati costituisce un sistema integrato, formato da più componenti indipendenti, realizzati e gestiti da soggetti istituzionali distinti, fra loro interoperabili grazie all’utilizzo di interfacce e formati comuni, denominato </w:t>
      </w:r>
      <w:r w:rsidRPr="00E55CA8">
        <w:rPr>
          <w:i/>
        </w:rPr>
        <w:t>Acquisti Pubblici in Rete</w:t>
      </w:r>
      <w:r w:rsidRPr="00E55CA8">
        <w:t xml:space="preserve"> (APiR), la cui documentazione è pubblicata online al seguente indirizzo web:</w:t>
      </w:r>
    </w:p>
    <w:p w14:paraId="3ABEFF1D" w14:textId="498352AD" w:rsidR="00DF3AC3" w:rsidRPr="00E55CA8" w:rsidRDefault="004A592B" w:rsidP="00DF3AC3">
      <w:pPr>
        <w:spacing w:before="120" w:after="232" w:line="252" w:lineRule="auto"/>
        <w:ind w:left="1134"/>
        <w:jc w:val="both"/>
        <w:rPr>
          <w:rFonts w:ascii="Frutiger LT 45 Light" w:hAnsi="Frutiger LT 45 Light"/>
          <w:strike/>
        </w:rPr>
      </w:pPr>
      <w:r>
        <w:rPr>
          <w:rStyle w:val="Hyperlink"/>
          <w:rFonts w:ascii="Frutiger LT 45 Light" w:hAnsi="Frutiger LT 45 Light"/>
        </w:rPr>
        <w:fldChar w:fldCharType="begin"/>
      </w:r>
      <w:r>
        <w:rPr>
          <w:rStyle w:val="Hyperlink"/>
          <w:rFonts w:ascii="Frutiger LT 45 Light" w:hAnsi="Frutiger LT 45 Light"/>
        </w:rPr>
        <w:instrText xml:space="preserve"> HYPERLINK "http://www.rgs.mef.gov.it/VERSIONE-I/e_government/amministrazioni_pubbliche/acquisti_pubblici_in_rete_apir/" </w:instrText>
      </w:r>
      <w:ins w:id="997" w:author="Cernigliaro, Giuseppe (IT - Bologna)" w:date="2019-02-07T20:53:00Z">
        <w:r>
          <w:rPr>
            <w:rStyle w:val="Hyperlink"/>
            <w:rFonts w:ascii="Frutiger LT 45 Light" w:hAnsi="Frutiger LT 45 Light"/>
          </w:rPr>
        </w:r>
      </w:ins>
      <w:r>
        <w:rPr>
          <w:rStyle w:val="Hyperlink"/>
          <w:rFonts w:ascii="Frutiger LT 45 Light" w:hAnsi="Frutiger LT 45 Light"/>
        </w:rPr>
        <w:fldChar w:fldCharType="separate"/>
      </w:r>
      <w:r w:rsidR="00DF3AC3" w:rsidRPr="00E55CA8">
        <w:rPr>
          <w:rStyle w:val="Hyperlink"/>
          <w:rFonts w:ascii="Frutiger LT 45 Light" w:hAnsi="Frutiger LT 45 Light"/>
        </w:rPr>
        <w:t>http://www.rgs.mef.gov.it/VERSIONE-I/e_government/amministrazioni_pubbliche/acquisti_pubblici_in_rete_apir/</w:t>
      </w:r>
      <w:r>
        <w:rPr>
          <w:rStyle w:val="Hyperlink"/>
          <w:rFonts w:ascii="Frutiger LT 45 Light" w:hAnsi="Frutiger LT 45 Light"/>
        </w:rPr>
        <w:fldChar w:fldCharType="end"/>
      </w:r>
    </w:p>
    <w:p w14:paraId="4C4DC6FD" w14:textId="77777777" w:rsidR="00DF3AC3" w:rsidRPr="00E55CA8" w:rsidRDefault="00DF3AC3" w:rsidP="00DF3AC3">
      <w:pPr>
        <w:pStyle w:val="Trattino"/>
        <w:ind w:left="1157"/>
        <w:contextualSpacing/>
      </w:pPr>
      <w:r w:rsidRPr="00E55CA8">
        <w:lastRenderedPageBreak/>
        <w:t>Nella figura che segue sono rappresentati i principali componenti del sistema APiR e i flussi documentali e informativi.</w:t>
      </w:r>
    </w:p>
    <w:p w14:paraId="5ED7AE60" w14:textId="77777777" w:rsidR="00DF3AC3" w:rsidRPr="00E55CA8" w:rsidRDefault="00992C40" w:rsidP="00DF3AC3">
      <w:pPr>
        <w:pStyle w:val="BodyText"/>
        <w:keepNext/>
        <w:ind w:left="0"/>
        <w:jc w:val="center"/>
      </w:pPr>
      <w:r w:rsidRPr="00E55CA8">
        <w:rPr>
          <w:noProof/>
          <w:lang w:val="en-US" w:eastAsia="en-US"/>
        </w:rPr>
        <w:drawing>
          <wp:inline distT="0" distB="0" distL="0" distR="0" wp14:anchorId="256BF901" wp14:editId="3A3C56B5">
            <wp:extent cx="5580380" cy="3775951"/>
            <wp:effectExtent l="19050" t="19050" r="1270" b="0"/>
            <wp:docPr id="7" name="Immagine 7" descr="C:\Users\p.trimarchi\AppData\Local\Microsoft\Windows\Temporary Internet Files\Content.Word\Nuova immagine (8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Temporary Internet Files\Content.Word\Nuova immagine (88).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380" cy="3775951"/>
                    </a:xfrm>
                    <a:prstGeom prst="rect">
                      <a:avLst/>
                    </a:prstGeom>
                    <a:noFill/>
                    <a:ln>
                      <a:solidFill>
                        <a:schemeClr val="tx1"/>
                      </a:solidFill>
                    </a:ln>
                  </pic:spPr>
                </pic:pic>
              </a:graphicData>
            </a:graphic>
          </wp:inline>
        </w:drawing>
      </w:r>
    </w:p>
    <w:p w14:paraId="13498A3F" w14:textId="77777777" w:rsidR="00DF3AC3" w:rsidRDefault="00DF3AC3" w:rsidP="00DF3AC3">
      <w:pPr>
        <w:pStyle w:val="Caption"/>
        <w:rPr>
          <w:rFonts w:ascii="Frutiger LT 45 Light" w:hAnsi="Frutiger LT 45 Light"/>
        </w:rPr>
      </w:pPr>
      <w:r w:rsidRPr="00E55CA8">
        <w:rPr>
          <w:rFonts w:ascii="Frutiger LT 45 Light" w:hAnsi="Frutiger LT 45 Light"/>
        </w:rPr>
        <w:t>I componenti principali del sistema APiR</w:t>
      </w:r>
    </w:p>
    <w:p w14:paraId="07493F8C" w14:textId="77777777" w:rsidR="00DF3AC3" w:rsidRDefault="00DF3AC3" w:rsidP="00DF3AC3">
      <w:pPr>
        <w:rPr>
          <w:rFonts w:ascii="Frutiger LT 45 Light" w:eastAsia="Times New Roman" w:hAnsi="Frutiger LT 45 Light" w:cs="Times New Roman"/>
          <w:b/>
          <w:bCs/>
          <w:smallCaps/>
          <w:szCs w:val="24"/>
        </w:rPr>
      </w:pPr>
      <w:r>
        <w:br w:type="page"/>
      </w:r>
    </w:p>
    <w:p w14:paraId="20179B3A" w14:textId="77777777" w:rsidR="00DF3AC3" w:rsidRPr="00E55CA8" w:rsidRDefault="00DF3AC3" w:rsidP="00DF3AC3">
      <w:pPr>
        <w:pStyle w:val="Heading2"/>
      </w:pPr>
      <w:bookmarkStart w:id="998" w:name="_Toc523318762"/>
      <w:bookmarkStart w:id="999" w:name="_Toc465256"/>
      <w:r w:rsidRPr="00E55CA8">
        <w:lastRenderedPageBreak/>
        <w:t>Il Nodo di Smistamento degli Ordini di acquisto (NSO)</w:t>
      </w:r>
      <w:bookmarkEnd w:id="998"/>
      <w:bookmarkEnd w:id="999"/>
    </w:p>
    <w:p w14:paraId="44AAD0D8" w14:textId="77777777" w:rsidR="00DF3AC3" w:rsidRPr="00E55CA8" w:rsidRDefault="00DF3AC3" w:rsidP="00DF3AC3">
      <w:pPr>
        <w:pStyle w:val="BodyText"/>
      </w:pPr>
      <w:r w:rsidRPr="00E55CA8">
        <w:t xml:space="preserve">Come previsto dal </w:t>
      </w:r>
      <w:r w:rsidR="006301E6" w:rsidRPr="00E55CA8">
        <w:t xml:space="preserve">d.m. 7 dicembre 2018, </w:t>
      </w:r>
      <w:r w:rsidRPr="00E55CA8">
        <w:t xml:space="preserve">il </w:t>
      </w:r>
      <w:r w:rsidRPr="00E55CA8">
        <w:rPr>
          <w:i/>
        </w:rPr>
        <w:t>Nodo di Smistamento degli Ordini</w:t>
      </w:r>
      <w:r w:rsidRPr="00E55CA8">
        <w:t xml:space="preserve"> (NSO) gestisce la trasmissione in via telematica dei documenti informatici attestanti l’ordinazione (ordini di acquisto) e l’esecuzione (documenti di trasporto, stati di avanzamento dei lavori, ecc.) degli acquisti dei beni e servizi tra gli enti del Servizio sanitario nazionale, nonché i soggetti che effettuano acquisti per conto dei predetti enti, e i loro fornitori di beni e servizi.</w:t>
      </w:r>
    </w:p>
    <w:p w14:paraId="681AC0F6" w14:textId="77777777" w:rsidR="00DF3AC3" w:rsidRDefault="00DF3AC3" w:rsidP="00DF3AC3">
      <w:pPr>
        <w:pStyle w:val="BodyText"/>
      </w:pPr>
      <w:r w:rsidRPr="00E55CA8">
        <w:t>Con riferimento ai documenti informatici attestanti l’ordinazione di acquisto, il medesimo decreto ministeriale stabilisce che essi devono essere obbli</w:t>
      </w:r>
      <w:r w:rsidR="008D66D7" w:rsidRPr="00E55CA8">
        <w:t>g</w:t>
      </w:r>
      <w:r w:rsidRPr="00E55CA8">
        <w:t xml:space="preserve">atoriamente emessi in formato elettronico e trasmessi per il tramite di NSO, con decorrenza dal </w:t>
      </w:r>
      <w:r w:rsidR="006301E6" w:rsidRPr="00E55CA8">
        <w:t>1 ottobre 2019</w:t>
      </w:r>
      <w:r w:rsidRPr="00E55CA8">
        <w:t>. È fatta salva la facoltà di anticipare l’utilizzo del sistema previo accordo tra le parti acquirenti e fornitrici.</w:t>
      </w:r>
    </w:p>
    <w:p w14:paraId="65699D0B" w14:textId="77777777" w:rsidR="00C47625" w:rsidRPr="00556E99" w:rsidRDefault="009D4A3B" w:rsidP="00766B00">
      <w:pPr>
        <w:pStyle w:val="Heading3"/>
      </w:pPr>
      <w:bookmarkStart w:id="1000" w:name="_Toc465257"/>
      <w:r w:rsidRPr="00556E99">
        <w:t>Compatibilità con lo</w:t>
      </w:r>
      <w:r w:rsidR="00C47625" w:rsidRPr="00556E99">
        <w:t xml:space="preserve"> standard PEPPOL</w:t>
      </w:r>
      <w:bookmarkEnd w:id="1000"/>
    </w:p>
    <w:p w14:paraId="1FBA9C9E" w14:textId="77777777" w:rsidR="00C47625" w:rsidRPr="00556E99" w:rsidRDefault="00C47625"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i/>
        </w:rPr>
        <w:t>PEPPOL</w:t>
      </w:r>
      <w:r w:rsidRPr="00556E99">
        <w:rPr>
          <w:rFonts w:ascii="Frutiger LT 45 Light" w:eastAsia="Times New Roman" w:hAnsi="Frutiger LT 45 Light" w:cs="Times New Roman"/>
        </w:rPr>
        <w:t>, acronimo di Pan-European Public Procurement Online, è un progetto pilota promosso dalla Commissione Europea per individuare un insieme di elementi infrastrutturali e di specifiche tecniche che abilitino e facilitino le procedure di e-Procurement.</w:t>
      </w:r>
    </w:p>
    <w:p w14:paraId="55172945" w14:textId="77777777" w:rsidR="004C6419" w:rsidRPr="00556E99" w:rsidRDefault="004C6419"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Le componenti fondamentali del sistema sono: l’infrastruttura di rete PEPPOL eDelivery Network, le specifiche per l’interoperabilità dei documenti di Business PEPPOL Business Interoperability Specifications (BIS), gli accordi che regolano l’utilizzo della rete PEPPOL Transport Infrastructure Agreements (TIA).</w:t>
      </w:r>
    </w:p>
    <w:p w14:paraId="74972E08" w14:textId="4E0794CF" w:rsidR="004C6419" w:rsidRPr="00556E99" w:rsidRDefault="004C6419" w:rsidP="004C6419">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 xml:space="preserve">Per maggiori dettagli si rinvia al seguente link: </w:t>
      </w:r>
      <w:r w:rsidR="004A592B">
        <w:rPr>
          <w:rStyle w:val="Hyperlink"/>
          <w:rFonts w:ascii="Frutiger LT 45 Light" w:eastAsia="Times New Roman" w:hAnsi="Frutiger LT 45 Light" w:cs="Times New Roman"/>
        </w:rPr>
        <w:fldChar w:fldCharType="begin"/>
      </w:r>
      <w:r w:rsidR="004A592B">
        <w:rPr>
          <w:rStyle w:val="Hyperlink"/>
          <w:rFonts w:ascii="Frutiger LT 45 Light" w:eastAsia="Times New Roman" w:hAnsi="Frutiger LT 45 Light" w:cs="Times New Roman"/>
        </w:rPr>
        <w:instrText xml:space="preserve"> HYPERLINK "https://peppol.eu/" </w:instrText>
      </w:r>
      <w:ins w:id="1001" w:author="Cernigliaro, Giuseppe (IT - Bologna)" w:date="2019-02-07T20:53:00Z">
        <w:r w:rsidR="004A592B">
          <w:rPr>
            <w:rStyle w:val="Hyperlink"/>
            <w:rFonts w:ascii="Frutiger LT 45 Light" w:eastAsia="Times New Roman" w:hAnsi="Frutiger LT 45 Light" w:cs="Times New Roman"/>
          </w:rPr>
        </w:r>
      </w:ins>
      <w:r w:rsidR="004A592B">
        <w:rPr>
          <w:rStyle w:val="Hyperlink"/>
          <w:rFonts w:ascii="Frutiger LT 45 Light" w:eastAsia="Times New Roman" w:hAnsi="Frutiger LT 45 Light" w:cs="Times New Roman"/>
        </w:rPr>
        <w:fldChar w:fldCharType="separate"/>
      </w:r>
      <w:r w:rsidR="008378FB" w:rsidRPr="00556E99">
        <w:rPr>
          <w:rStyle w:val="Hyperlink"/>
          <w:rFonts w:ascii="Frutiger LT 45 Light" w:eastAsia="Times New Roman" w:hAnsi="Frutiger LT 45 Light" w:cs="Times New Roman"/>
        </w:rPr>
        <w:t>https://peppol.eu/</w:t>
      </w:r>
      <w:r w:rsidR="004A592B">
        <w:rPr>
          <w:rStyle w:val="Hyperlink"/>
          <w:rFonts w:ascii="Frutiger LT 45 Light" w:eastAsia="Times New Roman" w:hAnsi="Frutiger LT 45 Light" w:cs="Times New Roman"/>
        </w:rPr>
        <w:fldChar w:fldCharType="end"/>
      </w:r>
      <w:r w:rsidRPr="00556E99">
        <w:rPr>
          <w:rFonts w:ascii="Frutiger LT 45 Light" w:eastAsia="Times New Roman" w:hAnsi="Frutiger LT 45 Light" w:cs="Times New Roman"/>
        </w:rPr>
        <w:t>.</w:t>
      </w:r>
    </w:p>
    <w:p w14:paraId="66CDCD4F" w14:textId="77777777" w:rsidR="004C6419" w:rsidRPr="00556E99" w:rsidRDefault="004C6419"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Con la Circolare n. 3 del 6 dicembre 2016 che definisce le “Regole tecniche aggiuntive per garantire il colloquio e la condivisione dei dati tra i sistemi telematici di acquisto e di negoziazione”, l’Agenzia per l’Italia Digitale (AgID) ha introdotto PEPPOL come architettura di riferimento per garantire l’interoperabilità nell’e-Procurement pubblico.</w:t>
      </w:r>
    </w:p>
    <w:p w14:paraId="004A38D4" w14:textId="77777777" w:rsidR="00C47625" w:rsidRPr="00556E99" w:rsidRDefault="00C47625"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Salvo eccezioni che saranno opportunamente evidenziate, il formato dei documenti accettati da NSO e i relativi processi attraverso cui essi sono scambiati tra gli attori del sistema è compatibile con le analoghe specifiche dello standard PEPPOL.</w:t>
      </w:r>
    </w:p>
    <w:p w14:paraId="3A72CA6C" w14:textId="77777777" w:rsidR="00766B00" w:rsidRPr="00556E99" w:rsidRDefault="00766B00"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Inoltre, l’infrastruttura di trasporto PEPPOL costituisce uno dei canali attraverso cui è possibile inviare e ricevere documenti a NSO.</w:t>
      </w:r>
    </w:p>
    <w:p w14:paraId="60CC6DEC" w14:textId="77777777" w:rsidR="00C47625" w:rsidRPr="00556E99" w:rsidRDefault="00C47625" w:rsidP="00DF3AC3">
      <w:pPr>
        <w:pStyle w:val="BodyText"/>
      </w:pPr>
    </w:p>
    <w:p w14:paraId="1DA1D30C" w14:textId="77777777" w:rsidR="00DF3AC3" w:rsidRPr="00556E99" w:rsidRDefault="00DF3AC3" w:rsidP="00DF3AC3">
      <w:pPr>
        <w:rPr>
          <w:rFonts w:ascii="Frutiger LT 45 Light" w:eastAsia="Times New Roman" w:hAnsi="Frutiger LT 45 Light" w:cs="Times New Roman"/>
          <w:b/>
          <w:bCs/>
          <w:smallCaps/>
          <w:szCs w:val="24"/>
        </w:rPr>
      </w:pPr>
      <w:r w:rsidRPr="00556E99">
        <w:br w:type="page"/>
      </w:r>
    </w:p>
    <w:p w14:paraId="642A44CE" w14:textId="77777777" w:rsidR="00F55E86" w:rsidRPr="00556E99" w:rsidRDefault="00F55E86" w:rsidP="00F55E86">
      <w:pPr>
        <w:pStyle w:val="Heading2"/>
      </w:pPr>
      <w:bookmarkStart w:id="1002" w:name="_Toc523318763"/>
      <w:bookmarkStart w:id="1003" w:name="_Toc465258"/>
      <w:r w:rsidRPr="00556E99">
        <w:lastRenderedPageBreak/>
        <w:t>Ambito e finalità del presente documento</w:t>
      </w:r>
      <w:bookmarkEnd w:id="1002"/>
      <w:bookmarkEnd w:id="1003"/>
    </w:p>
    <w:p w14:paraId="449E7DAF" w14:textId="77777777" w:rsidR="00F55E86" w:rsidRDefault="00F55E86" w:rsidP="00F55E86">
      <w:pPr>
        <w:pStyle w:val="BodyText"/>
        <w:rPr>
          <w:ins w:id="1004" w:author="Marciante, Teresa Lucia (IT - Roma)" w:date="2019-02-07T17:48:00Z"/>
        </w:rPr>
      </w:pPr>
      <w:r w:rsidRPr="00556E99">
        <w:t xml:space="preserve">Il presente documento </w:t>
      </w:r>
      <w:r w:rsidR="00AB166B" w:rsidRPr="00556E99">
        <w:t>contiene</w:t>
      </w:r>
      <w:r w:rsidRPr="00556E99">
        <w:t xml:space="preserve"> le regole tecniche riferite </w:t>
      </w:r>
      <w:del w:id="1005" w:author="Marciante, Teresa Lucia (IT - Roma)" w:date="2019-02-07T17:48:00Z">
        <w:r w:rsidRPr="00556E99" w:rsidDel="00E55CA8">
          <w:delText xml:space="preserve">al formato e </w:delText>
        </w:r>
      </w:del>
      <w:r w:rsidRPr="00556E99">
        <w:t>al meccanismo di trasmissione dei documenti elettronici attestanti l’</w:t>
      </w:r>
      <w:r w:rsidRPr="00556E99">
        <w:rPr>
          <w:i/>
        </w:rPr>
        <w:t>ordinazione</w:t>
      </w:r>
      <w:r w:rsidRPr="00556E99">
        <w:t xml:space="preserve"> di acquisto di beni e servizi.</w:t>
      </w:r>
    </w:p>
    <w:p w14:paraId="0F487D2A" w14:textId="77777777" w:rsidR="00E55CA8" w:rsidRPr="00556E99" w:rsidRDefault="00E55CA8" w:rsidP="00F55E86">
      <w:pPr>
        <w:pStyle w:val="BodyText"/>
      </w:pPr>
      <w:ins w:id="1006" w:author="Marciante, Teresa Lucia (IT - Roma)" w:date="2019-02-07T17:48:00Z">
        <w:r>
          <w:t xml:space="preserve">Per la documentazione relativa al formato dei documenti si rimanda al seguente link </w:t>
        </w:r>
        <w:r w:rsidRPr="00E55CA8">
          <w:rPr>
            <w:highlight w:val="yellow"/>
          </w:rPr>
          <w:t>INDICARE LINK ASCIIDOC</w:t>
        </w:r>
      </w:ins>
    </w:p>
    <w:p w14:paraId="6AF67EE2" w14:textId="77777777" w:rsidR="00F55E86" w:rsidRPr="00556E99" w:rsidRDefault="00AB166B" w:rsidP="00F55E86">
      <w:pPr>
        <w:pStyle w:val="BodyText"/>
      </w:pPr>
      <w:r w:rsidRPr="00556E99">
        <w:t>Espone</w:t>
      </w:r>
      <w:r w:rsidR="00F55E86" w:rsidRPr="00556E99">
        <w:t>, inoltre, le istruzioni per riportare gli estremi dei predetti documenti nelle fatture elettroniche.</w:t>
      </w:r>
    </w:p>
    <w:p w14:paraId="0D6EA103" w14:textId="77777777" w:rsidR="00F55E86" w:rsidRDefault="00F55E86" w:rsidP="00F55E86">
      <w:pPr>
        <w:pStyle w:val="BodyText"/>
        <w:rPr>
          <w:ins w:id="1007" w:author="Marciante, Teresa Lucia (IT - Roma)" w:date="2019-02-07T17:48:00Z"/>
        </w:rPr>
      </w:pPr>
      <w:r w:rsidRPr="00556E99">
        <w:t>Non include le regole tecniche relative ai documenti attestanti l’</w:t>
      </w:r>
      <w:r w:rsidRPr="00556E99">
        <w:rPr>
          <w:i/>
        </w:rPr>
        <w:t>esecuzione</w:t>
      </w:r>
      <w:r w:rsidRPr="00556E99">
        <w:t xml:space="preserve"> degli acquisti.</w:t>
      </w:r>
    </w:p>
    <w:p w14:paraId="68239BC5" w14:textId="77777777" w:rsidR="00E55CA8" w:rsidRPr="003927A4" w:rsidRDefault="00E55CA8" w:rsidP="00F55E86">
      <w:pPr>
        <w:pStyle w:val="BodyText"/>
        <w:rPr>
          <w:strike/>
        </w:rPr>
      </w:pPr>
    </w:p>
    <w:p w14:paraId="391BD0CC" w14:textId="77777777" w:rsidR="009D4A3B" w:rsidRPr="00E55CA8" w:rsidRDefault="009D4A3B" w:rsidP="005A65FB">
      <w:pPr>
        <w:pStyle w:val="Heading1"/>
        <w:rPr>
          <w:caps/>
        </w:rPr>
      </w:pPr>
      <w:bookmarkStart w:id="1008" w:name="_Toc533065779"/>
      <w:bookmarkStart w:id="1009" w:name="_Toc465259"/>
      <w:r w:rsidRPr="00E55CA8">
        <w:lastRenderedPageBreak/>
        <w:t>Funzionamento di NSO</w:t>
      </w:r>
      <w:bookmarkEnd w:id="1008"/>
      <w:bookmarkEnd w:id="1009"/>
    </w:p>
    <w:p w14:paraId="7B260217" w14:textId="77777777" w:rsidR="009D4A3B" w:rsidRPr="00E55CA8" w:rsidRDefault="009D4A3B" w:rsidP="009D4A3B">
      <w:pPr>
        <w:pStyle w:val="BodyText"/>
      </w:pPr>
      <w:r w:rsidRPr="00E55CA8">
        <w:t xml:space="preserve">Il </w:t>
      </w:r>
      <w:r w:rsidRPr="00E55CA8">
        <w:rPr>
          <w:i/>
        </w:rPr>
        <w:t>Nodo di smistamento degli ordini</w:t>
      </w:r>
      <w:r w:rsidRPr="00E55CA8">
        <w:t xml:space="preserve"> (NSO) è il sistema tramite il quale amministrazioni pubbliche e fornitori, anche avvalendosi di intermediari, si scambiano i documenti elettronici attestanti l’ordinazione degli acquisti di beni e servizi.</w:t>
      </w:r>
    </w:p>
    <w:p w14:paraId="7C2B2057" w14:textId="77777777" w:rsidR="00AB166B" w:rsidRPr="00E55CA8" w:rsidRDefault="00AB166B" w:rsidP="009D4A3B">
      <w:pPr>
        <w:pStyle w:val="BodyText"/>
      </w:pPr>
      <w:r w:rsidRPr="00E55CA8">
        <w:t xml:space="preserve">In altre parole, NSO è una sorta di postino intelligente che gestisce lo scambio, tra clienti e fornitori, degli ordini di acquisto (e gli altri documenti eventualmente </w:t>
      </w:r>
      <w:r w:rsidR="004534CC" w:rsidRPr="00E55CA8">
        <w:t>occorrenti</w:t>
      </w:r>
      <w:r w:rsidRPr="00E55CA8">
        <w:t>). Oltre a provvedere a</w:t>
      </w:r>
      <w:r w:rsidR="004534CC" w:rsidRPr="00E55CA8">
        <w:t>l loro recapito</w:t>
      </w:r>
      <w:r w:rsidRPr="00E55CA8">
        <w:t xml:space="preserve">, NSO </w:t>
      </w:r>
      <w:r w:rsidR="004534CC" w:rsidRPr="00E55CA8">
        <w:t>verifica che i documenti trasmessi siano stati correttamente formati e contengano tutte le informazioni necessarie al loro successivo utilizzo per le fasi di fatturazione e pagamento.</w:t>
      </w:r>
    </w:p>
    <w:p w14:paraId="1D84B0B4" w14:textId="77777777" w:rsidR="009D4A3B" w:rsidRPr="00E55CA8" w:rsidRDefault="009D4A3B" w:rsidP="009D4A3B">
      <w:pPr>
        <w:pStyle w:val="BodyText"/>
      </w:pPr>
      <w:r w:rsidRPr="00E55CA8">
        <w:t xml:space="preserve">Al fine del </w:t>
      </w:r>
      <w:r w:rsidR="007128BB" w:rsidRPr="00E55CA8">
        <w:t xml:space="preserve">predetto </w:t>
      </w:r>
      <w:r w:rsidRPr="00E55CA8">
        <w:t xml:space="preserve">processo, per </w:t>
      </w:r>
      <w:r w:rsidRPr="00E55CA8">
        <w:rPr>
          <w:i/>
        </w:rPr>
        <w:t>Documento</w:t>
      </w:r>
      <w:r w:rsidRPr="00E55CA8">
        <w:t xml:space="preserve"> si intende un file contenente i dati di business necessari per l’effettuazione della prestazione (ad esempio, le descrizioni dei prodotti, le quantità, i prezzi, i tempi e le modalità di esecuzione, eccetera). Ciascun Documento è incluso in un </w:t>
      </w:r>
      <w:r w:rsidRPr="00E55CA8">
        <w:rPr>
          <w:i/>
        </w:rPr>
        <w:t>Messaggio</w:t>
      </w:r>
      <w:r w:rsidRPr="00E55CA8">
        <w:t>.</w:t>
      </w:r>
    </w:p>
    <w:p w14:paraId="067BB00D" w14:textId="77777777" w:rsidR="007128BB" w:rsidRPr="00E55CA8" w:rsidRDefault="007128BB" w:rsidP="009D4A3B">
      <w:pPr>
        <w:pStyle w:val="BodyText"/>
      </w:pPr>
      <w:r w:rsidRPr="00E55CA8">
        <w:t xml:space="preserve">Le amministrazioni pubbliche, i fornitori di beni e servizi e i loro intermediari costituiscono gli </w:t>
      </w:r>
      <w:r w:rsidRPr="00E55CA8">
        <w:rPr>
          <w:i/>
        </w:rPr>
        <w:t>Attori</w:t>
      </w:r>
      <w:r w:rsidRPr="00E55CA8">
        <w:t xml:space="preserve"> del processo.</w:t>
      </w:r>
    </w:p>
    <w:p w14:paraId="521DA136" w14:textId="77777777" w:rsidR="00185931" w:rsidRPr="00E55CA8" w:rsidRDefault="007128BB" w:rsidP="009D4A3B">
      <w:pPr>
        <w:pStyle w:val="BodyText"/>
      </w:pPr>
      <w:r w:rsidRPr="00E55CA8">
        <w:t xml:space="preserve">Lo scambio dei </w:t>
      </w:r>
      <w:r w:rsidR="00185931" w:rsidRPr="00E55CA8">
        <w:t>Documenti</w:t>
      </w:r>
      <w:r w:rsidR="00976FB1" w:rsidRPr="00E55CA8">
        <w:t xml:space="preserve"> tra gli Attori avviene attraverso determinati </w:t>
      </w:r>
      <w:r w:rsidR="00E112B8" w:rsidRPr="00E55CA8">
        <w:rPr>
          <w:i/>
        </w:rPr>
        <w:t>C</w:t>
      </w:r>
      <w:r w:rsidR="00976FB1" w:rsidRPr="00E55CA8">
        <w:rPr>
          <w:i/>
        </w:rPr>
        <w:t>anali di comunicazione</w:t>
      </w:r>
      <w:r w:rsidR="00185931" w:rsidRPr="00E55CA8">
        <w:t>, att</w:t>
      </w:r>
      <w:r w:rsidR="00E112B8" w:rsidRPr="00E55CA8">
        <w:t>r</w:t>
      </w:r>
      <w:r w:rsidR="00185931" w:rsidRPr="00E55CA8">
        <w:t>averso cui NSO riceve i Messaggi, controlla che siano correttamente formati e, se tale verifica va a buon fine, li inoltra ai rispettivi destinatari.</w:t>
      </w:r>
    </w:p>
    <w:p w14:paraId="55BE8130" w14:textId="77777777" w:rsidR="0045195F" w:rsidRDefault="0045195F" w:rsidP="009D4A3B">
      <w:pPr>
        <w:pStyle w:val="BodyText"/>
      </w:pPr>
      <w:r w:rsidRPr="00E55CA8">
        <w:t xml:space="preserve">NSO informa i mittenti dell’esito della verifica e del recapito per mezzo di </w:t>
      </w:r>
      <w:r w:rsidR="004534CC" w:rsidRPr="00E55CA8">
        <w:t>apposite</w:t>
      </w:r>
      <w:r w:rsidRPr="00E55CA8">
        <w:t xml:space="preserve"> </w:t>
      </w:r>
      <w:r w:rsidRPr="00E55CA8">
        <w:rPr>
          <w:i/>
        </w:rPr>
        <w:t>Notifiche</w:t>
      </w:r>
      <w:r w:rsidRPr="00E55CA8">
        <w:t>.</w:t>
      </w:r>
    </w:p>
    <w:p w14:paraId="086EEFD9" w14:textId="77777777" w:rsidR="009D4A3B" w:rsidRDefault="009D4A3B" w:rsidP="009D4A3B">
      <w:pPr>
        <w:pStyle w:val="BodyText"/>
      </w:pPr>
    </w:p>
    <w:p w14:paraId="22F41068" w14:textId="77777777" w:rsidR="009D4A3B" w:rsidRDefault="009D4A3B" w:rsidP="009D4A3B">
      <w:pPr>
        <w:rPr>
          <w:rFonts w:ascii="Frutiger LT 45 Light" w:eastAsia="Times New Roman" w:hAnsi="Frutiger LT 45 Light" w:cs="Times New Roman"/>
        </w:rPr>
      </w:pPr>
      <w:r>
        <w:br w:type="page"/>
      </w:r>
    </w:p>
    <w:p w14:paraId="08261E95" w14:textId="77777777" w:rsidR="009D4A3B" w:rsidRPr="005A6A40" w:rsidDel="00E55CA8" w:rsidRDefault="009D4A3B" w:rsidP="009D4A3B">
      <w:pPr>
        <w:pStyle w:val="Heading2"/>
        <w:rPr>
          <w:del w:id="1010" w:author="Marciante, Teresa Lucia (IT - Roma)" w:date="2019-02-07T17:50:00Z"/>
          <w:strike/>
        </w:rPr>
      </w:pPr>
      <w:bookmarkStart w:id="1011" w:name="_Toc533065780"/>
      <w:bookmarkStart w:id="1012" w:name="_Ref534024069"/>
      <w:bookmarkStart w:id="1013" w:name="_Ref534549478"/>
      <w:bookmarkStart w:id="1014" w:name="_Toc459526"/>
      <w:del w:id="1015" w:author="Marciante, Teresa Lucia (IT - Roma)" w:date="2019-02-07T17:50:00Z">
        <w:r w:rsidRPr="005A6A40" w:rsidDel="00E55CA8">
          <w:rPr>
            <w:strike/>
          </w:rPr>
          <w:lastRenderedPageBreak/>
          <w:delText>Attori e ruoli</w:delText>
        </w:r>
        <w:bookmarkEnd w:id="1011"/>
        <w:bookmarkEnd w:id="1012"/>
        <w:bookmarkEnd w:id="1013"/>
        <w:bookmarkEnd w:id="1014"/>
      </w:del>
    </w:p>
    <w:p w14:paraId="396FE178" w14:textId="77777777" w:rsidR="009D4A3B" w:rsidRPr="005A6A40" w:rsidDel="00E55CA8" w:rsidRDefault="009D4A3B" w:rsidP="009D4A3B">
      <w:pPr>
        <w:pStyle w:val="BodyText"/>
        <w:rPr>
          <w:del w:id="1016" w:author="Marciante, Teresa Lucia (IT - Roma)" w:date="2019-02-07T17:50:00Z"/>
          <w:strike/>
        </w:rPr>
      </w:pPr>
      <w:del w:id="1017" w:author="Marciante, Teresa Lucia (IT - Roma)" w:date="2019-02-07T17:50:00Z">
        <w:r w:rsidRPr="005A6A40" w:rsidDel="00E55CA8">
          <w:rPr>
            <w:strike/>
          </w:rPr>
          <w:delText>Il processo di scambio per il tramite di NSO prevede la presenza di tre tipi di attore, che possono assumere diversi ruoli.</w:delText>
        </w:r>
      </w:del>
    </w:p>
    <w:p w14:paraId="142979EF" w14:textId="77777777" w:rsidR="009D4A3B" w:rsidRPr="005A6A40" w:rsidDel="00E55CA8" w:rsidRDefault="009D4A3B" w:rsidP="009D4A3B">
      <w:pPr>
        <w:pStyle w:val="BodyText"/>
        <w:rPr>
          <w:del w:id="1018" w:author="Marciante, Teresa Lucia (IT - Roma)" w:date="2019-02-07T17:50:00Z"/>
          <w:strike/>
        </w:rPr>
      </w:pPr>
      <w:del w:id="1019" w:author="Marciante, Teresa Lucia (IT - Roma)" w:date="2019-02-07T17:50:00Z">
        <w:r w:rsidRPr="005A6A40" w:rsidDel="00E55CA8">
          <w:rPr>
            <w:strike/>
          </w:rPr>
          <w:delText xml:space="preserve">Sono </w:delText>
        </w:r>
        <w:r w:rsidRPr="005A6A40" w:rsidDel="00E55CA8">
          <w:rPr>
            <w:strike/>
            <w:u w:val="single"/>
          </w:rPr>
          <w:delText>attori del processo</w:delText>
        </w:r>
        <w:r w:rsidRPr="005A6A40" w:rsidDel="00E55CA8">
          <w:rPr>
            <w:strike/>
          </w:rPr>
          <w:delText>:</w:delText>
        </w:r>
      </w:del>
    </w:p>
    <w:p w14:paraId="1637884A" w14:textId="77777777" w:rsidR="009D4A3B" w:rsidRPr="005A6A40" w:rsidDel="00E55CA8" w:rsidRDefault="009D4A3B" w:rsidP="00D851AD">
      <w:pPr>
        <w:numPr>
          <w:ilvl w:val="0"/>
          <w:numId w:val="12"/>
        </w:numPr>
        <w:spacing w:before="120" w:after="232" w:line="252" w:lineRule="auto"/>
        <w:ind w:left="1134" w:hanging="360"/>
        <w:jc w:val="both"/>
        <w:rPr>
          <w:del w:id="1020" w:author="Marciante, Teresa Lucia (IT - Roma)" w:date="2019-02-07T17:50:00Z"/>
          <w:rFonts w:ascii="Frutiger LT 45 Light" w:hAnsi="Frutiger LT 45 Light"/>
          <w:strike/>
        </w:rPr>
      </w:pPr>
      <w:del w:id="1021" w:author="Marciante, Teresa Lucia (IT - Roma)" w:date="2019-02-07T17:50:00Z">
        <w:r w:rsidRPr="005A6A40" w:rsidDel="00E55CA8">
          <w:rPr>
            <w:rFonts w:ascii="Frutiger LT 45 Light" w:hAnsi="Frutiger LT 45 Light"/>
            <w:strike/>
          </w:rPr>
          <w:delText xml:space="preserve">il </w:delText>
        </w:r>
        <w:r w:rsidRPr="005A6A40" w:rsidDel="00E55CA8">
          <w:rPr>
            <w:rFonts w:ascii="Frutiger LT 45 Light" w:hAnsi="Frutiger LT 45 Light"/>
            <w:i/>
            <w:strike/>
          </w:rPr>
          <w:delText xml:space="preserve">Cliente </w:delText>
        </w:r>
        <w:r w:rsidRPr="005A6A40" w:rsidDel="00E55CA8">
          <w:rPr>
            <w:rFonts w:ascii="Frutiger LT 45 Light" w:hAnsi="Frutiger LT 45 Light"/>
            <w:strike/>
          </w:rPr>
          <w:delText>o</w:delText>
        </w:r>
        <w:r w:rsidRPr="005A6A40" w:rsidDel="00E55CA8">
          <w:rPr>
            <w:rFonts w:ascii="Frutiger LT 45 Light" w:hAnsi="Frutiger LT 45 Light"/>
            <w:i/>
            <w:strike/>
          </w:rPr>
          <w:delText xml:space="preserve"> PA, </w:delText>
        </w:r>
        <w:r w:rsidRPr="005A6A40" w:rsidDel="00E55CA8">
          <w:rPr>
            <w:rFonts w:ascii="Frutiger LT 45 Light" w:hAnsi="Frutiger LT 45 Light"/>
            <w:strike/>
          </w:rPr>
          <w:delText>ossia la pubblica amministrazione che acquista beni e/o servizi o un soggetto che la rappresenta;</w:delText>
        </w:r>
      </w:del>
    </w:p>
    <w:p w14:paraId="6B7436C7" w14:textId="77777777" w:rsidR="009D4A3B" w:rsidRPr="005A6A40" w:rsidDel="00E55CA8" w:rsidRDefault="009D4A3B" w:rsidP="00D851AD">
      <w:pPr>
        <w:numPr>
          <w:ilvl w:val="0"/>
          <w:numId w:val="12"/>
        </w:numPr>
        <w:spacing w:before="120" w:after="232" w:line="252" w:lineRule="auto"/>
        <w:ind w:left="1134" w:hanging="357"/>
        <w:jc w:val="both"/>
        <w:rPr>
          <w:del w:id="1022" w:author="Marciante, Teresa Lucia (IT - Roma)" w:date="2019-02-07T17:50:00Z"/>
          <w:rFonts w:ascii="Frutiger LT 45 Light" w:hAnsi="Frutiger LT 45 Light"/>
          <w:strike/>
        </w:rPr>
      </w:pPr>
      <w:del w:id="1023" w:author="Marciante, Teresa Lucia (IT - Roma)" w:date="2019-02-07T17:50:00Z">
        <w:r w:rsidRPr="005A6A40" w:rsidDel="00E55CA8">
          <w:rPr>
            <w:rFonts w:ascii="Frutiger LT 45 Light" w:hAnsi="Frutiger LT 45 Light"/>
            <w:strike/>
          </w:rPr>
          <w:delText xml:space="preserve">il </w:delText>
        </w:r>
        <w:r w:rsidRPr="005A6A40" w:rsidDel="00E55CA8">
          <w:rPr>
            <w:rFonts w:ascii="Frutiger LT 45 Light" w:hAnsi="Frutiger LT 45 Light"/>
            <w:i/>
            <w:strike/>
          </w:rPr>
          <w:delText xml:space="preserve">Fornitore </w:delText>
        </w:r>
        <w:r w:rsidRPr="005A6A40" w:rsidDel="00E55CA8">
          <w:rPr>
            <w:rFonts w:ascii="Frutiger LT 45 Light" w:hAnsi="Frutiger LT 45 Light"/>
            <w:strike/>
          </w:rPr>
          <w:delText>o</w:delText>
        </w:r>
        <w:r w:rsidRPr="005A6A40" w:rsidDel="00E55CA8">
          <w:rPr>
            <w:rFonts w:ascii="Frutiger LT 45 Light" w:hAnsi="Frutiger LT 45 Light"/>
            <w:i/>
            <w:strike/>
          </w:rPr>
          <w:delText xml:space="preserve"> OE, </w:delText>
        </w:r>
        <w:r w:rsidRPr="005A6A40" w:rsidDel="00E55CA8">
          <w:rPr>
            <w:rFonts w:ascii="Frutiger LT 45 Light" w:hAnsi="Frutiger LT 45 Light"/>
            <w:strike/>
          </w:rPr>
          <w:delText>ossia l’operatore economico che fornisce beni e/o servizi o un soggetto che lo rappresenta;</w:delText>
        </w:r>
      </w:del>
    </w:p>
    <w:p w14:paraId="64665D76" w14:textId="77777777" w:rsidR="009D4A3B" w:rsidRPr="005A6A40" w:rsidDel="00E55CA8" w:rsidRDefault="009D4A3B" w:rsidP="00D851AD">
      <w:pPr>
        <w:numPr>
          <w:ilvl w:val="0"/>
          <w:numId w:val="12"/>
        </w:numPr>
        <w:spacing w:before="120" w:after="232" w:line="252" w:lineRule="auto"/>
        <w:ind w:left="1134" w:hanging="360"/>
        <w:jc w:val="both"/>
        <w:rPr>
          <w:del w:id="1024" w:author="Marciante, Teresa Lucia (IT - Roma)" w:date="2019-02-07T17:50:00Z"/>
          <w:rFonts w:ascii="Frutiger LT 45 Light" w:hAnsi="Frutiger LT 45 Light"/>
          <w:strike/>
        </w:rPr>
      </w:pPr>
      <w:del w:id="1025" w:author="Marciante, Teresa Lucia (IT - Roma)" w:date="2019-02-07T17:50:00Z">
        <w:r w:rsidRPr="005A6A40" w:rsidDel="00E55CA8">
          <w:rPr>
            <w:rFonts w:ascii="Frutiger LT 45 Light" w:hAnsi="Frutiger LT 45 Light"/>
            <w:strike/>
          </w:rPr>
          <w:delText>l’</w:delText>
        </w:r>
        <w:r w:rsidRPr="005A6A40" w:rsidDel="00E55CA8">
          <w:rPr>
            <w:rFonts w:ascii="Frutiger LT 45 Light" w:hAnsi="Frutiger LT 45 Light"/>
            <w:i/>
            <w:strike/>
          </w:rPr>
          <w:delText xml:space="preserve">Intermediario, </w:delText>
        </w:r>
        <w:r w:rsidRPr="005A6A40" w:rsidDel="00E55CA8">
          <w:rPr>
            <w:rFonts w:ascii="Frutiger LT 45 Light" w:hAnsi="Frutiger LT 45 Light"/>
            <w:strike/>
          </w:rPr>
          <w:delText>ossia il soggetto o il sistema che gestisce per conto del Cliente e/o del Fornitore, interamente o in parte, il processo di creazione, invio, ricezione ed elaborazione dei Messaggi.</w:delText>
        </w:r>
      </w:del>
    </w:p>
    <w:p w14:paraId="461C6ABB" w14:textId="77777777" w:rsidR="009D4A3B" w:rsidRPr="005A6A40" w:rsidDel="00E55CA8" w:rsidRDefault="009D4A3B" w:rsidP="009D4A3B">
      <w:pPr>
        <w:pStyle w:val="BodyText"/>
        <w:rPr>
          <w:del w:id="1026" w:author="Marciante, Teresa Lucia (IT - Roma)" w:date="2019-02-07T17:50:00Z"/>
          <w:strike/>
        </w:rPr>
      </w:pPr>
      <w:del w:id="1027" w:author="Marciante, Teresa Lucia (IT - Roma)" w:date="2019-02-07T17:50:00Z">
        <w:r w:rsidRPr="005A6A40" w:rsidDel="00E55CA8">
          <w:rPr>
            <w:strike/>
          </w:rPr>
          <w:delText xml:space="preserve">Nell’interazione con NSO, ciascun attore può assumere i seguenti </w:delText>
        </w:r>
        <w:r w:rsidRPr="005A6A40" w:rsidDel="00E55CA8">
          <w:rPr>
            <w:strike/>
            <w:u w:val="single"/>
          </w:rPr>
          <w:delText>ruoli</w:delText>
        </w:r>
        <w:r w:rsidRPr="005A6A40" w:rsidDel="00E55CA8">
          <w:rPr>
            <w:strike/>
          </w:rPr>
          <w:delText>:</w:delText>
        </w:r>
      </w:del>
    </w:p>
    <w:p w14:paraId="4B37733B" w14:textId="77777777" w:rsidR="009D4A3B" w:rsidRPr="005A6A40" w:rsidDel="00E55CA8" w:rsidRDefault="009D4A3B" w:rsidP="00D851AD">
      <w:pPr>
        <w:numPr>
          <w:ilvl w:val="0"/>
          <w:numId w:val="12"/>
        </w:numPr>
        <w:spacing w:before="120" w:after="232" w:line="252" w:lineRule="auto"/>
        <w:ind w:left="1134" w:hanging="360"/>
        <w:jc w:val="both"/>
        <w:rPr>
          <w:del w:id="1028" w:author="Marciante, Teresa Lucia (IT - Roma)" w:date="2019-02-07T17:50:00Z"/>
          <w:rFonts w:ascii="Frutiger LT 45 Light" w:hAnsi="Frutiger LT 45 Light"/>
          <w:strike/>
        </w:rPr>
      </w:pPr>
      <w:del w:id="1029" w:author="Marciante, Teresa Lucia (IT - Roma)" w:date="2019-02-07T17:50:00Z">
        <w:r w:rsidRPr="005A6A40" w:rsidDel="00E55CA8">
          <w:rPr>
            <w:rFonts w:ascii="Frutiger LT 45 Light" w:hAnsi="Frutiger LT 45 Light"/>
            <w:i/>
            <w:strike/>
          </w:rPr>
          <w:delText>Mittente</w:delText>
        </w:r>
        <w:r w:rsidRPr="005A6A40" w:rsidDel="00E55CA8">
          <w:rPr>
            <w:rFonts w:ascii="Frutiger LT 45 Light" w:hAnsi="Frutiger LT 45 Light"/>
            <w:strike/>
          </w:rPr>
          <w:delText>, che può essere il Cliente o il Fornitore da cui origina il Messaggio;</w:delText>
        </w:r>
      </w:del>
    </w:p>
    <w:p w14:paraId="294C7C78" w14:textId="77777777" w:rsidR="009D4A3B" w:rsidRPr="005A6A40" w:rsidDel="00E55CA8" w:rsidRDefault="009D4A3B" w:rsidP="00D851AD">
      <w:pPr>
        <w:numPr>
          <w:ilvl w:val="0"/>
          <w:numId w:val="12"/>
        </w:numPr>
        <w:spacing w:before="120" w:after="232" w:line="252" w:lineRule="auto"/>
        <w:ind w:left="1134" w:hanging="360"/>
        <w:jc w:val="both"/>
        <w:rPr>
          <w:del w:id="1030" w:author="Marciante, Teresa Lucia (IT - Roma)" w:date="2019-02-07T17:50:00Z"/>
          <w:rFonts w:ascii="Frutiger LT 45 Light" w:hAnsi="Frutiger LT 45 Light"/>
          <w:strike/>
        </w:rPr>
      </w:pPr>
      <w:del w:id="1031" w:author="Marciante, Teresa Lucia (IT - Roma)" w:date="2019-02-07T17:50:00Z">
        <w:r w:rsidRPr="005A6A40" w:rsidDel="00E55CA8">
          <w:rPr>
            <w:rFonts w:ascii="Frutiger LT 45 Light" w:hAnsi="Frutiger LT 45 Light"/>
            <w:i/>
            <w:strike/>
          </w:rPr>
          <w:delText>Destinatario</w:delText>
        </w:r>
        <w:r w:rsidRPr="005A6A40" w:rsidDel="00E55CA8">
          <w:rPr>
            <w:rFonts w:ascii="Frutiger LT 45 Light" w:hAnsi="Frutiger LT 45 Light"/>
            <w:strike/>
          </w:rPr>
          <w:delText>, che può essere il Cliente o il Fornitore a cui è indirizzato il Messaggio;</w:delText>
        </w:r>
      </w:del>
    </w:p>
    <w:p w14:paraId="764FDFDB" w14:textId="77777777" w:rsidR="009D4A3B" w:rsidRPr="005A6A40" w:rsidDel="00E55CA8" w:rsidRDefault="009D4A3B" w:rsidP="00D851AD">
      <w:pPr>
        <w:numPr>
          <w:ilvl w:val="0"/>
          <w:numId w:val="12"/>
        </w:numPr>
        <w:spacing w:before="120" w:after="233" w:line="250" w:lineRule="auto"/>
        <w:ind w:left="1134" w:hanging="360"/>
        <w:jc w:val="both"/>
        <w:rPr>
          <w:del w:id="1032" w:author="Marciante, Teresa Lucia (IT - Roma)" w:date="2019-02-07T17:50:00Z"/>
          <w:rFonts w:ascii="Frutiger LT 45 Light" w:hAnsi="Frutiger LT 45 Light"/>
          <w:strike/>
        </w:rPr>
      </w:pPr>
      <w:del w:id="1033" w:author="Marciante, Teresa Lucia (IT - Roma)" w:date="2019-02-07T17:50:00Z">
        <w:r w:rsidRPr="005A6A40" w:rsidDel="00E55CA8">
          <w:rPr>
            <w:rFonts w:ascii="Frutiger LT 45 Light" w:hAnsi="Frutiger LT 45 Light"/>
            <w:i/>
            <w:strike/>
          </w:rPr>
          <w:delText xml:space="preserve">Trasmittente, </w:delText>
        </w:r>
        <w:r w:rsidRPr="005A6A40" w:rsidDel="00E55CA8">
          <w:rPr>
            <w:rFonts w:ascii="Frutiger LT 45 Light" w:hAnsi="Frutiger LT 45 Light"/>
            <w:strike/>
          </w:rPr>
          <w:delText>che può essere il Cliente, il Fornitore o l’Intermediario che invia il Messaggio a NSO;</w:delText>
        </w:r>
      </w:del>
    </w:p>
    <w:p w14:paraId="714BD3B6" w14:textId="77777777" w:rsidR="009D4A3B" w:rsidRPr="005A6A40" w:rsidDel="00E55CA8" w:rsidRDefault="009D4A3B" w:rsidP="00D851AD">
      <w:pPr>
        <w:numPr>
          <w:ilvl w:val="0"/>
          <w:numId w:val="12"/>
        </w:numPr>
        <w:spacing w:before="120" w:after="233" w:line="250" w:lineRule="auto"/>
        <w:ind w:left="1134" w:hanging="360"/>
        <w:jc w:val="both"/>
        <w:rPr>
          <w:del w:id="1034" w:author="Marciante, Teresa Lucia (IT - Roma)" w:date="2019-02-07T17:50:00Z"/>
          <w:rFonts w:ascii="Frutiger LT 45 Light" w:hAnsi="Frutiger LT 45 Light"/>
          <w:i/>
          <w:strike/>
        </w:rPr>
      </w:pPr>
      <w:del w:id="1035" w:author="Marciante, Teresa Lucia (IT - Roma)" w:date="2019-02-07T17:50:00Z">
        <w:r w:rsidRPr="005A6A40" w:rsidDel="00E55CA8">
          <w:rPr>
            <w:rFonts w:ascii="Frutiger LT 45 Light" w:hAnsi="Frutiger LT 45 Light"/>
            <w:i/>
            <w:strike/>
          </w:rPr>
          <w:delText>Ricevente</w:delText>
        </w:r>
        <w:r w:rsidRPr="005A6A40" w:rsidDel="00E55CA8">
          <w:rPr>
            <w:rFonts w:ascii="Frutiger LT 45 Light" w:hAnsi="Frutiger LT 45 Light"/>
            <w:strike/>
          </w:rPr>
          <w:delText>, che può essere il Cliente, il Fornitore o l’Intermediario che riceve il Messaggio da NSO.</w:delText>
        </w:r>
      </w:del>
    </w:p>
    <w:p w14:paraId="0505D067" w14:textId="77777777" w:rsidR="009D4A3B" w:rsidRPr="005A6A40" w:rsidDel="00E55CA8" w:rsidRDefault="009D4A3B" w:rsidP="009D4A3B">
      <w:pPr>
        <w:pStyle w:val="BodyText"/>
        <w:rPr>
          <w:del w:id="1036" w:author="Marciante, Teresa Lucia (IT - Roma)" w:date="2019-02-07T17:50:00Z"/>
          <w:strike/>
        </w:rPr>
      </w:pPr>
      <w:del w:id="1037" w:author="Marciante, Teresa Lucia (IT - Roma)" w:date="2019-02-07T17:50:00Z">
        <w:r w:rsidRPr="005A6A40" w:rsidDel="00E55CA8">
          <w:rPr>
            <w:strike/>
          </w:rPr>
          <w:delText>Ne consegue che:</w:delText>
        </w:r>
      </w:del>
    </w:p>
    <w:p w14:paraId="4B18A675" w14:textId="77777777" w:rsidR="009D4A3B" w:rsidRPr="005A6A40" w:rsidDel="00E55CA8" w:rsidRDefault="009D4A3B" w:rsidP="00D851AD">
      <w:pPr>
        <w:numPr>
          <w:ilvl w:val="0"/>
          <w:numId w:val="12"/>
        </w:numPr>
        <w:spacing w:before="120" w:after="233" w:line="250" w:lineRule="auto"/>
        <w:ind w:left="1134" w:hanging="360"/>
        <w:jc w:val="both"/>
        <w:rPr>
          <w:del w:id="1038" w:author="Marciante, Teresa Lucia (IT - Roma)" w:date="2019-02-07T17:50:00Z"/>
          <w:rFonts w:ascii="Frutiger LT 45 Light" w:hAnsi="Frutiger LT 45 Light"/>
          <w:strike/>
        </w:rPr>
      </w:pPr>
      <w:del w:id="1039" w:author="Marciante, Teresa Lucia (IT - Roma)" w:date="2019-02-07T17:50:00Z">
        <w:r w:rsidRPr="005A6A40" w:rsidDel="00E55CA8">
          <w:rPr>
            <w:rFonts w:ascii="Frutiger LT 45 Light" w:hAnsi="Frutiger LT 45 Light"/>
            <w:strike/>
          </w:rPr>
          <w:delText>se il Cliente o il Fornitore interagiscono direttamente con NSO, essi assumono contemporaneamente il ruolo di Mittente e Trasmittente oppure di Destinatario e Ricevente;</w:delText>
        </w:r>
      </w:del>
    </w:p>
    <w:p w14:paraId="0BB6A256" w14:textId="77777777" w:rsidR="009D4A3B" w:rsidRPr="005A6A40" w:rsidDel="00E55CA8" w:rsidRDefault="009D4A3B" w:rsidP="00D851AD">
      <w:pPr>
        <w:numPr>
          <w:ilvl w:val="0"/>
          <w:numId w:val="12"/>
        </w:numPr>
        <w:spacing w:before="120" w:after="233" w:line="250" w:lineRule="auto"/>
        <w:ind w:left="1134" w:hanging="360"/>
        <w:jc w:val="both"/>
        <w:rPr>
          <w:del w:id="1040" w:author="Marciante, Teresa Lucia (IT - Roma)" w:date="2019-02-07T17:50:00Z"/>
          <w:rFonts w:ascii="Frutiger LT 45 Light" w:hAnsi="Frutiger LT 45 Light"/>
          <w:strike/>
        </w:rPr>
      </w:pPr>
      <w:del w:id="1041" w:author="Marciante, Teresa Lucia (IT - Roma)" w:date="2019-02-07T17:50:00Z">
        <w:r w:rsidRPr="005A6A40" w:rsidDel="00E55CA8">
          <w:rPr>
            <w:rFonts w:ascii="Frutiger LT 45 Light" w:hAnsi="Frutiger LT 45 Light"/>
            <w:strike/>
          </w:rPr>
          <w:delText xml:space="preserve">se il Cliente o il Fornitore interagiscono con NSO per il tramite di un Intermediario, </w:delText>
        </w:r>
        <w:r w:rsidR="00A416CA" w:rsidRPr="005A6A40" w:rsidDel="00E55CA8">
          <w:rPr>
            <w:rFonts w:ascii="Frutiger LT 45 Light" w:hAnsi="Frutiger LT 45 Light"/>
            <w:strike/>
          </w:rPr>
          <w:delText>i primi</w:delText>
        </w:r>
        <w:r w:rsidRPr="005A6A40" w:rsidDel="00E55CA8">
          <w:rPr>
            <w:rFonts w:ascii="Frutiger LT 45 Light" w:hAnsi="Frutiger LT 45 Light"/>
            <w:strike/>
          </w:rPr>
          <w:delText xml:space="preserve"> assumono il ruolo di Mittente o di Destinatario, mentre l’Intermediario assume il ruolo di Trasmittente e/o di Ricevente.</w:delText>
        </w:r>
      </w:del>
    </w:p>
    <w:p w14:paraId="787E69D2" w14:textId="77777777" w:rsidR="00A965D9" w:rsidRPr="005A6A40" w:rsidDel="00E55CA8" w:rsidRDefault="00A416CA" w:rsidP="009D4A3B">
      <w:pPr>
        <w:pStyle w:val="BodyText"/>
        <w:rPr>
          <w:del w:id="1042" w:author="Marciante, Teresa Lucia (IT - Roma)" w:date="2019-02-07T17:50:00Z"/>
          <w:strike/>
        </w:rPr>
      </w:pPr>
      <w:del w:id="1043" w:author="Marciante, Teresa Lucia (IT - Roma)" w:date="2019-02-07T17:50:00Z">
        <w:r w:rsidRPr="005A6A40" w:rsidDel="00E55CA8">
          <w:rPr>
            <w:strike/>
          </w:rPr>
          <w:delText xml:space="preserve">Si noti che Mittente e Destinatario potrebbero avvalersi di più Intermediari che operano in serie: ad esempio, il </w:delText>
        </w:r>
        <w:r w:rsidR="00A965D9" w:rsidRPr="005A6A40" w:rsidDel="00E55CA8">
          <w:rPr>
            <w:strike/>
          </w:rPr>
          <w:delText>Cliente</w:delText>
        </w:r>
        <w:r w:rsidRPr="005A6A40" w:rsidDel="00E55CA8">
          <w:rPr>
            <w:strike/>
          </w:rPr>
          <w:delText xml:space="preserve"> invia il Messaggio all’Inte</w:delText>
        </w:r>
        <w:r w:rsidR="001A6073" w:rsidRPr="005A6A40" w:rsidDel="00E55CA8">
          <w:rPr>
            <w:strike/>
          </w:rPr>
          <w:delText>r</w:delText>
        </w:r>
        <w:r w:rsidRPr="005A6A40" w:rsidDel="00E55CA8">
          <w:rPr>
            <w:strike/>
          </w:rPr>
          <w:delText>mediario 1, il quale lo inoltra all’Intermediario 2, il quale lo inoltra a NSO</w:delText>
        </w:r>
        <w:r w:rsidR="00A965D9" w:rsidRPr="005A6A40" w:rsidDel="00E55CA8">
          <w:rPr>
            <w:strike/>
          </w:rPr>
          <w:delText xml:space="preserve"> che, a sua volta lo inoltra all’I</w:delText>
        </w:r>
        <w:r w:rsidR="001A6073" w:rsidRPr="005A6A40" w:rsidDel="00E55CA8">
          <w:rPr>
            <w:strike/>
          </w:rPr>
          <w:delText>n</w:delText>
        </w:r>
        <w:r w:rsidR="00A965D9" w:rsidRPr="005A6A40" w:rsidDel="00E55CA8">
          <w:rPr>
            <w:strike/>
          </w:rPr>
          <w:delText>termediario 3, il quale lo inoltra all’I</w:delText>
        </w:r>
        <w:r w:rsidR="001A6073" w:rsidRPr="005A6A40" w:rsidDel="00E55CA8">
          <w:rPr>
            <w:strike/>
          </w:rPr>
          <w:delText>n</w:delText>
        </w:r>
        <w:r w:rsidR="00A965D9" w:rsidRPr="005A6A40" w:rsidDel="00E55CA8">
          <w:rPr>
            <w:strike/>
          </w:rPr>
          <w:delText>termediario 4, che lo recapita al Fornitore.</w:delText>
        </w:r>
      </w:del>
    </w:p>
    <w:p w14:paraId="24AEA06A" w14:textId="77777777" w:rsidR="00A416CA" w:rsidRPr="005A6A40" w:rsidDel="00E55CA8" w:rsidRDefault="00A416CA" w:rsidP="009D4A3B">
      <w:pPr>
        <w:pStyle w:val="BodyText"/>
        <w:rPr>
          <w:del w:id="1044" w:author="Marciante, Teresa Lucia (IT - Roma)" w:date="2019-02-07T17:50:00Z"/>
          <w:strike/>
        </w:rPr>
      </w:pPr>
      <w:del w:id="1045" w:author="Marciante, Teresa Lucia (IT - Roma)" w:date="2019-02-07T17:50:00Z">
        <w:r w:rsidRPr="005A6A40" w:rsidDel="00E55CA8">
          <w:rPr>
            <w:strike/>
          </w:rPr>
          <w:delText xml:space="preserve">In questo caso </w:delText>
        </w:r>
        <w:r w:rsidR="00A965D9" w:rsidRPr="005A6A40" w:rsidDel="00E55CA8">
          <w:rPr>
            <w:strike/>
          </w:rPr>
          <w:delText xml:space="preserve">solo gli Intermediari che comunicano direttamente con NSO assumono il ruolo di Trasmittente e Ricevente (nell’esempio, l’Intermediario 2 e l’Intermediario 3). </w:delText>
        </w:r>
      </w:del>
    </w:p>
    <w:p w14:paraId="5A4CD78D" w14:textId="77777777" w:rsidR="00F373D9" w:rsidRPr="005A6A40" w:rsidDel="00E55CA8" w:rsidRDefault="00F373D9">
      <w:pPr>
        <w:rPr>
          <w:del w:id="1046" w:author="Marciante, Teresa Lucia (IT - Roma)" w:date="2019-02-07T17:50:00Z"/>
          <w:rFonts w:ascii="Frutiger LT 45 Light" w:eastAsia="Times New Roman" w:hAnsi="Frutiger LT 45 Light" w:cs="Times New Roman"/>
          <w:strike/>
        </w:rPr>
      </w:pPr>
      <w:del w:id="1047" w:author="Marciante, Teresa Lucia (IT - Roma)" w:date="2019-02-07T17:50:00Z">
        <w:r w:rsidRPr="005A6A40" w:rsidDel="00E55CA8">
          <w:rPr>
            <w:strike/>
          </w:rPr>
          <w:br w:type="page"/>
        </w:r>
      </w:del>
    </w:p>
    <w:p w14:paraId="50F61C48" w14:textId="77777777" w:rsidR="009D4A3B" w:rsidRPr="005A6A40" w:rsidDel="00E55CA8" w:rsidRDefault="009D4A3B" w:rsidP="009D4A3B">
      <w:pPr>
        <w:pStyle w:val="BodyText"/>
        <w:rPr>
          <w:del w:id="1048" w:author="Marciante, Teresa Lucia (IT - Roma)" w:date="2019-02-07T17:50:00Z"/>
          <w:strike/>
        </w:rPr>
      </w:pPr>
      <w:del w:id="1049" w:author="Marciante, Teresa Lucia (IT - Roma)" w:date="2019-02-07T17:50:00Z">
        <w:r w:rsidRPr="005A6A40" w:rsidDel="00E55CA8">
          <w:rPr>
            <w:strike/>
          </w:rPr>
          <w:delText>Quanto detto è schematizzato nella figura seguente.</w:delText>
        </w:r>
      </w:del>
    </w:p>
    <w:p w14:paraId="0CA7CAC1" w14:textId="77777777" w:rsidR="009D4A3B" w:rsidDel="00E55CA8" w:rsidRDefault="000A5AFB" w:rsidP="009D4A3B">
      <w:pPr>
        <w:keepNext/>
        <w:spacing w:before="240" w:after="0" w:line="250" w:lineRule="auto"/>
        <w:jc w:val="center"/>
        <w:rPr>
          <w:del w:id="1050" w:author="Marciante, Teresa Lucia (IT - Roma)" w:date="2019-02-07T17:50:00Z"/>
        </w:rPr>
      </w:pPr>
      <w:del w:id="1051" w:author="Marciante, Teresa Lucia (IT - Roma)" w:date="2019-02-07T17:50:00Z">
        <w:r w:rsidDel="00E55CA8">
          <w:rPr>
            <w:noProof/>
            <w:lang w:val="en-US" w:eastAsia="en-US"/>
          </w:rPr>
          <w:drawing>
            <wp:inline distT="0" distB="0" distL="0" distR="0" wp14:anchorId="37D73233" wp14:editId="55AD9D33">
              <wp:extent cx="5580380" cy="3098892"/>
              <wp:effectExtent l="19050" t="19050" r="1270" b="6350"/>
              <wp:docPr id="1" name="Immagine 1" descr="C:\Users\p.trimarchi\AppData\Local\Microsoft\Windows\INetCache\Content.Word\Nuova immagine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11).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3098892"/>
                      </a:xfrm>
                      <a:prstGeom prst="rect">
                        <a:avLst/>
                      </a:prstGeom>
                      <a:noFill/>
                      <a:ln>
                        <a:solidFill>
                          <a:schemeClr val="tx1"/>
                        </a:solidFill>
                      </a:ln>
                    </pic:spPr>
                  </pic:pic>
                </a:graphicData>
              </a:graphic>
            </wp:inline>
          </w:drawing>
        </w:r>
      </w:del>
    </w:p>
    <w:p w14:paraId="1C1A045D" w14:textId="77777777" w:rsidR="009D4A3B" w:rsidDel="00E55CA8" w:rsidRDefault="009D4A3B" w:rsidP="009D4A3B">
      <w:pPr>
        <w:pStyle w:val="Caption"/>
        <w:rPr>
          <w:del w:id="1052" w:author="Marciante, Teresa Lucia (IT - Roma)" w:date="2019-02-07T17:50:00Z"/>
          <w:rFonts w:ascii="Frutiger LT 45 Light" w:hAnsi="Frutiger LT 45 Light"/>
        </w:rPr>
      </w:pPr>
      <w:del w:id="1053" w:author="Marciante, Teresa Lucia (IT - Roma)" w:date="2019-02-07T17:50:00Z">
        <w:r w:rsidRPr="00544E43" w:rsidDel="00E55CA8">
          <w:rPr>
            <w:rFonts w:ascii="Frutiger LT 45 Light" w:hAnsi="Frutiger LT 45 Light"/>
          </w:rPr>
          <w:delText>Attori e Ruoli</w:delText>
        </w:r>
      </w:del>
    </w:p>
    <w:p w14:paraId="2D262ABE" w14:textId="77777777" w:rsidR="009D4A3B" w:rsidRDefault="009D4A3B" w:rsidP="009D4A3B">
      <w:pPr>
        <w:rPr>
          <w:rFonts w:ascii="Frutiger LT 45 Light" w:eastAsia="Times New Roman" w:hAnsi="Frutiger LT 45 Light" w:cs="Times New Roman"/>
          <w:b/>
          <w:bCs/>
          <w:smallCaps/>
          <w:szCs w:val="24"/>
        </w:rPr>
      </w:pPr>
      <w:r>
        <w:br w:type="page"/>
      </w:r>
    </w:p>
    <w:p w14:paraId="2C429563" w14:textId="77777777" w:rsidR="009D4A3B" w:rsidRPr="00313688" w:rsidRDefault="009D4A3B" w:rsidP="009D4A3B">
      <w:pPr>
        <w:pStyle w:val="Heading2"/>
      </w:pPr>
      <w:bookmarkStart w:id="1054" w:name="_Ref528669411"/>
      <w:bookmarkStart w:id="1055" w:name="_Toc533065781"/>
      <w:bookmarkStart w:id="1056" w:name="_Toc465260"/>
      <w:r w:rsidRPr="00313688">
        <w:lastRenderedPageBreak/>
        <w:t>Canali di comunicazione</w:t>
      </w:r>
      <w:bookmarkEnd w:id="1054"/>
      <w:bookmarkEnd w:id="1055"/>
      <w:bookmarkEnd w:id="1056"/>
    </w:p>
    <w:p w14:paraId="1169D30E" w14:textId="77777777" w:rsidR="002F5F95" w:rsidRPr="00556E99" w:rsidRDefault="00906670" w:rsidP="009D4A3B">
      <w:pPr>
        <w:pStyle w:val="BodyText"/>
      </w:pPr>
      <w:r w:rsidRPr="00556E99">
        <w:t>Dal punto di vista degli utenti, l</w:t>
      </w:r>
      <w:r w:rsidR="009D4A3B" w:rsidRPr="00556E99">
        <w:t xml:space="preserve">’invio e la ricezione dei Documenti verso e da NSO può avvenire attraverso </w:t>
      </w:r>
      <w:r w:rsidR="00E112B8" w:rsidRPr="00556E99">
        <w:rPr>
          <w:i/>
        </w:rPr>
        <w:t>C</w:t>
      </w:r>
      <w:r w:rsidR="009D4A3B" w:rsidRPr="00556E99">
        <w:rPr>
          <w:i/>
        </w:rPr>
        <w:t>anali di comunicazione</w:t>
      </w:r>
      <w:r w:rsidR="009D4A3B" w:rsidRPr="00556E99">
        <w:t xml:space="preserve"> analoghi a quelli utilizzati per la trasmissione delle fatture elettroniche, a cui è stata aggiunta la possibilità di utilizzare l’infrastruttura di trasporto PEPPOL, come mostrato nella figura</w:t>
      </w:r>
      <w:r w:rsidRPr="00556E99">
        <w:t xml:space="preserve"> </w:t>
      </w:r>
      <w:r w:rsidR="002F5F95" w:rsidRPr="00556E99">
        <w:t>che segue.</w:t>
      </w:r>
    </w:p>
    <w:p w14:paraId="23D27CA1" w14:textId="451A3CCB" w:rsidR="009D4A3B" w:rsidRPr="00556E99" w:rsidRDefault="002F5F95" w:rsidP="009D4A3B">
      <w:pPr>
        <w:pStyle w:val="BodyText"/>
      </w:pPr>
      <w:r w:rsidRPr="00556E99">
        <w:t>Si precisa che il Portale web e gli Access Point PEPPOL, dal punto di vista strettamente architetturale, non sono propriamente dei Canali di comunicazione, ma degli Intermediari interagiscono NSO per mezzo dei Canali di Interoperabilità</w:t>
      </w:r>
      <w:r w:rsidR="005C56BC" w:rsidRPr="00556E99">
        <w:t>. P</w:t>
      </w:r>
      <w:r w:rsidR="00906670" w:rsidRPr="00556E99">
        <w:t xml:space="preserve">er maggiori dettagli, </w:t>
      </w:r>
      <w:r w:rsidR="005C56BC" w:rsidRPr="00556E99">
        <w:t>si rinvia al</w:t>
      </w:r>
      <w:r w:rsidR="00906670" w:rsidRPr="00556E99">
        <w:t xml:space="preserve"> Paragraf</w:t>
      </w:r>
      <w:r w:rsidR="005C56BC" w:rsidRPr="00556E99">
        <w:t>o</w:t>
      </w:r>
      <w:r w:rsidR="00906670" w:rsidRPr="00556E99">
        <w:t xml:space="preserve"> </w:t>
      </w:r>
      <w:r w:rsidR="00906670" w:rsidRPr="00556E99">
        <w:fldChar w:fldCharType="begin"/>
      </w:r>
      <w:r w:rsidR="00906670" w:rsidRPr="00556E99">
        <w:instrText xml:space="preserve"> REF _Ref534623159 \r \h </w:instrText>
      </w:r>
      <w:r w:rsidR="006E00CB" w:rsidRPr="00556E99">
        <w:instrText xml:space="preserve"> \* MERGEFORMAT </w:instrText>
      </w:r>
      <w:r w:rsidR="00906670" w:rsidRPr="00556E99">
        <w:fldChar w:fldCharType="separate"/>
      </w:r>
      <w:ins w:id="1057" w:author="Cernigliaro, Giuseppe (IT - Bologna)" w:date="2019-02-07T20:53:00Z">
        <w:r w:rsidR="004A592B">
          <w:t>2.4.3</w:t>
        </w:r>
      </w:ins>
      <w:del w:id="1058" w:author="Cernigliaro, Giuseppe (IT - Bologna)" w:date="2019-02-07T20:45:00Z">
        <w:r w:rsidR="00906670" w:rsidRPr="00556E99" w:rsidDel="001273F7">
          <w:delText>2.5.3</w:delText>
        </w:r>
      </w:del>
      <w:r w:rsidR="00906670" w:rsidRPr="00556E99">
        <w:fldChar w:fldCharType="end"/>
      </w:r>
      <w:r w:rsidR="009D4A3B" w:rsidRPr="00556E99">
        <w:t>.</w:t>
      </w:r>
    </w:p>
    <w:p w14:paraId="5D03FD56" w14:textId="77777777" w:rsidR="009D4A3B" w:rsidRPr="006E00CB" w:rsidRDefault="009D4A3B" w:rsidP="009D4A3B">
      <w:pPr>
        <w:pStyle w:val="BodyText"/>
        <w:keepNext/>
        <w:ind w:left="0"/>
        <w:jc w:val="center"/>
        <w:rPr>
          <w:strike/>
        </w:rPr>
      </w:pPr>
      <w:r w:rsidRPr="006E00CB">
        <w:rPr>
          <w:strike/>
          <w:noProof/>
          <w:lang w:val="en-US" w:eastAsia="en-US"/>
        </w:rPr>
        <w:drawing>
          <wp:inline distT="0" distB="0" distL="0" distR="0" wp14:anchorId="0074A318" wp14:editId="15A182F9">
            <wp:extent cx="5580380" cy="2383373"/>
            <wp:effectExtent l="19050" t="19050" r="1270" b="0"/>
            <wp:docPr id="18" name="Immagine 18" descr="C:\Users\p.trimarchi\AppData\Local\Microsoft\Windows\Temporary Internet Files\Content.Word\Nuova immag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Temporary Internet Files\Content.Word\Nuova immagine.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380" cy="2383373"/>
                    </a:xfrm>
                    <a:prstGeom prst="rect">
                      <a:avLst/>
                    </a:prstGeom>
                    <a:noFill/>
                    <a:ln>
                      <a:solidFill>
                        <a:schemeClr val="tx1"/>
                      </a:solidFill>
                    </a:ln>
                  </pic:spPr>
                </pic:pic>
              </a:graphicData>
            </a:graphic>
          </wp:inline>
        </w:drawing>
      </w:r>
    </w:p>
    <w:p w14:paraId="7D1AA5B4" w14:textId="77777777" w:rsidR="009D4A3B" w:rsidRPr="00313688" w:rsidRDefault="009D4A3B" w:rsidP="009D4A3B">
      <w:pPr>
        <w:pStyle w:val="Caption"/>
        <w:rPr>
          <w:rFonts w:ascii="Frutiger LT 45 Light" w:hAnsi="Frutiger LT 45 Light"/>
        </w:rPr>
      </w:pPr>
      <w:r w:rsidRPr="00313688">
        <w:rPr>
          <w:rFonts w:ascii="Frutiger LT 45 Light" w:hAnsi="Frutiger LT 45 Light"/>
        </w:rPr>
        <w:t>Canali di comunicazione con NSO</w:t>
      </w:r>
    </w:p>
    <w:p w14:paraId="0253E5F4" w14:textId="77777777" w:rsidR="009D4A3B" w:rsidRPr="006E00CB" w:rsidRDefault="009D4A3B" w:rsidP="009D4A3B">
      <w:pPr>
        <w:rPr>
          <w:strike/>
        </w:rPr>
      </w:pPr>
    </w:p>
    <w:p w14:paraId="67A962FB" w14:textId="77777777" w:rsidR="009D4A3B" w:rsidRPr="00556E99" w:rsidRDefault="009D4A3B" w:rsidP="009D4A3B">
      <w:pPr>
        <w:pStyle w:val="BodyText"/>
      </w:pPr>
      <w:r w:rsidRPr="00556E99">
        <w:t>Naturalmente, i canali utilizzati per inviare e per ricevere i Documenti sono tra loro indipendenti. Ciò vuol dire che il Trasmittente e il Ricevente possono indifferentemente utilizzare il medesimo canale o canali diversi.</w:t>
      </w:r>
    </w:p>
    <w:p w14:paraId="684730DE" w14:textId="77777777" w:rsidR="00E546CF" w:rsidRPr="00556E99" w:rsidRDefault="00E546CF" w:rsidP="00E546CF">
      <w:pPr>
        <w:pStyle w:val="BodyText"/>
      </w:pPr>
      <w:r w:rsidRPr="00556E99">
        <w:t>Inoltre, lo stesso Attore, se lo ritiene oppor</w:t>
      </w:r>
      <w:r w:rsidR="007C1F7C" w:rsidRPr="00556E99">
        <w:t>t</w:t>
      </w:r>
      <w:r w:rsidRPr="00556E99">
        <w:t>uno, può utilizzare anche più canali.</w:t>
      </w:r>
    </w:p>
    <w:p w14:paraId="0E2AA4E5" w14:textId="77777777" w:rsidR="009D4A3B" w:rsidRPr="006E00CB" w:rsidDel="00D3144A" w:rsidRDefault="009D4A3B" w:rsidP="009D4A3B">
      <w:pPr>
        <w:pStyle w:val="BodyText"/>
        <w:rPr>
          <w:del w:id="1059" w:author="Marciante, Teresa Lucia (IT - Roma)" w:date="2019-02-07T17:51:00Z"/>
          <w:strike/>
        </w:rPr>
      </w:pPr>
      <w:del w:id="1060" w:author="Marciante, Teresa Lucia (IT - Roma)" w:date="2019-02-07T17:51:00Z">
        <w:r w:rsidRPr="00556E99" w:rsidDel="00D3144A">
          <w:delText>Nella figura seguente sono illustrati alcuni esempi di trasmissione di Ordini in cui il Trasmittente e il Ricevente utilizzano canali diversi.</w:delText>
        </w:r>
      </w:del>
    </w:p>
    <w:p w14:paraId="15049C6B" w14:textId="77777777" w:rsidR="009D4A3B" w:rsidRPr="006E00CB" w:rsidDel="00D3144A" w:rsidRDefault="009D4A3B" w:rsidP="009D4A3B">
      <w:pPr>
        <w:pStyle w:val="BodyText"/>
        <w:keepNext/>
        <w:ind w:left="0"/>
        <w:rPr>
          <w:del w:id="1061" w:author="Marciante, Teresa Lucia (IT - Roma)" w:date="2019-02-07T17:51:00Z"/>
          <w:strike/>
        </w:rPr>
      </w:pPr>
      <w:del w:id="1062" w:author="Marciante, Teresa Lucia (IT - Roma)" w:date="2019-02-07T17:51:00Z">
        <w:r w:rsidRPr="006E00CB" w:rsidDel="00D3144A">
          <w:rPr>
            <w:strike/>
            <w:noProof/>
            <w:lang w:val="en-US" w:eastAsia="en-US"/>
          </w:rPr>
          <w:drawing>
            <wp:inline distT="0" distB="0" distL="0" distR="0" wp14:anchorId="702A4739" wp14:editId="20FB46F7">
              <wp:extent cx="5580380" cy="2439016"/>
              <wp:effectExtent l="19050" t="19050" r="1270" b="0"/>
              <wp:docPr id="13" name="Immagine 13" descr="C:\Users\p.trimarchi\AppData\Local\Microsoft\Windows\Temporary Internet Files\Content.Word\Nuova immagin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Temporary Internet Files\Content.Word\Nuova immagine (1).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2439016"/>
                      </a:xfrm>
                      <a:prstGeom prst="rect">
                        <a:avLst/>
                      </a:prstGeom>
                      <a:noFill/>
                      <a:ln>
                        <a:solidFill>
                          <a:schemeClr val="tx1"/>
                        </a:solidFill>
                      </a:ln>
                    </pic:spPr>
                  </pic:pic>
                </a:graphicData>
              </a:graphic>
            </wp:inline>
          </w:drawing>
        </w:r>
      </w:del>
    </w:p>
    <w:p w14:paraId="6CF16353" w14:textId="77777777" w:rsidR="009D4A3B" w:rsidRPr="00846C98" w:rsidDel="00D3144A" w:rsidRDefault="009D4A3B" w:rsidP="009D4A3B">
      <w:pPr>
        <w:pStyle w:val="Caption"/>
        <w:rPr>
          <w:del w:id="1063" w:author="Marciante, Teresa Lucia (IT - Roma)" w:date="2019-02-07T17:51:00Z"/>
          <w:rFonts w:ascii="Frutiger LT 45 Light" w:hAnsi="Frutiger LT 45 Light"/>
        </w:rPr>
      </w:pPr>
      <w:del w:id="1064" w:author="Marciante, Teresa Lucia (IT - Roma)" w:date="2019-02-07T17:51:00Z">
        <w:r w:rsidRPr="00846C98" w:rsidDel="00D3144A">
          <w:rPr>
            <w:rFonts w:ascii="Frutiger LT 45 Light" w:hAnsi="Frutiger LT 45 Light"/>
          </w:rPr>
          <w:delText>Esempi di disaccoppiamento dei canali di invio e ricezione</w:delText>
        </w:r>
      </w:del>
    </w:p>
    <w:p w14:paraId="037C58AC" w14:textId="77777777" w:rsidR="009D4A3B" w:rsidRPr="006E00CB" w:rsidRDefault="009D4A3B" w:rsidP="009D4A3B">
      <w:pPr>
        <w:pStyle w:val="BodyText"/>
        <w:ind w:left="0"/>
        <w:rPr>
          <w:strike/>
        </w:rPr>
      </w:pPr>
    </w:p>
    <w:p w14:paraId="54627927" w14:textId="77777777" w:rsidR="009D4A3B" w:rsidRPr="00556E99" w:rsidRDefault="009D4A3B" w:rsidP="009D4A3B">
      <w:pPr>
        <w:pStyle w:val="BodyText"/>
      </w:pPr>
      <w:r w:rsidRPr="00556E99">
        <w:t>Si forniscono, di seguito alcune indicazioni per l’utilizzo dei diversi canali di comunicazione con NSO.</w:t>
      </w:r>
    </w:p>
    <w:p w14:paraId="60CEAF9F" w14:textId="77777777" w:rsidR="009D4A3B" w:rsidRPr="00556E99" w:rsidRDefault="009D4A3B" w:rsidP="00763A59">
      <w:pPr>
        <w:pStyle w:val="BodyText"/>
        <w:numPr>
          <w:ilvl w:val="0"/>
          <w:numId w:val="31"/>
        </w:numPr>
        <w:spacing w:before="480"/>
        <w:ind w:hanging="357"/>
        <w:rPr>
          <w:u w:val="single"/>
        </w:rPr>
      </w:pPr>
      <w:bookmarkStart w:id="1065" w:name="_Ref534548014"/>
      <w:r w:rsidRPr="00556E99">
        <w:rPr>
          <w:u w:val="single"/>
        </w:rPr>
        <w:t>Portale web</w:t>
      </w:r>
      <w:bookmarkEnd w:id="1065"/>
    </w:p>
    <w:p w14:paraId="74345A86" w14:textId="77777777" w:rsidR="009D4A3B" w:rsidRPr="00556E99" w:rsidRDefault="009D4A3B" w:rsidP="009D4A3B">
      <w:pPr>
        <w:pStyle w:val="BodyText"/>
      </w:pPr>
      <w:r w:rsidRPr="00556E99">
        <w:t xml:space="preserve">Questo canale è utilizzabile solo dalle amministrazioni pubbliche (Clienti) accreditate al sistema </w:t>
      </w:r>
      <w:r w:rsidRPr="00556E99">
        <w:rPr>
          <w:i/>
        </w:rPr>
        <w:t>SICOGE Enti</w:t>
      </w:r>
      <w:r w:rsidRPr="00556E99">
        <w:t>.</w:t>
      </w:r>
    </w:p>
    <w:p w14:paraId="1781B8E0" w14:textId="77777777" w:rsidR="009D4A3B" w:rsidRPr="00556E99" w:rsidRDefault="009D4A3B" w:rsidP="009D4A3B">
      <w:pPr>
        <w:pStyle w:val="BodyText"/>
      </w:pPr>
      <w:r w:rsidRPr="00556E99">
        <w:t xml:space="preserve">Il predetto sistema offre un’interfaccia utente disponibile via web, che permette di redigere e trasmettere Messaggi (composti da Documento e Busta di trasmissione) o, in alternativa, di caricare (upload) e trasmettere Messaggi redatti </w:t>
      </w:r>
      <w:r w:rsidRPr="00556E99">
        <w:lastRenderedPageBreak/>
        <w:t>autonomamente dal Mittente. Permette, inoltre, di scaricare (download) i Documenti ricevuti.</w:t>
      </w:r>
    </w:p>
    <w:p w14:paraId="669E15F5" w14:textId="77777777" w:rsidR="009D4A3B" w:rsidRPr="00556E99" w:rsidRDefault="009D4A3B" w:rsidP="009D4A3B">
      <w:pPr>
        <w:pStyle w:val="BodyText"/>
      </w:pPr>
      <w:r w:rsidRPr="00556E99">
        <w:t>Trattandosi di un applicativo disponibile esclusivamente lato Cliente, è utilizzabile solo per:</w:t>
      </w:r>
    </w:p>
    <w:p w14:paraId="59BD34C4"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inviare Ordini e Conferme;</w:t>
      </w:r>
    </w:p>
    <w:p w14:paraId="4A9E1819"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ricevere Risposte.</w:t>
      </w:r>
    </w:p>
    <w:p w14:paraId="2E0F4934" w14:textId="7BD1CA30" w:rsidR="00C371B1" w:rsidRPr="00556E99" w:rsidRDefault="009D4A3B" w:rsidP="00C371B1">
      <w:pPr>
        <w:pStyle w:val="BodyText"/>
      </w:pPr>
      <w:r w:rsidRPr="00556E99">
        <w:t>Per informazioni di dettagli</w:t>
      </w:r>
      <w:r w:rsidR="000C746B" w:rsidRPr="00556E99">
        <w:t xml:space="preserve">o sull’utilizzo </w:t>
      </w:r>
      <w:r w:rsidR="00C028B5" w:rsidRPr="00556E99">
        <w:t>di SICOGE Enti</w:t>
      </w:r>
      <w:r w:rsidRPr="00556E99">
        <w:t xml:space="preserve"> e sulla procedura di accreditamento allo stesso si rimanda alle istruzioni fornite al seguente link: </w:t>
      </w:r>
      <w:r w:rsidR="004A592B">
        <w:rPr>
          <w:rStyle w:val="Hyperlink"/>
        </w:rPr>
        <w:fldChar w:fldCharType="begin"/>
      </w:r>
      <w:r w:rsidR="004A592B">
        <w:rPr>
          <w:rStyle w:val="Hyperlink"/>
        </w:rPr>
        <w:instrText xml:space="preserve"> HYPERLINK "https://sicogeenti.mef.gov.it/" </w:instrText>
      </w:r>
      <w:ins w:id="1066" w:author="Cernigliaro, Giuseppe (IT - Bologna)" w:date="2019-02-07T20:53:00Z">
        <w:r w:rsidR="004A592B">
          <w:rPr>
            <w:rStyle w:val="Hyperlink"/>
          </w:rPr>
        </w:r>
      </w:ins>
      <w:r w:rsidR="004A592B">
        <w:rPr>
          <w:rStyle w:val="Hyperlink"/>
        </w:rPr>
        <w:fldChar w:fldCharType="separate"/>
      </w:r>
      <w:r w:rsidR="00C371B1" w:rsidRPr="00556E99">
        <w:rPr>
          <w:rStyle w:val="Hyperlink"/>
        </w:rPr>
        <w:t>https://sicogeenti.mef.gov.it/</w:t>
      </w:r>
      <w:r w:rsidR="004A592B">
        <w:rPr>
          <w:rStyle w:val="Hyperlink"/>
        </w:rPr>
        <w:fldChar w:fldCharType="end"/>
      </w:r>
      <w:r w:rsidR="00C371B1" w:rsidRPr="00556E99">
        <w:t>.</w:t>
      </w:r>
    </w:p>
    <w:p w14:paraId="1B782CBB" w14:textId="4760B74C" w:rsidR="00C028B5" w:rsidRPr="00556E99" w:rsidRDefault="00C028B5" w:rsidP="009D4A3B">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_Ref536479370 \r \h </w:instrText>
      </w:r>
      <w:r w:rsidR="006E00CB" w:rsidRPr="00556E99">
        <w:instrText xml:space="preserve"> \* MERGEFORMAT </w:instrText>
      </w:r>
      <w:r w:rsidRPr="00556E99">
        <w:fldChar w:fldCharType="separate"/>
      </w:r>
      <w:ins w:id="1067" w:author="Cernigliaro, Giuseppe (IT - Bologna)" w:date="2019-02-07T20:53:00Z">
        <w:r w:rsidR="004A592B">
          <w:t>2.4.3.1</w:t>
        </w:r>
      </w:ins>
      <w:del w:id="1068" w:author="Cernigliaro, Giuseppe (IT - Bologna)" w:date="2019-02-07T20:45:00Z">
        <w:r w:rsidRPr="00556E99" w:rsidDel="001273F7">
          <w:delText>2.5.3.1</w:delText>
        </w:r>
      </w:del>
      <w:r w:rsidRPr="00556E99">
        <w:fldChar w:fldCharType="end"/>
      </w:r>
      <w:r w:rsidRPr="00556E99">
        <w:t>.</w:t>
      </w:r>
    </w:p>
    <w:p w14:paraId="6C58B76E" w14:textId="77777777" w:rsidR="009D4A3B" w:rsidRPr="00556E99" w:rsidRDefault="009D4A3B" w:rsidP="00763A59">
      <w:pPr>
        <w:pStyle w:val="BodyText"/>
        <w:numPr>
          <w:ilvl w:val="0"/>
          <w:numId w:val="31"/>
        </w:numPr>
        <w:spacing w:before="480"/>
        <w:ind w:hanging="357"/>
        <w:rPr>
          <w:u w:val="single"/>
        </w:rPr>
      </w:pPr>
      <w:r w:rsidRPr="00556E99">
        <w:rPr>
          <w:u w:val="single"/>
        </w:rPr>
        <w:t>Posta elettronica certificata (PEC)</w:t>
      </w:r>
    </w:p>
    <w:p w14:paraId="2281EB54" w14:textId="77777777" w:rsidR="009D4A3B" w:rsidRPr="00556E99" w:rsidRDefault="009D4A3B" w:rsidP="009D4A3B">
      <w:pPr>
        <w:pStyle w:val="BodyText"/>
      </w:pPr>
      <w:r w:rsidRPr="00556E99">
        <w:t>Questo canale è utilizzabile da tutti gli attori (Clienti, Fornitori, Intermediari).</w:t>
      </w:r>
    </w:p>
    <w:p w14:paraId="6D2DAC70" w14:textId="77777777" w:rsidR="009D4A3B" w:rsidRPr="00556E99" w:rsidRDefault="009D4A3B" w:rsidP="009D4A3B">
      <w:pPr>
        <w:pStyle w:val="BodyText"/>
      </w:pPr>
      <w:r w:rsidRPr="00556E99">
        <w:t xml:space="preserve">La </w:t>
      </w:r>
      <w:r w:rsidRPr="00556E99">
        <w:rPr>
          <w:u w:val="single"/>
        </w:rPr>
        <w:t>procedura di invio</w:t>
      </w:r>
      <w:r w:rsidRPr="00556E99">
        <w:t xml:space="preserve"> è la seguente:</w:t>
      </w:r>
    </w:p>
    <w:p w14:paraId="0C3D2400" w14:textId="4D0A31AB"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il Mittente allega il Messaggio </w:t>
      </w:r>
      <w:r w:rsidRPr="00556E99">
        <w:t>(</w:t>
      </w:r>
      <w:r w:rsidRPr="00556E99">
        <w:rPr>
          <w:rFonts w:ascii="Frutiger LT 45 Light" w:hAnsi="Frutiger LT 45 Light"/>
        </w:rPr>
        <w:t>composto da Documento e Busta di trasmissione</w:t>
      </w:r>
      <w:r w:rsidRPr="00556E99">
        <w:t xml:space="preserve">) </w:t>
      </w:r>
      <w:r w:rsidRPr="00556E99">
        <w:rPr>
          <w:rFonts w:ascii="Frutiger LT 45 Light" w:hAnsi="Frutiger LT 45 Light"/>
        </w:rPr>
        <w:t xml:space="preserve"> </w:t>
      </w:r>
      <w:r w:rsidR="002A795F" w:rsidRPr="00556E99">
        <w:rPr>
          <w:rFonts w:ascii="Frutiger LT 45 Light" w:hAnsi="Frutiger LT 45 Light"/>
        </w:rPr>
        <w:t xml:space="preserve">ad </w:t>
      </w:r>
      <w:r w:rsidRPr="00556E99">
        <w:rPr>
          <w:rFonts w:ascii="Frutiger LT 45 Light" w:hAnsi="Frutiger LT 45 Light"/>
        </w:rPr>
        <w:t xml:space="preserve">un messaggio PEC indirizzato a </w:t>
      </w:r>
      <w:r w:rsidR="004A592B">
        <w:rPr>
          <w:rStyle w:val="Hyperlink"/>
          <w:rFonts w:ascii="Frutiger LT 45 Light" w:hAnsi="Frutiger LT 45 Light"/>
        </w:rPr>
        <w:fldChar w:fldCharType="begin"/>
      </w:r>
      <w:r w:rsidR="004A592B">
        <w:rPr>
          <w:rStyle w:val="Hyperlink"/>
          <w:rFonts w:ascii="Frutiger LT 45 Light" w:hAnsi="Frutiger LT 45 Light"/>
        </w:rPr>
        <w:instrText xml:space="preserve"> HYPERLINK "mailto:nso@pec.sogei.it" </w:instrText>
      </w:r>
      <w:ins w:id="1069" w:author="Cernigliaro, Giuseppe (IT - Bologna)" w:date="2019-02-07T20:53:00Z">
        <w:r w:rsidR="004A592B">
          <w:rPr>
            <w:rStyle w:val="Hyperlink"/>
            <w:rFonts w:ascii="Frutiger LT 45 Light" w:hAnsi="Frutiger LT 45 Light"/>
          </w:rPr>
        </w:r>
      </w:ins>
      <w:r w:rsidR="004A592B">
        <w:rPr>
          <w:rStyle w:val="Hyperlink"/>
          <w:rFonts w:ascii="Frutiger LT 45 Light" w:hAnsi="Frutiger LT 45 Light"/>
        </w:rPr>
        <w:fldChar w:fldCharType="separate"/>
      </w:r>
      <w:r w:rsidRPr="00556E99">
        <w:rPr>
          <w:rStyle w:val="Hyperlink"/>
          <w:rFonts w:ascii="Frutiger LT 45 Light" w:hAnsi="Frutiger LT 45 Light"/>
        </w:rPr>
        <w:t>nso@pec.sogei.it</w:t>
      </w:r>
      <w:r w:rsidR="004A592B">
        <w:rPr>
          <w:rStyle w:val="Hyperlink"/>
          <w:rFonts w:ascii="Frutiger LT 45 Light" w:hAnsi="Frutiger LT 45 Light"/>
        </w:rPr>
        <w:fldChar w:fldCharType="end"/>
      </w:r>
      <w:r w:rsidRPr="00556E99">
        <w:rPr>
          <w:rFonts w:ascii="Frutiger LT 45 Light" w:hAnsi="Frutiger LT 45 Light"/>
        </w:rPr>
        <w:t>;</w:t>
      </w:r>
    </w:p>
    <w:p w14:paraId="209AC947"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NSO provvede all’inoltro al Ricevente, individuato in base alle informazioni contenute nella Busta di trasmissione, che lo riceverà attraverso uno dei canali di comunicazione disponibili.</w:t>
      </w:r>
    </w:p>
    <w:p w14:paraId="6D2861E3" w14:textId="77777777" w:rsidR="009D4A3B" w:rsidRPr="00556E99" w:rsidRDefault="009D4A3B" w:rsidP="009D4A3B">
      <w:pPr>
        <w:pStyle w:val="BodyText"/>
      </w:pPr>
      <w:r w:rsidRPr="00556E99">
        <w:t xml:space="preserve">La </w:t>
      </w:r>
      <w:r w:rsidRPr="00556E99">
        <w:rPr>
          <w:u w:val="single"/>
        </w:rPr>
        <w:t>procedura di ricezione</w:t>
      </w:r>
      <w:r w:rsidRPr="00556E99">
        <w:t xml:space="preserve"> è la seguente:</w:t>
      </w:r>
    </w:p>
    <w:p w14:paraId="41402B0A"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il Mittente invia il Messaggio </w:t>
      </w:r>
      <w:r w:rsidRPr="00556E99">
        <w:t>(</w:t>
      </w:r>
      <w:r w:rsidRPr="00556E99">
        <w:rPr>
          <w:rFonts w:ascii="Frutiger LT 45 Light" w:hAnsi="Frutiger LT 45 Light"/>
        </w:rPr>
        <w:t xml:space="preserve">composto da Documento e Busta di </w:t>
      </w:r>
      <w:proofErr w:type="gramStart"/>
      <w:r w:rsidRPr="00556E99">
        <w:rPr>
          <w:rFonts w:ascii="Frutiger LT 45 Light" w:hAnsi="Frutiger LT 45 Light"/>
        </w:rPr>
        <w:t>trasmissione</w:t>
      </w:r>
      <w:r w:rsidRPr="00556E99">
        <w:t xml:space="preserve">) </w:t>
      </w:r>
      <w:r w:rsidRPr="00556E99">
        <w:rPr>
          <w:rFonts w:ascii="Frutiger LT 45 Light" w:hAnsi="Frutiger LT 45 Light"/>
        </w:rPr>
        <w:t xml:space="preserve"> attraverso</w:t>
      </w:r>
      <w:proofErr w:type="gramEnd"/>
      <w:r w:rsidRPr="00556E99">
        <w:rPr>
          <w:rFonts w:ascii="Frutiger LT 45 Light" w:hAnsi="Frutiger LT 45 Light"/>
        </w:rPr>
        <w:t xml:space="preserve"> uno dei canali disponibili;</w:t>
      </w:r>
    </w:p>
    <w:p w14:paraId="55BFF5EC" w14:textId="1B205666"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NSO provvede all’inoltro al Ricevente, individuato in base alle informazioni contenute nella Busta di trasmissione, che lo riceverà via PEC dall’indirizzo </w:t>
      </w:r>
      <w:r w:rsidR="004A592B">
        <w:rPr>
          <w:rStyle w:val="Hyperlink"/>
          <w:rFonts w:ascii="Frutiger LT 45 Light" w:hAnsi="Frutiger LT 45 Light"/>
        </w:rPr>
        <w:fldChar w:fldCharType="begin"/>
      </w:r>
      <w:r w:rsidR="004A592B">
        <w:rPr>
          <w:rStyle w:val="Hyperlink"/>
          <w:rFonts w:ascii="Frutiger LT 45 Light" w:hAnsi="Frutiger LT 45 Light"/>
        </w:rPr>
        <w:instrText xml:space="preserve"> HYPERLINK "mailto:nso@pec.sogei.it" </w:instrText>
      </w:r>
      <w:ins w:id="1070" w:author="Cernigliaro, Giuseppe (IT - Bologna)" w:date="2019-02-07T20:53:00Z">
        <w:r w:rsidR="004A592B">
          <w:rPr>
            <w:rStyle w:val="Hyperlink"/>
            <w:rFonts w:ascii="Frutiger LT 45 Light" w:hAnsi="Frutiger LT 45 Light"/>
          </w:rPr>
        </w:r>
      </w:ins>
      <w:r w:rsidR="004A592B">
        <w:rPr>
          <w:rStyle w:val="Hyperlink"/>
          <w:rFonts w:ascii="Frutiger LT 45 Light" w:hAnsi="Frutiger LT 45 Light"/>
        </w:rPr>
        <w:fldChar w:fldCharType="separate"/>
      </w:r>
      <w:r w:rsidRPr="00556E99">
        <w:rPr>
          <w:rStyle w:val="Hyperlink"/>
          <w:rFonts w:ascii="Frutiger LT 45 Light" w:hAnsi="Frutiger LT 45 Light"/>
        </w:rPr>
        <w:t>nso@pec.sogei.it</w:t>
      </w:r>
      <w:r w:rsidR="004A592B">
        <w:rPr>
          <w:rStyle w:val="Hyperlink"/>
          <w:rFonts w:ascii="Frutiger LT 45 Light" w:hAnsi="Frutiger LT 45 Light"/>
        </w:rPr>
        <w:fldChar w:fldCharType="end"/>
      </w:r>
      <w:r w:rsidRPr="00556E99">
        <w:rPr>
          <w:rFonts w:ascii="Frutiger LT 45 Light" w:hAnsi="Frutiger LT 45 Light"/>
        </w:rPr>
        <w:t>.</w:t>
      </w:r>
    </w:p>
    <w:p w14:paraId="404A5007" w14:textId="071EC44A" w:rsidR="009D4A3B" w:rsidRPr="00556E99" w:rsidRDefault="00C028B5" w:rsidP="009D4A3B">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_Ref535050109 \r \h </w:instrText>
      </w:r>
      <w:r w:rsidR="006E00CB" w:rsidRPr="00556E99">
        <w:instrText xml:space="preserve"> \* MERGEFORMAT </w:instrText>
      </w:r>
      <w:r w:rsidRPr="00556E99">
        <w:fldChar w:fldCharType="separate"/>
      </w:r>
      <w:r w:rsidR="004A592B">
        <w:t>4</w:t>
      </w:r>
      <w:r w:rsidRPr="00556E99">
        <w:fldChar w:fldCharType="end"/>
      </w:r>
      <w:r w:rsidRPr="00556E99">
        <w:t>.</w:t>
      </w:r>
    </w:p>
    <w:p w14:paraId="7DECE897" w14:textId="77777777" w:rsidR="009D4A3B" w:rsidRPr="00556E99" w:rsidRDefault="009D4A3B" w:rsidP="00763A59">
      <w:pPr>
        <w:pStyle w:val="BodyText"/>
        <w:numPr>
          <w:ilvl w:val="0"/>
          <w:numId w:val="31"/>
        </w:numPr>
        <w:spacing w:before="480"/>
        <w:ind w:hanging="357"/>
        <w:rPr>
          <w:u w:val="single"/>
        </w:rPr>
      </w:pPr>
      <w:bookmarkStart w:id="1071" w:name="_Ref534545758"/>
      <w:r w:rsidRPr="00556E99">
        <w:rPr>
          <w:u w:val="single"/>
        </w:rPr>
        <w:t>Interoperabilità</w:t>
      </w:r>
      <w:bookmarkEnd w:id="1071"/>
    </w:p>
    <w:p w14:paraId="04A3F713" w14:textId="77777777" w:rsidR="009D4A3B" w:rsidRPr="00556E99" w:rsidRDefault="009D4A3B" w:rsidP="009D4A3B">
      <w:pPr>
        <w:pStyle w:val="BodyText"/>
      </w:pPr>
      <w:r w:rsidRPr="00556E99">
        <w:t>Questo canale è utilizzabile da tutti gli attori (Clienti, Fornitori, Intermediari).</w:t>
      </w:r>
    </w:p>
    <w:p w14:paraId="214A3E17" w14:textId="77777777" w:rsidR="009D4A3B" w:rsidRPr="00556E99" w:rsidRDefault="009D4A3B" w:rsidP="009D4A3B">
      <w:pPr>
        <w:pStyle w:val="BodyText"/>
      </w:pPr>
      <w:r w:rsidRPr="00556E99">
        <w:t>È possibile utilizzare una delle seguenti modalità di trasmissione:</w:t>
      </w:r>
    </w:p>
    <w:p w14:paraId="383CB5F3" w14:textId="77777777" w:rsidR="009D4A3B" w:rsidRPr="00556E99" w:rsidRDefault="009D4A3B" w:rsidP="009D4A3B">
      <w:pPr>
        <w:pStyle w:val="Trattino"/>
        <w:numPr>
          <w:ilvl w:val="0"/>
          <w:numId w:val="8"/>
        </w:numPr>
        <w:ind w:left="1157" w:hanging="357"/>
      </w:pPr>
      <w:r w:rsidRPr="00556E99">
        <w:lastRenderedPageBreak/>
        <w:t xml:space="preserve">cooperazione applicativa, su rete Internet, con servizio esposto tramite modello “web service” fruibile attraverso protocollo HTTPS (“servizio SdICoop”); </w:t>
      </w:r>
    </w:p>
    <w:p w14:paraId="0C1CEA98" w14:textId="77777777" w:rsidR="009D4A3B" w:rsidRPr="00556E99" w:rsidRDefault="009D4A3B" w:rsidP="009D4A3B">
      <w:pPr>
        <w:pStyle w:val="Trattino"/>
        <w:numPr>
          <w:ilvl w:val="0"/>
          <w:numId w:val="8"/>
        </w:numPr>
        <w:ind w:left="1157" w:hanging="357"/>
      </w:pPr>
      <w:r w:rsidRPr="00556E99">
        <w:t xml:space="preserve">cooperazione applicativa tramite porte di dominio in ambito Sistema Pubblico di Cooperazione (“servizio SPCoop”); </w:t>
      </w:r>
    </w:p>
    <w:p w14:paraId="4C608F5A" w14:textId="77777777" w:rsidR="009D4A3B" w:rsidRPr="00556E99" w:rsidRDefault="009D4A3B" w:rsidP="009D4A3B">
      <w:pPr>
        <w:pStyle w:val="Trattino"/>
        <w:numPr>
          <w:ilvl w:val="0"/>
          <w:numId w:val="8"/>
        </w:numPr>
        <w:ind w:left="1157" w:hanging="357"/>
      </w:pPr>
      <w:r w:rsidRPr="00556E99">
        <w:t>trasmissione dati tra terminali remoti basato su protocollo FTP (“servizio SdIFtp”).</w:t>
      </w:r>
    </w:p>
    <w:p w14:paraId="2F684A23" w14:textId="04B67FAD" w:rsidR="00C028B5" w:rsidRPr="00556E99" w:rsidRDefault="00C028B5" w:rsidP="00C028B5">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_Ref535050109 \r \h </w:instrText>
      </w:r>
      <w:r w:rsidR="006E00CB" w:rsidRPr="00556E99">
        <w:instrText xml:space="preserve"> \* MERGEFORMAT </w:instrText>
      </w:r>
      <w:r w:rsidRPr="00556E99">
        <w:fldChar w:fldCharType="separate"/>
      </w:r>
      <w:r w:rsidR="004A592B">
        <w:t>4</w:t>
      </w:r>
      <w:r w:rsidRPr="00556E99">
        <w:fldChar w:fldCharType="end"/>
      </w:r>
      <w:r w:rsidRPr="00556E99">
        <w:t>.</w:t>
      </w:r>
    </w:p>
    <w:p w14:paraId="4EF0DD68" w14:textId="77777777" w:rsidR="009D4A3B" w:rsidRPr="00556E99" w:rsidRDefault="009D4A3B" w:rsidP="00763A59">
      <w:pPr>
        <w:pStyle w:val="BodyText"/>
        <w:numPr>
          <w:ilvl w:val="0"/>
          <w:numId w:val="31"/>
        </w:numPr>
        <w:spacing w:before="480"/>
        <w:ind w:hanging="357"/>
        <w:rPr>
          <w:u w:val="single"/>
        </w:rPr>
      </w:pPr>
      <w:bookmarkStart w:id="1072" w:name="_Ref534550106"/>
      <w:r w:rsidRPr="00556E99">
        <w:rPr>
          <w:u w:val="single"/>
        </w:rPr>
        <w:t>Infrastruttura di trasporto PEPPOL</w:t>
      </w:r>
      <w:bookmarkEnd w:id="1072"/>
    </w:p>
    <w:p w14:paraId="096ABD92" w14:textId="77777777" w:rsidR="009D4A3B" w:rsidRPr="00556E99" w:rsidRDefault="009D4A3B" w:rsidP="009D4A3B">
      <w:pPr>
        <w:pStyle w:val="BodyText"/>
      </w:pPr>
      <w:r w:rsidRPr="00556E99">
        <w:t>Questo canale è utilizzabile da tutti gli attori (Clienti, Fornitori, Intermediari).</w:t>
      </w:r>
    </w:p>
    <w:p w14:paraId="5EF734E6" w14:textId="77777777" w:rsidR="009D4A3B" w:rsidRPr="00556E99" w:rsidRDefault="009D4A3B" w:rsidP="009D4A3B">
      <w:pPr>
        <w:pStyle w:val="BodyText"/>
      </w:pPr>
      <w:r w:rsidRPr="00556E99">
        <w:t xml:space="preserve">Per gli scopi del presente documento, l’infrastruttura di trasporto può essere rappresentata come una rete di </w:t>
      </w:r>
      <w:r w:rsidRPr="00556E99">
        <w:rPr>
          <w:i/>
        </w:rPr>
        <w:t>Access Point</w:t>
      </w:r>
      <w:r w:rsidRPr="00556E99">
        <w:t xml:space="preserve"> (AP), ossia di nodi che gestiscono lo smistamento e l’inoltro dei Messaggi, dotata di un sistema di indirizzamento che consente al Mittente di conoscere l’identificativo del Destinatario (endpoint) a cui deve essere recapitato il Messaggio.</w:t>
      </w:r>
    </w:p>
    <w:p w14:paraId="4CB5317F" w14:textId="77777777" w:rsidR="009D4A3B" w:rsidRPr="00556E99" w:rsidRDefault="009D4A3B" w:rsidP="009D4A3B">
      <w:pPr>
        <w:pStyle w:val="BodyText"/>
      </w:pPr>
      <w:r w:rsidRPr="00556E99">
        <w:t>Il modello di funzionamento della rete PEPPOL può essere rappresentato con un “modello a 4 angoli” che prevede:</w:t>
      </w:r>
    </w:p>
    <w:p w14:paraId="5E38BC16" w14:textId="77777777" w:rsidR="009D4A3B" w:rsidRPr="00556E99" w:rsidRDefault="009D4A3B" w:rsidP="009D4A3B">
      <w:pPr>
        <w:pStyle w:val="Trattino"/>
        <w:numPr>
          <w:ilvl w:val="0"/>
          <w:numId w:val="8"/>
        </w:numPr>
        <w:ind w:left="1157" w:hanging="357"/>
      </w:pPr>
      <w:r w:rsidRPr="00556E99">
        <w:t>il Mittente, che produce il Messaggio e lo affida a un Intermediario che si occupi di immetterlo sull’infrastruttura;</w:t>
      </w:r>
    </w:p>
    <w:p w14:paraId="419487DC" w14:textId="77777777" w:rsidR="009D4A3B" w:rsidRPr="00556E99" w:rsidRDefault="009D4A3B" w:rsidP="009D4A3B">
      <w:pPr>
        <w:pStyle w:val="Trattino"/>
        <w:numPr>
          <w:ilvl w:val="0"/>
          <w:numId w:val="8"/>
        </w:numPr>
        <w:ind w:left="1157" w:hanging="357"/>
      </w:pPr>
      <w:r w:rsidRPr="00556E99">
        <w:t>l’Intermediario del Mittente, permanentemente connesso con l’infrastruttura attraverso un Access Point, che inoltra il Messaggio da inviare all’Intermediario del Destinatario;</w:t>
      </w:r>
    </w:p>
    <w:p w14:paraId="7A2CE407" w14:textId="77777777" w:rsidR="009D4A3B" w:rsidRPr="00556E99" w:rsidRDefault="009D4A3B" w:rsidP="009D4A3B">
      <w:pPr>
        <w:pStyle w:val="Trattino"/>
        <w:numPr>
          <w:ilvl w:val="0"/>
          <w:numId w:val="8"/>
        </w:numPr>
        <w:ind w:left="1157" w:hanging="357"/>
      </w:pPr>
      <w:r w:rsidRPr="00556E99">
        <w:t>l’Intermediario del Destinatario, a sua volta dotato di un Access Point, che riceve il Messaggio e lo mette a disposizione del Destinatario;</w:t>
      </w:r>
    </w:p>
    <w:p w14:paraId="2734C9F8" w14:textId="77777777" w:rsidR="009D4A3B" w:rsidRPr="006E00CB" w:rsidRDefault="009D4A3B" w:rsidP="009D4A3B">
      <w:pPr>
        <w:pStyle w:val="Trattino"/>
        <w:numPr>
          <w:ilvl w:val="0"/>
          <w:numId w:val="8"/>
        </w:numPr>
        <w:ind w:left="1157" w:hanging="357"/>
        <w:rPr>
          <w:strike/>
        </w:rPr>
      </w:pPr>
      <w:r w:rsidRPr="00556E99">
        <w:t>il Destinatario, che, connettendosi al proprio Intermediario, riceve i Messaggi.</w:t>
      </w:r>
    </w:p>
    <w:p w14:paraId="2F34F873" w14:textId="77777777" w:rsidR="00E56B1C" w:rsidRPr="006E00CB" w:rsidRDefault="00E56B1C" w:rsidP="00E56B1C">
      <w:pPr>
        <w:pStyle w:val="BodyText"/>
        <w:keepNext/>
        <w:ind w:left="0"/>
        <w:jc w:val="center"/>
        <w:rPr>
          <w:strike/>
        </w:rPr>
      </w:pPr>
      <w:r w:rsidRPr="006E00CB">
        <w:rPr>
          <w:strike/>
          <w:noProof/>
          <w:lang w:val="en-US" w:eastAsia="en-US"/>
        </w:rPr>
        <w:lastRenderedPageBreak/>
        <w:drawing>
          <wp:inline distT="0" distB="0" distL="0" distR="0" wp14:anchorId="62DE2727" wp14:editId="7F90F08F">
            <wp:extent cx="5580380" cy="2824240"/>
            <wp:effectExtent l="19050" t="19050" r="20320" b="14605"/>
            <wp:docPr id="8" name="Immagine 8" descr="C:\Users\p.trimarchi\AppData\Local\Microsoft\Windows\INetCache\Content.Word\Nuova immagine (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38).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380" cy="2824240"/>
                    </a:xfrm>
                    <a:prstGeom prst="rect">
                      <a:avLst/>
                    </a:prstGeom>
                    <a:noFill/>
                    <a:ln>
                      <a:solidFill>
                        <a:schemeClr val="tx1"/>
                      </a:solidFill>
                    </a:ln>
                  </pic:spPr>
                </pic:pic>
              </a:graphicData>
            </a:graphic>
          </wp:inline>
        </w:drawing>
      </w:r>
    </w:p>
    <w:p w14:paraId="1E2C26F3" w14:textId="77777777" w:rsidR="00E56B1C" w:rsidRPr="00C36769" w:rsidRDefault="00E56B1C" w:rsidP="00E56B1C">
      <w:pPr>
        <w:pStyle w:val="Caption"/>
      </w:pPr>
      <w:r w:rsidRPr="00C36769">
        <w:t>Modello di funzionamento della rete PEPPOL</w:t>
      </w:r>
    </w:p>
    <w:p w14:paraId="1EDF0395" w14:textId="77777777" w:rsidR="00E56B1C" w:rsidRPr="00556E99" w:rsidRDefault="009D4A3B" w:rsidP="00E56B1C">
      <w:pPr>
        <w:pStyle w:val="BodyText"/>
      </w:pPr>
      <w:r w:rsidRPr="00556E99">
        <w:t xml:space="preserve">La trasmissione dei messaggi a NSO è </w:t>
      </w:r>
      <w:r w:rsidR="000C746B" w:rsidRPr="00556E99">
        <w:t>effettuata</w:t>
      </w:r>
      <w:r w:rsidRPr="00556E99">
        <w:t xml:space="preserve"> dagli </w:t>
      </w:r>
      <w:r w:rsidR="001777C7" w:rsidRPr="00556E99">
        <w:t>A</w:t>
      </w:r>
      <w:r w:rsidRPr="00556E99">
        <w:t xml:space="preserve">ccess </w:t>
      </w:r>
      <w:r w:rsidR="001777C7" w:rsidRPr="00556E99">
        <w:t>P</w:t>
      </w:r>
      <w:r w:rsidRPr="00556E99">
        <w:t>oint in modo trasparente per gli operatori.</w:t>
      </w:r>
      <w:r w:rsidR="00E56B1C" w:rsidRPr="00556E99">
        <w:t xml:space="preserve"> In pratica, gli attori possono inviare e ricevere Messaggi utilizzando gli Access Point della r</w:t>
      </w:r>
      <w:r w:rsidR="005C60DA" w:rsidRPr="00556E99">
        <w:t>ete PEPPOL senza preoccuparsi di come essi interagiscono con NSO.</w:t>
      </w:r>
    </w:p>
    <w:p w14:paraId="6C9933A8" w14:textId="62D185A0" w:rsidR="00C028B5" w:rsidRPr="00556E99" w:rsidRDefault="00C028B5" w:rsidP="00C028B5">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_Ref534623159 \r \h </w:instrText>
      </w:r>
      <w:r w:rsidR="006E00CB" w:rsidRPr="00556E99">
        <w:instrText xml:space="preserve"> \* MERGEFORMAT </w:instrText>
      </w:r>
      <w:r w:rsidRPr="00556E99">
        <w:fldChar w:fldCharType="separate"/>
      </w:r>
      <w:ins w:id="1073" w:author="Cernigliaro, Giuseppe (IT - Bologna)" w:date="2019-02-07T20:53:00Z">
        <w:r w:rsidR="004A592B">
          <w:t>2.4.3</w:t>
        </w:r>
      </w:ins>
      <w:del w:id="1074" w:author="Cernigliaro, Giuseppe (IT - Bologna)" w:date="2019-02-07T20:45:00Z">
        <w:r w:rsidRPr="00556E99" w:rsidDel="001273F7">
          <w:delText>2.5.3</w:delText>
        </w:r>
      </w:del>
      <w:r w:rsidRPr="00556E99">
        <w:fldChar w:fldCharType="end"/>
      </w:r>
      <w:r w:rsidRPr="00556E99">
        <w:t>.</w:t>
      </w:r>
    </w:p>
    <w:p w14:paraId="4C5FADA4" w14:textId="77777777" w:rsidR="00C028B5" w:rsidRPr="001F5168" w:rsidRDefault="00C028B5" w:rsidP="00E56B1C">
      <w:pPr>
        <w:pStyle w:val="BodyText"/>
      </w:pPr>
    </w:p>
    <w:p w14:paraId="0D953EED" w14:textId="77777777" w:rsidR="009D4A3B" w:rsidRDefault="009D4A3B" w:rsidP="009D4A3B">
      <w:pPr>
        <w:rPr>
          <w:rFonts w:ascii="Frutiger LT 45 Light" w:eastAsia="Times New Roman" w:hAnsi="Frutiger LT 45 Light" w:cs="Times New Roman"/>
          <w:b/>
          <w:bCs/>
          <w:smallCaps/>
          <w:szCs w:val="24"/>
        </w:rPr>
      </w:pPr>
      <w:r>
        <w:br w:type="page"/>
      </w:r>
    </w:p>
    <w:p w14:paraId="319BD57A" w14:textId="77777777" w:rsidR="00043457" w:rsidRPr="00C36769" w:rsidRDefault="0045195F" w:rsidP="0045195F">
      <w:pPr>
        <w:pStyle w:val="Heading2"/>
      </w:pPr>
      <w:bookmarkStart w:id="1075" w:name="_Ref534561556"/>
      <w:bookmarkStart w:id="1076" w:name="_Toc465261"/>
      <w:r w:rsidRPr="00C36769">
        <w:lastRenderedPageBreak/>
        <w:t xml:space="preserve">Documenti e </w:t>
      </w:r>
      <w:r w:rsidR="000A2862" w:rsidRPr="00C36769">
        <w:t>Messaggi</w:t>
      </w:r>
      <w:bookmarkEnd w:id="991"/>
      <w:bookmarkEnd w:id="992"/>
      <w:bookmarkEnd w:id="993"/>
      <w:bookmarkEnd w:id="994"/>
      <w:bookmarkEnd w:id="1075"/>
      <w:bookmarkEnd w:id="1076"/>
    </w:p>
    <w:p w14:paraId="425978D2" w14:textId="77777777" w:rsidR="00043457" w:rsidRPr="00C36769" w:rsidRDefault="00043457" w:rsidP="009D2E26">
      <w:pPr>
        <w:pStyle w:val="BodyText"/>
      </w:pPr>
      <w:r w:rsidRPr="00C36769">
        <w:t xml:space="preserve">Per </w:t>
      </w:r>
      <w:r w:rsidRPr="00C36769">
        <w:rPr>
          <w:i/>
        </w:rPr>
        <w:t>Messaggio</w:t>
      </w:r>
      <w:r w:rsidRPr="00C36769">
        <w:t xml:space="preserve"> si intende un file tra quelli di seguito descritti, non contenente codice eseguibile né macroistruzioni, il cui formato è conforme alle specifiche contenute o indicate nel presente documento. Un Messaggio è composto dalla </w:t>
      </w:r>
      <w:r w:rsidRPr="00C36769">
        <w:rPr>
          <w:i/>
        </w:rPr>
        <w:t>Busta di trasmissione</w:t>
      </w:r>
      <w:r w:rsidRPr="00C36769">
        <w:t xml:space="preserve">, contenente i dati necessari per il corretto indirizzamento (il </w:t>
      </w:r>
      <w:r w:rsidRPr="00C36769">
        <w:rPr>
          <w:i/>
        </w:rPr>
        <w:t>Mittente</w:t>
      </w:r>
      <w:r w:rsidRPr="00C36769">
        <w:t xml:space="preserve"> e il </w:t>
      </w:r>
      <w:r w:rsidRPr="00C36769">
        <w:rPr>
          <w:i/>
        </w:rPr>
        <w:t>Destinatario</w:t>
      </w:r>
      <w:r w:rsidRPr="00C36769">
        <w:t xml:space="preserve">) e dal </w:t>
      </w:r>
      <w:r w:rsidRPr="00C36769">
        <w:rPr>
          <w:i/>
        </w:rPr>
        <w:t>Corpo del messaggio</w:t>
      </w:r>
      <w:r w:rsidRPr="00C36769">
        <w:t xml:space="preserve">, che costituisce il </w:t>
      </w:r>
      <w:r w:rsidRPr="00C36769">
        <w:rPr>
          <w:i/>
        </w:rPr>
        <w:t>Documento</w:t>
      </w:r>
      <w:r w:rsidRPr="00C36769">
        <w:t xml:space="preserve">, contenente i dati di business (es. Ordine, Risposta, </w:t>
      </w:r>
      <w:r w:rsidR="006113A1" w:rsidRPr="00C36769">
        <w:t>Ordine di riscontro</w:t>
      </w:r>
      <w:r w:rsidRPr="00C36769">
        <w:t>).</w:t>
      </w:r>
    </w:p>
    <w:p w14:paraId="7D7CDF69" w14:textId="77777777" w:rsidR="002C3D30" w:rsidRPr="00C36769" w:rsidRDefault="002C3D30" w:rsidP="002C3D30">
      <w:pPr>
        <w:pStyle w:val="Heading3"/>
      </w:pPr>
      <w:bookmarkStart w:id="1077" w:name="_Toc465262"/>
      <w:r w:rsidRPr="00C36769">
        <w:t>Busta di trasmissione</w:t>
      </w:r>
      <w:bookmarkEnd w:id="1077"/>
    </w:p>
    <w:p w14:paraId="3A93B828" w14:textId="77777777" w:rsidR="002C3D30" w:rsidRPr="00C36769" w:rsidRDefault="002C3D30" w:rsidP="009D2E26">
      <w:pPr>
        <w:pStyle w:val="BodyText"/>
      </w:pPr>
      <w:r w:rsidRPr="00C36769">
        <w:t xml:space="preserve">Affinché un ordine di acquisto o un altro tipo di Documento possa essere correttamente indirizzato e associato ai rispettivi Mittente e Destinatario, esso deve essere “contenuto” in una </w:t>
      </w:r>
      <w:r w:rsidRPr="00C36769">
        <w:rPr>
          <w:i/>
        </w:rPr>
        <w:t>Busta di trasmissione</w:t>
      </w:r>
      <w:r w:rsidR="00536C9E" w:rsidRPr="00C36769">
        <w:t>.</w:t>
      </w:r>
    </w:p>
    <w:p w14:paraId="500C977E" w14:textId="21BBDD1C" w:rsidR="002C3D30" w:rsidRPr="00C36769" w:rsidRDefault="002C3D30" w:rsidP="009D2E26">
      <w:pPr>
        <w:pStyle w:val="BodyText"/>
      </w:pPr>
      <w:r w:rsidRPr="00C36769">
        <w:t>La Busta di trasmissione è</w:t>
      </w:r>
      <w:r w:rsidR="00C14298" w:rsidRPr="00C36769">
        <w:t xml:space="preserve"> </w:t>
      </w:r>
      <w:r w:rsidRPr="00C36769">
        <w:t xml:space="preserve">predisposta nel formato descritto dalla specifica </w:t>
      </w:r>
      <w:r w:rsidR="004A592B">
        <w:rPr>
          <w:rStyle w:val="Hyperlink"/>
        </w:rPr>
        <w:fldChar w:fldCharType="begin"/>
      </w:r>
      <w:r w:rsidR="004A592B">
        <w:rPr>
          <w:rStyle w:val="Hyperlink"/>
        </w:rPr>
        <w:instrText xml:space="preserve"> HYPERLINK "https://joinup.ec.europa.eu/svn/peppol/TransportInfrastructure/ICT-Transport-OpenPEPPOL-Envelope_Specification-100_2014-01-15.pdf" </w:instrText>
      </w:r>
      <w:ins w:id="1078" w:author="Cernigliaro, Giuseppe (IT - Bologna)" w:date="2019-02-07T20:53:00Z">
        <w:r w:rsidR="004A592B">
          <w:rPr>
            <w:rStyle w:val="Hyperlink"/>
          </w:rPr>
        </w:r>
      </w:ins>
      <w:r w:rsidR="004A592B">
        <w:rPr>
          <w:rStyle w:val="Hyperlink"/>
        </w:rPr>
        <w:fldChar w:fldCharType="separate"/>
      </w:r>
      <w:r w:rsidRPr="00C36769">
        <w:rPr>
          <w:rStyle w:val="Hyperlink"/>
        </w:rPr>
        <w:t>openPEPPOL Message Envelope (SBDH)</w:t>
      </w:r>
      <w:r w:rsidR="004A592B">
        <w:rPr>
          <w:rStyle w:val="Hyperlink"/>
        </w:rPr>
        <w:fldChar w:fldCharType="end"/>
      </w:r>
      <w:r w:rsidRPr="00C36769">
        <w:t xml:space="preserve"> (v. Paragrafi </w:t>
      </w:r>
      <w:r w:rsidR="002F5F95" w:rsidRPr="00C36769">
        <w:fldChar w:fldCharType="begin"/>
      </w:r>
      <w:r w:rsidR="002F5F95" w:rsidRPr="00C36769">
        <w:instrText xml:space="preserve"> REF _Ref512327216 \r \h  \* MERGEFORMAT </w:instrText>
      </w:r>
      <w:r w:rsidR="002F5F95" w:rsidRPr="00C36769">
        <w:fldChar w:fldCharType="separate"/>
      </w:r>
      <w:r w:rsidR="004A592B">
        <w:t>3.1.1</w:t>
      </w:r>
      <w:r w:rsidR="002F5F95" w:rsidRPr="00C36769">
        <w:fldChar w:fldCharType="end"/>
      </w:r>
      <w:r w:rsidRPr="00C36769">
        <w:t xml:space="preserve">, </w:t>
      </w:r>
      <w:r w:rsidR="002F5F95" w:rsidRPr="00C36769">
        <w:fldChar w:fldCharType="begin"/>
      </w:r>
      <w:r w:rsidR="002F5F95" w:rsidRPr="00C36769">
        <w:instrText xml:space="preserve"> REF _Ref512327233 \r \h  \* MERGEFORMAT </w:instrText>
      </w:r>
      <w:r w:rsidR="002F5F95" w:rsidRPr="00C36769">
        <w:fldChar w:fldCharType="separate"/>
      </w:r>
      <w:ins w:id="1079" w:author="Cernigliaro, Giuseppe (IT - Bologna)" w:date="2019-02-07T20:53:00Z">
        <w:r w:rsidR="004A592B">
          <w:t>3.3.1.1</w:t>
        </w:r>
      </w:ins>
      <w:del w:id="1080" w:author="Cernigliaro, Giuseppe (IT - Bologna)" w:date="2019-02-07T20:46:00Z">
        <w:r w:rsidRPr="00C36769" w:rsidDel="001273F7">
          <w:delText>3.2.1.1</w:delText>
        </w:r>
      </w:del>
      <w:r w:rsidR="002F5F95" w:rsidRPr="00C36769">
        <w:fldChar w:fldCharType="end"/>
      </w:r>
      <w:r w:rsidRPr="00C36769">
        <w:t xml:space="preserve"> e</w:t>
      </w:r>
      <w:del w:id="1081" w:author="Cernigliaro, Giuseppe (IT - Bologna)" w:date="2019-02-07T20:46:00Z">
        <w:r w:rsidRPr="00C36769" w:rsidDel="001273F7">
          <w:delText xml:space="preserve"> </w:delText>
        </w:r>
        <w:r w:rsidR="002F5F95" w:rsidRPr="00C36769" w:rsidDel="001273F7">
          <w:fldChar w:fldCharType="begin"/>
        </w:r>
        <w:r w:rsidR="002F5F95" w:rsidRPr="00C36769" w:rsidDel="001273F7">
          <w:delInstrText xml:space="preserve"> REF _Ref512327265 \r \h  \* MERGEFORMAT </w:delInstrText>
        </w:r>
        <w:r w:rsidR="002F5F95" w:rsidRPr="00C36769" w:rsidDel="001273F7">
          <w:fldChar w:fldCharType="separate"/>
        </w:r>
        <w:r w:rsidRPr="00C36769" w:rsidDel="001273F7">
          <w:delText>3.3.1.1</w:delText>
        </w:r>
        <w:r w:rsidR="002F5F95" w:rsidRPr="00C36769" w:rsidDel="001273F7">
          <w:fldChar w:fldCharType="end"/>
        </w:r>
      </w:del>
      <w:r w:rsidRPr="00C36769">
        <w:t>).</w:t>
      </w:r>
    </w:p>
    <w:p w14:paraId="0E1CA920" w14:textId="77777777" w:rsidR="002C3D30" w:rsidRPr="00C36769" w:rsidRDefault="002C3D30" w:rsidP="002C3D30">
      <w:pPr>
        <w:pStyle w:val="Heading3"/>
      </w:pPr>
      <w:bookmarkStart w:id="1082" w:name="_Ref534562134"/>
      <w:bookmarkStart w:id="1083" w:name="_Toc465263"/>
      <w:r w:rsidRPr="00C36769">
        <w:t>Documenti</w:t>
      </w:r>
      <w:bookmarkEnd w:id="1082"/>
      <w:bookmarkEnd w:id="1083"/>
    </w:p>
    <w:p w14:paraId="7C90D6C3" w14:textId="77777777" w:rsidR="00FE2A82" w:rsidRPr="00C36769" w:rsidRDefault="00FE2A82" w:rsidP="002C3D30">
      <w:pPr>
        <w:pStyle w:val="BodyText"/>
      </w:pPr>
      <w:r w:rsidRPr="00C36769">
        <w:t xml:space="preserve">I </w:t>
      </w:r>
      <w:r w:rsidRPr="00C36769">
        <w:rPr>
          <w:i/>
        </w:rPr>
        <w:t>Documenti</w:t>
      </w:r>
      <w:r w:rsidRPr="00C36769">
        <w:t>, che costituiscono il Corpo del messaggio, contengono le istruzioni che Clienti e Fornitori si scambiano per regolare lo scambio dei beni e dei servizi</w:t>
      </w:r>
      <w:r w:rsidR="00FB2F4C" w:rsidRPr="00C36769">
        <w:t>.</w:t>
      </w:r>
    </w:p>
    <w:p w14:paraId="5B8BE223" w14:textId="2D949CA4" w:rsidR="00C14298" w:rsidRPr="00C36769" w:rsidRDefault="00C14298" w:rsidP="00C14298">
      <w:pPr>
        <w:pStyle w:val="BodyText"/>
      </w:pPr>
      <w:r w:rsidRPr="00C36769">
        <w:t xml:space="preserve">I formati dei documenti sono illustrati nei Paragrafi </w:t>
      </w:r>
      <w:r w:rsidR="00A34DD2" w:rsidRPr="00C36769">
        <w:fldChar w:fldCharType="begin"/>
      </w:r>
      <w:r w:rsidRPr="00C36769">
        <w:instrText xml:space="preserve"> REF _Ref512327321 \r \h </w:instrText>
      </w:r>
      <w:r w:rsidR="00042225" w:rsidRPr="00C36769">
        <w:instrText xml:space="preserve"> \* MERGEFORMAT </w:instrText>
      </w:r>
      <w:r w:rsidR="00A34DD2" w:rsidRPr="00C36769">
        <w:fldChar w:fldCharType="separate"/>
      </w:r>
      <w:ins w:id="1084" w:author="Cernigliaro, Giuseppe (IT - Bologna)" w:date="2019-02-07T20:53:00Z">
        <w:r w:rsidR="004A592B">
          <w:t>0</w:t>
        </w:r>
      </w:ins>
      <w:del w:id="1085" w:author="Cernigliaro, Giuseppe (IT - Bologna)" w:date="2019-02-07T20:53:00Z">
        <w:r w:rsidRPr="00C36769" w:rsidDel="004A592B">
          <w:delText>3.2.1.2</w:delText>
        </w:r>
      </w:del>
      <w:r w:rsidR="00A34DD2" w:rsidRPr="00C36769">
        <w:fldChar w:fldCharType="end"/>
      </w:r>
      <w:r w:rsidRPr="00C36769">
        <w:t xml:space="preserve"> e </w:t>
      </w:r>
      <w:r w:rsidR="00A34DD2" w:rsidRPr="00C36769">
        <w:fldChar w:fldCharType="begin"/>
      </w:r>
      <w:r w:rsidRPr="00C36769">
        <w:instrText xml:space="preserve"> REF _Ref512108055 \r \h </w:instrText>
      </w:r>
      <w:r w:rsidR="00042225" w:rsidRPr="00C36769">
        <w:instrText xml:space="preserve"> \* MERGEFORMAT </w:instrText>
      </w:r>
      <w:r w:rsidR="00A34DD2" w:rsidRPr="00C36769">
        <w:fldChar w:fldCharType="separate"/>
      </w:r>
      <w:ins w:id="1086" w:author="Cernigliaro, Giuseppe (IT - Bologna)" w:date="2019-02-07T20:53:00Z">
        <w:r w:rsidR="004A592B" w:rsidRPr="004A592B">
          <w:rPr>
            <w:b/>
            <w:bCs/>
            <w:rPrChange w:id="1087" w:author="Cernigliaro, Giuseppe (IT - Bologna)" w:date="2019-02-07T20:54:00Z">
              <w:rPr>
                <w:b/>
                <w:bCs/>
                <w:lang w:val="en-US"/>
              </w:rPr>
            </w:rPrChange>
          </w:rPr>
          <w:t>Error! Reference source not found.</w:t>
        </w:r>
      </w:ins>
      <w:del w:id="1088" w:author="Cernigliaro, Giuseppe (IT - Bologna)" w:date="2019-02-07T20:53:00Z">
        <w:r w:rsidRPr="00C36769" w:rsidDel="004A592B">
          <w:delText>3.3.1.2</w:delText>
        </w:r>
      </w:del>
      <w:r w:rsidR="00A34DD2" w:rsidRPr="00C36769">
        <w:fldChar w:fldCharType="end"/>
      </w:r>
      <w:r w:rsidRPr="00C36769">
        <w:t>.</w:t>
      </w:r>
    </w:p>
    <w:p w14:paraId="206F36C1" w14:textId="6A819242" w:rsidR="00C14298" w:rsidRPr="00C36769" w:rsidRDefault="00C14298" w:rsidP="00C14298">
      <w:pPr>
        <w:pStyle w:val="BodyText"/>
      </w:pPr>
      <w:r w:rsidRPr="00C36769">
        <w:t xml:space="preserve">Per un quadro d’insieme sulla corrispondenza con i formati descritti dallo standard </w:t>
      </w:r>
      <w:r w:rsidR="004A592B">
        <w:rPr>
          <w:rStyle w:val="Hyperlink"/>
        </w:rPr>
        <w:fldChar w:fldCharType="begin"/>
      </w:r>
      <w:r w:rsidR="004A592B">
        <w:rPr>
          <w:rStyle w:val="Hyperlink"/>
        </w:rPr>
        <w:instrText xml:space="preserve"> HYPERLINK "http://docs.peppol.eu/poacc/upgrade-3/" </w:instrText>
      </w:r>
      <w:ins w:id="1089" w:author="Cernigliaro, Giuseppe (IT - Bologna)" w:date="2019-02-07T20:53:00Z">
        <w:r w:rsidR="004A592B">
          <w:rPr>
            <w:rStyle w:val="Hyperlink"/>
          </w:rPr>
        </w:r>
      </w:ins>
      <w:r w:rsidR="004A592B">
        <w:rPr>
          <w:rStyle w:val="Hyperlink"/>
        </w:rPr>
        <w:fldChar w:fldCharType="separate"/>
      </w:r>
      <w:r w:rsidRPr="00C36769">
        <w:rPr>
          <w:rStyle w:val="Hyperlink"/>
        </w:rPr>
        <w:t>PEPPOL BIS versione 3.0</w:t>
      </w:r>
      <w:r w:rsidR="004A592B">
        <w:rPr>
          <w:rStyle w:val="Hyperlink"/>
        </w:rPr>
        <w:fldChar w:fldCharType="end"/>
      </w:r>
      <w:r w:rsidRPr="00C36769">
        <w:t xml:space="preserve">, si rinvia al Paragrafo </w:t>
      </w:r>
      <w:r w:rsidR="00A34DD2" w:rsidRPr="00C36769">
        <w:fldChar w:fldCharType="begin"/>
      </w:r>
      <w:r w:rsidRPr="00C36769">
        <w:instrText xml:space="preserve"> REF _Ref533772761 \r \h </w:instrText>
      </w:r>
      <w:r w:rsidR="00042225" w:rsidRPr="00C36769">
        <w:instrText xml:space="preserve"> \* MERGEFORMAT </w:instrText>
      </w:r>
      <w:r w:rsidR="00A34DD2" w:rsidRPr="00C36769">
        <w:fldChar w:fldCharType="separate"/>
      </w:r>
      <w:ins w:id="1090" w:author="Cernigliaro, Giuseppe (IT - Bologna)" w:date="2019-02-07T20:53:00Z">
        <w:r w:rsidR="004A592B">
          <w:t>2.3.1.1</w:t>
        </w:r>
      </w:ins>
      <w:del w:id="1091" w:author="Cernigliaro, Giuseppe (IT - Bologna)" w:date="2019-02-07T20:53:00Z">
        <w:r w:rsidRPr="00C36769" w:rsidDel="004A592B">
          <w:delText>2.4.1.1</w:delText>
        </w:r>
      </w:del>
      <w:r w:rsidR="00A34DD2" w:rsidRPr="00C36769">
        <w:fldChar w:fldCharType="end"/>
      </w:r>
      <w:r w:rsidRPr="00C36769">
        <w:t>.</w:t>
      </w:r>
    </w:p>
    <w:p w14:paraId="65943C03" w14:textId="77777777" w:rsidR="00FB2F4C" w:rsidRPr="00C36769" w:rsidRDefault="00FB2F4C" w:rsidP="002C3D30">
      <w:pPr>
        <w:pStyle w:val="BodyText"/>
      </w:pPr>
      <w:r w:rsidRPr="00C36769">
        <w:t xml:space="preserve">Nei Paragrafi che seguono, sono elencati </w:t>
      </w:r>
      <w:r w:rsidR="002C3D30" w:rsidRPr="00C36769">
        <w:t>i quattro tipi di Documento previsti.</w:t>
      </w:r>
    </w:p>
    <w:p w14:paraId="02CF3E3F" w14:textId="77777777" w:rsidR="00121840" w:rsidRPr="00042225" w:rsidRDefault="00121840">
      <w:pPr>
        <w:rPr>
          <w:rFonts w:ascii="Frutiger LT 45 Light" w:eastAsia="Times New Roman" w:hAnsi="Frutiger LT 45 Light" w:cs="Times New Roman"/>
          <w:b/>
          <w:bCs/>
          <w:smallCaps/>
          <w:strike/>
          <w:szCs w:val="24"/>
        </w:rPr>
      </w:pPr>
      <w:bookmarkStart w:id="1092" w:name="_Ref499025515"/>
      <w:bookmarkStart w:id="1093" w:name="_Toc499408928"/>
      <w:bookmarkStart w:id="1094" w:name="_Ref500671374"/>
      <w:bookmarkStart w:id="1095" w:name="_Ref500671484"/>
      <w:bookmarkStart w:id="1096" w:name="_Ref500671504"/>
      <w:bookmarkStart w:id="1097" w:name="_Ref500671955"/>
      <w:bookmarkStart w:id="1098" w:name="_Ref500672263"/>
      <w:bookmarkStart w:id="1099" w:name="_Ref501191384"/>
      <w:r w:rsidRPr="00042225">
        <w:rPr>
          <w:strike/>
        </w:rPr>
        <w:br w:type="page"/>
      </w:r>
    </w:p>
    <w:p w14:paraId="6393B3BA" w14:textId="77777777" w:rsidR="00043457" w:rsidRPr="00C36769" w:rsidRDefault="000A2862" w:rsidP="00C14298">
      <w:pPr>
        <w:pStyle w:val="Heading3"/>
        <w:numPr>
          <w:ilvl w:val="3"/>
          <w:numId w:val="1"/>
        </w:numPr>
      </w:pPr>
      <w:bookmarkStart w:id="1100" w:name="_Ref535052889"/>
      <w:bookmarkStart w:id="1101" w:name="_Toc465264"/>
      <w:r w:rsidRPr="00C36769">
        <w:lastRenderedPageBreak/>
        <w:t>Ordine</w:t>
      </w:r>
      <w:bookmarkEnd w:id="1092"/>
      <w:bookmarkEnd w:id="1093"/>
      <w:bookmarkEnd w:id="1094"/>
      <w:bookmarkEnd w:id="1095"/>
      <w:bookmarkEnd w:id="1096"/>
      <w:bookmarkEnd w:id="1097"/>
      <w:bookmarkEnd w:id="1098"/>
      <w:bookmarkEnd w:id="1099"/>
      <w:bookmarkEnd w:id="1100"/>
      <w:bookmarkEnd w:id="1101"/>
    </w:p>
    <w:p w14:paraId="3462D34B" w14:textId="77777777" w:rsidR="00043457" w:rsidRPr="00C36769" w:rsidRDefault="00043457" w:rsidP="009D2E26">
      <w:pPr>
        <w:pStyle w:val="BodyText"/>
      </w:pPr>
      <w:r w:rsidRPr="00C36769">
        <w:t>L’</w:t>
      </w:r>
      <w:r w:rsidRPr="00C36769">
        <w:rPr>
          <w:i/>
        </w:rPr>
        <w:t>Ordine</w:t>
      </w:r>
      <w:r w:rsidRPr="00C36769">
        <w:t xml:space="preserve"> è il Documento rappresentativo dell’ordine di acquisto di beni e servizi emesso dal Cliente (Mittente) e indirizzato al Fornitore (Destinatario).</w:t>
      </w:r>
      <w:r w:rsidR="00D52EDD" w:rsidRPr="00C36769">
        <w:t xml:space="preserve"> Un Ordine è composto da una o più </w:t>
      </w:r>
      <w:r w:rsidR="00ED0C0E" w:rsidRPr="00C36769">
        <w:rPr>
          <w:i/>
        </w:rPr>
        <w:t>linee d’</w:t>
      </w:r>
      <w:r w:rsidR="00D52EDD" w:rsidRPr="00C36769">
        <w:rPr>
          <w:i/>
        </w:rPr>
        <w:t>ordine</w:t>
      </w:r>
      <w:r w:rsidR="00D52EDD" w:rsidRPr="00C36769">
        <w:t>, in cui sono indicati il bene o il servizio che si intende acquistare, la quantità e il prezzo.</w:t>
      </w:r>
    </w:p>
    <w:p w14:paraId="4E50C43B" w14:textId="77777777" w:rsidR="00043457" w:rsidRPr="00C36769" w:rsidRDefault="00043457" w:rsidP="009D2E26">
      <w:pPr>
        <w:pStyle w:val="BodyText"/>
      </w:pPr>
      <w:r w:rsidRPr="00C36769">
        <w:t xml:space="preserve">L’Ordine è predisposto nel formato </w:t>
      </w:r>
      <w:r w:rsidR="00FC4AC7" w:rsidRPr="00C36769">
        <w:t>descritto</w:t>
      </w:r>
      <w:r w:rsidRPr="00C36769">
        <w:t xml:space="preserve"> </w:t>
      </w:r>
      <w:r w:rsidR="00FC4AC7" w:rsidRPr="00C36769">
        <w:t>dalla specifica PEPPOL</w:t>
      </w:r>
      <w:r w:rsidRPr="00C36769">
        <w:t xml:space="preserve"> </w:t>
      </w:r>
      <w:del w:id="1102" w:author="Marciante, Teresa Lucia (IT - Roma)" w:date="2019-02-07T17:53:00Z">
        <w:r w:rsidR="00E55CA8" w:rsidDel="00474CCE">
          <w:rPr>
            <w:rStyle w:val="Hyperlink"/>
          </w:rPr>
          <w:fldChar w:fldCharType="begin"/>
        </w:r>
        <w:r w:rsidR="00E55CA8" w:rsidDel="00474CCE">
          <w:rPr>
            <w:rStyle w:val="Hyperlink"/>
          </w:rPr>
          <w:delInstrText xml:space="preserve"> HYPERLINK "http://docs.peppol.eu/poacc/upgrade-3/syntax/Order/tree/" </w:delInstrText>
        </w:r>
        <w:r w:rsidR="00E55CA8" w:rsidDel="00474CCE">
          <w:rPr>
            <w:rStyle w:val="Hyperlink"/>
          </w:rPr>
          <w:fldChar w:fldCharType="separate"/>
        </w:r>
        <w:r w:rsidR="00696F7F" w:rsidRPr="00C36769" w:rsidDel="00474CCE">
          <w:rPr>
            <w:rStyle w:val="Hyperlink"/>
          </w:rPr>
          <w:delText>Order transactio</w:delText>
        </w:r>
        <w:r w:rsidR="00FC4AC7" w:rsidRPr="00C36769" w:rsidDel="00474CCE">
          <w:rPr>
            <w:rStyle w:val="Hyperlink"/>
          </w:rPr>
          <w:delText>n 3.0</w:delText>
        </w:r>
        <w:r w:rsidR="00E55CA8" w:rsidDel="00474CCE">
          <w:rPr>
            <w:rStyle w:val="Hyperlink"/>
          </w:rPr>
          <w:fldChar w:fldCharType="end"/>
        </w:r>
        <w:r w:rsidR="00696F7F" w:rsidRPr="00C36769" w:rsidDel="00474CCE">
          <w:delText xml:space="preserve"> </w:delText>
        </w:r>
        <w:r w:rsidR="000A2862" w:rsidRPr="00C36769" w:rsidDel="00474CCE">
          <w:delText xml:space="preserve">(v. Paragrafi </w:delText>
        </w:r>
        <w:r w:rsidR="002F5F95" w:rsidRPr="00C36769" w:rsidDel="00474CCE">
          <w:fldChar w:fldCharType="begin"/>
        </w:r>
        <w:r w:rsidR="002F5F95" w:rsidRPr="00C36769" w:rsidDel="00474CCE">
          <w:delInstrText xml:space="preserve"> REF _Ref512327321 \r \h  \* MERGEFORMAT </w:delInstrText>
        </w:r>
        <w:r w:rsidR="002F5F95" w:rsidRPr="00C36769" w:rsidDel="00474CCE">
          <w:fldChar w:fldCharType="separate"/>
        </w:r>
        <w:r w:rsidR="00082DBF" w:rsidRPr="00C36769" w:rsidDel="00474CCE">
          <w:delText>3.2.1.2</w:delText>
        </w:r>
        <w:r w:rsidR="002F5F95" w:rsidRPr="00C36769" w:rsidDel="00474CCE">
          <w:fldChar w:fldCharType="end"/>
        </w:r>
        <w:r w:rsidR="000A2862" w:rsidRPr="00C36769" w:rsidDel="00474CCE">
          <w:delText xml:space="preserve"> e </w:delText>
        </w:r>
        <w:r w:rsidR="002F5F95" w:rsidRPr="00C36769" w:rsidDel="00474CCE">
          <w:fldChar w:fldCharType="begin"/>
        </w:r>
        <w:r w:rsidR="002F5F95" w:rsidRPr="00C36769" w:rsidDel="00474CCE">
          <w:delInstrText xml:space="preserve"> REF _Ref512327345 \r \h  \* MERGEFORMAT </w:delInstrText>
        </w:r>
        <w:r w:rsidR="002F5F95" w:rsidRPr="00C36769" w:rsidDel="00474CCE">
          <w:fldChar w:fldCharType="separate"/>
        </w:r>
        <w:r w:rsidR="00082DBF" w:rsidRPr="00C36769" w:rsidDel="00474CCE">
          <w:delText>3.3.1.2</w:delText>
        </w:r>
        <w:r w:rsidR="002F5F95" w:rsidRPr="00C36769" w:rsidDel="00474CCE">
          <w:fldChar w:fldCharType="end"/>
        </w:r>
        <w:r w:rsidR="000A2862" w:rsidRPr="00C36769" w:rsidDel="00474CCE">
          <w:delText>).</w:delText>
        </w:r>
      </w:del>
      <w:ins w:id="1103" w:author="Marciante, Teresa Lucia (IT - Roma)" w:date="2019-02-07T17:53:00Z">
        <w:r w:rsidR="00474CCE" w:rsidRPr="00474CCE">
          <w:rPr>
            <w:rStyle w:val="Hyperlink"/>
            <w:highlight w:val="yellow"/>
          </w:rPr>
          <w:t>(INSERIRE LINK ASCIIDOC)</w:t>
        </w:r>
      </w:ins>
    </w:p>
    <w:p w14:paraId="0B84D910" w14:textId="77777777" w:rsidR="00043457" w:rsidRPr="00C36769" w:rsidRDefault="00043457" w:rsidP="009D2E26">
      <w:pPr>
        <w:pStyle w:val="BodyText"/>
      </w:pPr>
      <w:r w:rsidRPr="00C36769">
        <w:t xml:space="preserve">Un Ordine può: </w:t>
      </w:r>
    </w:p>
    <w:p w14:paraId="0287F530" w14:textId="77777777" w:rsidR="00043457" w:rsidRPr="00C36769" w:rsidRDefault="00043457" w:rsidP="00C4042C">
      <w:pPr>
        <w:pStyle w:val="Trattino"/>
        <w:numPr>
          <w:ilvl w:val="0"/>
          <w:numId w:val="8"/>
        </w:numPr>
        <w:ind w:left="1157" w:hanging="357"/>
      </w:pPr>
      <w:r w:rsidRPr="00C36769">
        <w:t>determinare, indipendentemente da altri Ordini precedentemente emessi, i beni e/o i servizi che il Cliente intende acquistare e le relative istruzioni</w:t>
      </w:r>
      <w:r w:rsidR="008B0AA1" w:rsidRPr="00C36769">
        <w:t xml:space="preserve"> per eseguire la prestazione</w:t>
      </w:r>
      <w:r w:rsidRPr="00C36769">
        <w:t xml:space="preserve"> (</w:t>
      </w:r>
      <w:r w:rsidRPr="00C36769">
        <w:rPr>
          <w:i/>
        </w:rPr>
        <w:t>Ordine iniziale</w:t>
      </w:r>
      <w:r w:rsidRPr="00C36769">
        <w:t>). Un Ordine iniziale non contiene riferimenti ad altri Ordini;</w:t>
      </w:r>
    </w:p>
    <w:p w14:paraId="34D5D2A8" w14:textId="77777777" w:rsidR="00043457" w:rsidRPr="00C36769" w:rsidRDefault="00043457" w:rsidP="00C4042C">
      <w:pPr>
        <w:pStyle w:val="Trattino"/>
        <w:numPr>
          <w:ilvl w:val="0"/>
          <w:numId w:val="8"/>
        </w:numPr>
        <w:ind w:left="1157" w:hanging="357"/>
      </w:pPr>
      <w:r w:rsidRPr="00C36769">
        <w:t>revocare un Ordine precedentemente emesso (</w:t>
      </w:r>
      <w:r w:rsidR="00CD6F46" w:rsidRPr="00C36769">
        <w:rPr>
          <w:i/>
        </w:rPr>
        <w:t>Ordine di revoca</w:t>
      </w:r>
      <w:r w:rsidRPr="00C36769">
        <w:t>). L</w:t>
      </w:r>
      <w:r w:rsidR="00CD6F46" w:rsidRPr="00C36769">
        <w:t>’Ordine di revoca</w:t>
      </w:r>
      <w:r w:rsidR="009E53D7" w:rsidRPr="00C36769">
        <w:t xml:space="preserve"> è un Ordine privo di </w:t>
      </w:r>
      <w:r w:rsidR="00D52EDD" w:rsidRPr="00C36769">
        <w:t>linee</w:t>
      </w:r>
      <w:r w:rsidR="009E53D7" w:rsidRPr="00C36769">
        <w:t xml:space="preserve"> di ordine</w:t>
      </w:r>
      <w:r w:rsidR="00082DBF" w:rsidRPr="00C36769">
        <w:t>,</w:t>
      </w:r>
      <w:r w:rsidR="009E53D7" w:rsidRPr="00C36769">
        <w:t xml:space="preserve"> </w:t>
      </w:r>
      <w:r w:rsidRPr="00C36769">
        <w:t xml:space="preserve">che contiene l’indicazione che si tratta di una “Revoca” e il riferimento all’Ordine </w:t>
      </w:r>
      <w:r w:rsidR="00082DBF" w:rsidRPr="00C36769">
        <w:t>che si intende revocare</w:t>
      </w:r>
      <w:r w:rsidRPr="00C36769">
        <w:t xml:space="preserve">; </w:t>
      </w:r>
    </w:p>
    <w:p w14:paraId="09FF54EC" w14:textId="77777777" w:rsidR="00043457" w:rsidRPr="00C36769" w:rsidRDefault="00BD1194" w:rsidP="00C4042C">
      <w:pPr>
        <w:pStyle w:val="Trattino"/>
        <w:numPr>
          <w:ilvl w:val="0"/>
          <w:numId w:val="8"/>
        </w:numPr>
        <w:ind w:left="1157" w:hanging="357"/>
      </w:pPr>
      <w:r w:rsidRPr="00C36769">
        <w:t>sostituire</w:t>
      </w:r>
      <w:r w:rsidR="00043457" w:rsidRPr="00C36769">
        <w:t xml:space="preserve"> un Ordine precedentemente emesso (</w:t>
      </w:r>
      <w:r w:rsidR="00A434B2" w:rsidRPr="00C36769">
        <w:rPr>
          <w:i/>
        </w:rPr>
        <w:t>Ordine sostitutivo</w:t>
      </w:r>
      <w:r w:rsidR="00043457" w:rsidRPr="00C36769">
        <w:t>). La Modifi</w:t>
      </w:r>
      <w:r w:rsidR="00D52EDD" w:rsidRPr="00C36769">
        <w:t>ca di ordine è un nuovo Ordine completo di tutte le</w:t>
      </w:r>
      <w:r w:rsidR="00043457" w:rsidRPr="00C36769">
        <w:t xml:space="preserve"> </w:t>
      </w:r>
      <w:r w:rsidR="00D52EDD" w:rsidRPr="00C36769">
        <w:t>linee di ordine</w:t>
      </w:r>
      <w:r w:rsidR="00043457" w:rsidRPr="00C36769">
        <w:t xml:space="preserve">, che contiene l’indicazione che si tratta di una “Modifica” e il riferimento all’Ordine </w:t>
      </w:r>
      <w:r w:rsidR="00021156" w:rsidRPr="00C36769">
        <w:t>che si intende modificare</w:t>
      </w:r>
      <w:r w:rsidR="00043457" w:rsidRPr="00C36769">
        <w:t>.</w:t>
      </w:r>
    </w:p>
    <w:p w14:paraId="23699CB4" w14:textId="77777777" w:rsidR="00043457" w:rsidRPr="00C36769" w:rsidRDefault="00043457" w:rsidP="009D2E26">
      <w:pPr>
        <w:pStyle w:val="BodyText"/>
      </w:pPr>
      <w:r w:rsidRPr="00C36769">
        <w:t xml:space="preserve">Le </w:t>
      </w:r>
      <w:r w:rsidR="00BD1194" w:rsidRPr="00C36769">
        <w:t>Sostituzioni</w:t>
      </w:r>
      <w:r w:rsidRPr="00C36769">
        <w:t xml:space="preserve"> e le Revoche, rispettivamente, </w:t>
      </w:r>
      <w:r w:rsidR="00BD1194" w:rsidRPr="00C36769">
        <w:t>rimpiazzano</w:t>
      </w:r>
      <w:r w:rsidRPr="00C36769">
        <w:t xml:space="preserve"> e annullano sia l’Ordine ivi indicato sia tutte le altre </w:t>
      </w:r>
      <w:r w:rsidR="00BD1194" w:rsidRPr="00C36769">
        <w:t>Sostituzioni</w:t>
      </w:r>
      <w:r w:rsidRPr="00C36769">
        <w:t xml:space="preserve"> e Revoche, già trasmesse, riferite al medesimo Ordine iniziale.</w:t>
      </w:r>
    </w:p>
    <w:p w14:paraId="25AD7D5C" w14:textId="77777777" w:rsidR="00121840" w:rsidRPr="00C36769" w:rsidRDefault="00121840">
      <w:pPr>
        <w:rPr>
          <w:rFonts w:ascii="Frutiger LT 45 Light" w:eastAsia="Times New Roman" w:hAnsi="Frutiger LT 45 Light" w:cs="Times New Roman"/>
          <w:b/>
          <w:bCs/>
          <w:smallCaps/>
          <w:szCs w:val="24"/>
        </w:rPr>
      </w:pPr>
      <w:bookmarkStart w:id="1104" w:name="_Ref499025607"/>
      <w:bookmarkStart w:id="1105" w:name="_Ref499406801"/>
      <w:bookmarkStart w:id="1106" w:name="_Toc499408929"/>
      <w:r w:rsidRPr="00C36769">
        <w:br w:type="page"/>
      </w:r>
    </w:p>
    <w:p w14:paraId="0BAEEF58" w14:textId="77777777" w:rsidR="00043457" w:rsidRPr="00C36769" w:rsidRDefault="000A2862" w:rsidP="00C14298">
      <w:pPr>
        <w:pStyle w:val="Heading3"/>
        <w:numPr>
          <w:ilvl w:val="3"/>
          <w:numId w:val="1"/>
        </w:numPr>
      </w:pPr>
      <w:bookmarkStart w:id="1107" w:name="_Ref535056582"/>
      <w:bookmarkStart w:id="1108" w:name="_Toc465265"/>
      <w:r w:rsidRPr="00C36769">
        <w:lastRenderedPageBreak/>
        <w:t>Ordine pre-concordato</w:t>
      </w:r>
      <w:bookmarkEnd w:id="1104"/>
      <w:bookmarkEnd w:id="1105"/>
      <w:bookmarkEnd w:id="1106"/>
      <w:bookmarkEnd w:id="1107"/>
      <w:bookmarkEnd w:id="1108"/>
    </w:p>
    <w:p w14:paraId="5120A9EE" w14:textId="77777777" w:rsidR="00043457" w:rsidRPr="00C36769" w:rsidRDefault="00043457" w:rsidP="009D2E26">
      <w:pPr>
        <w:pStyle w:val="BodyText"/>
      </w:pPr>
      <w:r w:rsidRPr="00C36769">
        <w:t>L’</w:t>
      </w:r>
      <w:r w:rsidRPr="00C36769">
        <w:rPr>
          <w:i/>
        </w:rPr>
        <w:t>Ordine pre-concordato</w:t>
      </w:r>
      <w:r w:rsidRPr="00C36769">
        <w:t xml:space="preserve"> è il Documento rappresentativo dell’ordine di acquisto di beni e servizi, emesso dal Fornitore (Mittente) invece che dal Cliente (Destinatario), in accordo con quest’ultimo.</w:t>
      </w:r>
      <w:r w:rsidR="00D52EDD" w:rsidRPr="00C36769">
        <w:t xml:space="preserve"> Un Ordine pre-concordato è composto da una o più </w:t>
      </w:r>
      <w:r w:rsidR="00D52EDD" w:rsidRPr="00C36769">
        <w:rPr>
          <w:i/>
        </w:rPr>
        <w:t xml:space="preserve">linee </w:t>
      </w:r>
      <w:r w:rsidR="00ED0C0E" w:rsidRPr="00C36769">
        <w:rPr>
          <w:i/>
        </w:rPr>
        <w:t>d’</w:t>
      </w:r>
      <w:r w:rsidR="00D52EDD" w:rsidRPr="00C36769">
        <w:rPr>
          <w:i/>
        </w:rPr>
        <w:t>ordine</w:t>
      </w:r>
      <w:r w:rsidR="00D52EDD" w:rsidRPr="00C36769">
        <w:t xml:space="preserve">, in cui sono indicati il bene o il servizio </w:t>
      </w:r>
      <w:r w:rsidR="00BD1194" w:rsidRPr="00C36769">
        <w:t>oggetto dell’acquisto</w:t>
      </w:r>
      <w:r w:rsidR="00D52EDD" w:rsidRPr="00C36769">
        <w:t>, la quantità e il prezzo.</w:t>
      </w:r>
    </w:p>
    <w:p w14:paraId="6D23FAAE" w14:textId="77777777" w:rsidR="00043457" w:rsidRPr="00C36769" w:rsidRDefault="00043457" w:rsidP="009D2E26">
      <w:pPr>
        <w:pStyle w:val="BodyText"/>
      </w:pPr>
      <w:r w:rsidRPr="00C36769">
        <w:t xml:space="preserve">L’Ordine pre-concordato è predisposto nel formato </w:t>
      </w:r>
      <w:r w:rsidR="00FC4AC7" w:rsidRPr="00C36769">
        <w:t>descritto</w:t>
      </w:r>
      <w:r w:rsidRPr="00C36769">
        <w:t xml:space="preserve"> </w:t>
      </w:r>
      <w:r w:rsidR="000F69F3" w:rsidRPr="00C36769">
        <w:t>dalla specifica</w:t>
      </w:r>
      <w:r w:rsidR="00FC4AC7" w:rsidRPr="00C36769">
        <w:t xml:space="preserve"> PEPPOL</w:t>
      </w:r>
      <w:r w:rsidRPr="00C36769">
        <w:t xml:space="preserve"> </w:t>
      </w:r>
      <w:ins w:id="1109" w:author="Marciante, Teresa Lucia (IT - Roma)" w:date="2019-02-07T17:53:00Z">
        <w:r w:rsidR="00474CCE" w:rsidRPr="00474CCE">
          <w:rPr>
            <w:highlight w:val="yellow"/>
          </w:rPr>
          <w:t>(INSERIRE LINK ASCIIDOC)</w:t>
        </w:r>
      </w:ins>
      <w:del w:id="1110" w:author="Marciante, Teresa Lucia (IT - Roma)" w:date="2019-02-07T17:54:00Z">
        <w:r w:rsidR="00E55CA8" w:rsidDel="00474CCE">
          <w:rPr>
            <w:rStyle w:val="Hyperlink"/>
          </w:rPr>
          <w:fldChar w:fldCharType="begin"/>
        </w:r>
        <w:r w:rsidR="00E55CA8" w:rsidDel="00474CCE">
          <w:rPr>
            <w:rStyle w:val="Hyperlink"/>
          </w:rPr>
          <w:delInstrText xml:space="preserve"> HYPERLINK "http://docs.peppol.eu/poacc/upgrade-3/syntax/OrderAgreement/tree/" </w:delInstrText>
        </w:r>
        <w:r w:rsidR="00E55CA8" w:rsidDel="00474CCE">
          <w:rPr>
            <w:rStyle w:val="Hyperlink"/>
          </w:rPr>
          <w:fldChar w:fldCharType="separate"/>
        </w:r>
        <w:r w:rsidR="00BA0AE7" w:rsidRPr="00C36769" w:rsidDel="00474CCE">
          <w:rPr>
            <w:rStyle w:val="Hyperlink"/>
          </w:rPr>
          <w:delText>Order Agreement transactio</w:delText>
        </w:r>
        <w:r w:rsidR="00E55CA8" w:rsidDel="00474CCE">
          <w:rPr>
            <w:rStyle w:val="Hyperlink"/>
          </w:rPr>
          <w:fldChar w:fldCharType="end"/>
        </w:r>
        <w:r w:rsidR="00FC4AC7" w:rsidRPr="00C36769" w:rsidDel="00474CCE">
          <w:rPr>
            <w:rStyle w:val="Hyperlink"/>
          </w:rPr>
          <w:delText>n 3.0</w:delText>
        </w:r>
        <w:r w:rsidR="00BA0AE7" w:rsidRPr="00C36769" w:rsidDel="00474CCE">
          <w:delText xml:space="preserve"> </w:delText>
        </w:r>
        <w:r w:rsidR="000A2862" w:rsidRPr="00C36769" w:rsidDel="00474CCE">
          <w:delText xml:space="preserve">(v. Paragrafi </w:delText>
        </w:r>
        <w:r w:rsidR="002F5F95" w:rsidRPr="00C36769" w:rsidDel="00474CCE">
          <w:fldChar w:fldCharType="begin"/>
        </w:r>
        <w:r w:rsidR="002F5F95" w:rsidRPr="00C36769" w:rsidDel="00474CCE">
          <w:delInstrText xml:space="preserve"> REF _Ref512327321 \r \h  \* MERGEFORMAT </w:delInstrText>
        </w:r>
        <w:r w:rsidR="002F5F95" w:rsidRPr="00C36769" w:rsidDel="00474CCE">
          <w:fldChar w:fldCharType="separate"/>
        </w:r>
        <w:r w:rsidR="00082DBF" w:rsidRPr="00C36769" w:rsidDel="00474CCE">
          <w:delText>3.2.1.2</w:delText>
        </w:r>
        <w:r w:rsidR="002F5F95" w:rsidRPr="00C36769" w:rsidDel="00474CCE">
          <w:fldChar w:fldCharType="end"/>
        </w:r>
        <w:r w:rsidR="000A2862" w:rsidRPr="00C36769" w:rsidDel="00474CCE">
          <w:delText xml:space="preserve"> e </w:delText>
        </w:r>
        <w:r w:rsidR="002F5F95" w:rsidRPr="00C36769" w:rsidDel="00474CCE">
          <w:fldChar w:fldCharType="begin"/>
        </w:r>
        <w:r w:rsidR="002F5F95" w:rsidRPr="00C36769" w:rsidDel="00474CCE">
          <w:delInstrText xml:space="preserve"> REF _Ref512327345 \r \h  \* MERGEFORMAT </w:delInstrText>
        </w:r>
        <w:r w:rsidR="002F5F95" w:rsidRPr="00C36769" w:rsidDel="00474CCE">
          <w:fldChar w:fldCharType="separate"/>
        </w:r>
        <w:r w:rsidR="00082DBF" w:rsidRPr="00C36769" w:rsidDel="00474CCE">
          <w:delText>3.3.1.2</w:delText>
        </w:r>
        <w:r w:rsidR="002F5F95" w:rsidRPr="00C36769" w:rsidDel="00474CCE">
          <w:fldChar w:fldCharType="end"/>
        </w:r>
        <w:r w:rsidR="000A2862" w:rsidRPr="00C36769" w:rsidDel="00474CCE">
          <w:delText>)</w:delText>
        </w:r>
        <w:r w:rsidRPr="00C36769" w:rsidDel="00474CCE">
          <w:delText>.</w:delText>
        </w:r>
      </w:del>
    </w:p>
    <w:p w14:paraId="1854E2A5" w14:textId="77777777" w:rsidR="00043457" w:rsidRPr="00C36769" w:rsidRDefault="00043457" w:rsidP="009D2E26">
      <w:pPr>
        <w:pStyle w:val="BodyText"/>
      </w:pPr>
      <w:r w:rsidRPr="00C36769">
        <w:t>Un Ordine pre-concordato può:</w:t>
      </w:r>
    </w:p>
    <w:p w14:paraId="0B878A1E" w14:textId="77777777" w:rsidR="00043457" w:rsidRPr="00C36769" w:rsidRDefault="00043457" w:rsidP="00C4042C">
      <w:pPr>
        <w:pStyle w:val="Trattino"/>
        <w:numPr>
          <w:ilvl w:val="0"/>
          <w:numId w:val="8"/>
        </w:numPr>
        <w:ind w:left="1157" w:hanging="357"/>
      </w:pPr>
      <w:r w:rsidRPr="00C36769">
        <w:t>determinare, indipendentemente da altri Ordini</w:t>
      </w:r>
      <w:r w:rsidR="00215748" w:rsidRPr="00C36769">
        <w:t xml:space="preserve"> </w:t>
      </w:r>
      <w:r w:rsidRPr="00C36769">
        <w:t xml:space="preserve">pre-concordati precedentemente emessi, i beni e/o i servizi che il Cliente intende acquistare e le relative istruzioni </w:t>
      </w:r>
      <w:r w:rsidR="008B0AA1" w:rsidRPr="00C36769">
        <w:t xml:space="preserve">per eseguire la prestazione </w:t>
      </w:r>
      <w:r w:rsidRPr="00C36769">
        <w:t>(</w:t>
      </w:r>
      <w:r w:rsidRPr="00C36769">
        <w:rPr>
          <w:i/>
        </w:rPr>
        <w:t>Ordine</w:t>
      </w:r>
      <w:r w:rsidRPr="00C36769">
        <w:t xml:space="preserve"> </w:t>
      </w:r>
      <w:r w:rsidRPr="00C36769">
        <w:rPr>
          <w:i/>
        </w:rPr>
        <w:t>iniziale</w:t>
      </w:r>
      <w:r w:rsidRPr="00C36769">
        <w:t xml:space="preserve">). Un Ordine pre-concordato iniziale </w:t>
      </w:r>
      <w:r w:rsidRPr="00C36769">
        <w:rPr>
          <w:u w:val="single"/>
        </w:rPr>
        <w:t>non</w:t>
      </w:r>
      <w:r w:rsidRPr="00C36769">
        <w:t xml:space="preserve"> contiene riferimenti ad altri Ordini pre-concordati;</w:t>
      </w:r>
    </w:p>
    <w:p w14:paraId="69CA60E3" w14:textId="77777777" w:rsidR="00043457" w:rsidRPr="00C36769" w:rsidRDefault="00043457" w:rsidP="00C4042C">
      <w:pPr>
        <w:pStyle w:val="Trattino"/>
        <w:numPr>
          <w:ilvl w:val="0"/>
          <w:numId w:val="8"/>
        </w:numPr>
        <w:ind w:left="1157" w:hanging="357"/>
      </w:pPr>
      <w:r w:rsidRPr="00C36769">
        <w:t>revocare un Ordine pre-concordato precedentemente emesso (</w:t>
      </w:r>
      <w:r w:rsidR="00CD6F46" w:rsidRPr="00C36769">
        <w:rPr>
          <w:i/>
        </w:rPr>
        <w:t>O</w:t>
      </w:r>
      <w:r w:rsidRPr="00C36769">
        <w:rPr>
          <w:i/>
        </w:rPr>
        <w:t>rdin</w:t>
      </w:r>
      <w:r w:rsidR="00CD6F46" w:rsidRPr="00C36769">
        <w:rPr>
          <w:i/>
        </w:rPr>
        <w:t>e di revoca</w:t>
      </w:r>
      <w:r w:rsidRPr="00C36769">
        <w:t>). L</w:t>
      </w:r>
      <w:r w:rsidR="00CD6F46" w:rsidRPr="00C36769">
        <w:t xml:space="preserve">’Ordine pre-concordato di revoca </w:t>
      </w:r>
      <w:r w:rsidRPr="00C36769">
        <w:t xml:space="preserve">è un Ordine pre-concordato </w:t>
      </w:r>
      <w:r w:rsidR="00082DBF" w:rsidRPr="00C36769">
        <w:t xml:space="preserve">privo di </w:t>
      </w:r>
      <w:r w:rsidR="00D52EDD" w:rsidRPr="00C36769">
        <w:t>linee</w:t>
      </w:r>
      <w:r w:rsidR="00082DBF" w:rsidRPr="00C36769">
        <w:t xml:space="preserve"> d</w:t>
      </w:r>
      <w:r w:rsidR="00ED0C0E" w:rsidRPr="00C36769">
        <w:t>’</w:t>
      </w:r>
      <w:r w:rsidR="00082DBF" w:rsidRPr="00C36769">
        <w:t xml:space="preserve">ordine, </w:t>
      </w:r>
      <w:r w:rsidRPr="00C36769">
        <w:t xml:space="preserve">che contiene l’indicazione che si tratta di una “Revoca” e il riferimento all’Ordine pre-concordato </w:t>
      </w:r>
      <w:r w:rsidR="00021156" w:rsidRPr="00C36769">
        <w:t>che si intende revocare</w:t>
      </w:r>
      <w:r w:rsidRPr="00C36769">
        <w:t>;</w:t>
      </w:r>
    </w:p>
    <w:p w14:paraId="13F3C2F4" w14:textId="77777777" w:rsidR="00043457" w:rsidRPr="00C36769" w:rsidRDefault="00BD1194" w:rsidP="00C4042C">
      <w:pPr>
        <w:pStyle w:val="Trattino"/>
        <w:numPr>
          <w:ilvl w:val="0"/>
          <w:numId w:val="8"/>
        </w:numPr>
        <w:ind w:left="1157" w:hanging="357"/>
      </w:pPr>
      <w:r w:rsidRPr="00C36769">
        <w:t>sostituire</w:t>
      </w:r>
      <w:r w:rsidR="00043457" w:rsidRPr="00C36769">
        <w:t xml:space="preserve"> un Ordine pre-concordato precedentemente emesso (</w:t>
      </w:r>
      <w:r w:rsidR="00A434B2" w:rsidRPr="00C36769">
        <w:rPr>
          <w:i/>
        </w:rPr>
        <w:t>Ordine sostitutivo</w:t>
      </w:r>
      <w:r w:rsidR="00043457" w:rsidRPr="00C36769">
        <w:t xml:space="preserve">). La Modifica di ordine pre-concordato è un nuovo Ordine pre-concordato, </w:t>
      </w:r>
      <w:r w:rsidR="00D52EDD" w:rsidRPr="00C36769">
        <w:t>completo di tutte le linee d</w:t>
      </w:r>
      <w:r w:rsidR="00ED0C0E" w:rsidRPr="00C36769">
        <w:t>’</w:t>
      </w:r>
      <w:r w:rsidR="00D52EDD" w:rsidRPr="00C36769">
        <w:t xml:space="preserve">ordine, </w:t>
      </w:r>
      <w:r w:rsidR="00043457" w:rsidRPr="00C36769">
        <w:t xml:space="preserve">che contiene l’indicazione che si tratta di una “Modifica” e il riferimento all’Ordine pre-concordato </w:t>
      </w:r>
      <w:r w:rsidR="00AD0909" w:rsidRPr="00C36769">
        <w:t>che si intende modificare</w:t>
      </w:r>
      <w:r w:rsidR="00043457" w:rsidRPr="00C36769">
        <w:t>.</w:t>
      </w:r>
    </w:p>
    <w:p w14:paraId="098ABFFE" w14:textId="77777777" w:rsidR="00043457" w:rsidRPr="00C36769" w:rsidRDefault="00043457" w:rsidP="009D2E26">
      <w:pPr>
        <w:pStyle w:val="BodyText"/>
      </w:pPr>
      <w:r w:rsidRPr="00C36769">
        <w:t xml:space="preserve">Le </w:t>
      </w:r>
      <w:r w:rsidR="00BD1194" w:rsidRPr="00C36769">
        <w:t>Sostituzioni</w:t>
      </w:r>
      <w:r w:rsidRPr="00C36769">
        <w:t xml:space="preserve"> e le Revoche, rispettivamente, </w:t>
      </w:r>
      <w:r w:rsidR="00BD1194" w:rsidRPr="00C36769">
        <w:t>rimpiazzano</w:t>
      </w:r>
      <w:r w:rsidRPr="00C36769">
        <w:t xml:space="preserve"> e annullano sia l’Ordine pre-concordato ivi indicato sia tutte le altre </w:t>
      </w:r>
      <w:r w:rsidR="00BD1194" w:rsidRPr="00C36769">
        <w:t>Sostituzioni</w:t>
      </w:r>
      <w:r w:rsidRPr="00C36769">
        <w:t xml:space="preserve"> e Revoche, già trasmesse, riferite al medesimo Ordine pre-concordato iniziale.</w:t>
      </w:r>
    </w:p>
    <w:p w14:paraId="2AF43357" w14:textId="77777777" w:rsidR="00121840" w:rsidRPr="00C36769" w:rsidRDefault="00121840">
      <w:pPr>
        <w:rPr>
          <w:rFonts w:ascii="Frutiger LT 45 Light" w:eastAsia="Times New Roman" w:hAnsi="Frutiger LT 45 Light" w:cs="Times New Roman"/>
          <w:b/>
          <w:bCs/>
          <w:smallCaps/>
          <w:szCs w:val="24"/>
        </w:rPr>
      </w:pPr>
      <w:bookmarkStart w:id="1111" w:name="_Ref498342414"/>
      <w:bookmarkStart w:id="1112" w:name="_Ref499406826"/>
      <w:bookmarkStart w:id="1113" w:name="_Ref499406834"/>
      <w:bookmarkStart w:id="1114" w:name="_Toc499408930"/>
      <w:bookmarkStart w:id="1115" w:name="_Ref498342619"/>
      <w:bookmarkStart w:id="1116" w:name="_Toc499408931"/>
      <w:bookmarkStart w:id="1117" w:name="_Ref500671213"/>
      <w:bookmarkStart w:id="1118" w:name="_Ref500671294"/>
      <w:bookmarkStart w:id="1119" w:name="_Ref500671541"/>
      <w:r w:rsidRPr="00C36769">
        <w:br w:type="page"/>
      </w:r>
    </w:p>
    <w:p w14:paraId="75624FB1" w14:textId="77777777" w:rsidR="0092064F" w:rsidRPr="00C36769" w:rsidRDefault="0092064F" w:rsidP="0092064F">
      <w:pPr>
        <w:pStyle w:val="Heading3"/>
        <w:numPr>
          <w:ilvl w:val="3"/>
          <w:numId w:val="1"/>
        </w:numPr>
      </w:pPr>
      <w:bookmarkStart w:id="1120" w:name="_Ref535059508"/>
      <w:bookmarkStart w:id="1121" w:name="_Toc465266"/>
      <w:r w:rsidRPr="00C36769">
        <w:lastRenderedPageBreak/>
        <w:t>Risposta</w:t>
      </w:r>
      <w:bookmarkEnd w:id="1111"/>
      <w:bookmarkEnd w:id="1112"/>
      <w:bookmarkEnd w:id="1113"/>
      <w:bookmarkEnd w:id="1114"/>
      <w:bookmarkEnd w:id="1120"/>
      <w:bookmarkEnd w:id="1121"/>
    </w:p>
    <w:p w14:paraId="57983741" w14:textId="77777777" w:rsidR="0092064F" w:rsidRPr="00C36769" w:rsidRDefault="0092064F" w:rsidP="0092064F">
      <w:pPr>
        <w:pStyle w:val="BodyText"/>
      </w:pPr>
      <w:r w:rsidRPr="00C36769">
        <w:t xml:space="preserve">La </w:t>
      </w:r>
      <w:r w:rsidRPr="00C36769">
        <w:rPr>
          <w:i/>
        </w:rPr>
        <w:t xml:space="preserve">Risposta </w:t>
      </w:r>
      <w:r w:rsidRPr="00C36769">
        <w:t>è il Documento con cui il Fornitore (Mittente) accetta, declina o propone dei cambiamenti (</w:t>
      </w:r>
      <w:r w:rsidRPr="00C36769">
        <w:rPr>
          <w:i/>
        </w:rPr>
        <w:t>Risposta con modifiche</w:t>
      </w:r>
      <w:r w:rsidRPr="00C36769">
        <w:t>) a un Ordine ricevuto dal Cliente (Destinatario).</w:t>
      </w:r>
    </w:p>
    <w:p w14:paraId="058C9F7E" w14:textId="77777777" w:rsidR="0092064F" w:rsidRPr="00C36769" w:rsidRDefault="0092064F" w:rsidP="0092064F">
      <w:pPr>
        <w:pStyle w:val="BodyText"/>
      </w:pPr>
      <w:r w:rsidRPr="00C36769">
        <w:t xml:space="preserve">La Risposta è predisposta nel formato descritto dalla specifica PEPPOL </w:t>
      </w:r>
      <w:ins w:id="1122" w:author="Marciante, Teresa Lucia (IT - Roma)" w:date="2019-02-07T17:54:00Z">
        <w:r w:rsidR="00474CCE" w:rsidRPr="00474CCE">
          <w:rPr>
            <w:highlight w:val="yellow"/>
          </w:rPr>
          <w:t>(INSERIRE LINK ASCIIDOC)</w:t>
        </w:r>
        <w:r w:rsidR="00474CCE">
          <w:t xml:space="preserve"> </w:t>
        </w:r>
      </w:ins>
      <w:del w:id="1123" w:author="Marciante, Teresa Lucia (IT - Roma)" w:date="2019-02-07T17:54:00Z">
        <w:r w:rsidR="00E55CA8" w:rsidDel="00474CCE">
          <w:rPr>
            <w:rStyle w:val="Hyperlink"/>
          </w:rPr>
          <w:fldChar w:fldCharType="begin"/>
        </w:r>
        <w:r w:rsidR="00E55CA8" w:rsidDel="00474CCE">
          <w:rPr>
            <w:rStyle w:val="Hyperlink"/>
          </w:rPr>
          <w:delInstrText xml:space="preserve"> HYPERLINK "http://docs.peppol.eu/poacc/upgrade-3/syntax/OrderResponse/tree/" </w:delInstrText>
        </w:r>
        <w:r w:rsidR="00E55CA8" w:rsidDel="00474CCE">
          <w:rPr>
            <w:rStyle w:val="Hyperlink"/>
          </w:rPr>
          <w:fldChar w:fldCharType="separate"/>
        </w:r>
        <w:r w:rsidRPr="00C36769" w:rsidDel="00474CCE">
          <w:rPr>
            <w:rStyle w:val="Hyperlink"/>
          </w:rPr>
          <w:delText>Order Response transaction 3.0</w:delText>
        </w:r>
        <w:r w:rsidR="00E55CA8" w:rsidDel="00474CCE">
          <w:rPr>
            <w:rStyle w:val="Hyperlink"/>
          </w:rPr>
          <w:fldChar w:fldCharType="end"/>
        </w:r>
        <w:r w:rsidRPr="00C36769" w:rsidDel="00474CCE">
          <w:delText xml:space="preserve"> (v. Paragrafi </w:delText>
        </w:r>
        <w:r w:rsidR="002F5F95" w:rsidRPr="00C36769" w:rsidDel="00474CCE">
          <w:fldChar w:fldCharType="begin"/>
        </w:r>
        <w:r w:rsidR="002F5F95" w:rsidRPr="00C36769" w:rsidDel="00474CCE">
          <w:delInstrText xml:space="preserve"> REF _Ref512327321 \r \h  \* MERGEFORMAT </w:delInstrText>
        </w:r>
        <w:r w:rsidR="002F5F95" w:rsidRPr="00C36769" w:rsidDel="00474CCE">
          <w:fldChar w:fldCharType="separate"/>
        </w:r>
        <w:r w:rsidRPr="00C36769" w:rsidDel="00474CCE">
          <w:delText>3.2.1.2</w:delText>
        </w:r>
        <w:r w:rsidR="002F5F95" w:rsidRPr="00C36769" w:rsidDel="00474CCE">
          <w:fldChar w:fldCharType="end"/>
        </w:r>
        <w:r w:rsidRPr="00C36769" w:rsidDel="00474CCE">
          <w:delText xml:space="preserve"> e </w:delText>
        </w:r>
        <w:r w:rsidR="002F5F95" w:rsidRPr="00C36769" w:rsidDel="00474CCE">
          <w:fldChar w:fldCharType="begin"/>
        </w:r>
        <w:r w:rsidR="002F5F95" w:rsidRPr="00C36769" w:rsidDel="00474CCE">
          <w:delInstrText xml:space="preserve"> REF _Ref512327345 \r \h  \* MERGEFORMAT </w:delInstrText>
        </w:r>
        <w:r w:rsidR="002F5F95" w:rsidRPr="00C36769" w:rsidDel="00474CCE">
          <w:fldChar w:fldCharType="separate"/>
        </w:r>
        <w:r w:rsidRPr="00C36769" w:rsidDel="00474CCE">
          <w:delText>3.3.1.2</w:delText>
        </w:r>
        <w:r w:rsidR="002F5F95" w:rsidRPr="00C36769" w:rsidDel="00474CCE">
          <w:fldChar w:fldCharType="end"/>
        </w:r>
        <w:r w:rsidRPr="00C36769" w:rsidDel="00474CCE">
          <w:delText>).</w:delText>
        </w:r>
      </w:del>
    </w:p>
    <w:p w14:paraId="7ECF674E" w14:textId="77777777" w:rsidR="0092064F" w:rsidRPr="00C36769" w:rsidRDefault="0092064F" w:rsidP="0092064F">
      <w:pPr>
        <w:pStyle w:val="BodyText"/>
      </w:pPr>
      <w:r w:rsidRPr="00C36769">
        <w:t>Con la Risposta il Fornitore può comunicare al Cliente:</w:t>
      </w:r>
    </w:p>
    <w:p w14:paraId="75BB26ED" w14:textId="77777777" w:rsidR="0092064F" w:rsidRPr="00C36769" w:rsidRDefault="0092064F" w:rsidP="0092064F">
      <w:pPr>
        <w:pStyle w:val="Trattino"/>
        <w:numPr>
          <w:ilvl w:val="0"/>
          <w:numId w:val="8"/>
        </w:numPr>
        <w:ind w:left="1157" w:hanging="357"/>
      </w:pPr>
      <w:r w:rsidRPr="00C36769">
        <w:t>che intende dar corso all’Ordine ricevuto (</w:t>
      </w:r>
      <w:r w:rsidR="00B227BA" w:rsidRPr="00C36769">
        <w:rPr>
          <w:i/>
        </w:rPr>
        <w:t xml:space="preserve">Risposta </w:t>
      </w:r>
      <w:r w:rsidR="00D6461E" w:rsidRPr="00C36769">
        <w:rPr>
          <w:i/>
        </w:rPr>
        <w:t>di accettazione</w:t>
      </w:r>
      <w:r w:rsidRPr="00C36769">
        <w:t xml:space="preserve">). La </w:t>
      </w:r>
      <w:r w:rsidR="00B227BA" w:rsidRPr="00C36769">
        <w:t xml:space="preserve">Risposta </w:t>
      </w:r>
      <w:r w:rsidR="00D6461E" w:rsidRPr="00C36769">
        <w:t>di accettazione</w:t>
      </w:r>
      <w:r w:rsidRPr="00C36769">
        <w:t xml:space="preserve"> è una Risposta priva di linee d’ordine, che contiene l’indicazione che si tratta di una “Accettazione” e il riferimento all’Ordine che si intende accettare;</w:t>
      </w:r>
    </w:p>
    <w:p w14:paraId="27D13B39" w14:textId="77777777" w:rsidR="0092064F" w:rsidRPr="00C36769" w:rsidRDefault="0092064F" w:rsidP="0092064F">
      <w:pPr>
        <w:pStyle w:val="Trattino"/>
        <w:numPr>
          <w:ilvl w:val="0"/>
          <w:numId w:val="8"/>
        </w:numPr>
        <w:ind w:left="1157" w:hanging="357"/>
      </w:pPr>
      <w:r w:rsidRPr="00C36769">
        <w:t>che declina l’Ordine ricevuto (</w:t>
      </w:r>
      <w:r w:rsidR="00B227BA" w:rsidRPr="00C36769">
        <w:rPr>
          <w:i/>
        </w:rPr>
        <w:t>Risposta di diniego</w:t>
      </w:r>
      <w:r w:rsidRPr="00C36769">
        <w:t xml:space="preserve">). La </w:t>
      </w:r>
      <w:r w:rsidR="00B227BA" w:rsidRPr="00C36769">
        <w:t>Risposta di diniego</w:t>
      </w:r>
      <w:r w:rsidRPr="00C36769">
        <w:t xml:space="preserve"> è una Risposta priva di linee d’ordine, che contiene l’indicazione che si tratta di un “Rifiuto” e il riferimento all’Ordine che si intende rifiutare;</w:t>
      </w:r>
    </w:p>
    <w:p w14:paraId="20D9CD8E" w14:textId="77777777" w:rsidR="0092064F" w:rsidRPr="00C36769" w:rsidRDefault="0092064F" w:rsidP="0092064F">
      <w:pPr>
        <w:pStyle w:val="Trattino"/>
        <w:numPr>
          <w:ilvl w:val="0"/>
          <w:numId w:val="8"/>
        </w:numPr>
      </w:pPr>
      <w:r w:rsidRPr="00C36769">
        <w:t>che intende dar corso all’Ordine ricevuto apportando alcune modifiche (</w:t>
      </w:r>
      <w:r w:rsidRPr="00C36769">
        <w:rPr>
          <w:i/>
        </w:rPr>
        <w:t>Risposta con modifiche</w:t>
      </w:r>
      <w:r w:rsidRPr="00C36769">
        <w:t xml:space="preserve">). La </w:t>
      </w:r>
      <w:r w:rsidRPr="00C36769">
        <w:rPr>
          <w:i/>
        </w:rPr>
        <w:t>Risposta con modifiche</w:t>
      </w:r>
      <w:r w:rsidRPr="00C36769">
        <w:t xml:space="preserve"> deve contenere tutte le linee d’ordine, sia quelle che si intente mantenere sia quelle che si intende modificare, in quanto integra l’Ordine precedentemente trasmesso a cui fa riferimento.</w:t>
      </w:r>
    </w:p>
    <w:p w14:paraId="5EAF7DE0" w14:textId="77777777" w:rsidR="0092064F" w:rsidRPr="00C36769" w:rsidRDefault="0092064F" w:rsidP="0092064F">
      <w:pPr>
        <w:pStyle w:val="BodyText"/>
      </w:pPr>
      <w:r w:rsidRPr="00C36769">
        <w:t xml:space="preserve">Le Risposte con modifiche e le Risposte negative, rispettivamente, </w:t>
      </w:r>
      <w:r w:rsidR="00F72710" w:rsidRPr="00C36769">
        <w:t xml:space="preserve">integrano </w:t>
      </w:r>
      <w:r w:rsidRPr="00C36769">
        <w:t>e annullano sia l’Ordine ivi indicato sia tutte le altre Modifiche e Revoche, già trasmesse, riferite al medesimo Ordine iniziale.</w:t>
      </w:r>
    </w:p>
    <w:p w14:paraId="0D7CEA8C" w14:textId="77777777" w:rsidR="0092064F" w:rsidRPr="00C36769" w:rsidRDefault="0092064F" w:rsidP="0092064F">
      <w:pPr>
        <w:pStyle w:val="BodyText"/>
      </w:pPr>
      <w:r w:rsidRPr="00C36769">
        <w:t>La Risposta a un Ordine revocato non ha effetti.</w:t>
      </w:r>
    </w:p>
    <w:p w14:paraId="0C3EAD1E" w14:textId="77777777" w:rsidR="00121840" w:rsidRPr="00042225" w:rsidRDefault="00121840">
      <w:pPr>
        <w:rPr>
          <w:rFonts w:ascii="Frutiger LT 45 Light" w:eastAsia="Times New Roman" w:hAnsi="Frutiger LT 45 Light" w:cs="Times New Roman"/>
          <w:b/>
          <w:bCs/>
          <w:smallCaps/>
          <w:strike/>
          <w:szCs w:val="24"/>
        </w:rPr>
      </w:pPr>
      <w:r w:rsidRPr="00042225">
        <w:rPr>
          <w:strike/>
        </w:rPr>
        <w:br w:type="page"/>
      </w:r>
    </w:p>
    <w:p w14:paraId="5B840A79" w14:textId="77777777" w:rsidR="00043457" w:rsidRPr="00A15962" w:rsidRDefault="006113A1" w:rsidP="00C14298">
      <w:pPr>
        <w:pStyle w:val="Heading3"/>
        <w:numPr>
          <w:ilvl w:val="3"/>
          <w:numId w:val="1"/>
        </w:numPr>
      </w:pPr>
      <w:bookmarkStart w:id="1124" w:name="_Toc465267"/>
      <w:r w:rsidRPr="00A15962">
        <w:lastRenderedPageBreak/>
        <w:t>Ordine di riscontro</w:t>
      </w:r>
      <w:bookmarkEnd w:id="1115"/>
      <w:bookmarkEnd w:id="1116"/>
      <w:bookmarkEnd w:id="1117"/>
      <w:bookmarkEnd w:id="1118"/>
      <w:bookmarkEnd w:id="1119"/>
      <w:bookmarkEnd w:id="1124"/>
    </w:p>
    <w:p w14:paraId="7392B519" w14:textId="52F69407" w:rsidR="00043457" w:rsidRPr="00A15962" w:rsidRDefault="005A7AAB" w:rsidP="009D2E26">
      <w:pPr>
        <w:pStyle w:val="BodyText"/>
      </w:pPr>
      <w:r w:rsidRPr="00A15962">
        <w:t>L’</w:t>
      </w:r>
      <w:r w:rsidR="006113A1" w:rsidRPr="00A15962">
        <w:rPr>
          <w:i/>
        </w:rPr>
        <w:t>Ordine di riscontro</w:t>
      </w:r>
      <w:r w:rsidRPr="00A15962">
        <w:rPr>
          <w:i/>
        </w:rPr>
        <w:t xml:space="preserve"> </w:t>
      </w:r>
      <w:r w:rsidR="00043457" w:rsidRPr="00A15962">
        <w:t xml:space="preserve">è il Documento con cui il Cliente (Mittente) </w:t>
      </w:r>
      <w:r w:rsidRPr="00A15962">
        <w:t>conferma</w:t>
      </w:r>
      <w:r w:rsidR="00613E9B" w:rsidRPr="00A15962">
        <w:t>, declina o sostituisce (</w:t>
      </w:r>
      <w:r w:rsidR="006113A1" w:rsidRPr="00A15962">
        <w:rPr>
          <w:i/>
        </w:rPr>
        <w:t>Ordine di riscontro</w:t>
      </w:r>
      <w:r w:rsidR="00613E9B" w:rsidRPr="00A15962">
        <w:rPr>
          <w:i/>
        </w:rPr>
        <w:t xml:space="preserve"> sostitutivo</w:t>
      </w:r>
      <w:r w:rsidR="00613E9B" w:rsidRPr="00A15962">
        <w:t xml:space="preserve">) </w:t>
      </w:r>
      <w:r w:rsidRPr="00A15962">
        <w:t xml:space="preserve">un Ordine pre-concordato </w:t>
      </w:r>
      <w:r w:rsidR="00FC4AC7" w:rsidRPr="00A15962">
        <w:t xml:space="preserve">v. Paragrafo </w:t>
      </w:r>
      <w:r w:rsidR="00A34DD2" w:rsidRPr="00A15962">
        <w:fldChar w:fldCharType="begin"/>
      </w:r>
      <w:r w:rsidR="00FC4AC7" w:rsidRPr="00A15962">
        <w:instrText xml:space="preserve"> REF _Ref533762671 \r \h </w:instrText>
      </w:r>
      <w:r w:rsidR="00042225" w:rsidRPr="00A15962">
        <w:instrText xml:space="preserve"> \* MERGEFORMAT </w:instrText>
      </w:r>
      <w:r w:rsidR="00A34DD2" w:rsidRPr="00A15962">
        <w:fldChar w:fldCharType="separate"/>
      </w:r>
      <w:ins w:id="1125" w:author="Cernigliaro, Giuseppe (IT - Bologna)" w:date="2019-02-07T20:53:00Z">
        <w:r w:rsidR="004A592B">
          <w:t>2.3.4</w:t>
        </w:r>
      </w:ins>
      <w:del w:id="1126" w:author="Cernigliaro, Giuseppe (IT - Bologna)" w:date="2019-02-07T20:53:00Z">
        <w:r w:rsidR="00FC4AC7" w:rsidRPr="00A15962" w:rsidDel="004A592B">
          <w:delText>2.4.4</w:delText>
        </w:r>
      </w:del>
      <w:r w:rsidR="00A34DD2" w:rsidRPr="00A15962">
        <w:fldChar w:fldCharType="end"/>
      </w:r>
      <w:r w:rsidR="00FC4AC7" w:rsidRPr="00A15962">
        <w:t xml:space="preserve">) </w:t>
      </w:r>
      <w:r w:rsidR="00043457" w:rsidRPr="00A15962">
        <w:t xml:space="preserve">oppure </w:t>
      </w:r>
      <w:r w:rsidRPr="00A15962">
        <w:t xml:space="preserve">una Risposta </w:t>
      </w:r>
      <w:r w:rsidR="00FC4AC7" w:rsidRPr="00A15962">
        <w:t xml:space="preserve">(v. Paragrafo </w:t>
      </w:r>
      <w:r w:rsidR="00A34DD2" w:rsidRPr="00A15962">
        <w:fldChar w:fldCharType="begin"/>
      </w:r>
      <w:r w:rsidR="00FC4AC7" w:rsidRPr="00A15962">
        <w:instrText xml:space="preserve"> REF _Ref533762704 \r \h </w:instrText>
      </w:r>
      <w:r w:rsidR="00042225" w:rsidRPr="00A15962">
        <w:instrText xml:space="preserve"> \* MERGEFORMAT </w:instrText>
      </w:r>
      <w:r w:rsidR="00A34DD2" w:rsidRPr="00A15962">
        <w:fldChar w:fldCharType="separate"/>
      </w:r>
      <w:ins w:id="1127" w:author="Cernigliaro, Giuseppe (IT - Bologna)" w:date="2019-02-07T20:53:00Z">
        <w:r w:rsidR="004A592B">
          <w:t>2.3.3</w:t>
        </w:r>
      </w:ins>
      <w:del w:id="1128" w:author="Cernigliaro, Giuseppe (IT - Bologna)" w:date="2019-02-07T20:53:00Z">
        <w:r w:rsidR="00FC4AC7" w:rsidRPr="00A15962" w:rsidDel="004A592B">
          <w:delText>2.4.3</w:delText>
        </w:r>
      </w:del>
      <w:r w:rsidR="00A34DD2" w:rsidRPr="00A15962">
        <w:fldChar w:fldCharType="end"/>
      </w:r>
      <w:r w:rsidR="00FC4AC7" w:rsidRPr="00A15962">
        <w:t xml:space="preserve">) </w:t>
      </w:r>
      <w:r w:rsidRPr="00A15962">
        <w:t>inviati dal Fornitore (Destinatario)</w:t>
      </w:r>
      <w:r w:rsidR="00043457" w:rsidRPr="00A15962">
        <w:t>.</w:t>
      </w:r>
    </w:p>
    <w:p w14:paraId="5E3A648F" w14:textId="77777777" w:rsidR="00B64D08" w:rsidRPr="00A15962" w:rsidRDefault="005A7AAB" w:rsidP="009D2E26">
      <w:pPr>
        <w:pStyle w:val="BodyText"/>
      </w:pPr>
      <w:r w:rsidRPr="00A15962">
        <w:t>L’</w:t>
      </w:r>
      <w:r w:rsidR="006113A1" w:rsidRPr="00A15962">
        <w:t>Ordine di riscontro</w:t>
      </w:r>
      <w:r w:rsidR="00613E9B" w:rsidRPr="00A15962">
        <w:t xml:space="preserve"> è predisposto</w:t>
      </w:r>
      <w:r w:rsidR="00043457" w:rsidRPr="00A15962">
        <w:t xml:space="preserve"> nel formato </w:t>
      </w:r>
      <w:r w:rsidR="00FC4AC7" w:rsidRPr="00A15962">
        <w:t>descritto</w:t>
      </w:r>
      <w:r w:rsidR="00043457" w:rsidRPr="00A15962">
        <w:t xml:space="preserve"> </w:t>
      </w:r>
      <w:r w:rsidR="002C0072" w:rsidRPr="00A15962">
        <w:t>dalla specifica</w:t>
      </w:r>
      <w:r w:rsidR="00FC4AC7" w:rsidRPr="00A15962">
        <w:t xml:space="preserve"> PEPPOL</w:t>
      </w:r>
      <w:r w:rsidR="00043457" w:rsidRPr="00A15962">
        <w:t xml:space="preserve"> </w:t>
      </w:r>
      <w:ins w:id="1129" w:author="Marciante, Teresa Lucia (IT - Roma)" w:date="2019-02-07T17:55:00Z">
        <w:r w:rsidR="00474CCE" w:rsidRPr="00474CCE">
          <w:rPr>
            <w:highlight w:val="yellow"/>
          </w:rPr>
          <w:t>(INSERIRE LINK ASCIIDOC).</w:t>
        </w:r>
      </w:ins>
      <w:del w:id="1130" w:author="Marciante, Teresa Lucia (IT - Roma)" w:date="2019-02-07T17:55:00Z">
        <w:r w:rsidR="00E55CA8" w:rsidDel="00474CCE">
          <w:rPr>
            <w:rStyle w:val="Hyperlink"/>
          </w:rPr>
          <w:fldChar w:fldCharType="begin"/>
        </w:r>
        <w:r w:rsidR="00E55CA8" w:rsidDel="00474CCE">
          <w:rPr>
            <w:rStyle w:val="Hyperlink"/>
          </w:rPr>
          <w:delInstrText xml:space="preserve"> HYPERLINK "http://docs.peppol.eu/poacc/upgrade-3/syntax/Order/tree/" </w:delInstrText>
        </w:r>
        <w:r w:rsidR="00E55CA8" w:rsidDel="00474CCE">
          <w:rPr>
            <w:rStyle w:val="Hyperlink"/>
          </w:rPr>
          <w:fldChar w:fldCharType="separate"/>
        </w:r>
        <w:r w:rsidRPr="00A15962" w:rsidDel="00474CCE">
          <w:rPr>
            <w:rStyle w:val="Hyperlink"/>
          </w:rPr>
          <w:delText>Order transactio</w:delText>
        </w:r>
        <w:r w:rsidR="00FC4AC7" w:rsidRPr="00A15962" w:rsidDel="00474CCE">
          <w:rPr>
            <w:rStyle w:val="Hyperlink"/>
          </w:rPr>
          <w:delText>n 3.0</w:delText>
        </w:r>
        <w:r w:rsidR="00E55CA8" w:rsidDel="00474CCE">
          <w:rPr>
            <w:rStyle w:val="Hyperlink"/>
          </w:rPr>
          <w:fldChar w:fldCharType="end"/>
        </w:r>
        <w:r w:rsidR="00954ECE" w:rsidRPr="00A15962" w:rsidDel="00474CCE">
          <w:delText xml:space="preserve"> </w:delText>
        </w:r>
        <w:r w:rsidR="000A2862" w:rsidRPr="00A15962" w:rsidDel="00474CCE">
          <w:delText xml:space="preserve">(v. Paragrafi </w:delText>
        </w:r>
        <w:r w:rsidR="002F5F95" w:rsidRPr="00A15962" w:rsidDel="00474CCE">
          <w:fldChar w:fldCharType="begin"/>
        </w:r>
        <w:r w:rsidR="002F5F95" w:rsidRPr="00A15962" w:rsidDel="00474CCE">
          <w:delInstrText xml:space="preserve"> REF _Ref512327321 \r \h  \* MERGEFORMAT </w:delInstrText>
        </w:r>
        <w:r w:rsidR="002F5F95" w:rsidRPr="00A15962" w:rsidDel="00474CCE">
          <w:fldChar w:fldCharType="separate"/>
        </w:r>
        <w:r w:rsidR="00D52EDD" w:rsidRPr="00A15962" w:rsidDel="00474CCE">
          <w:delText>3.2.1.2</w:delText>
        </w:r>
        <w:r w:rsidR="002F5F95" w:rsidRPr="00A15962" w:rsidDel="00474CCE">
          <w:fldChar w:fldCharType="end"/>
        </w:r>
        <w:r w:rsidR="000A2862" w:rsidRPr="00A15962" w:rsidDel="00474CCE">
          <w:delText xml:space="preserve"> e </w:delText>
        </w:r>
        <w:r w:rsidR="002F5F95" w:rsidRPr="00A15962" w:rsidDel="00474CCE">
          <w:fldChar w:fldCharType="begin"/>
        </w:r>
        <w:r w:rsidR="002F5F95" w:rsidRPr="00A15962" w:rsidDel="00474CCE">
          <w:delInstrText xml:space="preserve"> REF _Ref512327345 \r \h  \* MERGEFORMAT </w:delInstrText>
        </w:r>
        <w:r w:rsidR="002F5F95" w:rsidRPr="00A15962" w:rsidDel="00474CCE">
          <w:fldChar w:fldCharType="separate"/>
        </w:r>
        <w:r w:rsidR="00D52EDD" w:rsidRPr="00A15962" w:rsidDel="00474CCE">
          <w:delText>3.3.1.2</w:delText>
        </w:r>
        <w:r w:rsidR="002F5F95" w:rsidRPr="00A15962" w:rsidDel="00474CCE">
          <w:fldChar w:fldCharType="end"/>
        </w:r>
        <w:r w:rsidR="000A2862" w:rsidRPr="00A15962" w:rsidDel="00474CCE">
          <w:delText>).</w:delText>
        </w:r>
      </w:del>
    </w:p>
    <w:p w14:paraId="0130B21F" w14:textId="77777777" w:rsidR="00FC4AC7" w:rsidRPr="00A15962" w:rsidRDefault="00FC4AC7" w:rsidP="009D2E26">
      <w:pPr>
        <w:pStyle w:val="BodyText"/>
      </w:pPr>
      <w:r w:rsidRPr="00A15962">
        <w:t>Con l’</w:t>
      </w:r>
      <w:r w:rsidR="006113A1" w:rsidRPr="00A15962">
        <w:t>Ordine di riscontro</w:t>
      </w:r>
      <w:r w:rsidR="00613E9B" w:rsidRPr="00A15962">
        <w:t xml:space="preserve"> </w:t>
      </w:r>
      <w:r w:rsidRPr="00A15962">
        <w:t>il Cliente può comunicare al Fornitore:</w:t>
      </w:r>
    </w:p>
    <w:p w14:paraId="442DFF84" w14:textId="77777777" w:rsidR="00ED0C0E" w:rsidRPr="00A15962" w:rsidRDefault="00ED0C0E" w:rsidP="00ED0C0E">
      <w:pPr>
        <w:pStyle w:val="Trattino"/>
        <w:numPr>
          <w:ilvl w:val="0"/>
          <w:numId w:val="8"/>
        </w:numPr>
        <w:ind w:left="1157" w:hanging="357"/>
      </w:pPr>
      <w:r w:rsidRPr="00A15962">
        <w:t>che conferma l’Ordine pre-concordato o la Risposta ricevuta (</w:t>
      </w:r>
      <w:r w:rsidR="006113A1" w:rsidRPr="00A15962">
        <w:rPr>
          <w:i/>
        </w:rPr>
        <w:t>Ordine di riscontro</w:t>
      </w:r>
      <w:r w:rsidRPr="00A15962">
        <w:rPr>
          <w:i/>
        </w:rPr>
        <w:t xml:space="preserve"> </w:t>
      </w:r>
      <w:r w:rsidR="007C0F5E" w:rsidRPr="00A15962">
        <w:rPr>
          <w:i/>
        </w:rPr>
        <w:t xml:space="preserve">per </w:t>
      </w:r>
      <w:r w:rsidR="00714130" w:rsidRPr="00A15962">
        <w:rPr>
          <w:i/>
        </w:rPr>
        <w:t>conferma</w:t>
      </w:r>
      <w:r w:rsidRPr="00A15962">
        <w:t>). L’</w:t>
      </w:r>
      <w:r w:rsidR="006113A1" w:rsidRPr="00A15962">
        <w:t>Ordine di riscontro</w:t>
      </w:r>
      <w:r w:rsidRPr="00A15962">
        <w:t xml:space="preserve"> </w:t>
      </w:r>
      <w:r w:rsidR="007C0F5E" w:rsidRPr="00A15962">
        <w:t xml:space="preserve">per </w:t>
      </w:r>
      <w:r w:rsidR="00714130" w:rsidRPr="00A15962">
        <w:t>conferma</w:t>
      </w:r>
      <w:r w:rsidRPr="00A15962">
        <w:t xml:space="preserve"> è un Ordine privo di linee d’ordine, che contiene l’indicazione che si tratta di una “Conferma” e il riferimento all’Ordine che si intende confermare;</w:t>
      </w:r>
    </w:p>
    <w:p w14:paraId="33B043E5" w14:textId="77777777" w:rsidR="00ED0C0E" w:rsidRPr="00A15962" w:rsidRDefault="00ED0C0E" w:rsidP="00ED0C0E">
      <w:pPr>
        <w:pStyle w:val="Trattino"/>
        <w:numPr>
          <w:ilvl w:val="0"/>
          <w:numId w:val="8"/>
        </w:numPr>
        <w:ind w:left="1157" w:hanging="357"/>
      </w:pPr>
      <w:r w:rsidRPr="00A15962">
        <w:t>che declina l’Ordine pre-concordato o la Risposta ricevuta (</w:t>
      </w:r>
      <w:r w:rsidR="006113A1" w:rsidRPr="00A15962">
        <w:rPr>
          <w:i/>
        </w:rPr>
        <w:t>Ordine di riscontro</w:t>
      </w:r>
      <w:r w:rsidRPr="00A15962">
        <w:rPr>
          <w:i/>
        </w:rPr>
        <w:t xml:space="preserve"> </w:t>
      </w:r>
      <w:r w:rsidR="007C0F5E" w:rsidRPr="00A15962">
        <w:rPr>
          <w:i/>
        </w:rPr>
        <w:t xml:space="preserve">per </w:t>
      </w:r>
      <w:r w:rsidR="00D6461E" w:rsidRPr="00A15962">
        <w:rPr>
          <w:i/>
        </w:rPr>
        <w:t>diniego</w:t>
      </w:r>
      <w:r w:rsidRPr="00A15962">
        <w:t>). L’</w:t>
      </w:r>
      <w:r w:rsidR="006113A1" w:rsidRPr="00A15962">
        <w:t>Ordine di riscontro</w:t>
      </w:r>
      <w:r w:rsidRPr="00A15962">
        <w:t xml:space="preserve"> </w:t>
      </w:r>
      <w:r w:rsidR="007C0F5E" w:rsidRPr="00A15962">
        <w:t xml:space="preserve">per </w:t>
      </w:r>
      <w:r w:rsidR="00D6461E" w:rsidRPr="00A15962">
        <w:t>diniego</w:t>
      </w:r>
      <w:r w:rsidRPr="00A15962">
        <w:t xml:space="preserve"> è un Ordine privo di linee d’ordine, che contiene l’indicazione che si tratta di un “Rifiuto” e il riferimento all’Ordine che si intende rifiutare;</w:t>
      </w:r>
    </w:p>
    <w:p w14:paraId="0C297E70" w14:textId="77777777" w:rsidR="00ED0C0E" w:rsidRPr="00A15962" w:rsidRDefault="00ED0C0E" w:rsidP="00ED0C0E">
      <w:pPr>
        <w:pStyle w:val="Trattino"/>
        <w:numPr>
          <w:ilvl w:val="0"/>
          <w:numId w:val="8"/>
        </w:numPr>
      </w:pPr>
      <w:r w:rsidRPr="00A15962">
        <w:t xml:space="preserve">che intende </w:t>
      </w:r>
      <w:r w:rsidR="00BD1194" w:rsidRPr="00A15962">
        <w:t xml:space="preserve">sostituire l’Ordine pre-concordato o la Risposta ricevuta </w:t>
      </w:r>
      <w:r w:rsidRPr="00A15962">
        <w:t>(</w:t>
      </w:r>
      <w:r w:rsidR="006113A1" w:rsidRPr="00A15962">
        <w:rPr>
          <w:i/>
        </w:rPr>
        <w:t>Ordine di riscontro</w:t>
      </w:r>
      <w:r w:rsidRPr="00A15962">
        <w:rPr>
          <w:i/>
        </w:rPr>
        <w:t xml:space="preserve"> </w:t>
      </w:r>
      <w:r w:rsidR="00BD1194" w:rsidRPr="00A15962">
        <w:rPr>
          <w:i/>
        </w:rPr>
        <w:t>sostitutivo</w:t>
      </w:r>
      <w:r w:rsidRPr="00A15962">
        <w:t>). L’</w:t>
      </w:r>
      <w:r w:rsidR="006113A1" w:rsidRPr="00A15962">
        <w:t>Ordine di riscontro</w:t>
      </w:r>
      <w:r w:rsidRPr="00A15962">
        <w:t xml:space="preserve"> </w:t>
      </w:r>
      <w:r w:rsidR="00BD1194" w:rsidRPr="00A15962">
        <w:t>sostitutivo</w:t>
      </w:r>
      <w:r w:rsidRPr="00A15962">
        <w:t xml:space="preserve"> è un nuovo Ordine, completo di tutte le linee d’ordine, che contiene l’indicazione che si tratta di una “</w:t>
      </w:r>
      <w:r w:rsidR="00BD1194" w:rsidRPr="00A15962">
        <w:t>Sostituzione</w:t>
      </w:r>
      <w:r w:rsidRPr="00A15962">
        <w:t xml:space="preserve">” e il riferimento all’Ordine pre-concordato </w:t>
      </w:r>
      <w:r w:rsidR="00BD1194" w:rsidRPr="00A15962">
        <w:t xml:space="preserve">o alla Risposta </w:t>
      </w:r>
      <w:r w:rsidRPr="00A15962">
        <w:t xml:space="preserve">che si intende </w:t>
      </w:r>
      <w:r w:rsidR="00BD1194" w:rsidRPr="00A15962">
        <w:t>sostituire</w:t>
      </w:r>
      <w:r w:rsidRPr="00A15962">
        <w:t>.</w:t>
      </w:r>
    </w:p>
    <w:p w14:paraId="2EE444C9" w14:textId="77777777" w:rsidR="00ED0C0E" w:rsidRPr="00A15962" w:rsidRDefault="00FB26FD" w:rsidP="00ED0C0E">
      <w:pPr>
        <w:pStyle w:val="BodyText"/>
      </w:pPr>
      <w:r w:rsidRPr="00A15962">
        <w:t xml:space="preserve">Gli Ordini di </w:t>
      </w:r>
      <w:r w:rsidR="005B3372" w:rsidRPr="00A15962">
        <w:t>riscontro</w:t>
      </w:r>
      <w:r w:rsidRPr="00A15962">
        <w:t xml:space="preserve"> sostitutivi e gli Ordini di </w:t>
      </w:r>
      <w:r w:rsidR="005B3372" w:rsidRPr="00A15962">
        <w:t>riscontro</w:t>
      </w:r>
      <w:r w:rsidRPr="00A15962">
        <w:t xml:space="preserve"> </w:t>
      </w:r>
      <w:r w:rsidR="00714431" w:rsidRPr="00A15962">
        <w:t>per diniego</w:t>
      </w:r>
      <w:r w:rsidR="00ED0C0E" w:rsidRPr="00A15962">
        <w:t xml:space="preserve">, rispettivamente, </w:t>
      </w:r>
      <w:r w:rsidRPr="00A15962">
        <w:t>rimpiazzano</w:t>
      </w:r>
      <w:r w:rsidR="00ED0C0E" w:rsidRPr="00A15962">
        <w:t xml:space="preserve"> e annullano sia l’Ordine</w:t>
      </w:r>
      <w:r w:rsidRPr="00A15962">
        <w:t xml:space="preserve"> pre-concordato o la Risposta</w:t>
      </w:r>
      <w:r w:rsidR="00ED0C0E" w:rsidRPr="00A15962">
        <w:t xml:space="preserve"> ivi indicat</w:t>
      </w:r>
      <w:r w:rsidR="00714431" w:rsidRPr="00A15962">
        <w:t>i</w:t>
      </w:r>
      <w:r w:rsidR="00ED0C0E" w:rsidRPr="00A15962">
        <w:t xml:space="preserve"> sia tutte le altre </w:t>
      </w:r>
      <w:r w:rsidRPr="00A15962">
        <w:t>Sostituzioni</w:t>
      </w:r>
      <w:r w:rsidR="00ED0C0E" w:rsidRPr="00A15962">
        <w:t xml:space="preserve"> e Revoche, già trasmesse, riferite al medesimo Ordine iniziale.</w:t>
      </w:r>
    </w:p>
    <w:p w14:paraId="062FB268" w14:textId="77777777" w:rsidR="006113A1" w:rsidRPr="00A15962" w:rsidRDefault="006113A1" w:rsidP="00ED0C0E">
      <w:pPr>
        <w:pStyle w:val="BodyText"/>
      </w:pPr>
      <w:r w:rsidRPr="00A15962">
        <w:t>L’Ordine di riscontro riferito s un Ordine pre-concordato revocato non ha effetti.</w:t>
      </w:r>
    </w:p>
    <w:p w14:paraId="6EDBFC05" w14:textId="77777777" w:rsidR="006113A1" w:rsidRDefault="006113A1">
      <w:pPr>
        <w:rPr>
          <w:rFonts w:ascii="Frutiger LT 45 Light" w:eastAsia="Times New Roman" w:hAnsi="Frutiger LT 45 Light" w:cs="Times New Roman"/>
          <w:b/>
          <w:bCs/>
          <w:smallCaps/>
          <w:szCs w:val="24"/>
        </w:rPr>
      </w:pPr>
      <w:bookmarkStart w:id="1131" w:name="_Ref528669260"/>
      <w:r>
        <w:br w:type="page"/>
      </w:r>
    </w:p>
    <w:p w14:paraId="08604D85" w14:textId="77777777" w:rsidR="007E618A" w:rsidRPr="00D11C7A" w:rsidRDefault="00474800" w:rsidP="00310BDE">
      <w:pPr>
        <w:pStyle w:val="Heading2"/>
      </w:pPr>
      <w:bookmarkStart w:id="1132" w:name="_Toc465268"/>
      <w:r w:rsidRPr="00D11C7A">
        <w:lastRenderedPageBreak/>
        <w:t>Processi di business</w:t>
      </w:r>
      <w:bookmarkEnd w:id="1132"/>
    </w:p>
    <w:p w14:paraId="718AAAF9" w14:textId="77777777" w:rsidR="00474800" w:rsidRPr="00D11C7A" w:rsidRDefault="00474800" w:rsidP="00474800">
      <w:pPr>
        <w:pStyle w:val="BodyText"/>
      </w:pPr>
      <w:r w:rsidRPr="00D11C7A">
        <w:t xml:space="preserve">In questo Paragrafo sono riportate </w:t>
      </w:r>
      <w:r w:rsidR="00BF4D68" w:rsidRPr="00D11C7A">
        <w:t>istruzioni</w:t>
      </w:r>
      <w:r w:rsidRPr="00D11C7A">
        <w:t xml:space="preserve"> per l’emissione e la trasmissione per il tramite di NSO degli ordini e degli altri documenti elettronici attestanti l’ordinazione degli acquisti.</w:t>
      </w:r>
    </w:p>
    <w:p w14:paraId="6FCE137B" w14:textId="1B1318CD" w:rsidR="00F61EA1" w:rsidRPr="00D11C7A" w:rsidRDefault="00F61EA1" w:rsidP="00474800">
      <w:pPr>
        <w:pStyle w:val="BodyText"/>
      </w:pPr>
      <w:r w:rsidRPr="00D11C7A">
        <w:t>In particolare, è illustrato come realizzare i processi di business rappresentati nella seguente figura</w:t>
      </w:r>
      <w:r w:rsidR="00572A1E" w:rsidRPr="00D11C7A">
        <w:t xml:space="preserve"> con i Documenti descritti nel Paragrafo </w:t>
      </w:r>
      <w:r w:rsidR="00A34DD2" w:rsidRPr="00D11C7A">
        <w:fldChar w:fldCharType="begin"/>
      </w:r>
      <w:r w:rsidR="00572A1E" w:rsidRPr="00D11C7A">
        <w:instrText xml:space="preserve"> REF _Ref534562134 \r \h </w:instrText>
      </w:r>
      <w:r w:rsidR="00264AEF" w:rsidRPr="00D11C7A">
        <w:instrText xml:space="preserve"> \* MERGEFORMAT </w:instrText>
      </w:r>
      <w:r w:rsidR="00A34DD2" w:rsidRPr="00D11C7A">
        <w:fldChar w:fldCharType="separate"/>
      </w:r>
      <w:ins w:id="1133" w:author="Cernigliaro, Giuseppe (IT - Bologna)" w:date="2019-02-07T20:53:00Z">
        <w:r w:rsidR="004A592B">
          <w:t>2.2.2</w:t>
        </w:r>
      </w:ins>
      <w:del w:id="1134" w:author="Cernigliaro, Giuseppe (IT - Bologna)" w:date="2019-02-07T20:41:00Z">
        <w:r w:rsidR="00572A1E" w:rsidRPr="00D11C7A" w:rsidDel="001375E1">
          <w:delText>2.3.2</w:delText>
        </w:r>
      </w:del>
      <w:r w:rsidR="00A34DD2" w:rsidRPr="00D11C7A">
        <w:fldChar w:fldCharType="end"/>
      </w:r>
      <w:r w:rsidRPr="00D11C7A">
        <w:t>.</w:t>
      </w:r>
    </w:p>
    <w:p w14:paraId="4FCE4DCB" w14:textId="77777777" w:rsidR="00F64202" w:rsidRPr="00D11C7A" w:rsidRDefault="00800A5B" w:rsidP="00F64202">
      <w:pPr>
        <w:pStyle w:val="BodyText"/>
        <w:keepNext/>
        <w:spacing w:before="480"/>
        <w:ind w:left="0"/>
        <w:jc w:val="center"/>
      </w:pPr>
      <w:r w:rsidRPr="00D11C7A">
        <w:rPr>
          <w:noProof/>
          <w:lang w:val="en-US" w:eastAsia="en-US"/>
        </w:rPr>
        <w:drawing>
          <wp:inline distT="0" distB="0" distL="0" distR="0" wp14:anchorId="7669A5A4" wp14:editId="4E0482FB">
            <wp:extent cx="5580380" cy="4241368"/>
            <wp:effectExtent l="19050" t="19050" r="20320" b="26035"/>
            <wp:docPr id="9" name="Immagine 9" descr="C:\Users\p.trimarchi\AppData\Local\Microsoft\Windows\INetCache\Content.Word\Nuova immagine (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28).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4241368"/>
                    </a:xfrm>
                    <a:prstGeom prst="rect">
                      <a:avLst/>
                    </a:prstGeom>
                    <a:noFill/>
                    <a:ln>
                      <a:solidFill>
                        <a:schemeClr val="tx1"/>
                      </a:solidFill>
                    </a:ln>
                  </pic:spPr>
                </pic:pic>
              </a:graphicData>
            </a:graphic>
          </wp:inline>
        </w:drawing>
      </w:r>
    </w:p>
    <w:p w14:paraId="388B452E" w14:textId="77777777" w:rsidR="00F61EA1" w:rsidRPr="00D11C7A" w:rsidRDefault="00F64202" w:rsidP="00F64202">
      <w:pPr>
        <w:pStyle w:val="Caption"/>
        <w:rPr>
          <w:rFonts w:ascii="Frutiger LT 45 Light" w:hAnsi="Frutiger LT 45 Light"/>
        </w:rPr>
      </w:pPr>
      <w:r w:rsidRPr="00D11C7A">
        <w:rPr>
          <w:rFonts w:ascii="Frutiger LT 45 Light" w:hAnsi="Frutiger LT 45 Light"/>
        </w:rPr>
        <w:t>Processi di business per l'ordinazione dei beni e dei servizi realizzabili con NSO</w:t>
      </w:r>
    </w:p>
    <w:p w14:paraId="51E9C6C8" w14:textId="77777777" w:rsidR="00F64202" w:rsidRPr="00264AEF" w:rsidRDefault="00F64202">
      <w:pPr>
        <w:rPr>
          <w:rFonts w:ascii="Frutiger LT 45 Light" w:eastAsia="Times New Roman" w:hAnsi="Frutiger LT 45 Light" w:cs="Times New Roman"/>
          <w:b/>
          <w:bCs/>
          <w:smallCaps/>
          <w:strike/>
          <w:szCs w:val="24"/>
        </w:rPr>
      </w:pPr>
      <w:r w:rsidRPr="00264AEF">
        <w:rPr>
          <w:strike/>
        </w:rPr>
        <w:br w:type="page"/>
      </w:r>
    </w:p>
    <w:p w14:paraId="107BD507" w14:textId="77777777" w:rsidR="00474800" w:rsidRPr="00474CCE" w:rsidRDefault="00474800" w:rsidP="00474800">
      <w:pPr>
        <w:pStyle w:val="Heading3"/>
      </w:pPr>
      <w:bookmarkStart w:id="1135" w:name="_Toc465269"/>
      <w:r w:rsidRPr="00474CCE">
        <w:lastRenderedPageBreak/>
        <w:t>Emissione e trasmissione dei Documenti</w:t>
      </w:r>
      <w:bookmarkEnd w:id="1135"/>
    </w:p>
    <w:p w14:paraId="79A8365F" w14:textId="30357FF1" w:rsidR="0030689E" w:rsidRPr="00474CCE" w:rsidRDefault="00A9061B" w:rsidP="0030689E">
      <w:pPr>
        <w:pStyle w:val="BodyText"/>
      </w:pPr>
      <w:r w:rsidRPr="00474CCE">
        <w:t>Come visto nel Paragrafo</w:t>
      </w:r>
      <w:r w:rsidR="00C14298" w:rsidRPr="00474CCE">
        <w:t xml:space="preserve"> </w:t>
      </w:r>
      <w:r w:rsidR="00A34DD2" w:rsidRPr="00474CCE">
        <w:fldChar w:fldCharType="begin"/>
      </w:r>
      <w:r w:rsidR="00C14298" w:rsidRPr="00474CCE">
        <w:instrText xml:space="preserve"> REF _Ref534562134 \r \h </w:instrText>
      </w:r>
      <w:r w:rsidR="00264AEF" w:rsidRPr="00474CCE">
        <w:instrText xml:space="preserve"> \* MERGEFORMAT </w:instrText>
      </w:r>
      <w:r w:rsidR="00A34DD2" w:rsidRPr="00474CCE">
        <w:fldChar w:fldCharType="separate"/>
      </w:r>
      <w:ins w:id="1136" w:author="Cernigliaro, Giuseppe (IT - Bologna)" w:date="2019-02-07T20:53:00Z">
        <w:r w:rsidR="004A592B">
          <w:t>2.2.2</w:t>
        </w:r>
      </w:ins>
      <w:del w:id="1137" w:author="Cernigliaro, Giuseppe (IT - Bologna)" w:date="2019-02-07T20:53:00Z">
        <w:r w:rsidR="00C14298" w:rsidRPr="00474CCE" w:rsidDel="004A592B">
          <w:delText>2.3.2</w:delText>
        </w:r>
      </w:del>
      <w:r w:rsidR="00A34DD2" w:rsidRPr="00474CCE">
        <w:fldChar w:fldCharType="end"/>
      </w:r>
      <w:r w:rsidR="0030689E" w:rsidRPr="00474CCE">
        <w:t xml:space="preserve">, sono previsti </w:t>
      </w:r>
      <w:r w:rsidR="0030689E" w:rsidRPr="00474CCE">
        <w:rPr>
          <w:u w:val="single"/>
        </w:rPr>
        <w:t>quattro tipi di Documento</w:t>
      </w:r>
      <w:r w:rsidR="0030689E" w:rsidRPr="00474CCE">
        <w:t>:</w:t>
      </w:r>
    </w:p>
    <w:p w14:paraId="453AC9A1" w14:textId="77777777" w:rsidR="0030689E" w:rsidRPr="00474CCE" w:rsidRDefault="0030689E" w:rsidP="0030689E">
      <w:pPr>
        <w:pStyle w:val="Trattino"/>
        <w:numPr>
          <w:ilvl w:val="0"/>
          <w:numId w:val="8"/>
        </w:numPr>
        <w:ind w:left="1156" w:hanging="357"/>
      </w:pPr>
      <w:r w:rsidRPr="00474CCE">
        <w:t>l’</w:t>
      </w:r>
      <w:r w:rsidRPr="00474CCE">
        <w:rPr>
          <w:i/>
        </w:rPr>
        <w:t>Ordine</w:t>
      </w:r>
      <w:r w:rsidRPr="00474CCE">
        <w:t>, che rappresenta l’ordine di acquisto di beni e servizi emesso dal Cliente (Mittente) e indirizzato al Fornitore (Destinatario).</w:t>
      </w:r>
    </w:p>
    <w:p w14:paraId="7B560DB6" w14:textId="77777777" w:rsidR="0030689E" w:rsidRPr="00474CCE" w:rsidRDefault="0030689E" w:rsidP="0030689E">
      <w:pPr>
        <w:pStyle w:val="Trattino"/>
        <w:numPr>
          <w:ilvl w:val="0"/>
          <w:numId w:val="8"/>
        </w:numPr>
        <w:ind w:left="1157" w:hanging="357"/>
      </w:pPr>
      <w:r w:rsidRPr="00474CCE">
        <w:t>l’</w:t>
      </w:r>
      <w:r w:rsidRPr="00474CCE">
        <w:rPr>
          <w:i/>
        </w:rPr>
        <w:t>Ordine pre-concordato</w:t>
      </w:r>
      <w:r w:rsidRPr="00474CCE">
        <w:t>, che rappresenta l’ordine di acquisto di beni e servizi, emesso dal Fornitore (Mittente) invece che dal Cliente (Destinatario), in accordo con quest’ultimo;</w:t>
      </w:r>
    </w:p>
    <w:p w14:paraId="2F58F25C" w14:textId="77777777" w:rsidR="0030689E" w:rsidRPr="00474CCE" w:rsidRDefault="0030689E" w:rsidP="0030689E">
      <w:pPr>
        <w:pStyle w:val="Trattino"/>
        <w:numPr>
          <w:ilvl w:val="0"/>
          <w:numId w:val="8"/>
        </w:numPr>
        <w:ind w:left="1157" w:hanging="357"/>
      </w:pPr>
      <w:r w:rsidRPr="00474CCE">
        <w:t xml:space="preserve">la </w:t>
      </w:r>
      <w:r w:rsidRPr="00474CCE">
        <w:rPr>
          <w:i/>
        </w:rPr>
        <w:t>Risposta</w:t>
      </w:r>
      <w:r w:rsidRPr="00474CCE">
        <w:t>, con cui il Fornitore (Mittente) può, alternativamente:</w:t>
      </w:r>
    </w:p>
    <w:p w14:paraId="025674FD" w14:textId="77777777" w:rsidR="0030689E" w:rsidRPr="00474CCE" w:rsidRDefault="0030689E" w:rsidP="0030689E">
      <w:pPr>
        <w:pStyle w:val="Trattino"/>
        <w:numPr>
          <w:ilvl w:val="1"/>
          <w:numId w:val="8"/>
        </w:numPr>
      </w:pPr>
      <w:r w:rsidRPr="00474CCE">
        <w:t>accettare l’Ordine ricevuto dal Cliente (Destinatario);</w:t>
      </w:r>
    </w:p>
    <w:p w14:paraId="49D2BEEA" w14:textId="77777777" w:rsidR="0030689E" w:rsidRPr="00474CCE" w:rsidRDefault="0030689E" w:rsidP="0030689E">
      <w:pPr>
        <w:pStyle w:val="Trattino"/>
        <w:numPr>
          <w:ilvl w:val="1"/>
          <w:numId w:val="8"/>
        </w:numPr>
      </w:pPr>
      <w:r w:rsidRPr="00474CCE">
        <w:t xml:space="preserve">declinare l’Ordine ricevuto dal Cliente (Destinatario); </w:t>
      </w:r>
    </w:p>
    <w:p w14:paraId="34F2E8E8" w14:textId="77777777" w:rsidR="0030689E" w:rsidRPr="00474CCE" w:rsidRDefault="0030689E" w:rsidP="0030689E">
      <w:pPr>
        <w:pStyle w:val="Trattino"/>
        <w:numPr>
          <w:ilvl w:val="1"/>
          <w:numId w:val="8"/>
        </w:numPr>
      </w:pPr>
      <w:r w:rsidRPr="00474CCE">
        <w:t>apportare delle modifiche all’Ordine ricevuto dal Cliente (Destinatario);</w:t>
      </w:r>
    </w:p>
    <w:p w14:paraId="65DDEB37" w14:textId="77777777" w:rsidR="0030689E" w:rsidRPr="00474CCE" w:rsidRDefault="0030689E" w:rsidP="0030689E">
      <w:pPr>
        <w:pStyle w:val="Trattino"/>
        <w:numPr>
          <w:ilvl w:val="0"/>
          <w:numId w:val="8"/>
        </w:numPr>
        <w:ind w:left="1157" w:hanging="357"/>
      </w:pPr>
      <w:r w:rsidRPr="00474CCE">
        <w:t>l’</w:t>
      </w:r>
      <w:r w:rsidR="006113A1" w:rsidRPr="00474CCE">
        <w:rPr>
          <w:i/>
        </w:rPr>
        <w:t>Ordine di riscontro</w:t>
      </w:r>
      <w:r w:rsidRPr="00474CCE">
        <w:t>, con cui il Cliente (Mittente) può, alternativamente:</w:t>
      </w:r>
    </w:p>
    <w:p w14:paraId="0D957C25" w14:textId="77777777" w:rsidR="0030689E" w:rsidRPr="00474CCE" w:rsidRDefault="0030689E" w:rsidP="0030689E">
      <w:pPr>
        <w:pStyle w:val="Trattino"/>
        <w:numPr>
          <w:ilvl w:val="1"/>
          <w:numId w:val="8"/>
        </w:numPr>
      </w:pPr>
      <w:r w:rsidRPr="00474CCE">
        <w:t>confermare una Risposta con modifiche o un Ordine pre-concordato inviati dal Fornitore (Destinatario);</w:t>
      </w:r>
    </w:p>
    <w:p w14:paraId="3AC83EC8" w14:textId="77777777" w:rsidR="0030689E" w:rsidRPr="00474CCE" w:rsidRDefault="0030689E" w:rsidP="0030689E">
      <w:pPr>
        <w:pStyle w:val="Trattino"/>
        <w:numPr>
          <w:ilvl w:val="1"/>
          <w:numId w:val="8"/>
        </w:numPr>
      </w:pPr>
      <w:r w:rsidRPr="00474CCE">
        <w:t>declinare una Risposta con modifiche o un Ordine pre-concordato inviati dal Fornitore (Destinatario);</w:t>
      </w:r>
    </w:p>
    <w:p w14:paraId="2F1D3FFF" w14:textId="77777777" w:rsidR="0030689E" w:rsidRPr="00474CCE" w:rsidRDefault="0030689E" w:rsidP="0030689E">
      <w:pPr>
        <w:pStyle w:val="Trattino"/>
        <w:numPr>
          <w:ilvl w:val="1"/>
          <w:numId w:val="8"/>
        </w:numPr>
      </w:pPr>
      <w:r w:rsidRPr="00474CCE">
        <w:t>sostituire una Risposta con modifiche o un Ordine pre-concordato inviati dal Fornitore (Destinatario).</w:t>
      </w:r>
    </w:p>
    <w:p w14:paraId="102CDC1A" w14:textId="74926908" w:rsidR="00ED30B9" w:rsidRPr="004A592B" w:rsidRDefault="00ED30B9" w:rsidP="00C14298">
      <w:pPr>
        <w:pStyle w:val="Trattino"/>
        <w:ind w:left="800"/>
        <w:rPr>
          <w:lang w:val="en-US"/>
          <w:rPrChange w:id="1138" w:author="Cernigliaro, Giuseppe (IT - Bologna)" w:date="2019-02-07T20:54:00Z">
            <w:rPr/>
          </w:rPrChange>
        </w:rPr>
      </w:pPr>
      <w:r w:rsidRPr="00474CCE">
        <w:t>Salvo che non sia previsto diversamente da norme, usi commerciali o accordi tra le parti, la Risposta e l’</w:t>
      </w:r>
      <w:r w:rsidR="006113A1" w:rsidRPr="00474CCE">
        <w:t>Ordine di riscontro</w:t>
      </w:r>
      <w:r w:rsidRPr="00474CCE">
        <w:t xml:space="preserve"> sono emessi solo se necessari (v. Paragrafi </w:t>
      </w:r>
      <w:r w:rsidR="00A34DD2" w:rsidRPr="00474CCE">
        <w:fldChar w:fldCharType="begin"/>
      </w:r>
      <w:r w:rsidRPr="00474CCE">
        <w:instrText xml:space="preserve"> REF _Ref528679820 \r \h </w:instrText>
      </w:r>
      <w:r w:rsidR="00264AEF" w:rsidRPr="00474CCE">
        <w:instrText xml:space="preserve"> \* MERGEFORMAT </w:instrText>
      </w:r>
      <w:r w:rsidR="00A34DD2" w:rsidRPr="00474CCE">
        <w:fldChar w:fldCharType="separate"/>
      </w:r>
      <w:ins w:id="1139" w:author="Cernigliaro, Giuseppe (IT - Bologna)" w:date="2019-02-07T20:53:00Z">
        <w:r w:rsidR="004A592B" w:rsidRPr="004A592B">
          <w:rPr>
            <w:b/>
            <w:bCs/>
            <w:rPrChange w:id="1140" w:author="Cernigliaro, Giuseppe (IT - Bologna)" w:date="2019-02-07T20:54:00Z">
              <w:rPr>
                <w:b/>
                <w:bCs/>
                <w:lang w:val="en-US"/>
              </w:rPr>
            </w:rPrChange>
          </w:rPr>
          <w:t xml:space="preserve">Error! </w:t>
        </w:r>
        <w:r w:rsidR="004A592B">
          <w:rPr>
            <w:b/>
            <w:bCs/>
            <w:lang w:val="en-US"/>
          </w:rPr>
          <w:t>Reference source not found.</w:t>
        </w:r>
      </w:ins>
      <w:del w:id="1141" w:author="Cernigliaro, Giuseppe (IT - Bologna)" w:date="2019-02-07T20:53:00Z">
        <w:r w:rsidRPr="004A592B" w:rsidDel="004A592B">
          <w:rPr>
            <w:lang w:val="en-US"/>
            <w:rPrChange w:id="1142" w:author="Cernigliaro, Giuseppe (IT - Bologna)" w:date="2019-02-07T20:54:00Z">
              <w:rPr/>
            </w:rPrChange>
          </w:rPr>
          <w:delText>3.4</w:delText>
        </w:r>
      </w:del>
      <w:r w:rsidR="00A34DD2" w:rsidRPr="00474CCE">
        <w:fldChar w:fldCharType="end"/>
      </w:r>
      <w:r w:rsidRPr="004A592B">
        <w:rPr>
          <w:lang w:val="en-US"/>
          <w:rPrChange w:id="1143" w:author="Cernigliaro, Giuseppe (IT - Bologna)" w:date="2019-02-07T20:54:00Z">
            <w:rPr/>
          </w:rPrChange>
        </w:rPr>
        <w:t xml:space="preserve"> </w:t>
      </w:r>
      <w:proofErr w:type="gramStart"/>
      <w:r w:rsidRPr="004A592B">
        <w:rPr>
          <w:lang w:val="en-US"/>
          <w:rPrChange w:id="1144" w:author="Cernigliaro, Giuseppe (IT - Bologna)" w:date="2019-02-07T20:54:00Z">
            <w:rPr/>
          </w:rPrChange>
        </w:rPr>
        <w:t>e</w:t>
      </w:r>
      <w:proofErr w:type="gramEnd"/>
      <w:r w:rsidRPr="004A592B">
        <w:rPr>
          <w:lang w:val="en-US"/>
          <w:rPrChange w:id="1145" w:author="Cernigliaro, Giuseppe (IT - Bologna)" w:date="2019-02-07T20:54:00Z">
            <w:rPr/>
          </w:rPrChange>
        </w:rPr>
        <w:t xml:space="preserve"> </w:t>
      </w:r>
      <w:r w:rsidR="00A34DD2" w:rsidRPr="00474CCE">
        <w:fldChar w:fldCharType="begin"/>
      </w:r>
      <w:r w:rsidRPr="004A592B">
        <w:rPr>
          <w:lang w:val="en-US"/>
          <w:rPrChange w:id="1146" w:author="Cernigliaro, Giuseppe (IT - Bologna)" w:date="2019-02-07T20:54:00Z">
            <w:rPr/>
          </w:rPrChange>
        </w:rPr>
        <w:instrText xml:space="preserve"> REF _Ref528679829 \r \h </w:instrText>
      </w:r>
      <w:r w:rsidR="00264AEF" w:rsidRPr="004A592B">
        <w:rPr>
          <w:lang w:val="en-US"/>
          <w:rPrChange w:id="1147" w:author="Cernigliaro, Giuseppe (IT - Bologna)" w:date="2019-02-07T20:54:00Z">
            <w:rPr/>
          </w:rPrChange>
        </w:rPr>
        <w:instrText xml:space="preserve"> \* MERGEFORMAT </w:instrText>
      </w:r>
      <w:r w:rsidR="00A34DD2" w:rsidRPr="00474CCE">
        <w:fldChar w:fldCharType="separate"/>
      </w:r>
      <w:ins w:id="1148" w:author="Cernigliaro, Giuseppe (IT - Bologna)" w:date="2019-02-07T20:53:00Z">
        <w:r w:rsidR="004A592B">
          <w:rPr>
            <w:b/>
            <w:bCs/>
            <w:lang w:val="en-US"/>
          </w:rPr>
          <w:t>Error! Reference source not found.</w:t>
        </w:r>
      </w:ins>
      <w:del w:id="1149" w:author="Cernigliaro, Giuseppe (IT - Bologna)" w:date="2019-02-07T20:53:00Z">
        <w:r w:rsidRPr="004A592B" w:rsidDel="004A592B">
          <w:rPr>
            <w:lang w:val="en-US"/>
            <w:rPrChange w:id="1150" w:author="Cernigliaro, Giuseppe (IT - Bologna)" w:date="2019-02-07T20:54:00Z">
              <w:rPr/>
            </w:rPrChange>
          </w:rPr>
          <w:delText>3.5</w:delText>
        </w:r>
      </w:del>
      <w:r w:rsidR="00A34DD2" w:rsidRPr="00474CCE">
        <w:fldChar w:fldCharType="end"/>
      </w:r>
      <w:r w:rsidRPr="004A592B">
        <w:rPr>
          <w:lang w:val="en-US"/>
          <w:rPrChange w:id="1151" w:author="Cernigliaro, Giuseppe (IT - Bologna)" w:date="2019-02-07T20:54:00Z">
            <w:rPr/>
          </w:rPrChange>
        </w:rPr>
        <w:t>).</w:t>
      </w:r>
    </w:p>
    <w:p w14:paraId="24048958" w14:textId="77777777" w:rsidR="0030689E" w:rsidRPr="00474CCE" w:rsidRDefault="0030689E" w:rsidP="0030689E">
      <w:pPr>
        <w:pStyle w:val="BodyText"/>
      </w:pPr>
      <w:r w:rsidRPr="00474CCE">
        <w:t xml:space="preserve">Utilizzando i predetti </w:t>
      </w:r>
      <w:r w:rsidR="00F61EA1" w:rsidRPr="00474CCE">
        <w:t>D</w:t>
      </w:r>
      <w:r w:rsidRPr="00474CCE">
        <w:t xml:space="preserve">ocumenti possono essere realizzati i seguenti </w:t>
      </w:r>
      <w:r w:rsidRPr="00474CCE">
        <w:rPr>
          <w:u w:val="single"/>
        </w:rPr>
        <w:t>tre processi</w:t>
      </w:r>
      <w:r w:rsidR="00474800" w:rsidRPr="00474CCE">
        <w:rPr>
          <w:u w:val="single"/>
        </w:rPr>
        <w:t xml:space="preserve"> di business</w:t>
      </w:r>
      <w:r w:rsidRPr="00474CCE">
        <w:t>, che sono descritti in dettaglio nei paragrafi che seguono:</w:t>
      </w:r>
    </w:p>
    <w:p w14:paraId="5D15BBC6" w14:textId="77777777" w:rsidR="0030689E" w:rsidRPr="00474CCE" w:rsidRDefault="0030689E" w:rsidP="0030689E">
      <w:pPr>
        <w:pStyle w:val="Trattino"/>
        <w:numPr>
          <w:ilvl w:val="0"/>
          <w:numId w:val="8"/>
        </w:numPr>
        <w:ind w:left="1157" w:hanging="357"/>
      </w:pPr>
      <w:r w:rsidRPr="00474CCE">
        <w:rPr>
          <w:i/>
        </w:rPr>
        <w:t>Ordinazione semplice</w:t>
      </w:r>
      <w:r w:rsidRPr="00474CCE">
        <w:t>, in cui può essere utilizzato un solo tipo di Do</w:t>
      </w:r>
      <w:r w:rsidR="007C1F7C" w:rsidRPr="00474CCE">
        <w:t>cumento (l’Ordine</w:t>
      </w:r>
      <w:r w:rsidRPr="00474CCE">
        <w:t>);</w:t>
      </w:r>
    </w:p>
    <w:p w14:paraId="25D18DB9" w14:textId="77777777" w:rsidR="0030689E" w:rsidRPr="00474CCE" w:rsidRDefault="0030689E" w:rsidP="0030689E">
      <w:pPr>
        <w:pStyle w:val="Trattino"/>
        <w:numPr>
          <w:ilvl w:val="0"/>
          <w:numId w:val="8"/>
        </w:numPr>
        <w:ind w:left="1157" w:hanging="357"/>
      </w:pPr>
      <w:r w:rsidRPr="00474CCE">
        <w:rPr>
          <w:i/>
        </w:rPr>
        <w:t>Ordinazione completa</w:t>
      </w:r>
      <w:r w:rsidRPr="00474CCE">
        <w:t>, in cui possono essere utilizzati tre tipi di Documento (l’Ordine, la Risposta e l’</w:t>
      </w:r>
      <w:r w:rsidR="006113A1" w:rsidRPr="00474CCE">
        <w:t>Ordine di riscontro</w:t>
      </w:r>
      <w:r w:rsidRPr="00474CCE">
        <w:t>);</w:t>
      </w:r>
    </w:p>
    <w:p w14:paraId="7336B02C" w14:textId="77777777" w:rsidR="0030689E" w:rsidRPr="00474CCE" w:rsidRDefault="0030689E" w:rsidP="0030689E">
      <w:pPr>
        <w:pStyle w:val="Trattino"/>
        <w:numPr>
          <w:ilvl w:val="0"/>
          <w:numId w:val="8"/>
        </w:numPr>
        <w:ind w:left="1157" w:hanging="357"/>
      </w:pPr>
      <w:r w:rsidRPr="00474CCE">
        <w:rPr>
          <w:i/>
        </w:rPr>
        <w:t>Ordinazione pre-concordata</w:t>
      </w:r>
      <w:r w:rsidRPr="00474CCE">
        <w:t xml:space="preserve">, in cui possono essere utilizzati due tipi di Documento (l’Ordine pre-concordato </w:t>
      </w:r>
      <w:proofErr w:type="gramStart"/>
      <w:r w:rsidRPr="00474CCE">
        <w:t>e</w:t>
      </w:r>
      <w:proofErr w:type="gramEnd"/>
      <w:r w:rsidRPr="00474CCE">
        <w:t xml:space="preserve"> l’</w:t>
      </w:r>
      <w:r w:rsidR="006113A1" w:rsidRPr="00474CCE">
        <w:t>Ordine di riscontro</w:t>
      </w:r>
      <w:r w:rsidRPr="00474CCE">
        <w:t>).</w:t>
      </w:r>
    </w:p>
    <w:p w14:paraId="14116A25" w14:textId="62968EF7" w:rsidR="0030689E" w:rsidRPr="00474CCE" w:rsidRDefault="0030689E" w:rsidP="0030689E">
      <w:pPr>
        <w:pStyle w:val="BodyText"/>
      </w:pPr>
      <w:r w:rsidRPr="00474CCE">
        <w:t>Il diagramma di flusso</w:t>
      </w:r>
      <w:r w:rsidR="002A46BF" w:rsidRPr="00474CCE">
        <w:t xml:space="preserve"> che segue, redatto in conformità allo standard </w:t>
      </w:r>
      <w:r w:rsidR="004A592B">
        <w:rPr>
          <w:rStyle w:val="Hyperlink"/>
          <w:i/>
        </w:rPr>
        <w:fldChar w:fldCharType="begin"/>
      </w:r>
      <w:r w:rsidR="004A592B">
        <w:rPr>
          <w:rStyle w:val="Hyperlink"/>
          <w:i/>
        </w:rPr>
        <w:instrText xml:space="preserve"> HYPERLINK "http://www.bpmn.org/" </w:instrText>
      </w:r>
      <w:ins w:id="1152" w:author="Cernigliaro, Giuseppe (IT - Bologna)" w:date="2019-02-07T20:53:00Z">
        <w:r w:rsidR="004A592B">
          <w:rPr>
            <w:rStyle w:val="Hyperlink"/>
            <w:i/>
          </w:rPr>
        </w:r>
      </w:ins>
      <w:r w:rsidR="004A592B">
        <w:rPr>
          <w:rStyle w:val="Hyperlink"/>
          <w:i/>
        </w:rPr>
        <w:fldChar w:fldCharType="separate"/>
      </w:r>
      <w:r w:rsidR="002A46BF" w:rsidRPr="00474CCE">
        <w:rPr>
          <w:rStyle w:val="Hyperlink"/>
          <w:i/>
        </w:rPr>
        <w:t>BPMN</w:t>
      </w:r>
      <w:r w:rsidR="004A592B">
        <w:rPr>
          <w:rStyle w:val="Hyperlink"/>
          <w:i/>
        </w:rPr>
        <w:fldChar w:fldCharType="end"/>
      </w:r>
      <w:r w:rsidR="002A46BF" w:rsidRPr="00474CCE">
        <w:t>,</w:t>
      </w:r>
      <w:r w:rsidRPr="00474CCE">
        <w:t xml:space="preserve"> mostra </w:t>
      </w:r>
      <w:r w:rsidR="009E53D7" w:rsidRPr="00474CCE">
        <w:t>un quadro d’insieme</w:t>
      </w:r>
      <w:r w:rsidRPr="00474CCE">
        <w:t xml:space="preserve"> </w:t>
      </w:r>
      <w:r w:rsidR="009E53D7" w:rsidRPr="00474CCE">
        <w:t xml:space="preserve">tutti </w:t>
      </w:r>
      <w:r w:rsidRPr="00474CCE">
        <w:t xml:space="preserve">i Documenti e </w:t>
      </w:r>
      <w:r w:rsidR="009E53D7" w:rsidRPr="00474CCE">
        <w:t xml:space="preserve">tutti </w:t>
      </w:r>
      <w:r w:rsidRPr="00474CCE">
        <w:t>i processi in cui sono coinvolti.</w:t>
      </w:r>
      <w:r w:rsidR="009E53D7" w:rsidRPr="00474CCE">
        <w:t xml:space="preserve"> Ciascun processo sarà </w:t>
      </w:r>
      <w:r w:rsidR="00275101" w:rsidRPr="00474CCE">
        <w:t>descritto in dettaglio nei Paragrafi che seguono.</w:t>
      </w:r>
    </w:p>
    <w:p w14:paraId="7B21BF1E" w14:textId="77777777" w:rsidR="0030689E" w:rsidRPr="00474CCE" w:rsidRDefault="0048047C" w:rsidP="00F64202">
      <w:pPr>
        <w:pStyle w:val="BodyText"/>
        <w:keepNext/>
        <w:ind w:left="0"/>
        <w:jc w:val="center"/>
      </w:pPr>
      <w:r w:rsidRPr="00474CCE">
        <w:rPr>
          <w:noProof/>
          <w:lang w:val="en-US" w:eastAsia="en-US"/>
        </w:rPr>
        <w:lastRenderedPageBreak/>
        <w:drawing>
          <wp:inline distT="0" distB="0" distL="0" distR="0" wp14:anchorId="1E21C182" wp14:editId="10096867">
            <wp:extent cx="5580380" cy="4856087"/>
            <wp:effectExtent l="19050" t="19050" r="20320" b="20955"/>
            <wp:docPr id="24" name="Immagine 24" descr="C:\Users\p.trimarchi\AppData\Local\Microsoft\Windows\INetCache\Content.Word\Nuova immagine (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9).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4856087"/>
                    </a:xfrm>
                    <a:prstGeom prst="rect">
                      <a:avLst/>
                    </a:prstGeom>
                    <a:noFill/>
                    <a:ln>
                      <a:solidFill>
                        <a:schemeClr val="tx1"/>
                      </a:solidFill>
                    </a:ln>
                  </pic:spPr>
                </pic:pic>
              </a:graphicData>
            </a:graphic>
          </wp:inline>
        </w:drawing>
      </w:r>
    </w:p>
    <w:p w14:paraId="58ADCC25" w14:textId="77777777" w:rsidR="0030689E" w:rsidRPr="00474CCE" w:rsidRDefault="0030689E" w:rsidP="0030689E">
      <w:pPr>
        <w:pStyle w:val="Caption"/>
        <w:rPr>
          <w:rFonts w:ascii="Frutiger LT 45 Light" w:hAnsi="Frutiger LT 45 Light"/>
          <w:szCs w:val="22"/>
        </w:rPr>
      </w:pPr>
      <w:r w:rsidRPr="00474CCE">
        <w:rPr>
          <w:rFonts w:ascii="Frutiger LT 45 Light" w:hAnsi="Frutiger LT 45 Light"/>
        </w:rPr>
        <w:t>Quadro d’insieme dei documenti e dei processi</w:t>
      </w:r>
    </w:p>
    <w:p w14:paraId="1E7D9729" w14:textId="77777777" w:rsidR="0030689E" w:rsidRPr="00474CCE" w:rsidRDefault="0030689E" w:rsidP="0030689E">
      <w:pPr>
        <w:pStyle w:val="BodyText"/>
      </w:pPr>
    </w:p>
    <w:p w14:paraId="531CD310" w14:textId="77777777" w:rsidR="002A46BF" w:rsidRPr="00474CCE" w:rsidRDefault="002A46BF" w:rsidP="0030689E">
      <w:pPr>
        <w:pStyle w:val="BodyText"/>
      </w:pPr>
      <w:r w:rsidRPr="00474CCE">
        <w:t xml:space="preserve">Si noti che il processo può essere </w:t>
      </w:r>
      <w:r w:rsidR="00F65337" w:rsidRPr="00474CCE">
        <w:t>iniziato</w:t>
      </w:r>
      <w:r w:rsidRPr="00474CCE">
        <w:t>, alternativa</w:t>
      </w:r>
      <w:r w:rsidR="00ED30B9" w:rsidRPr="00474CCE">
        <w:t>mente, dal Cliente o dal F</w:t>
      </w:r>
      <w:r w:rsidRPr="00474CCE">
        <w:t>ornitore:</w:t>
      </w:r>
    </w:p>
    <w:p w14:paraId="13D9FE7B" w14:textId="77777777" w:rsidR="00F65337" w:rsidRPr="00474CCE" w:rsidRDefault="00B25317" w:rsidP="00F64202">
      <w:pPr>
        <w:pStyle w:val="Trattino"/>
        <w:numPr>
          <w:ilvl w:val="0"/>
          <w:numId w:val="8"/>
        </w:numPr>
        <w:spacing w:before="720"/>
        <w:ind w:left="1156" w:right="3686" w:hanging="357"/>
      </w:pPr>
      <w:r w:rsidRPr="00474CCE">
        <w:rPr>
          <w:noProof/>
          <w:lang w:val="en-US" w:eastAsia="en-US"/>
        </w:rPr>
        <w:drawing>
          <wp:anchor distT="0" distB="0" distL="114300" distR="114300" simplePos="0" relativeHeight="251660288" behindDoc="0" locked="0" layoutInCell="1" allowOverlap="1" wp14:anchorId="53F6F888" wp14:editId="44A94D53">
            <wp:simplePos x="0" y="0"/>
            <wp:positionH relativeFrom="margin">
              <wp:posOffset>3932555</wp:posOffset>
            </wp:positionH>
            <wp:positionV relativeFrom="paragraph">
              <wp:posOffset>134620</wp:posOffset>
            </wp:positionV>
            <wp:extent cx="1257300" cy="258127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4238" t="12143" r="53232" b="5587"/>
                    <a:stretch/>
                  </pic:blipFill>
                  <pic:spPr bwMode="auto">
                    <a:xfrm>
                      <a:off x="0" y="0"/>
                      <a:ext cx="1257300" cy="2581275"/>
                    </a:xfrm>
                    <a:prstGeom prst="rect">
                      <a:avLst/>
                    </a:prstGeom>
                    <a:ln>
                      <a:noFill/>
                    </a:ln>
                    <a:extLst>
                      <a:ext uri="{53640926-AAD7-44D8-BBD7-CCE9431645EC}">
                        <a14:shadowObscured xmlns:a14="http://schemas.microsoft.com/office/drawing/2010/main"/>
                      </a:ext>
                    </a:extLst>
                  </pic:spPr>
                </pic:pic>
              </a:graphicData>
            </a:graphic>
          </wp:anchor>
        </w:drawing>
      </w:r>
      <w:r w:rsidR="002A46BF" w:rsidRPr="00474CCE">
        <w:t>nelle fattispecie dell’Ordinazione semplice e dell’Ordinazione completa è avviato dal Cliente che invia l’Ordine</w:t>
      </w:r>
      <w:r w:rsidR="00F65337" w:rsidRPr="00474CCE">
        <w:t xml:space="preserve"> (</w:t>
      </w:r>
      <w:r w:rsidR="00802524" w:rsidRPr="00474CCE">
        <w:t>flusso blu nella figura</w:t>
      </w:r>
      <w:r w:rsidR="00F65337" w:rsidRPr="00474CCE">
        <w:t>);</w:t>
      </w:r>
    </w:p>
    <w:p w14:paraId="2D047D37" w14:textId="77777777" w:rsidR="002A46BF" w:rsidRPr="00474CCE" w:rsidRDefault="00F65337" w:rsidP="00F64202">
      <w:pPr>
        <w:pStyle w:val="Trattino"/>
        <w:numPr>
          <w:ilvl w:val="0"/>
          <w:numId w:val="8"/>
        </w:numPr>
        <w:spacing w:before="840"/>
        <w:ind w:left="1156" w:right="3686" w:hanging="357"/>
      </w:pPr>
      <w:r w:rsidRPr="00474CCE">
        <w:t>nella fattispecie dell’</w:t>
      </w:r>
      <w:r w:rsidR="002A46BF" w:rsidRPr="00474CCE">
        <w:t xml:space="preserve">Ordinazione </w:t>
      </w:r>
      <w:r w:rsidRPr="00474CCE">
        <w:t>pre-concordata è avviato dal Fornitore che invia l’Ordine pre-concordato</w:t>
      </w:r>
      <w:r w:rsidR="00802524" w:rsidRPr="00474CCE">
        <w:t xml:space="preserve"> (flusso rosso nella figura)</w:t>
      </w:r>
      <w:r w:rsidRPr="00474CCE">
        <w:t>.</w:t>
      </w:r>
    </w:p>
    <w:p w14:paraId="20447A3A" w14:textId="77777777" w:rsidR="00AB36D3" w:rsidRPr="00474CCE" w:rsidRDefault="00AB36D3" w:rsidP="0030689E">
      <w:pPr>
        <w:pStyle w:val="BodyText"/>
      </w:pPr>
    </w:p>
    <w:p w14:paraId="7E11D557" w14:textId="5338FD5B" w:rsidR="007F4581" w:rsidRPr="00474CCE" w:rsidRDefault="00AB36D3" w:rsidP="0030689E">
      <w:pPr>
        <w:pStyle w:val="BodyText"/>
      </w:pPr>
      <w:r w:rsidRPr="00474CCE">
        <w:t>A seconda della fatti</w:t>
      </w:r>
      <w:r w:rsidR="00572A1E" w:rsidRPr="00474CCE">
        <w:t>s</w:t>
      </w:r>
      <w:r w:rsidRPr="00474CCE">
        <w:t xml:space="preserve">pecie, perciò, hanno luogo </w:t>
      </w:r>
      <w:r w:rsidR="007F4581" w:rsidRPr="00474CCE">
        <w:t xml:space="preserve">dei flussi distinti, che sono descritti in dettaglio nei Paragrafi </w:t>
      </w:r>
      <w:r w:rsidR="00A34DD2" w:rsidRPr="00474CCE">
        <w:fldChar w:fldCharType="begin"/>
      </w:r>
      <w:r w:rsidR="007F4581" w:rsidRPr="00474CCE">
        <w:instrText xml:space="preserve"> REF _Ref534196807 \r \h </w:instrText>
      </w:r>
      <w:r w:rsidR="00264AEF" w:rsidRPr="00474CCE">
        <w:instrText xml:space="preserve"> \* MERGEFORMAT </w:instrText>
      </w:r>
      <w:r w:rsidR="00A34DD2" w:rsidRPr="00474CCE">
        <w:fldChar w:fldCharType="separate"/>
      </w:r>
      <w:ins w:id="1153" w:author="Cernigliaro, Giuseppe (IT - Bologna)" w:date="2019-02-07T20:53:00Z">
        <w:r w:rsidR="004A592B">
          <w:t>2.3.2</w:t>
        </w:r>
      </w:ins>
      <w:del w:id="1154" w:author="Cernigliaro, Giuseppe (IT - Bologna)" w:date="2019-02-07T20:53:00Z">
        <w:r w:rsidR="007F4581" w:rsidRPr="00474CCE" w:rsidDel="004A592B">
          <w:delText>2.4.2</w:delText>
        </w:r>
      </w:del>
      <w:r w:rsidR="00A34DD2" w:rsidRPr="00474CCE">
        <w:fldChar w:fldCharType="end"/>
      </w:r>
      <w:r w:rsidR="007F4581" w:rsidRPr="00474CCE">
        <w:t xml:space="preserve">, </w:t>
      </w:r>
      <w:r w:rsidR="00A34DD2" w:rsidRPr="00474CCE">
        <w:fldChar w:fldCharType="begin"/>
      </w:r>
      <w:r w:rsidR="007F4581" w:rsidRPr="00474CCE">
        <w:instrText xml:space="preserve"> REF _Ref534196817 \r \h </w:instrText>
      </w:r>
      <w:r w:rsidR="00264AEF" w:rsidRPr="00474CCE">
        <w:instrText xml:space="preserve"> \* MERGEFORMAT </w:instrText>
      </w:r>
      <w:r w:rsidR="00A34DD2" w:rsidRPr="00474CCE">
        <w:fldChar w:fldCharType="separate"/>
      </w:r>
      <w:ins w:id="1155" w:author="Cernigliaro, Giuseppe (IT - Bologna)" w:date="2019-02-07T20:53:00Z">
        <w:r w:rsidR="004A592B">
          <w:t>2.3.3</w:t>
        </w:r>
      </w:ins>
      <w:del w:id="1156" w:author="Cernigliaro, Giuseppe (IT - Bologna)" w:date="2019-02-07T20:53:00Z">
        <w:r w:rsidR="007F4581" w:rsidRPr="00474CCE" w:rsidDel="004A592B">
          <w:delText>2.4.3</w:delText>
        </w:r>
      </w:del>
      <w:r w:rsidR="00A34DD2" w:rsidRPr="00474CCE">
        <w:fldChar w:fldCharType="end"/>
      </w:r>
      <w:r w:rsidR="007F4581" w:rsidRPr="00474CCE">
        <w:t xml:space="preserve"> e </w:t>
      </w:r>
      <w:r w:rsidR="00A34DD2" w:rsidRPr="00474CCE">
        <w:fldChar w:fldCharType="begin"/>
      </w:r>
      <w:r w:rsidR="007F4581" w:rsidRPr="00474CCE">
        <w:instrText xml:space="preserve"> REF _Ref534196834 \r \h </w:instrText>
      </w:r>
      <w:r w:rsidR="00264AEF" w:rsidRPr="00474CCE">
        <w:instrText xml:space="preserve"> \* MERGEFORMAT </w:instrText>
      </w:r>
      <w:r w:rsidR="00A34DD2" w:rsidRPr="00474CCE">
        <w:fldChar w:fldCharType="separate"/>
      </w:r>
      <w:ins w:id="1157" w:author="Cernigliaro, Giuseppe (IT - Bologna)" w:date="2019-02-07T20:53:00Z">
        <w:r w:rsidR="004A592B">
          <w:t>2.3.4</w:t>
        </w:r>
      </w:ins>
      <w:del w:id="1158" w:author="Cernigliaro, Giuseppe (IT - Bologna)" w:date="2019-02-07T20:53:00Z">
        <w:r w:rsidR="007F4581" w:rsidRPr="00474CCE" w:rsidDel="004A592B">
          <w:delText>2.4.4</w:delText>
        </w:r>
      </w:del>
      <w:r w:rsidR="00A34DD2" w:rsidRPr="00474CCE">
        <w:fldChar w:fldCharType="end"/>
      </w:r>
      <w:r w:rsidR="007F4581" w:rsidRPr="00474CCE">
        <w:t>.</w:t>
      </w:r>
    </w:p>
    <w:p w14:paraId="0D325562" w14:textId="77777777" w:rsidR="0030689E" w:rsidRPr="00474CCE" w:rsidRDefault="0030689E" w:rsidP="0030689E">
      <w:pPr>
        <w:pStyle w:val="BodyText"/>
      </w:pPr>
      <w:r w:rsidRPr="00474CCE">
        <w:t>Le relazioni tra Documenti e processi sono schematizzate nella tabella che segue.</w:t>
      </w:r>
    </w:p>
    <w:p w14:paraId="5F023DEE" w14:textId="77777777" w:rsidR="0030689E" w:rsidRPr="00474CCE" w:rsidRDefault="0030689E" w:rsidP="0030689E">
      <w:pPr>
        <w:pStyle w:val="BodyText"/>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945"/>
        <w:gridCol w:w="2466"/>
        <w:gridCol w:w="1453"/>
        <w:gridCol w:w="1925"/>
      </w:tblGrid>
      <w:tr w:rsidR="0030689E" w:rsidRPr="00474CCE" w14:paraId="74727F70" w14:textId="77777777" w:rsidTr="00BE3229">
        <w:trPr>
          <w:jc w:val="center"/>
        </w:trPr>
        <w:tc>
          <w:tcPr>
            <w:tcW w:w="2877" w:type="dxa"/>
            <w:vMerge w:val="restart"/>
            <w:tcBorders>
              <w:top w:val="single" w:sz="4" w:space="0" w:color="auto"/>
              <w:right w:val="single" w:sz="4" w:space="0" w:color="auto"/>
            </w:tcBorders>
            <w:shd w:val="clear" w:color="auto" w:fill="D9D9D9" w:themeFill="background1" w:themeFillShade="D9"/>
            <w:vAlign w:val="center"/>
          </w:tcPr>
          <w:p w14:paraId="740ECF8A" w14:textId="77777777" w:rsidR="0030689E" w:rsidRPr="00474CCE" w:rsidRDefault="0030689E" w:rsidP="00BE3229">
            <w:pPr>
              <w:pStyle w:val="BodyText"/>
              <w:spacing w:before="120" w:after="120"/>
              <w:ind w:left="0"/>
              <w:jc w:val="center"/>
              <w:rPr>
                <w:b/>
              </w:rPr>
            </w:pPr>
            <w:r w:rsidRPr="00474CCE">
              <w:rPr>
                <w:b/>
              </w:rPr>
              <w:t>PROCESSO</w:t>
            </w:r>
          </w:p>
        </w:tc>
        <w:tc>
          <w:tcPr>
            <w:tcW w:w="5711" w:type="dxa"/>
            <w:gridSpan w:val="3"/>
            <w:tcBorders>
              <w:top w:val="single" w:sz="4" w:space="0" w:color="auto"/>
              <w:bottom w:val="nil"/>
            </w:tcBorders>
            <w:shd w:val="clear" w:color="auto" w:fill="D9D9D9" w:themeFill="background1" w:themeFillShade="D9"/>
          </w:tcPr>
          <w:p w14:paraId="773CD98A" w14:textId="77777777" w:rsidR="0030689E" w:rsidRPr="00474CCE" w:rsidRDefault="0030689E" w:rsidP="00BE3229">
            <w:pPr>
              <w:pStyle w:val="BodyText"/>
              <w:spacing w:before="120" w:after="120"/>
              <w:ind w:left="0"/>
              <w:jc w:val="center"/>
              <w:rPr>
                <w:b/>
              </w:rPr>
            </w:pPr>
            <w:r w:rsidRPr="00474CCE">
              <w:rPr>
                <w:b/>
              </w:rPr>
              <w:t>TIPO DOCUMENTO</w:t>
            </w:r>
          </w:p>
        </w:tc>
      </w:tr>
      <w:tr w:rsidR="0030689E" w:rsidRPr="00474CCE" w14:paraId="336E440F" w14:textId="77777777" w:rsidTr="00BE3229">
        <w:trPr>
          <w:jc w:val="center"/>
        </w:trPr>
        <w:tc>
          <w:tcPr>
            <w:tcW w:w="2877" w:type="dxa"/>
            <w:vMerge/>
            <w:tcBorders>
              <w:bottom w:val="single" w:sz="4" w:space="0" w:color="auto"/>
              <w:right w:val="single" w:sz="4" w:space="0" w:color="auto"/>
            </w:tcBorders>
            <w:shd w:val="clear" w:color="auto" w:fill="D9D9D9" w:themeFill="background1" w:themeFillShade="D9"/>
            <w:vAlign w:val="center"/>
          </w:tcPr>
          <w:p w14:paraId="678FD2B6" w14:textId="77777777" w:rsidR="0030689E" w:rsidRPr="00474CCE" w:rsidRDefault="0030689E" w:rsidP="00BE3229">
            <w:pPr>
              <w:pStyle w:val="BodyText"/>
              <w:spacing w:before="120" w:after="120"/>
              <w:ind w:left="0"/>
              <w:jc w:val="center"/>
              <w:rPr>
                <w:b/>
              </w:rPr>
            </w:pP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3938708" w14:textId="77777777" w:rsidR="0030689E" w:rsidRPr="00474CCE" w:rsidRDefault="0030689E" w:rsidP="00BE3229">
            <w:pPr>
              <w:pStyle w:val="BodyText"/>
              <w:spacing w:before="120" w:after="120"/>
              <w:ind w:left="-118"/>
              <w:jc w:val="center"/>
              <w:rPr>
                <w:b/>
              </w:rPr>
            </w:pPr>
            <w:r w:rsidRPr="00474CCE">
              <w:rPr>
                <w:b/>
              </w:rPr>
              <w:t>Formato</w:t>
            </w:r>
          </w:p>
        </w:tc>
        <w:tc>
          <w:tcPr>
            <w:tcW w:w="142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DAFFB80" w14:textId="77777777" w:rsidR="0030689E" w:rsidRPr="00474CCE" w:rsidRDefault="0030689E" w:rsidP="00BE3229">
            <w:pPr>
              <w:pStyle w:val="BodyText"/>
              <w:spacing w:before="120" w:after="120"/>
              <w:ind w:left="0"/>
              <w:jc w:val="center"/>
              <w:rPr>
                <w:b/>
              </w:rPr>
            </w:pPr>
            <w:r w:rsidRPr="00474CCE">
              <w:rPr>
                <w:b/>
              </w:rPr>
              <w:t>Note</w:t>
            </w:r>
          </w:p>
        </w:tc>
        <w:tc>
          <w:tcPr>
            <w:tcW w:w="1881" w:type="dxa"/>
            <w:tcBorders>
              <w:top w:val="nil"/>
              <w:left w:val="single" w:sz="4" w:space="0" w:color="auto"/>
              <w:bottom w:val="single" w:sz="4" w:space="0" w:color="auto"/>
            </w:tcBorders>
            <w:shd w:val="clear" w:color="auto" w:fill="D9D9D9" w:themeFill="background1" w:themeFillShade="D9"/>
            <w:vAlign w:val="center"/>
          </w:tcPr>
          <w:p w14:paraId="03501CD2" w14:textId="77777777" w:rsidR="0030689E" w:rsidRPr="00474CCE" w:rsidRDefault="0030689E" w:rsidP="00BE3229">
            <w:pPr>
              <w:pStyle w:val="BodyText"/>
              <w:spacing w:before="120" w:after="120"/>
              <w:ind w:left="0"/>
              <w:jc w:val="center"/>
              <w:rPr>
                <w:b/>
              </w:rPr>
            </w:pPr>
            <w:r w:rsidRPr="00474CCE">
              <w:rPr>
                <w:b/>
              </w:rPr>
              <w:t>Attore che emette il Documento</w:t>
            </w:r>
          </w:p>
        </w:tc>
      </w:tr>
      <w:tr w:rsidR="0030689E" w:rsidRPr="00474CCE" w14:paraId="224DB80C" w14:textId="77777777" w:rsidTr="00BE3229">
        <w:trPr>
          <w:jc w:val="center"/>
        </w:trPr>
        <w:tc>
          <w:tcPr>
            <w:tcW w:w="2877" w:type="dxa"/>
            <w:tcBorders>
              <w:top w:val="single" w:sz="4" w:space="0" w:color="auto"/>
              <w:bottom w:val="single" w:sz="4" w:space="0" w:color="auto"/>
            </w:tcBorders>
            <w:vAlign w:val="center"/>
          </w:tcPr>
          <w:p w14:paraId="2835CDE4" w14:textId="77777777" w:rsidR="0030689E" w:rsidRPr="00474CCE" w:rsidRDefault="0030689E" w:rsidP="00BE3229">
            <w:pPr>
              <w:pStyle w:val="BodyText"/>
              <w:ind w:left="0"/>
              <w:contextualSpacing/>
              <w:jc w:val="left"/>
              <w:rPr>
                <w:b/>
              </w:rPr>
            </w:pPr>
            <w:r w:rsidRPr="00474CCE">
              <w:rPr>
                <w:b/>
              </w:rPr>
              <w:t>Ordinazione semplice</w:t>
            </w:r>
          </w:p>
          <w:p w14:paraId="33287786" w14:textId="77777777" w:rsidR="0030689E" w:rsidRPr="00474CCE" w:rsidRDefault="0030689E" w:rsidP="00BE3229">
            <w:pPr>
              <w:pStyle w:val="BodyText"/>
              <w:ind w:left="0"/>
              <w:contextualSpacing/>
              <w:jc w:val="left"/>
            </w:pPr>
          </w:p>
        </w:tc>
        <w:tc>
          <w:tcPr>
            <w:tcW w:w="2410" w:type="dxa"/>
            <w:tcBorders>
              <w:top w:val="single" w:sz="4" w:space="0" w:color="auto"/>
              <w:bottom w:val="single" w:sz="4" w:space="0" w:color="auto"/>
            </w:tcBorders>
            <w:vAlign w:val="center"/>
          </w:tcPr>
          <w:p w14:paraId="327E2566" w14:textId="77777777" w:rsidR="0030689E" w:rsidRPr="00474CCE" w:rsidRDefault="0030689E" w:rsidP="00BE3229">
            <w:pPr>
              <w:pStyle w:val="BodyText"/>
              <w:ind w:left="8"/>
              <w:contextualSpacing/>
              <w:jc w:val="left"/>
              <w:rPr>
                <w:b/>
              </w:rPr>
            </w:pPr>
            <w:r w:rsidRPr="00474CCE">
              <w:rPr>
                <w:b/>
              </w:rPr>
              <w:t>Ordine</w:t>
            </w:r>
          </w:p>
        </w:tc>
        <w:tc>
          <w:tcPr>
            <w:tcW w:w="1420" w:type="dxa"/>
            <w:tcBorders>
              <w:top w:val="single" w:sz="4" w:space="0" w:color="auto"/>
              <w:bottom w:val="single" w:sz="4" w:space="0" w:color="auto"/>
            </w:tcBorders>
            <w:vAlign w:val="center"/>
          </w:tcPr>
          <w:p w14:paraId="2C6D8C1A" w14:textId="77777777" w:rsidR="0030689E" w:rsidRPr="00474CCE" w:rsidRDefault="0030689E" w:rsidP="00BE3229">
            <w:pPr>
              <w:pStyle w:val="BodyText"/>
              <w:spacing w:before="0"/>
              <w:ind w:left="34"/>
              <w:jc w:val="left"/>
            </w:pPr>
            <w:r w:rsidRPr="00474CCE">
              <w:t>Necessario</w:t>
            </w:r>
          </w:p>
        </w:tc>
        <w:tc>
          <w:tcPr>
            <w:tcW w:w="1881" w:type="dxa"/>
            <w:tcBorders>
              <w:top w:val="single" w:sz="4" w:space="0" w:color="auto"/>
              <w:bottom w:val="single" w:sz="4" w:space="0" w:color="auto"/>
            </w:tcBorders>
            <w:vAlign w:val="center"/>
          </w:tcPr>
          <w:p w14:paraId="01A49751" w14:textId="77777777" w:rsidR="0030689E" w:rsidRPr="00474CCE" w:rsidRDefault="0030689E" w:rsidP="00BE3229">
            <w:pPr>
              <w:pStyle w:val="BodyText"/>
              <w:spacing w:before="0"/>
              <w:ind w:left="34"/>
              <w:jc w:val="left"/>
              <w:rPr>
                <w:b/>
              </w:rPr>
            </w:pPr>
            <w:r w:rsidRPr="00474CCE">
              <w:rPr>
                <w:b/>
              </w:rPr>
              <w:t>Cliente</w:t>
            </w:r>
          </w:p>
        </w:tc>
      </w:tr>
      <w:tr w:rsidR="0030689E" w:rsidRPr="00474CCE" w14:paraId="7E7DD7E8" w14:textId="77777777" w:rsidTr="00BE3229">
        <w:trPr>
          <w:trHeight w:val="1006"/>
          <w:jc w:val="center"/>
        </w:trPr>
        <w:tc>
          <w:tcPr>
            <w:tcW w:w="2877" w:type="dxa"/>
            <w:tcBorders>
              <w:top w:val="single" w:sz="4" w:space="0" w:color="auto"/>
            </w:tcBorders>
            <w:vAlign w:val="center"/>
          </w:tcPr>
          <w:p w14:paraId="1A9A71FD" w14:textId="77777777" w:rsidR="0030689E" w:rsidRPr="00474CCE" w:rsidRDefault="0030689E" w:rsidP="00BE3229">
            <w:pPr>
              <w:pStyle w:val="BodyText"/>
              <w:ind w:left="0"/>
              <w:contextualSpacing/>
              <w:jc w:val="left"/>
              <w:rPr>
                <w:b/>
              </w:rPr>
            </w:pPr>
            <w:r w:rsidRPr="00474CCE">
              <w:rPr>
                <w:b/>
              </w:rPr>
              <w:t>Ordinazione completa</w:t>
            </w:r>
          </w:p>
          <w:p w14:paraId="3213BCC8" w14:textId="77777777" w:rsidR="0030689E" w:rsidRPr="00474CCE" w:rsidRDefault="0030689E" w:rsidP="00BE3229">
            <w:pPr>
              <w:pStyle w:val="BodyText"/>
              <w:ind w:left="0"/>
              <w:contextualSpacing/>
              <w:jc w:val="left"/>
            </w:pPr>
          </w:p>
        </w:tc>
        <w:tc>
          <w:tcPr>
            <w:tcW w:w="2410" w:type="dxa"/>
            <w:tcBorders>
              <w:top w:val="single" w:sz="4" w:space="0" w:color="auto"/>
            </w:tcBorders>
            <w:vAlign w:val="center"/>
          </w:tcPr>
          <w:p w14:paraId="3A3E19E3" w14:textId="77777777" w:rsidR="0030689E" w:rsidRPr="00474CCE" w:rsidRDefault="0030689E" w:rsidP="00BE3229">
            <w:pPr>
              <w:pStyle w:val="BodyText"/>
              <w:spacing w:before="120"/>
              <w:ind w:left="6"/>
              <w:jc w:val="left"/>
              <w:rPr>
                <w:b/>
              </w:rPr>
            </w:pPr>
            <w:r w:rsidRPr="00474CCE">
              <w:rPr>
                <w:b/>
              </w:rPr>
              <w:t>Ordine</w:t>
            </w:r>
          </w:p>
          <w:p w14:paraId="7B73F7C2" w14:textId="77777777" w:rsidR="0030689E" w:rsidRPr="00474CCE" w:rsidRDefault="0030689E" w:rsidP="00BE3229">
            <w:pPr>
              <w:pStyle w:val="BodyText"/>
              <w:spacing w:before="0"/>
              <w:ind w:left="6"/>
              <w:jc w:val="left"/>
              <w:rPr>
                <w:b/>
              </w:rPr>
            </w:pPr>
            <w:r w:rsidRPr="00474CCE">
              <w:rPr>
                <w:b/>
              </w:rPr>
              <w:t>Risposta</w:t>
            </w:r>
          </w:p>
          <w:p w14:paraId="2AF4D15A" w14:textId="77777777" w:rsidR="0030689E" w:rsidRPr="00474CCE" w:rsidRDefault="006113A1" w:rsidP="00BE3229">
            <w:pPr>
              <w:pStyle w:val="BodyText"/>
              <w:spacing w:before="0" w:after="120"/>
              <w:ind w:left="6"/>
              <w:jc w:val="left"/>
              <w:rPr>
                <w:b/>
              </w:rPr>
            </w:pPr>
            <w:r w:rsidRPr="00474CCE">
              <w:rPr>
                <w:b/>
              </w:rPr>
              <w:t>Ordine di riscontro</w:t>
            </w:r>
          </w:p>
        </w:tc>
        <w:tc>
          <w:tcPr>
            <w:tcW w:w="1420" w:type="dxa"/>
            <w:tcBorders>
              <w:top w:val="single" w:sz="4" w:space="0" w:color="auto"/>
            </w:tcBorders>
          </w:tcPr>
          <w:p w14:paraId="0D10378D" w14:textId="77777777" w:rsidR="0030689E" w:rsidRPr="00474CCE" w:rsidRDefault="0030689E" w:rsidP="00BE3229">
            <w:pPr>
              <w:pStyle w:val="BodyText"/>
              <w:spacing w:before="120"/>
              <w:ind w:left="34"/>
              <w:jc w:val="left"/>
            </w:pPr>
            <w:r w:rsidRPr="00474CCE">
              <w:t>Necessario</w:t>
            </w:r>
          </w:p>
          <w:p w14:paraId="422FC522" w14:textId="77777777" w:rsidR="0030689E" w:rsidRPr="00474CCE" w:rsidRDefault="0030689E" w:rsidP="00BE3229">
            <w:pPr>
              <w:pStyle w:val="BodyText"/>
              <w:spacing w:before="0"/>
              <w:ind w:left="34"/>
              <w:jc w:val="left"/>
            </w:pPr>
            <w:r w:rsidRPr="00474CCE">
              <w:t>Eventuale</w:t>
            </w:r>
          </w:p>
          <w:p w14:paraId="3DAA89EF" w14:textId="77777777" w:rsidR="0030689E" w:rsidRPr="00474CCE" w:rsidRDefault="0030689E" w:rsidP="00BE3229">
            <w:pPr>
              <w:pStyle w:val="BodyText"/>
              <w:spacing w:before="0" w:after="120"/>
              <w:ind w:left="34"/>
              <w:jc w:val="left"/>
            </w:pPr>
            <w:r w:rsidRPr="00474CCE">
              <w:t>Eventuale</w:t>
            </w:r>
          </w:p>
        </w:tc>
        <w:tc>
          <w:tcPr>
            <w:tcW w:w="1881" w:type="dxa"/>
            <w:tcBorders>
              <w:top w:val="single" w:sz="4" w:space="0" w:color="auto"/>
            </w:tcBorders>
          </w:tcPr>
          <w:p w14:paraId="527A74D5" w14:textId="77777777" w:rsidR="0030689E" w:rsidRPr="00474CCE" w:rsidRDefault="0030689E" w:rsidP="00BE3229">
            <w:pPr>
              <w:pStyle w:val="BodyText"/>
              <w:spacing w:before="120"/>
              <w:ind w:left="34"/>
              <w:jc w:val="left"/>
              <w:rPr>
                <w:b/>
              </w:rPr>
            </w:pPr>
            <w:r w:rsidRPr="00474CCE">
              <w:rPr>
                <w:b/>
              </w:rPr>
              <w:t>Cliente</w:t>
            </w:r>
          </w:p>
          <w:p w14:paraId="3EE0F582" w14:textId="77777777" w:rsidR="0030689E" w:rsidRPr="00474CCE" w:rsidRDefault="0030689E" w:rsidP="00BE3229">
            <w:pPr>
              <w:pStyle w:val="BodyText"/>
              <w:spacing w:before="0"/>
              <w:ind w:left="34"/>
              <w:jc w:val="left"/>
              <w:rPr>
                <w:b/>
              </w:rPr>
            </w:pPr>
            <w:r w:rsidRPr="00474CCE">
              <w:rPr>
                <w:b/>
              </w:rPr>
              <w:t>Fornitore</w:t>
            </w:r>
          </w:p>
          <w:p w14:paraId="573745CE" w14:textId="77777777" w:rsidR="0030689E" w:rsidRPr="00474CCE" w:rsidRDefault="0030689E" w:rsidP="00BE3229">
            <w:pPr>
              <w:pStyle w:val="BodyText"/>
              <w:spacing w:before="120" w:after="120"/>
              <w:ind w:left="34"/>
              <w:contextualSpacing/>
              <w:jc w:val="left"/>
              <w:rPr>
                <w:b/>
              </w:rPr>
            </w:pPr>
            <w:r w:rsidRPr="00474CCE">
              <w:rPr>
                <w:b/>
              </w:rPr>
              <w:t>Cliente</w:t>
            </w:r>
          </w:p>
        </w:tc>
      </w:tr>
      <w:tr w:rsidR="0030689E" w:rsidRPr="00474CCE" w14:paraId="2F99487A" w14:textId="77777777" w:rsidTr="00BE3229">
        <w:trPr>
          <w:trHeight w:val="728"/>
          <w:jc w:val="center"/>
        </w:trPr>
        <w:tc>
          <w:tcPr>
            <w:tcW w:w="2877" w:type="dxa"/>
            <w:tcBorders>
              <w:top w:val="single" w:sz="4" w:space="0" w:color="auto"/>
            </w:tcBorders>
            <w:vAlign w:val="center"/>
          </w:tcPr>
          <w:p w14:paraId="3CD0EAF3" w14:textId="77777777" w:rsidR="0030689E" w:rsidRPr="00474CCE" w:rsidRDefault="0030689E" w:rsidP="00BE3229">
            <w:pPr>
              <w:pStyle w:val="BodyText"/>
              <w:ind w:left="0"/>
              <w:jc w:val="left"/>
              <w:rPr>
                <w:b/>
              </w:rPr>
            </w:pPr>
            <w:r w:rsidRPr="00474CCE">
              <w:rPr>
                <w:b/>
              </w:rPr>
              <w:t>Ordinazione pre-concordata</w:t>
            </w:r>
          </w:p>
          <w:p w14:paraId="35D235EF" w14:textId="77777777" w:rsidR="0030689E" w:rsidRPr="00474CCE" w:rsidRDefault="0030689E" w:rsidP="00BE3229">
            <w:pPr>
              <w:pStyle w:val="BodyText"/>
              <w:ind w:left="0"/>
              <w:contextualSpacing/>
              <w:jc w:val="left"/>
            </w:pPr>
            <w:r w:rsidRPr="00474CCE">
              <w:t xml:space="preserve"> </w:t>
            </w:r>
          </w:p>
        </w:tc>
        <w:tc>
          <w:tcPr>
            <w:tcW w:w="2410" w:type="dxa"/>
            <w:tcBorders>
              <w:top w:val="single" w:sz="4" w:space="0" w:color="auto"/>
            </w:tcBorders>
            <w:vAlign w:val="center"/>
          </w:tcPr>
          <w:p w14:paraId="5C6BDA81" w14:textId="77777777" w:rsidR="0030689E" w:rsidRPr="00474CCE" w:rsidRDefault="0030689E" w:rsidP="00BE3229">
            <w:pPr>
              <w:pStyle w:val="BodyText"/>
              <w:spacing w:before="120"/>
              <w:ind w:left="8"/>
              <w:jc w:val="left"/>
              <w:rPr>
                <w:b/>
              </w:rPr>
            </w:pPr>
            <w:r w:rsidRPr="00474CCE">
              <w:rPr>
                <w:b/>
              </w:rPr>
              <w:t>Ordine pre-concordato</w:t>
            </w:r>
          </w:p>
          <w:p w14:paraId="30AA680C" w14:textId="77777777" w:rsidR="0030689E" w:rsidRPr="00474CCE" w:rsidRDefault="006113A1" w:rsidP="00BE3229">
            <w:pPr>
              <w:pStyle w:val="BodyText"/>
              <w:spacing w:before="0" w:after="120"/>
              <w:ind w:left="8"/>
              <w:jc w:val="left"/>
              <w:rPr>
                <w:b/>
              </w:rPr>
            </w:pPr>
            <w:r w:rsidRPr="00474CCE">
              <w:rPr>
                <w:b/>
              </w:rPr>
              <w:t>Ordine di riscontro</w:t>
            </w:r>
          </w:p>
        </w:tc>
        <w:tc>
          <w:tcPr>
            <w:tcW w:w="1420" w:type="dxa"/>
            <w:tcBorders>
              <w:top w:val="single" w:sz="4" w:space="0" w:color="auto"/>
            </w:tcBorders>
          </w:tcPr>
          <w:p w14:paraId="14665E64" w14:textId="77777777" w:rsidR="0030689E" w:rsidRPr="00474CCE" w:rsidRDefault="0030689E" w:rsidP="00BE3229">
            <w:pPr>
              <w:pStyle w:val="BodyText"/>
              <w:spacing w:before="120"/>
              <w:ind w:left="34"/>
              <w:jc w:val="left"/>
            </w:pPr>
            <w:r w:rsidRPr="00474CCE">
              <w:t>Necessario</w:t>
            </w:r>
          </w:p>
          <w:p w14:paraId="363FE77D" w14:textId="77777777" w:rsidR="0030689E" w:rsidRPr="00474CCE" w:rsidRDefault="0030689E" w:rsidP="00BE3229">
            <w:pPr>
              <w:pStyle w:val="BodyText"/>
              <w:spacing w:before="0" w:after="120"/>
              <w:ind w:left="34"/>
              <w:jc w:val="left"/>
            </w:pPr>
            <w:r w:rsidRPr="00474CCE">
              <w:t>Eventuale</w:t>
            </w:r>
          </w:p>
        </w:tc>
        <w:tc>
          <w:tcPr>
            <w:tcW w:w="1881" w:type="dxa"/>
            <w:tcBorders>
              <w:top w:val="single" w:sz="4" w:space="0" w:color="auto"/>
            </w:tcBorders>
          </w:tcPr>
          <w:p w14:paraId="4CA072FD" w14:textId="77777777" w:rsidR="0030689E" w:rsidRPr="00474CCE" w:rsidRDefault="0030689E" w:rsidP="00BE3229">
            <w:pPr>
              <w:pStyle w:val="BodyText"/>
              <w:spacing w:before="120"/>
              <w:ind w:left="34"/>
              <w:jc w:val="left"/>
              <w:rPr>
                <w:b/>
              </w:rPr>
            </w:pPr>
            <w:r w:rsidRPr="00474CCE">
              <w:rPr>
                <w:b/>
              </w:rPr>
              <w:t>Fornitore</w:t>
            </w:r>
          </w:p>
          <w:p w14:paraId="42681FD0" w14:textId="77777777" w:rsidR="0030689E" w:rsidRPr="00474CCE" w:rsidRDefault="0030689E" w:rsidP="00BE3229">
            <w:pPr>
              <w:pStyle w:val="BodyText"/>
              <w:keepNext/>
              <w:spacing w:before="0" w:after="120"/>
              <w:ind w:left="34"/>
              <w:jc w:val="left"/>
              <w:rPr>
                <w:b/>
              </w:rPr>
            </w:pPr>
            <w:r w:rsidRPr="00474CCE">
              <w:rPr>
                <w:b/>
              </w:rPr>
              <w:t>Cliente</w:t>
            </w:r>
          </w:p>
        </w:tc>
      </w:tr>
    </w:tbl>
    <w:p w14:paraId="267E48F6" w14:textId="77777777" w:rsidR="0030689E" w:rsidRPr="00474CCE" w:rsidRDefault="0030689E" w:rsidP="0030689E">
      <w:pPr>
        <w:pStyle w:val="Caption"/>
        <w:rPr>
          <w:rFonts w:ascii="Frutiger LT 45 Light" w:hAnsi="Frutiger LT 45 Light"/>
        </w:rPr>
      </w:pPr>
      <w:r w:rsidRPr="00474CCE">
        <w:rPr>
          <w:rFonts w:ascii="Frutiger LT 45 Light" w:hAnsi="Frutiger LT 45 Light"/>
        </w:rPr>
        <w:t>Relazioni tra processi e Documenti</w:t>
      </w:r>
    </w:p>
    <w:p w14:paraId="55C1DAA2" w14:textId="77777777" w:rsidR="007F4581" w:rsidRPr="00474CCE" w:rsidRDefault="007F4581">
      <w:pPr>
        <w:rPr>
          <w:rFonts w:ascii="Frutiger LT 45 Light" w:eastAsia="Times New Roman" w:hAnsi="Frutiger LT 45 Light" w:cs="Times New Roman"/>
        </w:rPr>
      </w:pPr>
      <w:r w:rsidRPr="00474CCE">
        <w:br w:type="page"/>
      </w:r>
    </w:p>
    <w:p w14:paraId="08ED6DD1" w14:textId="77777777" w:rsidR="007E618A" w:rsidRPr="00856C64" w:rsidRDefault="007E618A" w:rsidP="00474800">
      <w:pPr>
        <w:pStyle w:val="Heading3"/>
        <w:numPr>
          <w:ilvl w:val="3"/>
          <w:numId w:val="1"/>
        </w:numPr>
      </w:pPr>
      <w:bookmarkStart w:id="1159" w:name="_Toc533065787"/>
      <w:bookmarkStart w:id="1160" w:name="_Ref533772761"/>
      <w:bookmarkStart w:id="1161" w:name="_Toc465270"/>
      <w:bookmarkEnd w:id="1131"/>
      <w:r w:rsidRPr="00856C64">
        <w:lastRenderedPageBreak/>
        <w:t xml:space="preserve">Relazione con </w:t>
      </w:r>
      <w:r w:rsidR="00474800" w:rsidRPr="00856C64">
        <w:t>lo</w:t>
      </w:r>
      <w:r w:rsidRPr="00856C64">
        <w:t xml:space="preserve"> standard PEPPOL</w:t>
      </w:r>
      <w:bookmarkEnd w:id="1159"/>
      <w:bookmarkEnd w:id="1160"/>
      <w:bookmarkEnd w:id="1161"/>
    </w:p>
    <w:p w14:paraId="179AB329" w14:textId="53C9180D" w:rsidR="007E618A" w:rsidRPr="00856C64" w:rsidRDefault="007E618A" w:rsidP="007E618A">
      <w:pPr>
        <w:pStyle w:val="BodyText"/>
      </w:pPr>
      <w:r w:rsidRPr="00856C64">
        <w:t xml:space="preserve">Con riferimento all’ordinazione di acquisto di beni e servizi, lo standard </w:t>
      </w:r>
      <w:r w:rsidR="004A592B">
        <w:rPr>
          <w:rStyle w:val="Hyperlink"/>
        </w:rPr>
        <w:fldChar w:fldCharType="begin"/>
      </w:r>
      <w:r w:rsidR="004A592B">
        <w:rPr>
          <w:rStyle w:val="Hyperlink"/>
        </w:rPr>
        <w:instrText xml:space="preserve"> HYPERLINK "http://docs.peppol.eu/poacc/upgrade-3/" </w:instrText>
      </w:r>
      <w:ins w:id="1162" w:author="Cernigliaro, Giuseppe (IT - Bologna)" w:date="2019-02-07T20:53:00Z">
        <w:r w:rsidR="004A592B">
          <w:rPr>
            <w:rStyle w:val="Hyperlink"/>
          </w:rPr>
        </w:r>
      </w:ins>
      <w:r w:rsidR="004A592B">
        <w:rPr>
          <w:rStyle w:val="Hyperlink"/>
        </w:rPr>
        <w:fldChar w:fldCharType="separate"/>
      </w:r>
      <w:r w:rsidRPr="00856C64">
        <w:rPr>
          <w:rStyle w:val="Hyperlink"/>
        </w:rPr>
        <w:t>PEPPOL BIS versione 3.0</w:t>
      </w:r>
      <w:r w:rsidR="004A592B">
        <w:rPr>
          <w:rStyle w:val="Hyperlink"/>
        </w:rPr>
        <w:fldChar w:fldCharType="end"/>
      </w:r>
      <w:r w:rsidRPr="00856C64">
        <w:t xml:space="preserve"> definisce tre tipi di documento:</w:t>
      </w:r>
    </w:p>
    <w:p w14:paraId="24D7E345" w14:textId="64AC8888" w:rsidR="007E618A" w:rsidRPr="00856C64" w:rsidRDefault="004A592B" w:rsidP="007E618A">
      <w:pPr>
        <w:pStyle w:val="Trattino"/>
        <w:numPr>
          <w:ilvl w:val="0"/>
          <w:numId w:val="8"/>
        </w:numPr>
        <w:ind w:left="1157" w:hanging="357"/>
      </w:pPr>
      <w:r>
        <w:rPr>
          <w:rStyle w:val="Hyperlink"/>
        </w:rPr>
        <w:fldChar w:fldCharType="begin"/>
      </w:r>
      <w:r>
        <w:rPr>
          <w:rStyle w:val="Hyperlink"/>
        </w:rPr>
        <w:instrText xml:space="preserve"> HYPERLINK "http://docs.peppol.eu/poacc/upgrade-3/syntax/Order/tree/" </w:instrText>
      </w:r>
      <w:ins w:id="1163" w:author="Cernigliaro, Giuseppe (IT - Bologna)" w:date="2019-02-07T20:53:00Z">
        <w:r>
          <w:rPr>
            <w:rStyle w:val="Hyperlink"/>
          </w:rPr>
        </w:r>
      </w:ins>
      <w:r>
        <w:rPr>
          <w:rStyle w:val="Hyperlink"/>
        </w:rPr>
        <w:fldChar w:fldCharType="separate"/>
      </w:r>
      <w:r w:rsidR="007E618A" w:rsidRPr="00856C64">
        <w:rPr>
          <w:rStyle w:val="Hyperlink"/>
        </w:rPr>
        <w:t>Order transaction</w:t>
      </w:r>
      <w:r>
        <w:rPr>
          <w:rStyle w:val="Hyperlink"/>
        </w:rPr>
        <w:fldChar w:fldCharType="end"/>
      </w:r>
      <w:r w:rsidR="00FE7434" w:rsidRPr="00856C64">
        <w:rPr>
          <w:rStyle w:val="Hyperlink"/>
        </w:rPr>
        <w:t xml:space="preserve"> 3.0</w:t>
      </w:r>
      <w:r w:rsidR="007E618A" w:rsidRPr="00856C64">
        <w:t>;</w:t>
      </w:r>
    </w:p>
    <w:p w14:paraId="09368A76" w14:textId="49FEB321" w:rsidR="007E618A" w:rsidRPr="00856C64" w:rsidRDefault="004A592B" w:rsidP="007E618A">
      <w:pPr>
        <w:pStyle w:val="Trattino"/>
        <w:numPr>
          <w:ilvl w:val="0"/>
          <w:numId w:val="8"/>
        </w:numPr>
        <w:ind w:left="1157" w:hanging="357"/>
      </w:pPr>
      <w:r>
        <w:rPr>
          <w:rStyle w:val="Hyperlink"/>
        </w:rPr>
        <w:fldChar w:fldCharType="begin"/>
      </w:r>
      <w:r>
        <w:rPr>
          <w:rStyle w:val="Hyperlink"/>
        </w:rPr>
        <w:instrText xml:space="preserve"> HYPERLINK "http://docs.peppol.eu/poacc/upgrade-3/syntax/OrderResponse/tree/" </w:instrText>
      </w:r>
      <w:ins w:id="1164" w:author="Cernigliaro, Giuseppe (IT - Bologna)" w:date="2019-02-07T20:53:00Z">
        <w:r>
          <w:rPr>
            <w:rStyle w:val="Hyperlink"/>
          </w:rPr>
        </w:r>
      </w:ins>
      <w:r>
        <w:rPr>
          <w:rStyle w:val="Hyperlink"/>
        </w:rPr>
        <w:fldChar w:fldCharType="separate"/>
      </w:r>
      <w:r w:rsidR="007E618A" w:rsidRPr="00856C64">
        <w:rPr>
          <w:rStyle w:val="Hyperlink"/>
        </w:rPr>
        <w:t>Order Response transaction</w:t>
      </w:r>
      <w:r>
        <w:rPr>
          <w:rStyle w:val="Hyperlink"/>
        </w:rPr>
        <w:fldChar w:fldCharType="end"/>
      </w:r>
      <w:r w:rsidR="00FE7434" w:rsidRPr="00856C64">
        <w:rPr>
          <w:rStyle w:val="Hyperlink"/>
        </w:rPr>
        <w:t xml:space="preserve"> 3.0</w:t>
      </w:r>
      <w:r w:rsidR="007E618A" w:rsidRPr="00856C64">
        <w:t>;</w:t>
      </w:r>
    </w:p>
    <w:p w14:paraId="0C6A93C8" w14:textId="4B2ADE24" w:rsidR="007E618A" w:rsidRPr="00856C64" w:rsidRDefault="004A592B" w:rsidP="007E618A">
      <w:pPr>
        <w:pStyle w:val="Trattino"/>
        <w:numPr>
          <w:ilvl w:val="0"/>
          <w:numId w:val="8"/>
        </w:numPr>
        <w:ind w:left="1157" w:hanging="357"/>
      </w:pPr>
      <w:r>
        <w:rPr>
          <w:rStyle w:val="Hyperlink"/>
        </w:rPr>
        <w:fldChar w:fldCharType="begin"/>
      </w:r>
      <w:r>
        <w:rPr>
          <w:rStyle w:val="Hyperlink"/>
        </w:rPr>
        <w:instrText xml:space="preserve"> HYPERLINK "http://docs.peppol.eu/poacc/upgrade-3/syntax/OrderAgreement/tree/" </w:instrText>
      </w:r>
      <w:ins w:id="1165" w:author="Cernigliaro, Giuseppe (IT - Bologna)" w:date="2019-02-07T20:53:00Z">
        <w:r>
          <w:rPr>
            <w:rStyle w:val="Hyperlink"/>
          </w:rPr>
        </w:r>
      </w:ins>
      <w:r>
        <w:rPr>
          <w:rStyle w:val="Hyperlink"/>
        </w:rPr>
        <w:fldChar w:fldCharType="separate"/>
      </w:r>
      <w:r w:rsidR="007E618A" w:rsidRPr="00856C64">
        <w:rPr>
          <w:rStyle w:val="Hyperlink"/>
        </w:rPr>
        <w:t>Order Agreement transaction</w:t>
      </w:r>
      <w:r>
        <w:rPr>
          <w:rStyle w:val="Hyperlink"/>
        </w:rPr>
        <w:fldChar w:fldCharType="end"/>
      </w:r>
      <w:r w:rsidR="00FE7434" w:rsidRPr="00856C64">
        <w:rPr>
          <w:rStyle w:val="Hyperlink"/>
        </w:rPr>
        <w:t xml:space="preserve"> 3.0</w:t>
      </w:r>
      <w:r w:rsidR="007E618A" w:rsidRPr="00856C64">
        <w:t>;</w:t>
      </w:r>
    </w:p>
    <w:p w14:paraId="6FB41AFF" w14:textId="77777777" w:rsidR="007E618A" w:rsidRPr="00856C64" w:rsidRDefault="007E618A" w:rsidP="007E618A">
      <w:pPr>
        <w:pStyle w:val="Trattino"/>
        <w:ind w:left="800"/>
      </w:pPr>
      <w:r w:rsidRPr="00856C64">
        <w:t>e tre processi (denominati profili):</w:t>
      </w:r>
    </w:p>
    <w:p w14:paraId="6B7CA371" w14:textId="4698ED29" w:rsidR="007E618A" w:rsidRPr="00856C64" w:rsidRDefault="004A592B" w:rsidP="007E618A">
      <w:pPr>
        <w:pStyle w:val="Trattino"/>
        <w:numPr>
          <w:ilvl w:val="0"/>
          <w:numId w:val="8"/>
        </w:numPr>
        <w:ind w:left="1157" w:hanging="357"/>
      </w:pPr>
      <w:r>
        <w:rPr>
          <w:rStyle w:val="Hyperlink"/>
        </w:rPr>
        <w:fldChar w:fldCharType="begin"/>
      </w:r>
      <w:r>
        <w:rPr>
          <w:rStyle w:val="Hyperlink"/>
        </w:rPr>
        <w:instrText xml:space="preserve"> HYPERLINK "http://docs.peppol.eu/poacc/upgrade-3/profiles/3-order-only/" </w:instrText>
      </w:r>
      <w:ins w:id="1166" w:author="Cernigliaro, Giuseppe (IT - Bologna)" w:date="2019-02-07T20:53:00Z">
        <w:r>
          <w:rPr>
            <w:rStyle w:val="Hyperlink"/>
          </w:rPr>
        </w:r>
      </w:ins>
      <w:r>
        <w:rPr>
          <w:rStyle w:val="Hyperlink"/>
        </w:rPr>
        <w:fldChar w:fldCharType="separate"/>
      </w:r>
      <w:r w:rsidR="007E618A" w:rsidRPr="00856C64">
        <w:rPr>
          <w:rStyle w:val="Hyperlink"/>
        </w:rPr>
        <w:t>BIS Order only</w:t>
      </w:r>
      <w:r>
        <w:rPr>
          <w:rStyle w:val="Hyperlink"/>
        </w:rPr>
        <w:fldChar w:fldCharType="end"/>
      </w:r>
      <w:r w:rsidR="00FE7434" w:rsidRPr="00856C64">
        <w:rPr>
          <w:rStyle w:val="Hyperlink"/>
        </w:rPr>
        <w:t xml:space="preserve"> 3.0</w:t>
      </w:r>
      <w:r w:rsidR="007E618A" w:rsidRPr="00856C64">
        <w:t>;</w:t>
      </w:r>
    </w:p>
    <w:p w14:paraId="27971B2A" w14:textId="73CF0ED0" w:rsidR="007E618A" w:rsidRPr="00856C64" w:rsidRDefault="004A592B" w:rsidP="007E618A">
      <w:pPr>
        <w:pStyle w:val="Trattino"/>
        <w:numPr>
          <w:ilvl w:val="0"/>
          <w:numId w:val="8"/>
        </w:numPr>
        <w:ind w:left="1157" w:hanging="357"/>
      </w:pPr>
      <w:r>
        <w:rPr>
          <w:rStyle w:val="Hyperlink"/>
        </w:rPr>
        <w:fldChar w:fldCharType="begin"/>
      </w:r>
      <w:r>
        <w:rPr>
          <w:rStyle w:val="Hyperlink"/>
        </w:rPr>
        <w:instrText xml:space="preserve"> HYPERLINK "http://docs.peppol.eu/poacc/upgrade-3/profiles/28-ordering/" </w:instrText>
      </w:r>
      <w:ins w:id="1167" w:author="Cernigliaro, Giuseppe (IT - Bologna)" w:date="2019-02-07T20:53:00Z">
        <w:r>
          <w:rPr>
            <w:rStyle w:val="Hyperlink"/>
          </w:rPr>
        </w:r>
      </w:ins>
      <w:r>
        <w:rPr>
          <w:rStyle w:val="Hyperlink"/>
        </w:rPr>
        <w:fldChar w:fldCharType="separate"/>
      </w:r>
      <w:r w:rsidR="007E618A" w:rsidRPr="00856C64">
        <w:rPr>
          <w:rStyle w:val="Hyperlink"/>
        </w:rPr>
        <w:t>BIS Ordering</w:t>
      </w:r>
      <w:r>
        <w:rPr>
          <w:rStyle w:val="Hyperlink"/>
        </w:rPr>
        <w:fldChar w:fldCharType="end"/>
      </w:r>
      <w:r w:rsidR="00FE7434" w:rsidRPr="00856C64">
        <w:rPr>
          <w:rStyle w:val="Hyperlink"/>
        </w:rPr>
        <w:t xml:space="preserve"> 3.0</w:t>
      </w:r>
      <w:r w:rsidR="007E618A" w:rsidRPr="00856C64">
        <w:t>;</w:t>
      </w:r>
    </w:p>
    <w:p w14:paraId="6AF9F07F" w14:textId="6978485B" w:rsidR="007E618A" w:rsidRPr="00856C64" w:rsidRDefault="004A592B" w:rsidP="007E618A">
      <w:pPr>
        <w:pStyle w:val="Trattino"/>
        <w:numPr>
          <w:ilvl w:val="0"/>
          <w:numId w:val="8"/>
        </w:numPr>
        <w:ind w:left="1157" w:hanging="357"/>
      </w:pPr>
      <w:r>
        <w:rPr>
          <w:rStyle w:val="Hyperlink"/>
        </w:rPr>
        <w:fldChar w:fldCharType="begin"/>
      </w:r>
      <w:r>
        <w:rPr>
          <w:rStyle w:val="Hyperlink"/>
        </w:rPr>
        <w:instrText xml:space="preserve"> HYPERLINK "http://docs.peppol.eu/poacc/upgrade-3/profiles/42-orderagreement/" </w:instrText>
      </w:r>
      <w:ins w:id="1168" w:author="Cernigliaro, Giuseppe (IT - Bologna)" w:date="2019-02-07T20:53:00Z">
        <w:r>
          <w:rPr>
            <w:rStyle w:val="Hyperlink"/>
          </w:rPr>
        </w:r>
      </w:ins>
      <w:r>
        <w:rPr>
          <w:rStyle w:val="Hyperlink"/>
        </w:rPr>
        <w:fldChar w:fldCharType="separate"/>
      </w:r>
      <w:r w:rsidR="007E618A" w:rsidRPr="00856C64">
        <w:rPr>
          <w:rStyle w:val="Hyperlink"/>
        </w:rPr>
        <w:t>BIS Order Agreement</w:t>
      </w:r>
      <w:r>
        <w:rPr>
          <w:rStyle w:val="Hyperlink"/>
        </w:rPr>
        <w:fldChar w:fldCharType="end"/>
      </w:r>
      <w:r w:rsidR="00FE7434" w:rsidRPr="00856C64">
        <w:rPr>
          <w:rStyle w:val="Hyperlink"/>
        </w:rPr>
        <w:t xml:space="preserve"> 3.0</w:t>
      </w:r>
      <w:r w:rsidR="007E618A" w:rsidRPr="00856C64">
        <w:t>.</w:t>
      </w:r>
    </w:p>
    <w:p w14:paraId="118C3AF7" w14:textId="77777777" w:rsidR="007E618A" w:rsidRPr="00856C64" w:rsidRDefault="007E618A" w:rsidP="007E618A">
      <w:pPr>
        <w:pStyle w:val="BodyText"/>
        <w:ind w:left="800"/>
      </w:pPr>
      <w:r w:rsidRPr="00856C64">
        <w:t>Lo standard PEPPOL non contempla un documento corrispondente all’O</w:t>
      </w:r>
      <w:r w:rsidR="00E741EC" w:rsidRPr="00856C64">
        <w:t>r</w:t>
      </w:r>
      <w:r w:rsidRPr="00856C64">
        <w:t xml:space="preserve">dine di </w:t>
      </w:r>
      <w:r w:rsidR="00E741EC" w:rsidRPr="00856C64">
        <w:t>riscontro</w:t>
      </w:r>
      <w:r w:rsidRPr="00856C64">
        <w:t xml:space="preserve">, in quanto i processi (profili) </w:t>
      </w:r>
      <w:r w:rsidR="00FE7434" w:rsidRPr="00856C64">
        <w:t>Ordering</w:t>
      </w:r>
      <w:r w:rsidRPr="00856C64">
        <w:t xml:space="preserve"> e </w:t>
      </w:r>
      <w:r w:rsidR="00FE7434" w:rsidRPr="00856C64">
        <w:t>Order Agreement</w:t>
      </w:r>
      <w:r w:rsidRPr="00856C64">
        <w:t xml:space="preserve"> non prevedono che il Cliente possa </w:t>
      </w:r>
      <w:r w:rsidR="001268DB" w:rsidRPr="00856C64">
        <w:t xml:space="preserve">nuovamente intervenire nel processo dopo che il Fornitore ha inviato </w:t>
      </w:r>
      <w:r w:rsidRPr="00856C64">
        <w:t>la Risposta (Order Response) o l’Ordine pre-concordato (Order Agreement).</w:t>
      </w:r>
    </w:p>
    <w:p w14:paraId="4BBECEE6" w14:textId="4771E17B" w:rsidR="007E618A" w:rsidRPr="00856C64" w:rsidRDefault="007E618A" w:rsidP="007E618A">
      <w:pPr>
        <w:pStyle w:val="BodyText"/>
        <w:ind w:left="800"/>
      </w:pPr>
      <w:r w:rsidRPr="00856C64">
        <w:t>Per supplire a tale mancanza NSO utilizza il for</w:t>
      </w:r>
      <w:r w:rsidR="00057E10" w:rsidRPr="00856C64">
        <w:t>mato “Order transaction”, oltre che per l’Ordine,</w:t>
      </w:r>
      <w:r w:rsidRPr="00856C64">
        <w:t xml:space="preserve"> anche </w:t>
      </w:r>
      <w:r w:rsidR="00FE7434" w:rsidRPr="00856C64">
        <w:t>per l’</w:t>
      </w:r>
      <w:r w:rsidR="006113A1" w:rsidRPr="00856C64">
        <w:t>Ordine di riscontro</w:t>
      </w:r>
      <w:del w:id="1169" w:author="Cernigliaro, Giuseppe (IT - Bologna)" w:date="2019-02-07T20:59:00Z">
        <w:r w:rsidR="00FE7434" w:rsidRPr="00856C64" w:rsidDel="00221D19">
          <w:delText xml:space="preserve"> (v. Paragrafo</w:delText>
        </w:r>
        <w:r w:rsidR="00D924AF" w:rsidRPr="00856C64" w:rsidDel="00221D19">
          <w:delText xml:space="preserve"> </w:delText>
        </w:r>
        <w:r w:rsidR="00A34DD2" w:rsidRPr="00856C64" w:rsidDel="00221D19">
          <w:fldChar w:fldCharType="begin"/>
        </w:r>
        <w:r w:rsidR="00FE7434" w:rsidRPr="00856C64" w:rsidDel="00221D19">
          <w:delInstrText xml:space="preserve"> REF _Ref498342619 \r \h </w:delInstrText>
        </w:r>
        <w:r w:rsidR="00264AEF" w:rsidRPr="00856C64" w:rsidDel="00221D19">
          <w:delInstrText xml:space="preserve"> \* MERGEFORMAT </w:delInstrText>
        </w:r>
        <w:r w:rsidR="00A34DD2" w:rsidRPr="00856C64" w:rsidDel="00221D19">
          <w:fldChar w:fldCharType="separate"/>
        </w:r>
      </w:del>
      <w:del w:id="1170" w:author="Cernigliaro, Giuseppe (IT - Bologna)" w:date="2019-02-07T20:53:00Z">
        <w:r w:rsidR="00FE7434" w:rsidRPr="00856C64" w:rsidDel="004A592B">
          <w:delText>2.3.4</w:delText>
        </w:r>
      </w:del>
      <w:del w:id="1171" w:author="Cernigliaro, Giuseppe (IT - Bologna)" w:date="2019-02-07T20:59:00Z">
        <w:r w:rsidR="00A34DD2" w:rsidRPr="00856C64" w:rsidDel="00221D19">
          <w:fldChar w:fldCharType="end"/>
        </w:r>
        <w:r w:rsidR="00FE7434" w:rsidRPr="00856C64" w:rsidDel="00221D19">
          <w:delText>)</w:delText>
        </w:r>
      </w:del>
      <w:r w:rsidRPr="00856C64">
        <w:t>.</w:t>
      </w:r>
    </w:p>
    <w:p w14:paraId="72143E18" w14:textId="77777777" w:rsidR="007E618A" w:rsidRPr="00856C64" w:rsidRDefault="007E618A" w:rsidP="007E618A">
      <w:pPr>
        <w:pStyle w:val="BodyText"/>
      </w:pPr>
      <w:r w:rsidRPr="00856C64">
        <w:t>La tabella che segue mostra la corrispondenza tra i Documenti e i processi di NSO e i corrispondenti di PEPPOL.</w:t>
      </w:r>
    </w:p>
    <w:p w14:paraId="0D9F182E" w14:textId="77777777" w:rsidR="007E618A" w:rsidRPr="00856C64" w:rsidRDefault="007E618A" w:rsidP="007E618A">
      <w:pPr>
        <w:pStyle w:val="BodyText"/>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405"/>
        <w:gridCol w:w="1843"/>
        <w:gridCol w:w="2410"/>
        <w:gridCol w:w="2131"/>
      </w:tblGrid>
      <w:tr w:rsidR="007E618A" w:rsidRPr="00856C64" w14:paraId="3C676DDA" w14:textId="77777777" w:rsidTr="00121840">
        <w:trPr>
          <w:jc w:val="center"/>
        </w:trPr>
        <w:tc>
          <w:tcPr>
            <w:tcW w:w="4248" w:type="dxa"/>
            <w:gridSpan w:val="2"/>
            <w:tcBorders>
              <w:top w:val="single" w:sz="4" w:space="0" w:color="auto"/>
              <w:bottom w:val="nil"/>
              <w:right w:val="single" w:sz="4" w:space="0" w:color="auto"/>
            </w:tcBorders>
            <w:shd w:val="clear" w:color="auto" w:fill="D9D9D9" w:themeFill="background1" w:themeFillShade="D9"/>
          </w:tcPr>
          <w:p w14:paraId="2B6F611F" w14:textId="77777777" w:rsidR="007E618A" w:rsidRPr="00856C64" w:rsidRDefault="007E618A" w:rsidP="00932D7B">
            <w:pPr>
              <w:pStyle w:val="BodyText"/>
              <w:spacing w:before="120" w:after="120"/>
              <w:ind w:left="0"/>
              <w:jc w:val="center"/>
              <w:rPr>
                <w:b/>
              </w:rPr>
            </w:pPr>
            <w:r w:rsidRPr="00856C64">
              <w:rPr>
                <w:b/>
              </w:rPr>
              <w:t>DOCUMENTI</w:t>
            </w:r>
          </w:p>
        </w:tc>
        <w:tc>
          <w:tcPr>
            <w:tcW w:w="4541" w:type="dxa"/>
            <w:gridSpan w:val="2"/>
            <w:tcBorders>
              <w:top w:val="single" w:sz="4" w:space="0" w:color="auto"/>
              <w:left w:val="single" w:sz="4" w:space="0" w:color="auto"/>
              <w:bottom w:val="nil"/>
            </w:tcBorders>
            <w:shd w:val="clear" w:color="auto" w:fill="D9D9D9" w:themeFill="background1" w:themeFillShade="D9"/>
          </w:tcPr>
          <w:p w14:paraId="6AEDB5E1" w14:textId="77777777" w:rsidR="007E618A" w:rsidRPr="00856C64" w:rsidRDefault="007E618A" w:rsidP="00932D7B">
            <w:pPr>
              <w:pStyle w:val="BodyText"/>
              <w:spacing w:before="120" w:after="120"/>
              <w:ind w:left="0"/>
              <w:jc w:val="center"/>
              <w:rPr>
                <w:b/>
              </w:rPr>
            </w:pPr>
            <w:r w:rsidRPr="00856C64">
              <w:rPr>
                <w:b/>
              </w:rPr>
              <w:t>PROCESSI</w:t>
            </w:r>
          </w:p>
        </w:tc>
      </w:tr>
      <w:tr w:rsidR="007E618A" w:rsidRPr="00856C64" w14:paraId="56481155" w14:textId="77777777" w:rsidTr="00121840">
        <w:trPr>
          <w:jc w:val="center"/>
        </w:trPr>
        <w:tc>
          <w:tcPr>
            <w:tcW w:w="2405"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66EE1A70" w14:textId="77777777" w:rsidR="007E618A" w:rsidRPr="00856C64" w:rsidRDefault="007E618A" w:rsidP="00932D7B">
            <w:pPr>
              <w:pStyle w:val="BodyText"/>
              <w:spacing w:before="120" w:after="120"/>
              <w:ind w:left="-118"/>
              <w:jc w:val="center"/>
              <w:rPr>
                <w:b/>
              </w:rPr>
            </w:pPr>
            <w:r w:rsidRPr="00856C64">
              <w:rPr>
                <w:b/>
              </w:rPr>
              <w:t>NSO</w:t>
            </w:r>
          </w:p>
        </w:tc>
        <w:tc>
          <w:tcPr>
            <w:tcW w:w="1843"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57791726" w14:textId="77777777" w:rsidR="007E618A" w:rsidRPr="00856C64" w:rsidRDefault="007E618A" w:rsidP="00932D7B">
            <w:pPr>
              <w:pStyle w:val="BodyText"/>
              <w:spacing w:before="120" w:after="120"/>
              <w:ind w:left="0"/>
              <w:jc w:val="center"/>
              <w:rPr>
                <w:b/>
              </w:rPr>
            </w:pPr>
            <w:r w:rsidRPr="00856C64">
              <w:rPr>
                <w:b/>
              </w:rPr>
              <w:t>PEPPOL</w:t>
            </w: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tcPr>
          <w:p w14:paraId="5B79EC30" w14:textId="77777777" w:rsidR="007E618A" w:rsidRPr="00856C64" w:rsidRDefault="007E618A" w:rsidP="00932D7B">
            <w:pPr>
              <w:pStyle w:val="BodyText"/>
              <w:spacing w:before="120" w:after="120"/>
              <w:ind w:left="0"/>
              <w:jc w:val="center"/>
              <w:rPr>
                <w:b/>
              </w:rPr>
            </w:pPr>
            <w:r w:rsidRPr="00856C64">
              <w:rPr>
                <w:b/>
              </w:rPr>
              <w:t>NSO</w:t>
            </w:r>
          </w:p>
        </w:tc>
        <w:tc>
          <w:tcPr>
            <w:tcW w:w="2131" w:type="dxa"/>
            <w:tcBorders>
              <w:top w:val="nil"/>
              <w:left w:val="single" w:sz="4" w:space="0" w:color="auto"/>
              <w:bottom w:val="single" w:sz="4" w:space="0" w:color="auto"/>
            </w:tcBorders>
            <w:shd w:val="clear" w:color="auto" w:fill="D9D9D9" w:themeFill="background1" w:themeFillShade="D9"/>
          </w:tcPr>
          <w:p w14:paraId="6F66D00A" w14:textId="77777777" w:rsidR="007E618A" w:rsidRPr="00856C64" w:rsidRDefault="007E618A" w:rsidP="00932D7B">
            <w:pPr>
              <w:pStyle w:val="BodyText"/>
              <w:spacing w:before="120" w:after="120"/>
              <w:ind w:left="0"/>
              <w:jc w:val="center"/>
              <w:rPr>
                <w:b/>
              </w:rPr>
            </w:pPr>
            <w:r w:rsidRPr="00856C64">
              <w:rPr>
                <w:b/>
              </w:rPr>
              <w:t>PEPPOL</w:t>
            </w:r>
          </w:p>
        </w:tc>
      </w:tr>
      <w:tr w:rsidR="007E618A" w:rsidRPr="004A592B" w14:paraId="6E775BB6" w14:textId="77777777" w:rsidTr="00121840">
        <w:trPr>
          <w:trHeight w:val="1927"/>
          <w:jc w:val="center"/>
        </w:trPr>
        <w:tc>
          <w:tcPr>
            <w:tcW w:w="2405" w:type="dxa"/>
            <w:tcBorders>
              <w:top w:val="single" w:sz="4" w:space="0" w:color="auto"/>
            </w:tcBorders>
            <w:vAlign w:val="center"/>
          </w:tcPr>
          <w:p w14:paraId="25CDD3E8" w14:textId="77777777" w:rsidR="007E618A" w:rsidRPr="00856C64" w:rsidRDefault="007E618A" w:rsidP="00932D7B">
            <w:pPr>
              <w:pStyle w:val="BodyText"/>
              <w:spacing w:before="120" w:after="120"/>
              <w:ind w:left="-57"/>
              <w:jc w:val="left"/>
              <w:rPr>
                <w:b/>
              </w:rPr>
            </w:pPr>
            <w:r w:rsidRPr="00856C64">
              <w:rPr>
                <w:b/>
              </w:rPr>
              <w:t>Ordine</w:t>
            </w:r>
          </w:p>
          <w:p w14:paraId="64471F94" w14:textId="77777777" w:rsidR="007E618A" w:rsidRPr="00856C64" w:rsidRDefault="007E618A" w:rsidP="00932D7B">
            <w:pPr>
              <w:pStyle w:val="BodyText"/>
              <w:spacing w:before="120" w:after="120"/>
              <w:ind w:left="-57"/>
              <w:jc w:val="left"/>
              <w:rPr>
                <w:b/>
              </w:rPr>
            </w:pPr>
            <w:r w:rsidRPr="00856C64">
              <w:rPr>
                <w:b/>
              </w:rPr>
              <w:t>Ordine pre-concordato</w:t>
            </w:r>
          </w:p>
          <w:p w14:paraId="179368BB" w14:textId="77777777" w:rsidR="007E618A" w:rsidRPr="00856C64" w:rsidRDefault="007E618A" w:rsidP="00932D7B">
            <w:pPr>
              <w:pStyle w:val="BodyText"/>
              <w:spacing w:before="120" w:after="120"/>
              <w:ind w:left="-57"/>
              <w:jc w:val="left"/>
              <w:rPr>
                <w:b/>
              </w:rPr>
            </w:pPr>
            <w:r w:rsidRPr="00856C64">
              <w:rPr>
                <w:b/>
              </w:rPr>
              <w:t>Risposta</w:t>
            </w:r>
          </w:p>
          <w:p w14:paraId="0D2579FF" w14:textId="77777777" w:rsidR="007E618A" w:rsidRPr="00856C64" w:rsidRDefault="006113A1" w:rsidP="00932D7B">
            <w:pPr>
              <w:pStyle w:val="BodyText"/>
              <w:spacing w:before="120" w:after="120"/>
              <w:ind w:left="-57"/>
              <w:jc w:val="left"/>
              <w:rPr>
                <w:b/>
              </w:rPr>
            </w:pPr>
            <w:r w:rsidRPr="00856C64">
              <w:rPr>
                <w:b/>
              </w:rPr>
              <w:t>Ordine di riscontro</w:t>
            </w:r>
          </w:p>
        </w:tc>
        <w:tc>
          <w:tcPr>
            <w:tcW w:w="1843" w:type="dxa"/>
            <w:tcBorders>
              <w:top w:val="single" w:sz="4" w:space="0" w:color="auto"/>
              <w:right w:val="single" w:sz="4" w:space="0" w:color="auto"/>
            </w:tcBorders>
            <w:vAlign w:val="center"/>
          </w:tcPr>
          <w:p w14:paraId="71C5D79E" w14:textId="77777777" w:rsidR="007E618A" w:rsidRPr="00856C64" w:rsidRDefault="007E618A" w:rsidP="00932D7B">
            <w:pPr>
              <w:pStyle w:val="BodyText"/>
              <w:spacing w:before="120" w:after="120"/>
              <w:ind w:left="-57"/>
              <w:jc w:val="left"/>
              <w:rPr>
                <w:lang w:val="en-US"/>
              </w:rPr>
            </w:pPr>
            <w:r w:rsidRPr="00856C64">
              <w:rPr>
                <w:lang w:val="en-US"/>
              </w:rPr>
              <w:t>Order</w:t>
            </w:r>
          </w:p>
          <w:p w14:paraId="4DEDBA24" w14:textId="77777777" w:rsidR="007E618A" w:rsidRPr="00856C64" w:rsidRDefault="007E618A" w:rsidP="00932D7B">
            <w:pPr>
              <w:pStyle w:val="BodyText"/>
              <w:spacing w:before="120" w:after="120"/>
              <w:ind w:left="-57"/>
              <w:jc w:val="left"/>
              <w:rPr>
                <w:lang w:val="en-US"/>
              </w:rPr>
            </w:pPr>
            <w:r w:rsidRPr="00856C64">
              <w:rPr>
                <w:lang w:val="en-US"/>
              </w:rPr>
              <w:t>Order Agreement</w:t>
            </w:r>
          </w:p>
          <w:p w14:paraId="340AC6BA" w14:textId="77777777" w:rsidR="007E618A" w:rsidRPr="00856C64" w:rsidRDefault="007E618A" w:rsidP="00932D7B">
            <w:pPr>
              <w:pStyle w:val="BodyText"/>
              <w:spacing w:before="120" w:after="120"/>
              <w:ind w:left="-57"/>
              <w:jc w:val="left"/>
              <w:rPr>
                <w:lang w:val="en-US"/>
              </w:rPr>
            </w:pPr>
            <w:r w:rsidRPr="00856C64">
              <w:rPr>
                <w:lang w:val="en-US"/>
              </w:rPr>
              <w:t>Order Response</w:t>
            </w:r>
          </w:p>
          <w:p w14:paraId="1C76AAA2" w14:textId="77777777" w:rsidR="007E618A" w:rsidRPr="00856C64" w:rsidRDefault="007E618A" w:rsidP="00932D7B">
            <w:pPr>
              <w:pStyle w:val="BodyText"/>
              <w:spacing w:before="120" w:after="120"/>
              <w:ind w:left="-57"/>
              <w:jc w:val="left"/>
              <w:rPr>
                <w:lang w:val="en-US"/>
              </w:rPr>
            </w:pPr>
            <w:r w:rsidRPr="00856C64">
              <w:rPr>
                <w:lang w:val="en-US"/>
              </w:rPr>
              <w:t>Order</w:t>
            </w:r>
          </w:p>
        </w:tc>
        <w:tc>
          <w:tcPr>
            <w:tcW w:w="2410" w:type="dxa"/>
            <w:tcBorders>
              <w:top w:val="single" w:sz="4" w:space="0" w:color="auto"/>
              <w:left w:val="single" w:sz="4" w:space="0" w:color="auto"/>
            </w:tcBorders>
            <w:vAlign w:val="center"/>
          </w:tcPr>
          <w:p w14:paraId="0F7CD342" w14:textId="77777777" w:rsidR="007E618A" w:rsidRPr="00856C64" w:rsidRDefault="007E618A" w:rsidP="00932D7B">
            <w:pPr>
              <w:pStyle w:val="BodyText"/>
              <w:spacing w:before="120" w:after="120"/>
              <w:ind w:left="-57"/>
              <w:jc w:val="left"/>
              <w:rPr>
                <w:b/>
              </w:rPr>
            </w:pPr>
            <w:r w:rsidRPr="00856C64">
              <w:rPr>
                <w:b/>
              </w:rPr>
              <w:t>Ordinaz. semplice</w:t>
            </w:r>
          </w:p>
          <w:p w14:paraId="42C14C9D" w14:textId="77777777" w:rsidR="007E618A" w:rsidRPr="00856C64" w:rsidRDefault="007E618A" w:rsidP="00932D7B">
            <w:pPr>
              <w:pStyle w:val="BodyText"/>
              <w:spacing w:before="120" w:after="120"/>
              <w:ind w:left="-57"/>
              <w:jc w:val="left"/>
              <w:rPr>
                <w:b/>
              </w:rPr>
            </w:pPr>
            <w:r w:rsidRPr="00856C64">
              <w:rPr>
                <w:b/>
              </w:rPr>
              <w:t>Ordinaz. completa</w:t>
            </w:r>
          </w:p>
          <w:p w14:paraId="0CA50160" w14:textId="77777777" w:rsidR="007E618A" w:rsidRPr="00856C64" w:rsidRDefault="007E618A" w:rsidP="00932D7B">
            <w:pPr>
              <w:pStyle w:val="BodyText"/>
              <w:spacing w:before="120" w:after="120"/>
              <w:ind w:left="-57"/>
              <w:jc w:val="left"/>
              <w:rPr>
                <w:b/>
              </w:rPr>
            </w:pPr>
            <w:r w:rsidRPr="00856C64">
              <w:rPr>
                <w:b/>
              </w:rPr>
              <w:t>Ordinaz. pre-concordata</w:t>
            </w:r>
          </w:p>
        </w:tc>
        <w:tc>
          <w:tcPr>
            <w:tcW w:w="2131" w:type="dxa"/>
            <w:tcBorders>
              <w:top w:val="single" w:sz="4" w:space="0" w:color="auto"/>
            </w:tcBorders>
            <w:vAlign w:val="center"/>
          </w:tcPr>
          <w:p w14:paraId="3132674A" w14:textId="77777777" w:rsidR="007E618A" w:rsidRPr="00856C64" w:rsidRDefault="007E618A" w:rsidP="00932D7B">
            <w:pPr>
              <w:pStyle w:val="BodyText"/>
              <w:spacing w:before="120" w:after="120"/>
              <w:ind w:left="-57"/>
              <w:jc w:val="left"/>
              <w:rPr>
                <w:lang w:val="en-US"/>
              </w:rPr>
            </w:pPr>
            <w:r w:rsidRPr="00856C64">
              <w:rPr>
                <w:lang w:val="en-US"/>
              </w:rPr>
              <w:t>BIS Order only</w:t>
            </w:r>
          </w:p>
          <w:p w14:paraId="75B14A30" w14:textId="77777777" w:rsidR="007E618A" w:rsidRPr="00856C64" w:rsidRDefault="007E618A" w:rsidP="00932D7B">
            <w:pPr>
              <w:pStyle w:val="BodyText"/>
              <w:spacing w:before="120" w:after="120"/>
              <w:ind w:left="-57"/>
              <w:jc w:val="left"/>
              <w:rPr>
                <w:lang w:val="en-US"/>
              </w:rPr>
            </w:pPr>
            <w:r w:rsidRPr="00856C64">
              <w:rPr>
                <w:lang w:val="en-US"/>
              </w:rPr>
              <w:t>BIS Ordering</w:t>
            </w:r>
          </w:p>
          <w:p w14:paraId="2D77F825" w14:textId="77777777" w:rsidR="007E618A" w:rsidRPr="00856C64" w:rsidRDefault="007E618A" w:rsidP="00932D7B">
            <w:pPr>
              <w:pStyle w:val="BodyText"/>
              <w:keepNext/>
              <w:spacing w:before="120" w:after="120"/>
              <w:ind w:left="-57"/>
              <w:jc w:val="left"/>
              <w:rPr>
                <w:lang w:val="en-US"/>
              </w:rPr>
            </w:pPr>
            <w:r w:rsidRPr="00856C64">
              <w:rPr>
                <w:lang w:val="en-US"/>
              </w:rPr>
              <w:t>BIS Order Agreement</w:t>
            </w:r>
          </w:p>
        </w:tc>
      </w:tr>
    </w:tbl>
    <w:p w14:paraId="74063EC3" w14:textId="77777777" w:rsidR="007E618A" w:rsidRPr="00856C64" w:rsidRDefault="007E618A" w:rsidP="007E618A">
      <w:pPr>
        <w:pStyle w:val="Caption"/>
      </w:pPr>
      <w:r w:rsidRPr="00856C64">
        <w:t>Corrispondenze tra processi e documenti NSO e PEPPOL</w:t>
      </w:r>
    </w:p>
    <w:p w14:paraId="2EA2C38A" w14:textId="77777777" w:rsidR="007E618A" w:rsidRPr="00E00A1E" w:rsidRDefault="007E618A" w:rsidP="007E618A"/>
    <w:p w14:paraId="353452FC" w14:textId="77777777" w:rsidR="007E618A" w:rsidRDefault="007E618A" w:rsidP="007E618A">
      <w:pPr>
        <w:rPr>
          <w:rFonts w:ascii="Frutiger LT 45 Light" w:eastAsia="Times New Roman" w:hAnsi="Frutiger LT 45 Light" w:cs="Times New Roman"/>
        </w:rPr>
      </w:pPr>
      <w:r>
        <w:br w:type="page"/>
      </w:r>
    </w:p>
    <w:p w14:paraId="33605CD2" w14:textId="77777777" w:rsidR="007E618A" w:rsidRPr="00264AEF" w:rsidRDefault="007E618A" w:rsidP="00310BDE">
      <w:pPr>
        <w:pStyle w:val="Heading3"/>
        <w:rPr>
          <w:strike/>
        </w:rPr>
      </w:pPr>
      <w:bookmarkStart w:id="1172" w:name="_Toc533065788"/>
      <w:bookmarkStart w:id="1173" w:name="_Ref534196807"/>
      <w:bookmarkStart w:id="1174" w:name="_Ref534718125"/>
      <w:bookmarkStart w:id="1175" w:name="_Ref534901719"/>
      <w:bookmarkStart w:id="1176" w:name="_Ref535052981"/>
      <w:bookmarkStart w:id="1177" w:name="_Ref535055047"/>
      <w:bookmarkStart w:id="1178" w:name="_Toc465271"/>
      <w:r w:rsidRPr="00264AEF">
        <w:rPr>
          <w:strike/>
        </w:rPr>
        <w:lastRenderedPageBreak/>
        <w:t>Ordinazione semplice</w:t>
      </w:r>
      <w:bookmarkEnd w:id="1172"/>
      <w:bookmarkEnd w:id="1173"/>
      <w:bookmarkEnd w:id="1174"/>
      <w:bookmarkEnd w:id="1175"/>
      <w:bookmarkEnd w:id="1176"/>
      <w:bookmarkEnd w:id="1177"/>
      <w:bookmarkEnd w:id="1178"/>
    </w:p>
    <w:p w14:paraId="12D5C4E0" w14:textId="0B90E810" w:rsidR="007E618A" w:rsidRPr="00D11C7A" w:rsidRDefault="007E618A" w:rsidP="007E618A">
      <w:pPr>
        <w:pStyle w:val="BodyText"/>
      </w:pPr>
      <w:r w:rsidRPr="00D11C7A">
        <w:t xml:space="preserve">Questo processo, corrispondente al profilo PEPPOL </w:t>
      </w:r>
      <w:ins w:id="1179" w:author="Cernigliaro, Giuseppe (IT - Bologna)" w:date="2019-02-07T20:20:00Z">
        <w:r w:rsidR="00771AE3" w:rsidRPr="00CD7CB2">
          <w:rPr>
            <w:highlight w:val="yellow"/>
          </w:rPr>
          <w:t>(INSERIRE LINK ASCIIDOC)</w:t>
        </w:r>
      </w:ins>
      <w:del w:id="1180" w:author="Cernigliaro, Giuseppe (IT - Bologna)" w:date="2019-02-07T20:20:00Z">
        <w:r w:rsidR="002E2CF1" w:rsidDel="00771AE3">
          <w:rPr>
            <w:rStyle w:val="Hyperlink"/>
          </w:rPr>
          <w:fldChar w:fldCharType="begin"/>
        </w:r>
        <w:r w:rsidR="002E2CF1" w:rsidDel="00771AE3">
          <w:rPr>
            <w:rStyle w:val="Hyperlink"/>
          </w:rPr>
          <w:delInstrText xml:space="preserve"> HYPERLINK "http://docs.peppol.eu/poacc/upgrade-3/profiles/3-order-only/" </w:delInstrText>
        </w:r>
        <w:r w:rsidR="002E2CF1" w:rsidDel="00771AE3">
          <w:rPr>
            <w:rStyle w:val="Hyperlink"/>
          </w:rPr>
          <w:fldChar w:fldCharType="separate"/>
        </w:r>
        <w:r w:rsidR="003601FF" w:rsidRPr="00D11C7A" w:rsidDel="00771AE3">
          <w:rPr>
            <w:rStyle w:val="Hyperlink"/>
          </w:rPr>
          <w:delText>BIS Order only</w:delText>
        </w:r>
        <w:r w:rsidR="002E2CF1" w:rsidDel="00771AE3">
          <w:rPr>
            <w:rStyle w:val="Hyperlink"/>
          </w:rPr>
          <w:fldChar w:fldCharType="end"/>
        </w:r>
        <w:r w:rsidR="003601FF" w:rsidRPr="00D11C7A" w:rsidDel="00771AE3">
          <w:rPr>
            <w:rStyle w:val="Hyperlink"/>
          </w:rPr>
          <w:delText xml:space="preserve"> 3.0</w:delText>
        </w:r>
      </w:del>
      <w:r w:rsidRPr="00D11C7A">
        <w:t>, prevede l’uso di un solo Documento, l’Ordine, che è emesso dal Cliente.</w:t>
      </w:r>
    </w:p>
    <w:p w14:paraId="2DEE7E06" w14:textId="77777777" w:rsidR="007E618A" w:rsidRPr="00D11C7A" w:rsidRDefault="007E618A" w:rsidP="007E618A">
      <w:pPr>
        <w:pStyle w:val="BodyText"/>
      </w:pPr>
      <w:r w:rsidRPr="00D11C7A">
        <w:rPr>
          <w:u w:val="single"/>
        </w:rPr>
        <w:t>Prende avvio con l’invio dell’Ordine da parte del Cliente</w:t>
      </w:r>
      <w:r w:rsidRPr="00D11C7A">
        <w:t xml:space="preserve"> e termina con la ricezione da parte del Fornitore.</w:t>
      </w:r>
    </w:p>
    <w:p w14:paraId="31656BF2" w14:textId="77777777" w:rsidR="007E618A" w:rsidRPr="00D11C7A" w:rsidRDefault="007E618A" w:rsidP="007E618A">
      <w:pPr>
        <w:pStyle w:val="BodyText"/>
      </w:pPr>
      <w:r w:rsidRPr="00D11C7A">
        <w:t>Il diagramma di flusso che segue mostra sinteticamente le attività e i Documenti utilizzati nel processo.</w:t>
      </w:r>
    </w:p>
    <w:p w14:paraId="1AEAEC7F" w14:textId="77777777" w:rsidR="007E618A" w:rsidRPr="00D11C7A" w:rsidRDefault="00006FCF" w:rsidP="007E618A">
      <w:pPr>
        <w:pStyle w:val="BodyText"/>
        <w:keepNext/>
        <w:ind w:left="0"/>
        <w:jc w:val="center"/>
      </w:pPr>
      <w:r w:rsidRPr="00D11C7A">
        <w:rPr>
          <w:noProof/>
          <w:lang w:val="en-US" w:eastAsia="en-US"/>
        </w:rPr>
        <w:drawing>
          <wp:inline distT="0" distB="0" distL="0" distR="0" wp14:anchorId="2E0853C7" wp14:editId="1082BEFB">
            <wp:extent cx="5580380" cy="4487942"/>
            <wp:effectExtent l="19050" t="19050" r="20320" b="27305"/>
            <wp:docPr id="28" name="Immagine 28" descr="C:\Users\p.trimarchi\AppData\Local\Microsoft\Windows\INetCache\Content.Word\Nuova immagine (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rimarchi\AppData\Local\Microsoft\Windows\INetCache\Content.Word\Nuova immagine (33).b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4487942"/>
                    </a:xfrm>
                    <a:prstGeom prst="rect">
                      <a:avLst/>
                    </a:prstGeom>
                    <a:noFill/>
                    <a:ln>
                      <a:solidFill>
                        <a:schemeClr val="tx1"/>
                      </a:solidFill>
                    </a:ln>
                  </pic:spPr>
                </pic:pic>
              </a:graphicData>
            </a:graphic>
          </wp:inline>
        </w:drawing>
      </w:r>
    </w:p>
    <w:p w14:paraId="417F85D9" w14:textId="77777777" w:rsidR="007E618A" w:rsidRPr="00D11C7A" w:rsidRDefault="007E618A" w:rsidP="007E618A">
      <w:pPr>
        <w:pStyle w:val="Caption"/>
        <w:rPr>
          <w:rFonts w:ascii="Frutiger LT 45 Light" w:hAnsi="Frutiger LT 45 Light"/>
        </w:rPr>
      </w:pPr>
      <w:r w:rsidRPr="00D11C7A">
        <w:rPr>
          <w:rFonts w:ascii="Frutiger LT 45 Light" w:hAnsi="Frutiger LT 45 Light"/>
        </w:rPr>
        <w:t>Il processo Ordinazione semplice</w:t>
      </w:r>
    </w:p>
    <w:p w14:paraId="543EBB22" w14:textId="77777777" w:rsidR="007E618A" w:rsidRPr="00D11C7A" w:rsidRDefault="007E618A" w:rsidP="007E618A">
      <w:pPr>
        <w:pStyle w:val="BodyText"/>
      </w:pPr>
      <w:r w:rsidRPr="00D11C7A">
        <w:t xml:space="preserve">Il processo di </w:t>
      </w:r>
      <w:r w:rsidRPr="00D11C7A">
        <w:rPr>
          <w:i/>
        </w:rPr>
        <w:t>Ordinazione semplice</w:t>
      </w:r>
      <w:r w:rsidRPr="00D11C7A">
        <w:t xml:space="preserve"> prevede che ogni eventuale comunicazione di accettazione, diniego o modifica dell’Ordine da parte del Fornitore potrà pervenire al Cliente </w:t>
      </w:r>
      <w:r w:rsidRPr="00D11C7A">
        <w:rPr>
          <w:u w:val="single"/>
        </w:rPr>
        <w:t>esclusivamente</w:t>
      </w:r>
      <w:r w:rsidRPr="00D11C7A">
        <w:t xml:space="preserve"> nelle forme tradizionali (telefono, fax, e-mail, ecc.).</w:t>
      </w:r>
    </w:p>
    <w:p w14:paraId="059DF760" w14:textId="77777777" w:rsidR="007E618A" w:rsidRPr="00D11C7A" w:rsidRDefault="007E618A" w:rsidP="007E618A">
      <w:pPr>
        <w:pStyle w:val="BodyText"/>
      </w:pPr>
      <w:r w:rsidRPr="00D11C7A">
        <w:t xml:space="preserve">Quando il Cliente invia un Ordine indicando questo processo, implicitamente informa il Fornitore di </w:t>
      </w:r>
      <w:r w:rsidRPr="00D11C7A">
        <w:rPr>
          <w:u w:val="single"/>
        </w:rPr>
        <w:t>non essere disponibile</w:t>
      </w:r>
      <w:r w:rsidRPr="00D11C7A">
        <w:t xml:space="preserve"> a ricevere l’eventuale Risposta in modalità telematica.</w:t>
      </w:r>
    </w:p>
    <w:p w14:paraId="1827C032" w14:textId="77777777" w:rsidR="007E618A" w:rsidRPr="00D11C7A" w:rsidRDefault="002D6969" w:rsidP="007E618A">
      <w:pPr>
        <w:pStyle w:val="BodyText"/>
      </w:pPr>
      <w:r w:rsidRPr="00D11C7A">
        <w:t>D</w:t>
      </w:r>
      <w:r w:rsidR="007E618A" w:rsidRPr="00D11C7A">
        <w:t xml:space="preserve">i propria iniziativa o su di richiesta del Fornitore, il Cliente può comunque revocare o modificare un Ordine precedentemente emesso mediante l’emissione di un </w:t>
      </w:r>
      <w:r w:rsidR="007E618A" w:rsidRPr="00D11C7A">
        <w:lastRenderedPageBreak/>
        <w:t>nuovo Ordine, che deve contenere l’indicazione dell’Ordine che si intende revocare o modificare.</w:t>
      </w:r>
    </w:p>
    <w:p w14:paraId="4804F8FC" w14:textId="722B34F6" w:rsidR="007E618A" w:rsidRPr="00D11C7A" w:rsidRDefault="007E618A" w:rsidP="007E618A">
      <w:pPr>
        <w:pStyle w:val="BodyText"/>
      </w:pPr>
      <w:r w:rsidRPr="00D11C7A">
        <w:t>Ne consegue che un Ordine può assumere le seguenti tre forme</w:t>
      </w:r>
      <w:del w:id="1181" w:author="Cernigliaro, Giuseppe (IT - Bologna)" w:date="2019-02-07T21:00:00Z">
        <w:r w:rsidRPr="00D11C7A" w:rsidDel="00221D19">
          <w:delText xml:space="preserve"> (</w:delText>
        </w:r>
        <w:r w:rsidR="00BD1A13" w:rsidRPr="00D11C7A" w:rsidDel="00221D19">
          <w:delText xml:space="preserve">v. Paragrafo </w:delText>
        </w:r>
        <w:r w:rsidR="00A34DD2" w:rsidRPr="00D11C7A" w:rsidDel="00221D19">
          <w:fldChar w:fldCharType="begin"/>
        </w:r>
        <w:r w:rsidR="00BD1A13" w:rsidRPr="00D11C7A" w:rsidDel="00221D19">
          <w:delInstrText xml:space="preserve"> REF _Ref499025515 \r \h </w:delInstrText>
        </w:r>
        <w:r w:rsidR="00264AEF" w:rsidRPr="00D11C7A" w:rsidDel="00221D19">
          <w:delInstrText xml:space="preserve"> \* MERGEFORMAT </w:delInstrText>
        </w:r>
        <w:r w:rsidR="00A34DD2" w:rsidRPr="00D11C7A" w:rsidDel="00221D19">
          <w:fldChar w:fldCharType="separate"/>
        </w:r>
      </w:del>
      <w:del w:id="1182" w:author="Cernigliaro, Giuseppe (IT - Bologna)" w:date="2019-02-07T20:53:00Z">
        <w:r w:rsidR="003601FF" w:rsidRPr="00D11C7A" w:rsidDel="004A592B">
          <w:delText>2.3.3</w:delText>
        </w:r>
      </w:del>
      <w:del w:id="1183" w:author="Cernigliaro, Giuseppe (IT - Bologna)" w:date="2019-02-07T21:00:00Z">
        <w:r w:rsidR="00A34DD2" w:rsidRPr="00D11C7A" w:rsidDel="00221D19">
          <w:fldChar w:fldCharType="end"/>
        </w:r>
        <w:r w:rsidRPr="00D11C7A" w:rsidDel="00221D19">
          <w:delText>)</w:delText>
        </w:r>
      </w:del>
      <w:r w:rsidRPr="00D11C7A">
        <w:t>:</w:t>
      </w:r>
    </w:p>
    <w:p w14:paraId="01D0A595" w14:textId="77777777" w:rsidR="007E618A" w:rsidRPr="00D11C7A" w:rsidRDefault="007E618A" w:rsidP="007E618A">
      <w:pPr>
        <w:pStyle w:val="Trattino"/>
        <w:numPr>
          <w:ilvl w:val="0"/>
          <w:numId w:val="8"/>
        </w:numPr>
        <w:ind w:left="1157" w:hanging="357"/>
      </w:pPr>
      <w:r w:rsidRPr="00D11C7A">
        <w:rPr>
          <w:i/>
        </w:rPr>
        <w:t>Ordine iniziale</w:t>
      </w:r>
      <w:r w:rsidR="009E53D7" w:rsidRPr="00D11C7A">
        <w:t>, che non contiene riferimenti ad altri Ordini;</w:t>
      </w:r>
    </w:p>
    <w:p w14:paraId="3C6CE3ED" w14:textId="77777777" w:rsidR="007E618A" w:rsidRPr="00D11C7A" w:rsidRDefault="00CD6F46" w:rsidP="007E618A">
      <w:pPr>
        <w:pStyle w:val="Trattino"/>
        <w:numPr>
          <w:ilvl w:val="0"/>
          <w:numId w:val="8"/>
        </w:numPr>
        <w:ind w:left="1157" w:hanging="357"/>
      </w:pPr>
      <w:r w:rsidRPr="00D11C7A">
        <w:rPr>
          <w:i/>
        </w:rPr>
        <w:t>Ordine di revoca</w:t>
      </w:r>
      <w:r w:rsidR="007E618A" w:rsidRPr="00D11C7A">
        <w:t>, che deve contenere l’indicazione dell’Ordine precedentemente inviato che si intende revocare;</w:t>
      </w:r>
    </w:p>
    <w:p w14:paraId="3870C7AD" w14:textId="77777777" w:rsidR="007E618A" w:rsidRPr="00D11C7A" w:rsidRDefault="00A434B2" w:rsidP="007E618A">
      <w:pPr>
        <w:pStyle w:val="Trattino"/>
        <w:numPr>
          <w:ilvl w:val="0"/>
          <w:numId w:val="8"/>
        </w:numPr>
        <w:ind w:left="1157" w:hanging="357"/>
      </w:pPr>
      <w:r w:rsidRPr="00D11C7A">
        <w:rPr>
          <w:i/>
        </w:rPr>
        <w:t>Ordine sostitutivo</w:t>
      </w:r>
      <w:r w:rsidR="007E618A" w:rsidRPr="00D11C7A">
        <w:t>, che deve contenere l’indicazione dell’Ordine precedentemente inviato che si intende modificare.</w:t>
      </w:r>
    </w:p>
    <w:p w14:paraId="59A91AC0" w14:textId="7729E771" w:rsidR="007E618A" w:rsidRPr="00D11C7A" w:rsidRDefault="007E618A" w:rsidP="007E618A">
      <w:pPr>
        <w:pStyle w:val="BodyText"/>
      </w:pPr>
      <w:r w:rsidRPr="00D11C7A">
        <w:t xml:space="preserve">Come più in dettaglio specificato </w:t>
      </w:r>
      <w:r w:rsidR="009E53D7" w:rsidRPr="00D11C7A">
        <w:t xml:space="preserve">nel Paragrafo </w:t>
      </w:r>
      <w:r w:rsidR="00A34DD2" w:rsidRPr="00D11C7A">
        <w:fldChar w:fldCharType="begin"/>
      </w:r>
      <w:r w:rsidR="00082DBF" w:rsidRPr="00D11C7A">
        <w:instrText xml:space="preserve"> REF _Ref512108055 \r \h </w:instrText>
      </w:r>
      <w:r w:rsidR="00264AEF" w:rsidRPr="00D11C7A">
        <w:instrText xml:space="preserve"> \* MERGEFORMAT </w:instrText>
      </w:r>
      <w:r w:rsidR="00A34DD2" w:rsidRPr="00D11C7A">
        <w:fldChar w:fldCharType="separate"/>
      </w:r>
      <w:ins w:id="1184" w:author="Cernigliaro, Giuseppe (IT - Bologna)" w:date="2019-02-07T20:53:00Z">
        <w:r w:rsidR="004A592B" w:rsidRPr="004A592B">
          <w:rPr>
            <w:b/>
            <w:bCs/>
            <w:rPrChange w:id="1185" w:author="Cernigliaro, Giuseppe (IT - Bologna)" w:date="2019-02-07T20:54:00Z">
              <w:rPr>
                <w:b/>
                <w:bCs/>
                <w:lang w:val="en-US"/>
              </w:rPr>
            </w:rPrChange>
          </w:rPr>
          <w:t xml:space="preserve">Error! </w:t>
        </w:r>
        <w:r w:rsidR="004A592B">
          <w:rPr>
            <w:b/>
            <w:bCs/>
            <w:lang w:val="en-US"/>
          </w:rPr>
          <w:t>Reference source not found.</w:t>
        </w:r>
      </w:ins>
      <w:del w:id="1186" w:author="Cernigliaro, Giuseppe (IT - Bologna)" w:date="2019-02-07T20:53:00Z">
        <w:r w:rsidR="00082DBF" w:rsidRPr="00D11C7A" w:rsidDel="004A592B">
          <w:delText>3.3.1.2</w:delText>
        </w:r>
      </w:del>
      <w:r w:rsidR="00A34DD2" w:rsidRPr="00D11C7A">
        <w:fldChar w:fldCharType="end"/>
      </w:r>
      <w:r w:rsidRPr="00D11C7A">
        <w:t>:</w:t>
      </w:r>
    </w:p>
    <w:p w14:paraId="47742EF6" w14:textId="77777777" w:rsidR="007E618A" w:rsidRPr="00D11C7A" w:rsidRDefault="00CD6F46" w:rsidP="007E618A">
      <w:pPr>
        <w:pStyle w:val="Trattino"/>
        <w:numPr>
          <w:ilvl w:val="0"/>
          <w:numId w:val="8"/>
        </w:numPr>
        <w:ind w:left="1157" w:hanging="357"/>
      </w:pPr>
      <w:r w:rsidRPr="00D11C7A">
        <w:t>L’Ordine di revoca</w:t>
      </w:r>
      <w:r w:rsidR="007E618A" w:rsidRPr="00D11C7A">
        <w:t xml:space="preserve"> non può contenere righe d’ordine, in quanto co</w:t>
      </w:r>
      <w:r w:rsidR="009E53D7" w:rsidRPr="00D11C7A">
        <w:t xml:space="preserve">stituisce il mero annullamento </w:t>
      </w:r>
      <w:r w:rsidR="007E618A" w:rsidRPr="00D11C7A">
        <w:t>dell’Ordine precedentemente trasmesso a cui fa riferimento;</w:t>
      </w:r>
    </w:p>
    <w:p w14:paraId="4F3A6CD5" w14:textId="77777777" w:rsidR="007E618A" w:rsidRPr="00D11C7A" w:rsidRDefault="00A434B2" w:rsidP="007E618A">
      <w:pPr>
        <w:pStyle w:val="Trattino"/>
        <w:numPr>
          <w:ilvl w:val="0"/>
          <w:numId w:val="8"/>
        </w:numPr>
        <w:ind w:left="1157" w:hanging="357"/>
      </w:pPr>
      <w:r w:rsidRPr="00D11C7A">
        <w:t>l’Ordine sostitutivo</w:t>
      </w:r>
      <w:r w:rsidR="007E618A" w:rsidRPr="00D11C7A">
        <w:t xml:space="preserve"> costituisce un nuovo Ordine che annulla tutti i Documenti precedenti del processo corrente e </w:t>
      </w:r>
      <w:r w:rsidR="007E618A" w:rsidRPr="00D11C7A">
        <w:rPr>
          <w:u w:val="single"/>
        </w:rPr>
        <w:t>dà avvio a un nuovo processo di Ordinazione semplice</w:t>
      </w:r>
      <w:r w:rsidR="007E618A" w:rsidRPr="00D11C7A">
        <w:t xml:space="preserve">, pertanto deve contenere tutte le </w:t>
      </w:r>
      <w:r w:rsidR="003601FF" w:rsidRPr="00D11C7A">
        <w:t>linee</w:t>
      </w:r>
      <w:r w:rsidR="007E618A" w:rsidRPr="00D11C7A">
        <w:t xml:space="preserve"> d’ordine (come un Ordine iniziale).</w:t>
      </w:r>
    </w:p>
    <w:p w14:paraId="0F6DFC93" w14:textId="77777777" w:rsidR="007E618A" w:rsidRPr="00D11C7A" w:rsidRDefault="007E618A" w:rsidP="007E618A">
      <w:pPr>
        <w:pStyle w:val="BodyText"/>
      </w:pPr>
      <w:r w:rsidRPr="00D11C7A">
        <w:t xml:space="preserve">Salvo che non sia previsto diversamente da norme, usi commerciali o accordi tra le parti, </w:t>
      </w:r>
      <w:r w:rsidRPr="00D11C7A">
        <w:rPr>
          <w:u w:val="single"/>
        </w:rPr>
        <w:t xml:space="preserve">il Fornitore è tenuto a considerare efficaci solo le Revoche e le </w:t>
      </w:r>
      <w:r w:rsidR="003601FF" w:rsidRPr="00D11C7A">
        <w:rPr>
          <w:u w:val="single"/>
        </w:rPr>
        <w:t>Sostituzioni</w:t>
      </w:r>
      <w:r w:rsidRPr="00D11C7A">
        <w:rPr>
          <w:u w:val="single"/>
        </w:rPr>
        <w:t xml:space="preserve"> di ordine pervenute prima che abbia dato luogo all’esecuzione dell’Ordine revocato o </w:t>
      </w:r>
      <w:r w:rsidR="003601FF" w:rsidRPr="00D11C7A">
        <w:rPr>
          <w:u w:val="single"/>
        </w:rPr>
        <w:t>sostituito</w:t>
      </w:r>
      <w:r w:rsidRPr="00D11C7A">
        <w:t xml:space="preserve">. Ad esempio, se l’acquisto ha ad oggetto un bene che deve essere trasportato da un luogo a un altro, l’Ordine non può essere revocato o </w:t>
      </w:r>
      <w:r w:rsidR="003601FF" w:rsidRPr="00D11C7A">
        <w:t>sostituito</w:t>
      </w:r>
      <w:r w:rsidRPr="00D11C7A">
        <w:t xml:space="preserve"> dopo che il bene è stato rimesso al vettore o allo spedizioniere.</w:t>
      </w:r>
    </w:p>
    <w:p w14:paraId="097F5B0A" w14:textId="77777777" w:rsidR="007E618A" w:rsidRPr="00D11C7A" w:rsidRDefault="007E618A" w:rsidP="007E618A">
      <w:pPr>
        <w:pStyle w:val="BodyText"/>
      </w:pPr>
      <w:r w:rsidRPr="00D11C7A">
        <w:t xml:space="preserve">Le </w:t>
      </w:r>
      <w:r w:rsidR="003601FF" w:rsidRPr="00D11C7A">
        <w:t>Sostituzioni</w:t>
      </w:r>
      <w:r w:rsidRPr="00D11C7A">
        <w:t xml:space="preserve"> e le Revoche, rispettivamente, </w:t>
      </w:r>
      <w:r w:rsidR="003601FF" w:rsidRPr="00D11C7A">
        <w:t>rimpiazzano</w:t>
      </w:r>
      <w:r w:rsidRPr="00D11C7A">
        <w:t xml:space="preserve"> e annullano sia l’Ordine ivi indicato sia tutte le altre </w:t>
      </w:r>
      <w:r w:rsidR="003601FF" w:rsidRPr="00D11C7A">
        <w:t xml:space="preserve">Sostituzioni </w:t>
      </w:r>
      <w:r w:rsidRPr="00D11C7A">
        <w:t>e Revoche, già trasmesse, riferite al medesimo Ordine iniziale.</w:t>
      </w:r>
    </w:p>
    <w:p w14:paraId="75D4349E" w14:textId="77777777" w:rsidR="007E618A" w:rsidRPr="00D11C7A" w:rsidRDefault="007E618A" w:rsidP="007E618A">
      <w:pPr>
        <w:pStyle w:val="BodyText"/>
      </w:pPr>
      <w:r w:rsidRPr="00D11C7A">
        <w:t>La tabella che segue riporta i Documenti utilizzati nel processo, con indicazione dei corrispondenti documenti e profili PEPPOL.</w:t>
      </w:r>
    </w:p>
    <w:p w14:paraId="68F3951F" w14:textId="77777777" w:rsidR="007E618A" w:rsidRPr="00D11C7A" w:rsidRDefault="007E618A" w:rsidP="007E618A"/>
    <w:tbl>
      <w:tblPr>
        <w:tblStyle w:val="TableGrid"/>
        <w:tblW w:w="8789" w:type="dxa"/>
        <w:jc w:val="center"/>
        <w:tblLook w:val="04A0" w:firstRow="1" w:lastRow="0" w:firstColumn="1" w:lastColumn="0" w:noHBand="0" w:noVBand="1"/>
      </w:tblPr>
      <w:tblGrid>
        <w:gridCol w:w="1925"/>
        <w:gridCol w:w="1456"/>
        <w:gridCol w:w="961"/>
        <w:gridCol w:w="1255"/>
        <w:gridCol w:w="1984"/>
        <w:gridCol w:w="1208"/>
      </w:tblGrid>
      <w:tr w:rsidR="007E618A" w:rsidRPr="00D11C7A" w14:paraId="46CD973F" w14:textId="77777777" w:rsidTr="00121840">
        <w:trPr>
          <w:jc w:val="center"/>
        </w:trPr>
        <w:tc>
          <w:tcPr>
            <w:tcW w:w="1980" w:type="dxa"/>
            <w:vMerge w:val="restart"/>
            <w:tcBorders>
              <w:right w:val="nil"/>
            </w:tcBorders>
            <w:shd w:val="clear" w:color="auto" w:fill="D9D9D9" w:themeFill="background1" w:themeFillShade="D9"/>
            <w:vAlign w:val="center"/>
          </w:tcPr>
          <w:p w14:paraId="63ACACB0" w14:textId="77777777" w:rsidR="007E618A" w:rsidRPr="00D11C7A" w:rsidRDefault="007E618A" w:rsidP="00932D7B">
            <w:pPr>
              <w:pStyle w:val="BodyText"/>
              <w:spacing w:before="120" w:after="120"/>
              <w:ind w:left="0"/>
              <w:jc w:val="center"/>
              <w:rPr>
                <w:b/>
              </w:rPr>
            </w:pPr>
            <w:r w:rsidRPr="00D11C7A">
              <w:rPr>
                <w:b/>
              </w:rPr>
              <w:t xml:space="preserve">PROCESSO </w:t>
            </w:r>
            <w:r w:rsidRPr="00D11C7A">
              <w:rPr>
                <w:b/>
              </w:rPr>
              <w:br/>
              <w:t>(profilo PEPPOL)</w:t>
            </w:r>
          </w:p>
        </w:tc>
        <w:tc>
          <w:tcPr>
            <w:tcW w:w="1456" w:type="dxa"/>
            <w:vMerge w:val="restart"/>
            <w:tcBorders>
              <w:right w:val="nil"/>
            </w:tcBorders>
            <w:shd w:val="clear" w:color="auto" w:fill="D9D9D9" w:themeFill="background1" w:themeFillShade="D9"/>
            <w:vAlign w:val="center"/>
          </w:tcPr>
          <w:p w14:paraId="7269C163" w14:textId="77777777" w:rsidR="007E618A" w:rsidRPr="00D11C7A" w:rsidRDefault="007E618A" w:rsidP="00932D7B">
            <w:pPr>
              <w:pStyle w:val="BodyText"/>
              <w:spacing w:before="120" w:after="120"/>
              <w:ind w:left="0"/>
              <w:jc w:val="center"/>
              <w:rPr>
                <w:b/>
              </w:rPr>
            </w:pPr>
            <w:r w:rsidRPr="00D11C7A">
              <w:rPr>
                <w:b/>
              </w:rPr>
              <w:t xml:space="preserve">TIPO DOCUMENTO </w:t>
            </w:r>
          </w:p>
        </w:tc>
        <w:tc>
          <w:tcPr>
            <w:tcW w:w="961" w:type="dxa"/>
            <w:vMerge w:val="restart"/>
            <w:tcBorders>
              <w:left w:val="nil"/>
              <w:right w:val="nil"/>
            </w:tcBorders>
            <w:shd w:val="clear" w:color="auto" w:fill="D9D9D9" w:themeFill="background1" w:themeFillShade="D9"/>
            <w:vAlign w:val="center"/>
          </w:tcPr>
          <w:p w14:paraId="5E2CF0EB" w14:textId="77777777" w:rsidR="007E618A" w:rsidRPr="00D11C7A" w:rsidRDefault="007E618A" w:rsidP="00932D7B">
            <w:pPr>
              <w:pStyle w:val="BodyText"/>
              <w:spacing w:before="120" w:after="120"/>
              <w:ind w:left="0"/>
              <w:jc w:val="center"/>
              <w:rPr>
                <w:b/>
              </w:rPr>
            </w:pPr>
            <w:r w:rsidRPr="00D11C7A">
              <w:rPr>
                <w:b/>
              </w:rPr>
              <w:t xml:space="preserve">Formato PEPPOL </w:t>
            </w:r>
          </w:p>
        </w:tc>
        <w:tc>
          <w:tcPr>
            <w:tcW w:w="1127" w:type="dxa"/>
            <w:vMerge w:val="restart"/>
            <w:tcBorders>
              <w:left w:val="nil"/>
            </w:tcBorders>
            <w:shd w:val="clear" w:color="auto" w:fill="D9D9D9" w:themeFill="background1" w:themeFillShade="D9"/>
            <w:vAlign w:val="center"/>
          </w:tcPr>
          <w:p w14:paraId="7D234E3F" w14:textId="77777777" w:rsidR="007E618A" w:rsidRPr="00D11C7A" w:rsidRDefault="007E618A" w:rsidP="00A434B2">
            <w:pPr>
              <w:pStyle w:val="BodyText"/>
              <w:spacing w:before="120" w:after="120"/>
              <w:ind w:left="0"/>
              <w:jc w:val="center"/>
              <w:rPr>
                <w:b/>
              </w:rPr>
            </w:pPr>
            <w:r w:rsidRPr="00D11C7A">
              <w:rPr>
                <w:b/>
              </w:rPr>
              <w:t>Attore che emette il Documento</w:t>
            </w:r>
          </w:p>
        </w:tc>
        <w:tc>
          <w:tcPr>
            <w:tcW w:w="3265" w:type="dxa"/>
            <w:gridSpan w:val="2"/>
            <w:tcBorders>
              <w:bottom w:val="nil"/>
            </w:tcBorders>
            <w:shd w:val="clear" w:color="auto" w:fill="D9D9D9" w:themeFill="background1" w:themeFillShade="D9"/>
          </w:tcPr>
          <w:p w14:paraId="4E7DAFC9" w14:textId="77777777" w:rsidR="007E618A" w:rsidRPr="00D11C7A" w:rsidRDefault="007E618A" w:rsidP="00932D7B">
            <w:pPr>
              <w:pStyle w:val="BodyText"/>
              <w:spacing w:before="120" w:after="120"/>
              <w:ind w:left="0"/>
              <w:jc w:val="center"/>
              <w:rPr>
                <w:b/>
              </w:rPr>
            </w:pPr>
            <w:r w:rsidRPr="00D11C7A">
              <w:rPr>
                <w:b/>
              </w:rPr>
              <w:t>SOTTO-TIPO</w:t>
            </w:r>
          </w:p>
        </w:tc>
      </w:tr>
      <w:tr w:rsidR="007E618A" w:rsidRPr="00D11C7A" w14:paraId="524436C3" w14:textId="77777777" w:rsidTr="00121840">
        <w:trPr>
          <w:jc w:val="center"/>
        </w:trPr>
        <w:tc>
          <w:tcPr>
            <w:tcW w:w="1980" w:type="dxa"/>
            <w:vMerge/>
            <w:tcBorders>
              <w:right w:val="nil"/>
            </w:tcBorders>
            <w:shd w:val="clear" w:color="auto" w:fill="D9D9D9" w:themeFill="background1" w:themeFillShade="D9"/>
          </w:tcPr>
          <w:p w14:paraId="583034EF" w14:textId="77777777" w:rsidR="007E618A" w:rsidRPr="00D11C7A" w:rsidRDefault="007E618A" w:rsidP="00932D7B">
            <w:pPr>
              <w:pStyle w:val="BodyText"/>
              <w:spacing w:before="120" w:after="120"/>
              <w:ind w:left="0"/>
              <w:jc w:val="center"/>
              <w:rPr>
                <w:b/>
              </w:rPr>
            </w:pPr>
          </w:p>
        </w:tc>
        <w:tc>
          <w:tcPr>
            <w:tcW w:w="1456" w:type="dxa"/>
            <w:vMerge/>
            <w:tcBorders>
              <w:right w:val="nil"/>
            </w:tcBorders>
            <w:shd w:val="clear" w:color="auto" w:fill="D9D9D9" w:themeFill="background1" w:themeFillShade="D9"/>
            <w:vAlign w:val="center"/>
          </w:tcPr>
          <w:p w14:paraId="4C6BA7FD" w14:textId="77777777" w:rsidR="007E618A" w:rsidRPr="00D11C7A" w:rsidRDefault="007E618A" w:rsidP="00932D7B">
            <w:pPr>
              <w:pStyle w:val="BodyText"/>
              <w:spacing w:before="120" w:after="120"/>
              <w:ind w:left="0"/>
              <w:jc w:val="center"/>
              <w:rPr>
                <w:b/>
              </w:rPr>
            </w:pPr>
          </w:p>
        </w:tc>
        <w:tc>
          <w:tcPr>
            <w:tcW w:w="961" w:type="dxa"/>
            <w:vMerge/>
            <w:tcBorders>
              <w:left w:val="nil"/>
              <w:right w:val="nil"/>
            </w:tcBorders>
            <w:shd w:val="clear" w:color="auto" w:fill="D9D9D9" w:themeFill="background1" w:themeFillShade="D9"/>
            <w:vAlign w:val="center"/>
          </w:tcPr>
          <w:p w14:paraId="591875B7" w14:textId="77777777" w:rsidR="007E618A" w:rsidRPr="00D11C7A" w:rsidRDefault="007E618A" w:rsidP="00932D7B">
            <w:pPr>
              <w:pStyle w:val="BodyText"/>
              <w:spacing w:before="120" w:after="120"/>
              <w:ind w:left="0"/>
              <w:jc w:val="center"/>
              <w:rPr>
                <w:b/>
              </w:rPr>
            </w:pPr>
          </w:p>
        </w:tc>
        <w:tc>
          <w:tcPr>
            <w:tcW w:w="1127" w:type="dxa"/>
            <w:vMerge/>
            <w:tcBorders>
              <w:left w:val="nil"/>
            </w:tcBorders>
            <w:shd w:val="clear" w:color="auto" w:fill="D9D9D9" w:themeFill="background1" w:themeFillShade="D9"/>
            <w:vAlign w:val="center"/>
          </w:tcPr>
          <w:p w14:paraId="1A68E166" w14:textId="77777777" w:rsidR="007E618A" w:rsidRPr="00D11C7A" w:rsidRDefault="007E618A" w:rsidP="00932D7B">
            <w:pPr>
              <w:pStyle w:val="BodyText"/>
              <w:spacing w:before="120" w:after="120"/>
              <w:ind w:left="0"/>
              <w:jc w:val="center"/>
              <w:rPr>
                <w:b/>
              </w:rPr>
            </w:pPr>
          </w:p>
        </w:tc>
        <w:tc>
          <w:tcPr>
            <w:tcW w:w="2057" w:type="dxa"/>
            <w:tcBorders>
              <w:top w:val="nil"/>
              <w:right w:val="single" w:sz="4" w:space="0" w:color="auto"/>
            </w:tcBorders>
            <w:shd w:val="clear" w:color="auto" w:fill="D9D9D9" w:themeFill="background1" w:themeFillShade="D9"/>
            <w:vAlign w:val="center"/>
          </w:tcPr>
          <w:p w14:paraId="449BB975" w14:textId="77777777" w:rsidR="007E618A" w:rsidRPr="00D11C7A" w:rsidRDefault="001268DB" w:rsidP="00932D7B">
            <w:pPr>
              <w:pStyle w:val="BodyText"/>
              <w:spacing w:before="120" w:after="120"/>
              <w:ind w:left="-118"/>
              <w:jc w:val="center"/>
              <w:rPr>
                <w:b/>
              </w:rPr>
            </w:pPr>
            <w:r w:rsidRPr="00D11C7A">
              <w:rPr>
                <w:b/>
              </w:rPr>
              <w:t>Variante</w:t>
            </w:r>
          </w:p>
        </w:tc>
        <w:tc>
          <w:tcPr>
            <w:tcW w:w="0" w:type="auto"/>
            <w:tcBorders>
              <w:top w:val="nil"/>
              <w:left w:val="single" w:sz="4" w:space="0" w:color="auto"/>
            </w:tcBorders>
            <w:shd w:val="clear" w:color="auto" w:fill="D9D9D9" w:themeFill="background1" w:themeFillShade="D9"/>
            <w:vAlign w:val="center"/>
          </w:tcPr>
          <w:p w14:paraId="25268836" w14:textId="77777777" w:rsidR="007E618A" w:rsidRPr="00D11C7A" w:rsidRDefault="007E618A" w:rsidP="00932D7B">
            <w:pPr>
              <w:pStyle w:val="BodyText"/>
              <w:spacing w:before="120" w:after="120"/>
              <w:ind w:left="0"/>
              <w:jc w:val="center"/>
              <w:rPr>
                <w:b/>
              </w:rPr>
            </w:pPr>
            <w:r w:rsidRPr="00D11C7A">
              <w:rPr>
                <w:b/>
              </w:rPr>
              <w:t>Note</w:t>
            </w:r>
          </w:p>
        </w:tc>
      </w:tr>
      <w:tr w:rsidR="007E618A" w:rsidRPr="00D11C7A" w14:paraId="5817FB4A" w14:textId="77777777" w:rsidTr="00121840">
        <w:trPr>
          <w:trHeight w:val="1238"/>
          <w:jc w:val="center"/>
        </w:trPr>
        <w:tc>
          <w:tcPr>
            <w:tcW w:w="1980" w:type="dxa"/>
            <w:tcBorders>
              <w:bottom w:val="single" w:sz="4" w:space="0" w:color="auto"/>
              <w:right w:val="nil"/>
            </w:tcBorders>
            <w:vAlign w:val="center"/>
          </w:tcPr>
          <w:p w14:paraId="1DF5CB0E" w14:textId="77777777" w:rsidR="007E618A" w:rsidRPr="00D11C7A" w:rsidRDefault="007E618A" w:rsidP="00932D7B">
            <w:pPr>
              <w:pStyle w:val="BodyText"/>
              <w:spacing w:before="120"/>
              <w:ind w:left="0"/>
              <w:contextualSpacing/>
              <w:jc w:val="left"/>
            </w:pPr>
            <w:r w:rsidRPr="00D11C7A">
              <w:rPr>
                <w:b/>
              </w:rPr>
              <w:t>Ordinazione semplice</w:t>
            </w:r>
            <w:r w:rsidRPr="00D11C7A">
              <w:rPr>
                <w:b/>
              </w:rPr>
              <w:br/>
            </w:r>
            <w:r w:rsidRPr="00D11C7A">
              <w:t>(BIS Order only 3.0)</w:t>
            </w:r>
          </w:p>
        </w:tc>
        <w:tc>
          <w:tcPr>
            <w:tcW w:w="1456" w:type="dxa"/>
            <w:tcBorders>
              <w:bottom w:val="single" w:sz="4" w:space="0" w:color="auto"/>
              <w:right w:val="nil"/>
            </w:tcBorders>
            <w:vAlign w:val="center"/>
          </w:tcPr>
          <w:p w14:paraId="797BA75B" w14:textId="77777777" w:rsidR="007E618A" w:rsidRPr="00D11C7A" w:rsidRDefault="007E618A" w:rsidP="00932D7B">
            <w:pPr>
              <w:pStyle w:val="BodyText"/>
              <w:spacing w:before="120"/>
              <w:ind w:left="0"/>
              <w:contextualSpacing/>
              <w:jc w:val="left"/>
              <w:rPr>
                <w:b/>
              </w:rPr>
            </w:pPr>
            <w:r w:rsidRPr="00D11C7A">
              <w:rPr>
                <w:b/>
              </w:rPr>
              <w:t>Ordine</w:t>
            </w:r>
          </w:p>
        </w:tc>
        <w:tc>
          <w:tcPr>
            <w:tcW w:w="961" w:type="dxa"/>
            <w:tcBorders>
              <w:left w:val="nil"/>
              <w:bottom w:val="single" w:sz="4" w:space="0" w:color="auto"/>
              <w:right w:val="nil"/>
            </w:tcBorders>
            <w:vAlign w:val="center"/>
          </w:tcPr>
          <w:p w14:paraId="17D05502" w14:textId="77777777" w:rsidR="007E618A" w:rsidRPr="00D11C7A" w:rsidRDefault="007E618A" w:rsidP="00932D7B">
            <w:pPr>
              <w:pStyle w:val="BodyText"/>
              <w:ind w:left="0"/>
              <w:contextualSpacing/>
              <w:jc w:val="left"/>
            </w:pPr>
            <w:r w:rsidRPr="00D11C7A">
              <w:t>Order</w:t>
            </w:r>
          </w:p>
        </w:tc>
        <w:tc>
          <w:tcPr>
            <w:tcW w:w="1127" w:type="dxa"/>
            <w:tcBorders>
              <w:left w:val="nil"/>
              <w:bottom w:val="single" w:sz="4" w:space="0" w:color="auto"/>
              <w:right w:val="nil"/>
            </w:tcBorders>
            <w:vAlign w:val="center"/>
          </w:tcPr>
          <w:p w14:paraId="2E59E673" w14:textId="77777777" w:rsidR="007E618A" w:rsidRPr="00D11C7A" w:rsidRDefault="007E618A" w:rsidP="00932D7B">
            <w:pPr>
              <w:pStyle w:val="BodyText"/>
              <w:spacing w:before="0"/>
              <w:ind w:left="34"/>
              <w:jc w:val="left"/>
              <w:rPr>
                <w:b/>
              </w:rPr>
            </w:pPr>
            <w:r w:rsidRPr="00D11C7A">
              <w:rPr>
                <w:b/>
              </w:rPr>
              <w:t>Cliente</w:t>
            </w:r>
          </w:p>
        </w:tc>
        <w:tc>
          <w:tcPr>
            <w:tcW w:w="2057" w:type="dxa"/>
            <w:tcBorders>
              <w:left w:val="nil"/>
              <w:bottom w:val="single" w:sz="4" w:space="0" w:color="auto"/>
              <w:right w:val="nil"/>
            </w:tcBorders>
            <w:vAlign w:val="center"/>
          </w:tcPr>
          <w:p w14:paraId="49EA9082" w14:textId="77777777" w:rsidR="007E618A" w:rsidRPr="00D11C7A" w:rsidRDefault="007E618A" w:rsidP="00932D7B">
            <w:pPr>
              <w:pStyle w:val="BodyText"/>
              <w:spacing w:before="120"/>
              <w:ind w:left="0"/>
              <w:jc w:val="left"/>
              <w:rPr>
                <w:b/>
              </w:rPr>
            </w:pPr>
            <w:r w:rsidRPr="00D11C7A">
              <w:rPr>
                <w:b/>
              </w:rPr>
              <w:t>Ordine iniziale</w:t>
            </w:r>
          </w:p>
          <w:p w14:paraId="46B6B70C" w14:textId="77777777" w:rsidR="007E618A" w:rsidRPr="00D11C7A" w:rsidRDefault="007E618A" w:rsidP="00932D7B">
            <w:pPr>
              <w:pStyle w:val="BodyText"/>
              <w:spacing w:before="0"/>
              <w:ind w:left="0"/>
              <w:jc w:val="left"/>
              <w:rPr>
                <w:b/>
              </w:rPr>
            </w:pPr>
            <w:r w:rsidRPr="00D11C7A">
              <w:rPr>
                <w:b/>
              </w:rPr>
              <w:t>Revoca</w:t>
            </w:r>
          </w:p>
          <w:p w14:paraId="6A992FCF" w14:textId="77777777" w:rsidR="007E618A" w:rsidRPr="00D11C7A" w:rsidRDefault="00A434B2" w:rsidP="00A434B2">
            <w:pPr>
              <w:pStyle w:val="BodyText"/>
              <w:spacing w:before="0" w:after="120"/>
              <w:ind w:left="0"/>
              <w:jc w:val="left"/>
              <w:rPr>
                <w:b/>
              </w:rPr>
            </w:pPr>
            <w:r w:rsidRPr="00D11C7A">
              <w:rPr>
                <w:b/>
              </w:rPr>
              <w:t>Ordine sostitutivo</w:t>
            </w:r>
          </w:p>
        </w:tc>
        <w:tc>
          <w:tcPr>
            <w:tcW w:w="0" w:type="auto"/>
            <w:tcBorders>
              <w:left w:val="nil"/>
              <w:bottom w:val="single" w:sz="4" w:space="0" w:color="auto"/>
            </w:tcBorders>
            <w:vAlign w:val="center"/>
          </w:tcPr>
          <w:p w14:paraId="11CBF9FC" w14:textId="77777777" w:rsidR="007E618A" w:rsidRPr="00D11C7A" w:rsidRDefault="007E618A" w:rsidP="00932D7B">
            <w:pPr>
              <w:pStyle w:val="BodyText"/>
              <w:spacing w:before="120"/>
              <w:ind w:left="34"/>
              <w:jc w:val="left"/>
            </w:pPr>
            <w:r w:rsidRPr="00D11C7A">
              <w:t>Necessario</w:t>
            </w:r>
          </w:p>
          <w:p w14:paraId="5941ED98" w14:textId="77777777" w:rsidR="007E618A" w:rsidRPr="00D11C7A" w:rsidRDefault="007E618A" w:rsidP="00932D7B">
            <w:pPr>
              <w:pStyle w:val="BodyText"/>
              <w:spacing w:before="0"/>
              <w:ind w:left="34"/>
              <w:jc w:val="left"/>
            </w:pPr>
            <w:r w:rsidRPr="00D11C7A">
              <w:t>Eventuale</w:t>
            </w:r>
          </w:p>
          <w:p w14:paraId="5144D123" w14:textId="77777777" w:rsidR="007E618A" w:rsidRPr="00D11C7A" w:rsidRDefault="007E618A" w:rsidP="00932D7B">
            <w:pPr>
              <w:pStyle w:val="BodyText"/>
              <w:spacing w:before="0" w:after="120"/>
              <w:ind w:left="34"/>
              <w:jc w:val="left"/>
            </w:pPr>
            <w:r w:rsidRPr="00D11C7A">
              <w:t>Eventuale</w:t>
            </w:r>
          </w:p>
        </w:tc>
      </w:tr>
    </w:tbl>
    <w:p w14:paraId="2B101BFA" w14:textId="77777777" w:rsidR="007E618A" w:rsidRPr="00D11C7A" w:rsidRDefault="007E618A" w:rsidP="007E618A">
      <w:pPr>
        <w:pStyle w:val="Caption"/>
        <w:rPr>
          <w:rFonts w:ascii="Frutiger LT 45 Light" w:hAnsi="Frutiger LT 45 Light"/>
        </w:rPr>
      </w:pPr>
      <w:r w:rsidRPr="00D11C7A">
        <w:rPr>
          <w:rFonts w:ascii="Frutiger LT 45 Light" w:hAnsi="Frutiger LT 45 Light"/>
        </w:rPr>
        <w:t>Documenti utilizzati nel processo di Ordine semplice</w:t>
      </w:r>
    </w:p>
    <w:p w14:paraId="240E1459" w14:textId="77777777" w:rsidR="007E618A" w:rsidRPr="00D11C7A" w:rsidRDefault="007E618A" w:rsidP="007E618A">
      <w:pPr>
        <w:rPr>
          <w:rFonts w:ascii="Frutiger LT 45 Light" w:eastAsia="Times New Roman" w:hAnsi="Frutiger LT 45 Light" w:cs="Times New Roman"/>
        </w:rPr>
      </w:pPr>
      <w:r w:rsidRPr="00D11C7A">
        <w:br w:type="page"/>
      </w:r>
    </w:p>
    <w:p w14:paraId="4B2F5B98" w14:textId="77777777" w:rsidR="007E618A" w:rsidRPr="00D11C7A" w:rsidRDefault="007E618A" w:rsidP="00310BDE">
      <w:pPr>
        <w:pStyle w:val="Heading3"/>
      </w:pPr>
      <w:bookmarkStart w:id="1187" w:name="_Toc533065791"/>
      <w:bookmarkStart w:id="1188" w:name="_Ref533762704"/>
      <w:bookmarkStart w:id="1189" w:name="_Ref534196817"/>
      <w:bookmarkStart w:id="1190" w:name="_Ref534718149"/>
      <w:bookmarkStart w:id="1191" w:name="_Ref534901729"/>
      <w:bookmarkStart w:id="1192" w:name="_Ref534908541"/>
      <w:bookmarkStart w:id="1193" w:name="_Ref535052992"/>
      <w:bookmarkStart w:id="1194" w:name="_Ref535055056"/>
      <w:bookmarkStart w:id="1195" w:name="_Toc465272"/>
      <w:r w:rsidRPr="00D11C7A">
        <w:lastRenderedPageBreak/>
        <w:t>Ordinazione completa</w:t>
      </w:r>
      <w:bookmarkEnd w:id="1187"/>
      <w:bookmarkEnd w:id="1188"/>
      <w:bookmarkEnd w:id="1189"/>
      <w:bookmarkEnd w:id="1190"/>
      <w:bookmarkEnd w:id="1191"/>
      <w:bookmarkEnd w:id="1192"/>
      <w:bookmarkEnd w:id="1193"/>
      <w:bookmarkEnd w:id="1194"/>
      <w:bookmarkEnd w:id="1195"/>
    </w:p>
    <w:p w14:paraId="72D9B813" w14:textId="703A9C1D" w:rsidR="007E618A" w:rsidRPr="00D11C7A" w:rsidRDefault="007E618A" w:rsidP="007E618A">
      <w:pPr>
        <w:pStyle w:val="BodyText"/>
      </w:pPr>
      <w:r w:rsidRPr="00D11C7A">
        <w:t>Questo processo, corrispondente al profilo PEPPOL</w:t>
      </w:r>
      <w:ins w:id="1196" w:author="Cernigliaro, Giuseppe (IT - Bologna)" w:date="2019-02-07T19:47:00Z">
        <w:r w:rsidR="0024502B" w:rsidRPr="00CD7CB2">
          <w:rPr>
            <w:highlight w:val="yellow"/>
          </w:rPr>
          <w:t>(INSERIRE LINK ASCIIDOC)</w:t>
        </w:r>
      </w:ins>
      <w:del w:id="1197" w:author="Cernigliaro, Giuseppe (IT - Bologna)" w:date="2019-02-07T19:47:00Z">
        <w:r w:rsidRPr="00D11C7A" w:rsidDel="0024502B">
          <w:delText xml:space="preserve"> </w:delText>
        </w:r>
        <w:r w:rsidR="002E2CF1" w:rsidDel="0024502B">
          <w:rPr>
            <w:rStyle w:val="Hyperlink"/>
          </w:rPr>
          <w:fldChar w:fldCharType="begin"/>
        </w:r>
        <w:r w:rsidR="002E2CF1" w:rsidDel="0024502B">
          <w:rPr>
            <w:rStyle w:val="Hyperlink"/>
          </w:rPr>
          <w:delInstrText xml:space="preserve"> HYPERLINK "http://docs.peppol.eu/poacc/upgrade-3/profiles/28-ordering/" </w:delInstrText>
        </w:r>
        <w:r w:rsidR="002E2CF1" w:rsidDel="0024502B">
          <w:rPr>
            <w:rStyle w:val="Hyperlink"/>
          </w:rPr>
          <w:fldChar w:fldCharType="separate"/>
        </w:r>
        <w:r w:rsidR="003601FF" w:rsidRPr="00D11C7A" w:rsidDel="0024502B">
          <w:rPr>
            <w:rStyle w:val="Hyperlink"/>
          </w:rPr>
          <w:delText>BIS Ordering</w:delText>
        </w:r>
        <w:r w:rsidR="002E2CF1" w:rsidDel="0024502B">
          <w:rPr>
            <w:rStyle w:val="Hyperlink"/>
          </w:rPr>
          <w:fldChar w:fldCharType="end"/>
        </w:r>
        <w:r w:rsidR="003601FF" w:rsidRPr="00D11C7A" w:rsidDel="0024502B">
          <w:rPr>
            <w:rStyle w:val="Hyperlink"/>
          </w:rPr>
          <w:delText xml:space="preserve"> 3.0</w:delText>
        </w:r>
      </w:del>
      <w:r w:rsidRPr="00D11C7A">
        <w:t>, prevede l’uso di tre Documenti:</w:t>
      </w:r>
    </w:p>
    <w:p w14:paraId="25779349" w14:textId="77777777" w:rsidR="007E618A" w:rsidRPr="00D11C7A" w:rsidRDefault="007E618A" w:rsidP="007E618A">
      <w:pPr>
        <w:pStyle w:val="Trattino"/>
        <w:numPr>
          <w:ilvl w:val="0"/>
          <w:numId w:val="8"/>
        </w:numPr>
        <w:ind w:left="1157" w:hanging="357"/>
      </w:pPr>
      <w:r w:rsidRPr="00D11C7A">
        <w:t>l’Ordine, emesso dal Cliente;</w:t>
      </w:r>
    </w:p>
    <w:p w14:paraId="775A1E06" w14:textId="77777777" w:rsidR="007E618A" w:rsidRPr="00D11C7A" w:rsidRDefault="007E618A" w:rsidP="007E618A">
      <w:pPr>
        <w:pStyle w:val="Trattino"/>
        <w:numPr>
          <w:ilvl w:val="0"/>
          <w:numId w:val="8"/>
        </w:numPr>
        <w:ind w:left="1157" w:hanging="357"/>
      </w:pPr>
      <w:r w:rsidRPr="00D11C7A">
        <w:t>la Risposta, eventualmente emessa dal Fornitore;</w:t>
      </w:r>
    </w:p>
    <w:p w14:paraId="573EC975" w14:textId="77777777" w:rsidR="007E618A" w:rsidRPr="00D11C7A" w:rsidRDefault="007E618A" w:rsidP="007E618A">
      <w:pPr>
        <w:pStyle w:val="Trattino"/>
        <w:numPr>
          <w:ilvl w:val="0"/>
          <w:numId w:val="8"/>
        </w:numPr>
        <w:ind w:left="1157" w:hanging="357"/>
      </w:pPr>
      <w:r w:rsidRPr="00D11C7A">
        <w:t>l’</w:t>
      </w:r>
      <w:r w:rsidR="006113A1" w:rsidRPr="00D11C7A">
        <w:t>Ordine di riscontro</w:t>
      </w:r>
      <w:r w:rsidRPr="00D11C7A">
        <w:t>, eventualmente emesso dal Cliente.</w:t>
      </w:r>
    </w:p>
    <w:p w14:paraId="1EC38252" w14:textId="77777777" w:rsidR="007E618A" w:rsidRPr="00D11C7A" w:rsidRDefault="007E618A" w:rsidP="007E618A">
      <w:pPr>
        <w:pStyle w:val="BodyText"/>
      </w:pPr>
      <w:r w:rsidRPr="00D11C7A">
        <w:rPr>
          <w:u w:val="single"/>
        </w:rPr>
        <w:t>Il processo prende avvio con l’invio dell’Ordine da parte del Cliente</w:t>
      </w:r>
      <w:r w:rsidRPr="00D11C7A">
        <w:t xml:space="preserve"> e può terminare, alternativamente:</w:t>
      </w:r>
    </w:p>
    <w:p w14:paraId="4D6B3E15" w14:textId="77777777" w:rsidR="007E618A" w:rsidRPr="00D11C7A" w:rsidRDefault="007E618A" w:rsidP="007E618A">
      <w:pPr>
        <w:pStyle w:val="Trattino"/>
        <w:numPr>
          <w:ilvl w:val="0"/>
          <w:numId w:val="8"/>
        </w:numPr>
        <w:ind w:left="1157" w:hanging="357"/>
      </w:pPr>
      <w:r w:rsidRPr="00D11C7A">
        <w:t>con la ricezione da parte del Fornitore dell’Ordine inviato dal Cliente;</w:t>
      </w:r>
    </w:p>
    <w:p w14:paraId="2639919C" w14:textId="77777777" w:rsidR="007E618A" w:rsidRPr="00D11C7A" w:rsidRDefault="007E618A" w:rsidP="007E618A">
      <w:pPr>
        <w:pStyle w:val="Trattino"/>
        <w:numPr>
          <w:ilvl w:val="0"/>
          <w:numId w:val="8"/>
        </w:numPr>
        <w:ind w:left="1157" w:hanging="357"/>
      </w:pPr>
      <w:r w:rsidRPr="00D11C7A">
        <w:t>con la ricezione da parte del Cliente della Risposta inviata dal Fornitore;</w:t>
      </w:r>
    </w:p>
    <w:p w14:paraId="0993C952" w14:textId="77777777" w:rsidR="007E618A" w:rsidRPr="00D11C7A" w:rsidRDefault="007E618A" w:rsidP="007E618A">
      <w:pPr>
        <w:pStyle w:val="Trattino"/>
        <w:numPr>
          <w:ilvl w:val="0"/>
          <w:numId w:val="8"/>
        </w:numPr>
        <w:ind w:left="1157" w:hanging="357"/>
      </w:pPr>
      <w:r w:rsidRPr="00D11C7A">
        <w:t>con la ricezione da parte del fornitore dell’</w:t>
      </w:r>
      <w:r w:rsidR="006113A1" w:rsidRPr="00D11C7A">
        <w:t>Ordine di riscontro</w:t>
      </w:r>
      <w:r w:rsidRPr="00D11C7A">
        <w:t xml:space="preserve"> inviato dal Cliente.</w:t>
      </w:r>
    </w:p>
    <w:p w14:paraId="059EF262" w14:textId="77777777" w:rsidR="007E618A" w:rsidRPr="00D11C7A" w:rsidRDefault="007E618A" w:rsidP="007E618A">
      <w:pPr>
        <w:pStyle w:val="BodyText"/>
      </w:pPr>
      <w:r w:rsidRPr="00D11C7A">
        <w:t>Il diagramma di flusso che segue mostra sinteticamente le attività e i Documenti utilizzati nel processo.</w:t>
      </w:r>
    </w:p>
    <w:p w14:paraId="3DC557CB" w14:textId="77777777" w:rsidR="007E618A" w:rsidRPr="00D11C7A" w:rsidRDefault="00006FCF" w:rsidP="007E618A">
      <w:pPr>
        <w:keepNext/>
        <w:spacing w:before="240" w:after="0"/>
        <w:jc w:val="center"/>
        <w:rPr>
          <w:rFonts w:ascii="Frutiger LT 45 Light" w:hAnsi="Frutiger LT 45 Light"/>
        </w:rPr>
      </w:pPr>
      <w:r w:rsidRPr="00D11C7A">
        <w:rPr>
          <w:noProof/>
          <w:lang w:val="en-US" w:eastAsia="en-US"/>
        </w:rPr>
        <w:drawing>
          <wp:inline distT="0" distB="0" distL="0" distR="0" wp14:anchorId="02E553D1" wp14:editId="32CD27FB">
            <wp:extent cx="5580380" cy="4742350"/>
            <wp:effectExtent l="19050" t="19050" r="20320" b="20320"/>
            <wp:docPr id="25" name="Immagine 25" descr="C:\Users\p.trimarchi\AppData\Local\Microsoft\Windows\INetCache\Content.Word\Nuova immagine (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30).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4742350"/>
                    </a:xfrm>
                    <a:prstGeom prst="rect">
                      <a:avLst/>
                    </a:prstGeom>
                    <a:noFill/>
                    <a:ln>
                      <a:solidFill>
                        <a:schemeClr val="tx1"/>
                      </a:solidFill>
                    </a:ln>
                  </pic:spPr>
                </pic:pic>
              </a:graphicData>
            </a:graphic>
          </wp:inline>
        </w:drawing>
      </w:r>
    </w:p>
    <w:p w14:paraId="56C5D771" w14:textId="77777777" w:rsidR="007E618A" w:rsidRPr="00D11C7A" w:rsidRDefault="007E618A" w:rsidP="007E618A">
      <w:pPr>
        <w:pStyle w:val="Caption"/>
        <w:rPr>
          <w:rFonts w:ascii="Frutiger LT 45 Light" w:hAnsi="Frutiger LT 45 Light"/>
        </w:rPr>
      </w:pPr>
      <w:r w:rsidRPr="00D11C7A">
        <w:rPr>
          <w:rFonts w:ascii="Frutiger LT 45 Light" w:hAnsi="Frutiger LT 45 Light"/>
        </w:rPr>
        <w:t>Il processo Ordinazione completa</w:t>
      </w:r>
    </w:p>
    <w:p w14:paraId="7EE6FBF0" w14:textId="77777777" w:rsidR="007E618A" w:rsidRPr="00D11C7A" w:rsidRDefault="007E618A" w:rsidP="007E618A">
      <w:pPr>
        <w:pStyle w:val="BodyText"/>
      </w:pPr>
      <w:r w:rsidRPr="00D11C7A">
        <w:lastRenderedPageBreak/>
        <w:t>Si descrive, di seguito, l’uso dei tre Documenti previsti in relazione alle diverse fasi del processo.</w:t>
      </w:r>
    </w:p>
    <w:p w14:paraId="7E5C29FC" w14:textId="77777777" w:rsidR="007E618A" w:rsidRPr="00D11C7A" w:rsidRDefault="007E618A" w:rsidP="00763A59">
      <w:pPr>
        <w:pStyle w:val="BodyText"/>
        <w:numPr>
          <w:ilvl w:val="0"/>
          <w:numId w:val="33"/>
        </w:numPr>
        <w:spacing w:before="480"/>
        <w:rPr>
          <w:u w:val="single"/>
        </w:rPr>
      </w:pPr>
      <w:r w:rsidRPr="00D11C7A">
        <w:rPr>
          <w:u w:val="single"/>
        </w:rPr>
        <w:t>Emissione dell’ordine</w:t>
      </w:r>
    </w:p>
    <w:p w14:paraId="30C395DE" w14:textId="77777777" w:rsidR="007E618A" w:rsidRPr="00D11C7A" w:rsidRDefault="007E618A" w:rsidP="007E618A">
      <w:pPr>
        <w:pStyle w:val="BodyText"/>
      </w:pPr>
      <w:r w:rsidRPr="00D11C7A">
        <w:t xml:space="preserve">Il processo di Ordinazione completa prevede che ogni eventuale comunicazione di accettazione, diniego o modifica dell’Ordine da parte del Fornitore potrà pervenire al Cliente - </w:t>
      </w:r>
      <w:r w:rsidRPr="00D11C7A">
        <w:rPr>
          <w:u w:val="single"/>
        </w:rPr>
        <w:t>oltre che</w:t>
      </w:r>
      <w:r w:rsidRPr="00D11C7A">
        <w:t xml:space="preserve"> nelle forme tradizionali (telefono, fax, e-mail, ecc.) - </w:t>
      </w:r>
      <w:r w:rsidRPr="00D11C7A">
        <w:rPr>
          <w:u w:val="single"/>
        </w:rPr>
        <w:t>anche</w:t>
      </w:r>
      <w:r w:rsidRPr="00D11C7A">
        <w:t xml:space="preserve"> per il tramite di NSO, salvo che gli accordi tra le parti non dispongano diversamente (ad esempio, le parti possono convenire contrattualmente che le Risposte agli Ordini debbano essere trasmessi obbligatoriamente per il tramite di NSO).</w:t>
      </w:r>
    </w:p>
    <w:p w14:paraId="5A594016" w14:textId="77777777" w:rsidR="007E618A" w:rsidRPr="00D11C7A" w:rsidRDefault="007E618A" w:rsidP="007E618A">
      <w:pPr>
        <w:pStyle w:val="BodyText"/>
      </w:pPr>
      <w:r w:rsidRPr="00D11C7A">
        <w:t xml:space="preserve">Quando il Cliente invia un Ordine indicando questo processo, implicitamente informa il Fornitore di </w:t>
      </w:r>
      <w:r w:rsidRPr="00D11C7A">
        <w:rPr>
          <w:u w:val="single"/>
        </w:rPr>
        <w:t>essere disponibile</w:t>
      </w:r>
      <w:r w:rsidRPr="00D11C7A">
        <w:t xml:space="preserve"> a ricevere l’eventuale Risposta in modalità telematica.</w:t>
      </w:r>
    </w:p>
    <w:p w14:paraId="2CFC6F0D" w14:textId="77777777" w:rsidR="007E618A" w:rsidRPr="00D11C7A" w:rsidRDefault="002D6969" w:rsidP="007E618A">
      <w:pPr>
        <w:pStyle w:val="BodyText"/>
      </w:pPr>
      <w:r w:rsidRPr="00D11C7A">
        <w:t>D</w:t>
      </w:r>
      <w:r w:rsidR="007E618A" w:rsidRPr="00D11C7A">
        <w:t>i propria iniziativa o su richiesta del Fornitore, il Cliente può comunque revocare o modificare un Ordine precedentemente emesso mediante l’emissione di un nuovo Ordine, che deve contenere l’indicazione dell’Ordine che si intende revocare o modificare.</w:t>
      </w:r>
    </w:p>
    <w:p w14:paraId="6B3CFE24" w14:textId="7F1E8B56" w:rsidR="007E618A" w:rsidRPr="00D11C7A" w:rsidRDefault="007E618A" w:rsidP="007E618A">
      <w:pPr>
        <w:pStyle w:val="BodyText"/>
      </w:pPr>
      <w:r w:rsidRPr="00D11C7A">
        <w:t>Ne consegue che un Ordine può assumere le seguenti tre forme</w:t>
      </w:r>
      <w:del w:id="1198" w:author="Cernigliaro, Giuseppe (IT - Bologna)" w:date="2019-02-07T21:01:00Z">
        <w:r w:rsidRPr="00D11C7A" w:rsidDel="00221D19">
          <w:delText xml:space="preserve"> (</w:delText>
        </w:r>
        <w:r w:rsidR="00256F1A" w:rsidRPr="00D11C7A" w:rsidDel="00221D19">
          <w:delText>v</w:delText>
        </w:r>
      </w:del>
      <w:del w:id="1199" w:author="Cernigliaro, Giuseppe (IT - Bologna)" w:date="2019-02-07T21:00:00Z">
        <w:r w:rsidR="00256F1A" w:rsidRPr="00D11C7A" w:rsidDel="00221D19">
          <w:delText xml:space="preserve">. Paragrafo </w:delText>
        </w:r>
        <w:r w:rsidR="00A34DD2" w:rsidRPr="00D11C7A" w:rsidDel="00221D19">
          <w:fldChar w:fldCharType="begin"/>
        </w:r>
        <w:r w:rsidR="00256F1A" w:rsidRPr="00D11C7A" w:rsidDel="00221D19">
          <w:delInstrText xml:space="preserve"> REF _Ref499025515 \r \h </w:delInstrText>
        </w:r>
        <w:r w:rsidR="00264AEF" w:rsidRPr="00D11C7A" w:rsidDel="00221D19">
          <w:delInstrText xml:space="preserve"> \* MERGEFORMAT </w:delInstrText>
        </w:r>
        <w:r w:rsidR="00A34DD2" w:rsidRPr="00D11C7A" w:rsidDel="00221D19">
          <w:fldChar w:fldCharType="separate"/>
        </w:r>
      </w:del>
      <w:del w:id="1200" w:author="Cernigliaro, Giuseppe (IT - Bologna)" w:date="2019-02-07T20:53:00Z">
        <w:r w:rsidR="00256F1A" w:rsidRPr="00D11C7A" w:rsidDel="004A592B">
          <w:delText>2.3.3</w:delText>
        </w:r>
      </w:del>
      <w:del w:id="1201" w:author="Cernigliaro, Giuseppe (IT - Bologna)" w:date="2019-02-07T21:00:00Z">
        <w:r w:rsidR="00A34DD2" w:rsidRPr="00D11C7A" w:rsidDel="00221D19">
          <w:fldChar w:fldCharType="end"/>
        </w:r>
        <w:r w:rsidRPr="00D11C7A" w:rsidDel="00221D19">
          <w:delText>)</w:delText>
        </w:r>
      </w:del>
      <w:r w:rsidRPr="00D11C7A">
        <w:t>:</w:t>
      </w:r>
    </w:p>
    <w:p w14:paraId="1DEEA2AB" w14:textId="77777777" w:rsidR="007E618A" w:rsidRPr="00D11C7A" w:rsidRDefault="007E618A" w:rsidP="007E618A">
      <w:pPr>
        <w:pStyle w:val="Trattino"/>
        <w:numPr>
          <w:ilvl w:val="0"/>
          <w:numId w:val="8"/>
        </w:numPr>
        <w:ind w:left="1157" w:hanging="357"/>
      </w:pPr>
      <w:r w:rsidRPr="00D11C7A">
        <w:rPr>
          <w:i/>
        </w:rPr>
        <w:t>Ordine iniziale</w:t>
      </w:r>
      <w:r w:rsidRPr="00D11C7A">
        <w:t>;</w:t>
      </w:r>
    </w:p>
    <w:p w14:paraId="66E329B3" w14:textId="77777777" w:rsidR="007E618A" w:rsidRPr="00D11C7A" w:rsidRDefault="00CD6F46" w:rsidP="007E618A">
      <w:pPr>
        <w:pStyle w:val="Trattino"/>
        <w:numPr>
          <w:ilvl w:val="0"/>
          <w:numId w:val="8"/>
        </w:numPr>
        <w:ind w:left="1157" w:hanging="357"/>
      </w:pPr>
      <w:r w:rsidRPr="00D11C7A">
        <w:rPr>
          <w:i/>
        </w:rPr>
        <w:t>Ordine di revoca</w:t>
      </w:r>
      <w:r w:rsidR="007E618A" w:rsidRPr="00D11C7A">
        <w:t>, che deve contenere l’indicazione dell’Ordine precedentemente inviato che si intende revocare;</w:t>
      </w:r>
    </w:p>
    <w:p w14:paraId="33C39EFB" w14:textId="77777777" w:rsidR="007E618A" w:rsidRPr="00D11C7A" w:rsidRDefault="00A434B2" w:rsidP="007E618A">
      <w:pPr>
        <w:pStyle w:val="Trattino"/>
        <w:numPr>
          <w:ilvl w:val="0"/>
          <w:numId w:val="8"/>
        </w:numPr>
        <w:ind w:left="1157" w:hanging="357"/>
      </w:pPr>
      <w:r w:rsidRPr="00D11C7A">
        <w:rPr>
          <w:i/>
        </w:rPr>
        <w:t>Ordine sostitutivo</w:t>
      </w:r>
      <w:r w:rsidR="007E618A" w:rsidRPr="00D11C7A">
        <w:t>, che deve contenere l’indicazione dell’Ordine precedentemente inviato che si intende modificare.</w:t>
      </w:r>
    </w:p>
    <w:p w14:paraId="72B6CCAF" w14:textId="2021860E" w:rsidR="007E618A" w:rsidRPr="00D11C7A" w:rsidRDefault="007E618A" w:rsidP="007E618A">
      <w:pPr>
        <w:pStyle w:val="BodyText"/>
      </w:pPr>
      <w:r w:rsidRPr="00D11C7A">
        <w:t xml:space="preserve">Come più in dettaglio specificato </w:t>
      </w:r>
      <w:r w:rsidR="008373E3" w:rsidRPr="00D11C7A">
        <w:t xml:space="preserve">nel Paragrafo </w:t>
      </w:r>
      <w:r w:rsidR="00A34DD2" w:rsidRPr="00D11C7A">
        <w:fldChar w:fldCharType="begin"/>
      </w:r>
      <w:r w:rsidR="008373E3" w:rsidRPr="00D11C7A">
        <w:instrText xml:space="preserve"> REF _Ref512108055 \r \h </w:instrText>
      </w:r>
      <w:r w:rsidR="00264AEF" w:rsidRPr="00D11C7A">
        <w:instrText xml:space="preserve"> \* MERGEFORMAT </w:instrText>
      </w:r>
      <w:r w:rsidR="00A34DD2" w:rsidRPr="00D11C7A">
        <w:fldChar w:fldCharType="separate"/>
      </w:r>
      <w:ins w:id="1202" w:author="Cernigliaro, Giuseppe (IT - Bologna)" w:date="2019-02-07T20:53:00Z">
        <w:r w:rsidR="004A592B" w:rsidRPr="004A592B">
          <w:rPr>
            <w:b/>
            <w:bCs/>
            <w:rPrChange w:id="1203" w:author="Cernigliaro, Giuseppe (IT - Bologna)" w:date="2019-02-07T20:54:00Z">
              <w:rPr>
                <w:b/>
                <w:bCs/>
                <w:lang w:val="en-US"/>
              </w:rPr>
            </w:rPrChange>
          </w:rPr>
          <w:t xml:space="preserve">Error! </w:t>
        </w:r>
        <w:r w:rsidR="004A592B">
          <w:rPr>
            <w:b/>
            <w:bCs/>
            <w:lang w:val="en-US"/>
          </w:rPr>
          <w:t>Reference source not found.</w:t>
        </w:r>
      </w:ins>
      <w:del w:id="1204" w:author="Cernigliaro, Giuseppe (IT - Bologna)" w:date="2019-02-07T20:53:00Z">
        <w:r w:rsidR="008373E3" w:rsidRPr="00D11C7A" w:rsidDel="004A592B">
          <w:delText>3.3.1.2</w:delText>
        </w:r>
      </w:del>
      <w:r w:rsidR="00A34DD2" w:rsidRPr="00D11C7A">
        <w:fldChar w:fldCharType="end"/>
      </w:r>
      <w:r w:rsidRPr="00D11C7A">
        <w:t>:</w:t>
      </w:r>
    </w:p>
    <w:p w14:paraId="69D75D0B" w14:textId="77777777" w:rsidR="007E618A" w:rsidRPr="00D11C7A" w:rsidRDefault="00CD6F46" w:rsidP="007E618A">
      <w:pPr>
        <w:pStyle w:val="Trattino"/>
        <w:numPr>
          <w:ilvl w:val="0"/>
          <w:numId w:val="8"/>
        </w:numPr>
        <w:ind w:left="1157" w:hanging="357"/>
      </w:pPr>
      <w:r w:rsidRPr="00D11C7A">
        <w:t>L’Ordine di revoca</w:t>
      </w:r>
      <w:r w:rsidR="007E618A" w:rsidRPr="00D11C7A">
        <w:t xml:space="preserve"> non può contenere </w:t>
      </w:r>
      <w:r w:rsidR="003601FF" w:rsidRPr="00D11C7A">
        <w:t>linee</w:t>
      </w:r>
      <w:r w:rsidR="007E618A" w:rsidRPr="00D11C7A">
        <w:t xml:space="preserve"> d’ordine, in quanto co</w:t>
      </w:r>
      <w:r w:rsidR="008373E3" w:rsidRPr="00D11C7A">
        <w:t xml:space="preserve">stituisce il mero annullamento </w:t>
      </w:r>
      <w:r w:rsidR="007E618A" w:rsidRPr="00D11C7A">
        <w:t>dell’Ordine precedentemente trasmesso a cui fa riferimento;</w:t>
      </w:r>
    </w:p>
    <w:p w14:paraId="0619586D" w14:textId="77777777" w:rsidR="007E618A" w:rsidRPr="00D11C7A" w:rsidRDefault="00A434B2" w:rsidP="007E618A">
      <w:pPr>
        <w:pStyle w:val="Trattino"/>
        <w:numPr>
          <w:ilvl w:val="0"/>
          <w:numId w:val="8"/>
        </w:numPr>
        <w:ind w:left="1157" w:hanging="357"/>
      </w:pPr>
      <w:r w:rsidRPr="00D11C7A">
        <w:t>l’Ordine sostitutivo</w:t>
      </w:r>
      <w:r w:rsidR="007E618A" w:rsidRPr="00D11C7A">
        <w:t xml:space="preserve"> costituisce un nuovo Ordine che annulla tutti i Documenti precedenti (Ordin</w:t>
      </w:r>
      <w:r w:rsidR="005B3372" w:rsidRPr="00D11C7A">
        <w:t>i, Risposte</w:t>
      </w:r>
      <w:r w:rsidR="007E618A" w:rsidRPr="00D11C7A">
        <w:t xml:space="preserve">) del processo corrente e </w:t>
      </w:r>
      <w:r w:rsidR="007E618A" w:rsidRPr="00D11C7A">
        <w:rPr>
          <w:u w:val="single"/>
        </w:rPr>
        <w:t>dà avvio a un nuovo processo di Ordinazione completa</w:t>
      </w:r>
      <w:r w:rsidR="007E618A" w:rsidRPr="00D11C7A">
        <w:t xml:space="preserve">, pertanto deve contenere tutte le </w:t>
      </w:r>
      <w:r w:rsidR="008373E3" w:rsidRPr="00D11C7A">
        <w:t>linee</w:t>
      </w:r>
      <w:r w:rsidR="007E618A" w:rsidRPr="00D11C7A">
        <w:t xml:space="preserve"> d’ordine (come un Ordine iniziale).</w:t>
      </w:r>
    </w:p>
    <w:p w14:paraId="1561F084" w14:textId="77777777" w:rsidR="007E618A" w:rsidRPr="00D11C7A" w:rsidRDefault="007E618A" w:rsidP="007E618A">
      <w:pPr>
        <w:pStyle w:val="BodyText"/>
      </w:pPr>
      <w:r w:rsidRPr="00D11C7A">
        <w:t xml:space="preserve">Salvo che non sia previsto diversamente da norme, usi commerciali o accordi tra le parti, </w:t>
      </w:r>
      <w:r w:rsidR="00F21723" w:rsidRPr="00D11C7A">
        <w:rPr>
          <w:u w:val="single"/>
        </w:rPr>
        <w:t>il Fornitore è tenuto a considerare efficaci solo le Revoche e le Sostituzioni di ordine pervenute prima che abbia dato luogo all’esecuzione dell’Ordine revocato o sostituito</w:t>
      </w:r>
      <w:r w:rsidRPr="00D11C7A">
        <w:t xml:space="preserve">. </w:t>
      </w:r>
      <w:r w:rsidR="00F21723" w:rsidRPr="00D11C7A">
        <w:t>Ad esempio, se l’acquisto ha ad oggetto un bene che deve essere trasportato da un luogo a un altro, l’Ordine non può essere revocato o sostituito dopo che il bene è stato rimesso al vettore o allo spedizioniere</w:t>
      </w:r>
      <w:r w:rsidRPr="00D11C7A">
        <w:t>.</w:t>
      </w:r>
    </w:p>
    <w:p w14:paraId="6954C427" w14:textId="77777777" w:rsidR="007E618A" w:rsidRPr="00D11C7A" w:rsidRDefault="007E618A" w:rsidP="007E618A">
      <w:pPr>
        <w:pStyle w:val="BodyText"/>
      </w:pPr>
      <w:r w:rsidRPr="00D11C7A">
        <w:lastRenderedPageBreak/>
        <w:t xml:space="preserve">Le </w:t>
      </w:r>
      <w:r w:rsidR="008373E3" w:rsidRPr="00D11C7A">
        <w:t>Sostituzioni</w:t>
      </w:r>
      <w:r w:rsidRPr="00D11C7A">
        <w:t xml:space="preserve"> e le Revoche, rispettivamente, </w:t>
      </w:r>
      <w:r w:rsidR="008373E3" w:rsidRPr="00D11C7A">
        <w:t>rimpiazzano</w:t>
      </w:r>
      <w:r w:rsidRPr="00D11C7A">
        <w:t xml:space="preserve"> e annullano sia l’Ordine ivi indicato sia tutte le altre </w:t>
      </w:r>
      <w:r w:rsidR="008373E3" w:rsidRPr="00D11C7A">
        <w:t>Sostituzioni</w:t>
      </w:r>
      <w:r w:rsidRPr="00D11C7A">
        <w:t xml:space="preserve"> e Revoche, già trasmesse, riferite al medesimo Ordine iniziale.</w:t>
      </w:r>
    </w:p>
    <w:p w14:paraId="73F601F4" w14:textId="77777777" w:rsidR="00F21723" w:rsidRPr="00D11C7A" w:rsidRDefault="00F21723">
      <w:pPr>
        <w:rPr>
          <w:rFonts w:ascii="Frutiger LT 45 Light" w:eastAsia="Times New Roman" w:hAnsi="Frutiger LT 45 Light" w:cs="Times New Roman"/>
          <w:u w:val="single"/>
        </w:rPr>
      </w:pPr>
      <w:r w:rsidRPr="00D11C7A">
        <w:rPr>
          <w:u w:val="single"/>
        </w:rPr>
        <w:br w:type="page"/>
      </w:r>
    </w:p>
    <w:p w14:paraId="3FB5DC29" w14:textId="77777777" w:rsidR="007E618A" w:rsidRPr="00D11C7A" w:rsidRDefault="007E618A" w:rsidP="00763A59">
      <w:pPr>
        <w:pStyle w:val="BodyText"/>
        <w:numPr>
          <w:ilvl w:val="0"/>
          <w:numId w:val="33"/>
        </w:numPr>
        <w:spacing w:before="480"/>
        <w:ind w:hanging="357"/>
        <w:rPr>
          <w:u w:val="single"/>
        </w:rPr>
      </w:pPr>
      <w:r w:rsidRPr="00D11C7A">
        <w:rPr>
          <w:u w:val="single"/>
        </w:rPr>
        <w:lastRenderedPageBreak/>
        <w:t>Risposta all’ordine</w:t>
      </w:r>
    </w:p>
    <w:p w14:paraId="3ECBE7BD" w14:textId="77777777" w:rsidR="007E618A" w:rsidRPr="00D11C7A" w:rsidRDefault="007E618A" w:rsidP="007E618A">
      <w:pPr>
        <w:pStyle w:val="BodyText"/>
      </w:pPr>
      <w:r w:rsidRPr="00D11C7A">
        <w:t>A fronte della ricezione dell’Ordine, il Fornitore può:</w:t>
      </w:r>
    </w:p>
    <w:p w14:paraId="2F860525" w14:textId="77777777" w:rsidR="007E618A" w:rsidRPr="00D11C7A" w:rsidRDefault="007E618A" w:rsidP="00F81570">
      <w:pPr>
        <w:pStyle w:val="Trattino"/>
        <w:numPr>
          <w:ilvl w:val="0"/>
          <w:numId w:val="8"/>
        </w:numPr>
        <w:ind w:left="1157" w:right="-1" w:hanging="357"/>
      </w:pPr>
      <w:r w:rsidRPr="00D11C7A">
        <w:t>terminare il processo senza trasmettere alcuna Risposta</w:t>
      </w:r>
      <w:r w:rsidR="003B6C0D" w:rsidRPr="00D11C7A">
        <w:t xml:space="preserve"> (flusso blu nella figura)</w:t>
      </w:r>
      <w:r w:rsidRPr="00D11C7A">
        <w:t>;</w:t>
      </w:r>
    </w:p>
    <w:p w14:paraId="43801ADB" w14:textId="77777777" w:rsidR="007E618A" w:rsidRPr="00D11C7A" w:rsidRDefault="007E618A" w:rsidP="00F81570">
      <w:pPr>
        <w:pStyle w:val="Trattino"/>
        <w:numPr>
          <w:ilvl w:val="0"/>
          <w:numId w:val="8"/>
        </w:numPr>
        <w:ind w:left="1157" w:right="-1" w:hanging="357"/>
      </w:pPr>
      <w:r w:rsidRPr="00D11C7A">
        <w:t>trasmettere una Risposta</w:t>
      </w:r>
      <w:r w:rsidR="00256F1A" w:rsidRPr="00D11C7A">
        <w:t xml:space="preserve"> </w:t>
      </w:r>
      <w:r w:rsidR="003B6C0D" w:rsidRPr="00D11C7A">
        <w:t>(flusso rosso nella figura)</w:t>
      </w:r>
      <w:r w:rsidRPr="00D11C7A">
        <w:t>, che deve contenere l’indicazione dell’Ordine precedentemente inviato a cui si risponde, con la quale comunica al Cliente, alternativamente, che intende:</w:t>
      </w:r>
    </w:p>
    <w:p w14:paraId="2493292A" w14:textId="77777777" w:rsidR="007E618A" w:rsidRPr="00D11C7A" w:rsidRDefault="007E618A" w:rsidP="00F81570">
      <w:pPr>
        <w:pStyle w:val="Trattino"/>
        <w:numPr>
          <w:ilvl w:val="1"/>
          <w:numId w:val="8"/>
        </w:numPr>
        <w:ind w:right="-1"/>
      </w:pPr>
      <w:r w:rsidRPr="00D11C7A">
        <w:t>accettare l’Ordine ricevuto</w:t>
      </w:r>
      <w:r w:rsidR="008373E3" w:rsidRPr="00D11C7A">
        <w:t xml:space="preserve"> (</w:t>
      </w:r>
      <w:r w:rsidR="00B227BA" w:rsidRPr="00D11C7A">
        <w:rPr>
          <w:i/>
        </w:rPr>
        <w:t xml:space="preserve">Risposta </w:t>
      </w:r>
      <w:r w:rsidR="00D6461E" w:rsidRPr="00D11C7A">
        <w:rPr>
          <w:i/>
        </w:rPr>
        <w:t>di accettazione</w:t>
      </w:r>
      <w:r w:rsidR="008373E3" w:rsidRPr="00D11C7A">
        <w:t>)</w:t>
      </w:r>
      <w:r w:rsidRPr="00D11C7A">
        <w:t>;</w:t>
      </w:r>
    </w:p>
    <w:p w14:paraId="3C9EEF6C" w14:textId="77777777" w:rsidR="007E618A" w:rsidRPr="00D11C7A" w:rsidRDefault="007E618A" w:rsidP="00F81570">
      <w:pPr>
        <w:pStyle w:val="Trattino"/>
        <w:numPr>
          <w:ilvl w:val="1"/>
          <w:numId w:val="8"/>
        </w:numPr>
        <w:ind w:right="-1"/>
      </w:pPr>
      <w:r w:rsidRPr="00D11C7A">
        <w:t>declinare l’Ordine ricevuto</w:t>
      </w:r>
      <w:r w:rsidR="008373E3" w:rsidRPr="00D11C7A">
        <w:t xml:space="preserve"> (</w:t>
      </w:r>
      <w:r w:rsidR="00B227BA" w:rsidRPr="00D11C7A">
        <w:rPr>
          <w:i/>
        </w:rPr>
        <w:t>Risposta di diniego</w:t>
      </w:r>
      <w:r w:rsidR="008373E3" w:rsidRPr="00D11C7A">
        <w:t>)</w:t>
      </w:r>
      <w:r w:rsidRPr="00D11C7A">
        <w:t>;</w:t>
      </w:r>
    </w:p>
    <w:p w14:paraId="3853E0CB" w14:textId="77777777" w:rsidR="007E618A" w:rsidRPr="00D11C7A" w:rsidRDefault="007E618A" w:rsidP="00F81570">
      <w:pPr>
        <w:pStyle w:val="Trattino"/>
        <w:numPr>
          <w:ilvl w:val="1"/>
          <w:numId w:val="8"/>
        </w:numPr>
        <w:ind w:right="-1"/>
      </w:pPr>
      <w:r w:rsidRPr="00D11C7A">
        <w:t>apportare modifiche all’Ordine ricevuto</w:t>
      </w:r>
      <w:r w:rsidR="008373E3" w:rsidRPr="00D11C7A">
        <w:t xml:space="preserve"> (</w:t>
      </w:r>
      <w:r w:rsidR="008373E3" w:rsidRPr="00D11C7A">
        <w:rPr>
          <w:i/>
        </w:rPr>
        <w:t>Risposta con modifiche</w:t>
      </w:r>
      <w:r w:rsidR="008373E3" w:rsidRPr="00D11C7A">
        <w:t>)</w:t>
      </w:r>
      <w:r w:rsidRPr="00D11C7A">
        <w:t>.</w:t>
      </w:r>
    </w:p>
    <w:p w14:paraId="04E3AE6E" w14:textId="77777777" w:rsidR="00F81570" w:rsidRPr="00D11C7A" w:rsidRDefault="00006FCF" w:rsidP="00F81570">
      <w:pPr>
        <w:pStyle w:val="BodyText"/>
        <w:ind w:left="0"/>
        <w:jc w:val="center"/>
      </w:pPr>
      <w:r w:rsidRPr="00D11C7A">
        <w:rPr>
          <w:noProof/>
          <w:lang w:val="en-US" w:eastAsia="en-US"/>
        </w:rPr>
        <w:drawing>
          <wp:inline distT="0" distB="0" distL="0" distR="0" wp14:anchorId="0383A4BA" wp14:editId="6C532432">
            <wp:extent cx="2541600" cy="2880000"/>
            <wp:effectExtent l="0" t="0" r="0" b="0"/>
            <wp:docPr id="27" name="Immagine 27" descr="C:\Users\p.trimarchi\AppData\Local\Microsoft\Windows\INetCache\Content.Word\Nuova immagin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INetCache\Content.Word\Nuova immagine (32).b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1600" cy="2880000"/>
                    </a:xfrm>
                    <a:prstGeom prst="rect">
                      <a:avLst/>
                    </a:prstGeom>
                    <a:noFill/>
                    <a:ln>
                      <a:noFill/>
                    </a:ln>
                  </pic:spPr>
                </pic:pic>
              </a:graphicData>
            </a:graphic>
          </wp:inline>
        </w:drawing>
      </w:r>
    </w:p>
    <w:p w14:paraId="2DA76DE8" w14:textId="77777777" w:rsidR="007E618A" w:rsidRPr="00D11C7A" w:rsidRDefault="007E618A" w:rsidP="007E618A">
      <w:pPr>
        <w:pStyle w:val="BodyText"/>
      </w:pPr>
      <w:r w:rsidRPr="00D11C7A">
        <w:t xml:space="preserve">Salvo che non sia previsto diversamente da norme, usi commerciali o accordi tra le parti, il Fornitore è tenuto a trasmettere la Risposta solo se intende declinare o modificare l’Ordine, pertanto </w:t>
      </w:r>
      <w:r w:rsidRPr="00D11C7A">
        <w:rPr>
          <w:u w:val="single"/>
        </w:rPr>
        <w:t>l’assenza di Risposta equivale ad accettazione dell’Ordine</w:t>
      </w:r>
      <w:r w:rsidRPr="00D11C7A">
        <w:t>.</w:t>
      </w:r>
    </w:p>
    <w:p w14:paraId="0B301CC0" w14:textId="390D6D89" w:rsidR="007E618A" w:rsidRPr="00D11C7A" w:rsidRDefault="00256F1A" w:rsidP="007E618A">
      <w:pPr>
        <w:pStyle w:val="BodyText"/>
      </w:pPr>
      <w:r w:rsidRPr="00D11C7A">
        <w:t xml:space="preserve">Come più in dettaglio specificato nel Paragrafo </w:t>
      </w:r>
      <w:r w:rsidR="00A34DD2" w:rsidRPr="00D11C7A">
        <w:fldChar w:fldCharType="begin"/>
      </w:r>
      <w:r w:rsidRPr="00D11C7A">
        <w:instrText xml:space="preserve"> REF _Ref512108055 \r \h </w:instrText>
      </w:r>
      <w:r w:rsidR="00264AEF" w:rsidRPr="00D11C7A">
        <w:instrText xml:space="preserve"> \* MERGEFORMAT </w:instrText>
      </w:r>
      <w:r w:rsidR="00A34DD2" w:rsidRPr="00D11C7A">
        <w:fldChar w:fldCharType="separate"/>
      </w:r>
      <w:ins w:id="1205" w:author="Cernigliaro, Giuseppe (IT - Bologna)" w:date="2019-02-07T20:53:00Z">
        <w:r w:rsidR="004A592B" w:rsidRPr="004A592B">
          <w:rPr>
            <w:b/>
            <w:bCs/>
            <w:rPrChange w:id="1206" w:author="Cernigliaro, Giuseppe (IT - Bologna)" w:date="2019-02-07T20:54:00Z">
              <w:rPr>
                <w:b/>
                <w:bCs/>
                <w:lang w:val="en-US"/>
              </w:rPr>
            </w:rPrChange>
          </w:rPr>
          <w:t>Error! Reference source not found.</w:t>
        </w:r>
      </w:ins>
      <w:del w:id="1207" w:author="Cernigliaro, Giuseppe (IT - Bologna)" w:date="2019-02-07T20:53:00Z">
        <w:r w:rsidRPr="00D11C7A" w:rsidDel="004A592B">
          <w:delText>3.3.1.2</w:delText>
        </w:r>
      </w:del>
      <w:r w:rsidR="00A34DD2" w:rsidRPr="00D11C7A">
        <w:fldChar w:fldCharType="end"/>
      </w:r>
      <w:r w:rsidRPr="00D11C7A">
        <w:t>, l</w:t>
      </w:r>
      <w:r w:rsidR="007E618A" w:rsidRPr="00D11C7A">
        <w:t xml:space="preserve">a </w:t>
      </w:r>
      <w:r w:rsidR="007E618A" w:rsidRPr="00D11C7A">
        <w:rPr>
          <w:i/>
        </w:rPr>
        <w:t>Risposta con modifiche</w:t>
      </w:r>
      <w:r w:rsidR="007E618A" w:rsidRPr="00D11C7A">
        <w:t xml:space="preserve"> deve contenere tutte le </w:t>
      </w:r>
      <w:r w:rsidRPr="00D11C7A">
        <w:t>linee</w:t>
      </w:r>
      <w:r w:rsidR="007E618A" w:rsidRPr="00D11C7A">
        <w:t xml:space="preserve"> d’ordine, sia quelle che si intente mantenere sia quelle che si intende modificare, in quanto integra l’Ordine precedentemente trasmesso a cui fa r</w:t>
      </w:r>
      <w:r w:rsidR="008373E3" w:rsidRPr="00D11C7A">
        <w:t>iferimento</w:t>
      </w:r>
      <w:r w:rsidR="007E618A" w:rsidRPr="00D11C7A">
        <w:t>.</w:t>
      </w:r>
    </w:p>
    <w:p w14:paraId="4FCB9F75" w14:textId="77777777" w:rsidR="007E618A" w:rsidRPr="00D11C7A" w:rsidRDefault="007E618A" w:rsidP="007E618A">
      <w:pPr>
        <w:pStyle w:val="BodyText"/>
      </w:pPr>
      <w:r w:rsidRPr="00D11C7A">
        <w:t xml:space="preserve">Quando il Cliente invia una Risposta, implicitamente informa il Fornitore di </w:t>
      </w:r>
      <w:r w:rsidRPr="00D11C7A">
        <w:rPr>
          <w:u w:val="single"/>
        </w:rPr>
        <w:t>essere disponibile</w:t>
      </w:r>
      <w:r w:rsidRPr="00D11C7A">
        <w:t xml:space="preserve"> a ricevere l’eventuale </w:t>
      </w:r>
      <w:r w:rsidR="006113A1" w:rsidRPr="00D11C7A">
        <w:t>Ordine di riscontro</w:t>
      </w:r>
      <w:r w:rsidRPr="00D11C7A">
        <w:t xml:space="preserve"> in modalità telematica.</w:t>
      </w:r>
    </w:p>
    <w:p w14:paraId="51B11DB3" w14:textId="77777777" w:rsidR="00714130" w:rsidRPr="00D11C7A" w:rsidRDefault="007E618A" w:rsidP="007E618A">
      <w:pPr>
        <w:pStyle w:val="BodyText"/>
      </w:pPr>
      <w:r w:rsidRPr="00D11C7A">
        <w:t>La Risposta a un Ordine revocato non ha effetti per il Cliente.</w:t>
      </w:r>
    </w:p>
    <w:p w14:paraId="12CD3FD6" w14:textId="77777777" w:rsidR="00714130" w:rsidRPr="00D11C7A" w:rsidRDefault="00714130">
      <w:pPr>
        <w:rPr>
          <w:rFonts w:ascii="Frutiger LT 45 Light" w:eastAsia="Times New Roman" w:hAnsi="Frutiger LT 45 Light" w:cs="Times New Roman"/>
        </w:rPr>
      </w:pPr>
      <w:r w:rsidRPr="00D11C7A">
        <w:br w:type="page"/>
      </w:r>
    </w:p>
    <w:p w14:paraId="6716A61E" w14:textId="77777777" w:rsidR="007E618A" w:rsidRPr="00D11C7A" w:rsidRDefault="005B3372" w:rsidP="00763A59">
      <w:pPr>
        <w:pStyle w:val="BodyText"/>
        <w:numPr>
          <w:ilvl w:val="0"/>
          <w:numId w:val="33"/>
        </w:numPr>
        <w:spacing w:before="480"/>
        <w:ind w:hanging="357"/>
        <w:rPr>
          <w:u w:val="single"/>
        </w:rPr>
      </w:pPr>
      <w:r w:rsidRPr="00D11C7A">
        <w:rPr>
          <w:u w:val="single"/>
        </w:rPr>
        <w:lastRenderedPageBreak/>
        <w:t>Riscontro</w:t>
      </w:r>
      <w:r w:rsidR="007E618A" w:rsidRPr="00D11C7A">
        <w:rPr>
          <w:u w:val="single"/>
        </w:rPr>
        <w:t xml:space="preserve"> </w:t>
      </w:r>
      <w:r w:rsidRPr="00D11C7A">
        <w:rPr>
          <w:u w:val="single"/>
        </w:rPr>
        <w:t>a</w:t>
      </w:r>
      <w:r w:rsidR="007E618A" w:rsidRPr="00D11C7A">
        <w:rPr>
          <w:u w:val="single"/>
        </w:rPr>
        <w:t>lla risposta</w:t>
      </w:r>
    </w:p>
    <w:p w14:paraId="6AEFC1A2" w14:textId="77777777" w:rsidR="007E618A" w:rsidRPr="00D11C7A" w:rsidRDefault="007E618A" w:rsidP="007E618A">
      <w:pPr>
        <w:pStyle w:val="BodyText"/>
      </w:pPr>
      <w:r w:rsidRPr="00D11C7A">
        <w:t>A fronte della ricezione della Risposta, il Cliente può:</w:t>
      </w:r>
    </w:p>
    <w:p w14:paraId="0AE463E8" w14:textId="77777777" w:rsidR="007E618A" w:rsidRPr="00D11C7A" w:rsidRDefault="007E618A" w:rsidP="00F81570">
      <w:pPr>
        <w:pStyle w:val="Trattino"/>
        <w:numPr>
          <w:ilvl w:val="0"/>
          <w:numId w:val="8"/>
        </w:numPr>
        <w:ind w:left="1157" w:right="-1" w:hanging="357"/>
      </w:pPr>
      <w:r w:rsidRPr="00D11C7A">
        <w:t xml:space="preserve">terminare il processo senza trasmettere un </w:t>
      </w:r>
      <w:r w:rsidR="006113A1" w:rsidRPr="00D11C7A">
        <w:t>Ordine di riscontro</w:t>
      </w:r>
      <w:r w:rsidR="00A40926" w:rsidRPr="00D11C7A">
        <w:t xml:space="preserve"> (flusso blu nella figura)</w:t>
      </w:r>
      <w:r w:rsidRPr="00D11C7A">
        <w:t>;</w:t>
      </w:r>
    </w:p>
    <w:p w14:paraId="76D97F17" w14:textId="77777777" w:rsidR="007E618A" w:rsidRPr="00D11C7A" w:rsidRDefault="007E618A" w:rsidP="00F81570">
      <w:pPr>
        <w:pStyle w:val="Trattino"/>
        <w:numPr>
          <w:ilvl w:val="0"/>
          <w:numId w:val="8"/>
        </w:numPr>
        <w:ind w:left="1157" w:right="-1" w:hanging="357"/>
      </w:pPr>
      <w:r w:rsidRPr="00D11C7A">
        <w:t xml:space="preserve">trasmettere un </w:t>
      </w:r>
      <w:r w:rsidR="006113A1" w:rsidRPr="00D11C7A">
        <w:t>Ordine di riscontro</w:t>
      </w:r>
      <w:r w:rsidR="00256F1A" w:rsidRPr="00D11C7A">
        <w:t xml:space="preserve"> </w:t>
      </w:r>
      <w:r w:rsidR="00A40926" w:rsidRPr="00D11C7A">
        <w:t>(flusso rosso nella figura)</w:t>
      </w:r>
      <w:r w:rsidRPr="00D11C7A">
        <w:t>, che deve contenere l’indicazione della Risposta a cui fa riferimento, con il quale comunica al Fornitore, alternativamente, che intende:</w:t>
      </w:r>
    </w:p>
    <w:p w14:paraId="10ED7DF5" w14:textId="77777777" w:rsidR="007E618A" w:rsidRPr="00D11C7A" w:rsidRDefault="007E618A" w:rsidP="00F81570">
      <w:pPr>
        <w:pStyle w:val="Trattino"/>
        <w:numPr>
          <w:ilvl w:val="1"/>
          <w:numId w:val="8"/>
        </w:numPr>
        <w:ind w:right="-1"/>
      </w:pPr>
      <w:r w:rsidRPr="00D11C7A">
        <w:t>accettare la Risposta ricevuta</w:t>
      </w:r>
      <w:r w:rsidR="00DD2E26" w:rsidRPr="00D11C7A">
        <w:t xml:space="preserve"> (</w:t>
      </w:r>
      <w:r w:rsidR="006113A1" w:rsidRPr="00D11C7A">
        <w:rPr>
          <w:i/>
        </w:rPr>
        <w:t>Ordine di riscontro</w:t>
      </w:r>
      <w:r w:rsidR="00DD2E26" w:rsidRPr="00D11C7A">
        <w:rPr>
          <w:i/>
        </w:rPr>
        <w:t xml:space="preserve"> </w:t>
      </w:r>
      <w:r w:rsidR="006113A1" w:rsidRPr="00D11C7A">
        <w:rPr>
          <w:i/>
        </w:rPr>
        <w:t>per</w:t>
      </w:r>
      <w:r w:rsidR="00D6461E" w:rsidRPr="00D11C7A">
        <w:rPr>
          <w:i/>
        </w:rPr>
        <w:t xml:space="preserve"> </w:t>
      </w:r>
      <w:r w:rsidR="00714130" w:rsidRPr="00D11C7A">
        <w:rPr>
          <w:i/>
        </w:rPr>
        <w:t>conferma</w:t>
      </w:r>
      <w:r w:rsidR="00DD2E26" w:rsidRPr="00D11C7A">
        <w:t>)</w:t>
      </w:r>
      <w:r w:rsidRPr="00D11C7A">
        <w:t>;</w:t>
      </w:r>
    </w:p>
    <w:p w14:paraId="0205E95D" w14:textId="77777777" w:rsidR="007E618A" w:rsidRPr="00D11C7A" w:rsidRDefault="007E618A" w:rsidP="00F81570">
      <w:pPr>
        <w:pStyle w:val="Trattino"/>
        <w:numPr>
          <w:ilvl w:val="1"/>
          <w:numId w:val="8"/>
        </w:numPr>
        <w:ind w:right="-1"/>
      </w:pPr>
      <w:r w:rsidRPr="00D11C7A">
        <w:t>declinare la Risposta ricevuta</w:t>
      </w:r>
      <w:r w:rsidR="00DD2E26" w:rsidRPr="00D11C7A">
        <w:t xml:space="preserve"> (</w:t>
      </w:r>
      <w:r w:rsidR="006113A1" w:rsidRPr="00D11C7A">
        <w:rPr>
          <w:i/>
        </w:rPr>
        <w:t>Ordine di riscontro</w:t>
      </w:r>
      <w:r w:rsidR="00DD2E26" w:rsidRPr="00D11C7A">
        <w:rPr>
          <w:i/>
        </w:rPr>
        <w:t xml:space="preserve"> </w:t>
      </w:r>
      <w:r w:rsidR="006113A1" w:rsidRPr="00D11C7A">
        <w:rPr>
          <w:i/>
        </w:rPr>
        <w:t>per</w:t>
      </w:r>
      <w:r w:rsidR="00D6461E" w:rsidRPr="00D11C7A">
        <w:rPr>
          <w:i/>
        </w:rPr>
        <w:t xml:space="preserve"> diniego</w:t>
      </w:r>
      <w:r w:rsidR="00DD2E26" w:rsidRPr="00D11C7A">
        <w:t>)</w:t>
      </w:r>
      <w:r w:rsidRPr="00D11C7A">
        <w:t>;</w:t>
      </w:r>
    </w:p>
    <w:p w14:paraId="37D64198" w14:textId="77777777" w:rsidR="007E618A" w:rsidRPr="00D11C7A" w:rsidRDefault="007E618A" w:rsidP="00F81570">
      <w:pPr>
        <w:pStyle w:val="Trattino"/>
        <w:numPr>
          <w:ilvl w:val="1"/>
          <w:numId w:val="8"/>
        </w:numPr>
        <w:ind w:right="-1"/>
      </w:pPr>
      <w:r w:rsidRPr="00D11C7A">
        <w:t>sostituire le modifiche all’Ordine contenute nella Risposta ricevuta</w:t>
      </w:r>
      <w:r w:rsidR="00DD2E26" w:rsidRPr="00D11C7A">
        <w:t xml:space="preserve"> (</w:t>
      </w:r>
      <w:r w:rsidR="006113A1" w:rsidRPr="00D11C7A">
        <w:rPr>
          <w:i/>
        </w:rPr>
        <w:t>Ordine di riscontro</w:t>
      </w:r>
      <w:r w:rsidR="00DD2E26" w:rsidRPr="00D11C7A">
        <w:rPr>
          <w:i/>
        </w:rPr>
        <w:t xml:space="preserve"> sostitutivo</w:t>
      </w:r>
      <w:r w:rsidR="00DD2E26" w:rsidRPr="00D11C7A">
        <w:t>)</w:t>
      </w:r>
      <w:r w:rsidRPr="00D11C7A">
        <w:t>.</w:t>
      </w:r>
    </w:p>
    <w:p w14:paraId="319F2F86" w14:textId="77777777" w:rsidR="00F81570" w:rsidRPr="00D11C7A" w:rsidRDefault="00006FCF" w:rsidP="00F81570">
      <w:pPr>
        <w:pStyle w:val="BodyText"/>
        <w:ind w:left="0"/>
        <w:jc w:val="center"/>
      </w:pPr>
      <w:r w:rsidRPr="00D11C7A">
        <w:rPr>
          <w:noProof/>
          <w:lang w:val="en-US" w:eastAsia="en-US"/>
        </w:rPr>
        <w:drawing>
          <wp:inline distT="0" distB="0" distL="0" distR="0" wp14:anchorId="4CA08DF2" wp14:editId="46725973">
            <wp:extent cx="2588400" cy="2880000"/>
            <wp:effectExtent l="0" t="0" r="2540" b="0"/>
            <wp:docPr id="26" name="Immagine 26" descr="C:\Users\p.trimarchi\AppData\Local\Microsoft\Windows\INetCache\Content.Word\Nuova immagine (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31).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400" cy="2880000"/>
                    </a:xfrm>
                    <a:prstGeom prst="rect">
                      <a:avLst/>
                    </a:prstGeom>
                    <a:noFill/>
                    <a:ln>
                      <a:noFill/>
                    </a:ln>
                  </pic:spPr>
                </pic:pic>
              </a:graphicData>
            </a:graphic>
          </wp:inline>
        </w:drawing>
      </w:r>
    </w:p>
    <w:p w14:paraId="42EF0737" w14:textId="77777777" w:rsidR="007E618A" w:rsidRPr="00D11C7A" w:rsidRDefault="007E618A" w:rsidP="007E618A">
      <w:pPr>
        <w:pStyle w:val="BodyText"/>
      </w:pPr>
      <w:r w:rsidRPr="00D11C7A">
        <w:t>Se il Cliente comunica che intende sostituire le modifiche all’Ordine contenute nella Risposta del fornitore, l’</w:t>
      </w:r>
      <w:r w:rsidR="006113A1" w:rsidRPr="00D11C7A">
        <w:t>Ordine di riscontro</w:t>
      </w:r>
      <w:r w:rsidRPr="00D11C7A">
        <w:t xml:space="preserve"> annulla tutti i Documenti precedenti (Ordine e Risposta) del processo corrente e </w:t>
      </w:r>
      <w:r w:rsidRPr="00D11C7A">
        <w:rPr>
          <w:u w:val="single"/>
        </w:rPr>
        <w:t>dà avvio a un nuovo processo di Ordinazione completa</w:t>
      </w:r>
      <w:r w:rsidRPr="00D11C7A">
        <w:t>.</w:t>
      </w:r>
    </w:p>
    <w:p w14:paraId="66F49328" w14:textId="77777777" w:rsidR="00FB3D0E" w:rsidRPr="00D11C7A" w:rsidRDefault="00FB3D0E" w:rsidP="00FB3D0E">
      <w:pPr>
        <w:pStyle w:val="BodyText"/>
      </w:pPr>
      <w:r w:rsidRPr="00D11C7A">
        <w:t>Salvo che non sia previsto diversamente da norme, usi commerciali o accordi tra le parti:</w:t>
      </w:r>
    </w:p>
    <w:p w14:paraId="4FBE5EFD" w14:textId="77777777" w:rsidR="00FB3D0E" w:rsidRPr="00D11C7A" w:rsidRDefault="00FB3D0E" w:rsidP="00FB3D0E">
      <w:pPr>
        <w:pStyle w:val="Trattino"/>
        <w:numPr>
          <w:ilvl w:val="0"/>
          <w:numId w:val="8"/>
        </w:numPr>
        <w:ind w:left="1157" w:hanging="357"/>
      </w:pPr>
      <w:r w:rsidRPr="00D11C7A">
        <w:t xml:space="preserve">il Cliente è tenuto a trasmettere l’Ordine di riscontro solo se intende declinare o sostituire la Risposta, pertanto </w:t>
      </w:r>
      <w:r w:rsidRPr="00D11C7A">
        <w:rPr>
          <w:u w:val="single"/>
        </w:rPr>
        <w:t>l’assenza di Ordine di riscontro equivale a conferma della Risposta</w:t>
      </w:r>
      <w:r w:rsidRPr="00D11C7A">
        <w:t>;</w:t>
      </w:r>
    </w:p>
    <w:p w14:paraId="554EFA9B" w14:textId="77777777" w:rsidR="00FB3D0E" w:rsidRPr="00D11C7A" w:rsidRDefault="00FB3D0E" w:rsidP="00FB3D0E">
      <w:pPr>
        <w:pStyle w:val="Trattino"/>
        <w:numPr>
          <w:ilvl w:val="0"/>
          <w:numId w:val="8"/>
        </w:numPr>
        <w:ind w:left="1157" w:hanging="357"/>
      </w:pPr>
      <w:r w:rsidRPr="00D11C7A">
        <w:rPr>
          <w:u w:val="single"/>
        </w:rPr>
        <w:t>il Fornitore è tenuto a considerare efficaci solo gli Ordini di riscontro pervenuti prima che abbia dato luogo all’esecuzione dell’Ordine</w:t>
      </w:r>
      <w:r w:rsidRPr="00D11C7A">
        <w:t>. Ad esempio, se l’acquisto ha ad oggetto un bene che deve essere trasportato da un luogo a un altro, la Risposta non può essere declinata o sostituita dopo che il bene è stato rimesso al vettore o allo spedizioniere.</w:t>
      </w:r>
    </w:p>
    <w:p w14:paraId="51F0FF53" w14:textId="77777777" w:rsidR="007E618A" w:rsidRPr="00D11C7A" w:rsidRDefault="007E618A" w:rsidP="007E618A">
      <w:pPr>
        <w:pStyle w:val="BodyText"/>
      </w:pPr>
      <w:r w:rsidRPr="00D11C7A">
        <w:lastRenderedPageBreak/>
        <w:t>La tabella che segue riporta i Documenti utilizzati nel processo, con indicazione dei corrispondenti documenti e profili PEPPOL.</w:t>
      </w:r>
    </w:p>
    <w:p w14:paraId="257FE606" w14:textId="77777777" w:rsidR="007E618A" w:rsidRPr="00D11C7A" w:rsidRDefault="007E618A" w:rsidP="007E618A">
      <w:pPr>
        <w:pStyle w:val="BodyText"/>
      </w:pPr>
    </w:p>
    <w:tbl>
      <w:tblPr>
        <w:tblStyle w:val="TableGrid"/>
        <w:tblW w:w="8789" w:type="dxa"/>
        <w:jc w:val="center"/>
        <w:tblLayout w:type="fixed"/>
        <w:tblLook w:val="04A0" w:firstRow="1" w:lastRow="0" w:firstColumn="1" w:lastColumn="0" w:noHBand="0" w:noVBand="1"/>
      </w:tblPr>
      <w:tblGrid>
        <w:gridCol w:w="2002"/>
        <w:gridCol w:w="1456"/>
        <w:gridCol w:w="1063"/>
        <w:gridCol w:w="1305"/>
        <w:gridCol w:w="1755"/>
        <w:gridCol w:w="1208"/>
      </w:tblGrid>
      <w:tr w:rsidR="00901C60" w:rsidRPr="00D11C7A" w14:paraId="05922895" w14:textId="77777777" w:rsidTr="00901C60">
        <w:trPr>
          <w:jc w:val="center"/>
        </w:trPr>
        <w:tc>
          <w:tcPr>
            <w:tcW w:w="2002" w:type="dxa"/>
            <w:vMerge w:val="restart"/>
            <w:tcBorders>
              <w:right w:val="nil"/>
            </w:tcBorders>
            <w:shd w:val="clear" w:color="auto" w:fill="D9D9D9" w:themeFill="background1" w:themeFillShade="D9"/>
            <w:vAlign w:val="center"/>
          </w:tcPr>
          <w:p w14:paraId="36A849F9" w14:textId="77777777" w:rsidR="00901C60" w:rsidRPr="00D11C7A" w:rsidRDefault="00901C60" w:rsidP="00932D7B">
            <w:pPr>
              <w:pStyle w:val="BodyText"/>
              <w:spacing w:before="120" w:after="120"/>
              <w:ind w:left="0"/>
              <w:jc w:val="center"/>
              <w:rPr>
                <w:b/>
              </w:rPr>
            </w:pPr>
            <w:r w:rsidRPr="00D11C7A">
              <w:rPr>
                <w:b/>
              </w:rPr>
              <w:t xml:space="preserve">PROCESSO </w:t>
            </w:r>
            <w:r w:rsidRPr="00D11C7A">
              <w:rPr>
                <w:b/>
              </w:rPr>
              <w:br/>
              <w:t>(profilo PEPPOL)</w:t>
            </w:r>
          </w:p>
        </w:tc>
        <w:tc>
          <w:tcPr>
            <w:tcW w:w="1456" w:type="dxa"/>
            <w:vMerge w:val="restart"/>
            <w:tcBorders>
              <w:right w:val="nil"/>
            </w:tcBorders>
            <w:shd w:val="clear" w:color="auto" w:fill="D9D9D9" w:themeFill="background1" w:themeFillShade="D9"/>
            <w:vAlign w:val="center"/>
          </w:tcPr>
          <w:p w14:paraId="712AAE78" w14:textId="77777777" w:rsidR="00901C60" w:rsidRPr="00D11C7A" w:rsidRDefault="00901C60" w:rsidP="00932D7B">
            <w:pPr>
              <w:pStyle w:val="BodyText"/>
              <w:spacing w:before="120" w:after="120"/>
              <w:ind w:left="0"/>
              <w:jc w:val="center"/>
              <w:rPr>
                <w:b/>
              </w:rPr>
            </w:pPr>
            <w:r w:rsidRPr="00D11C7A">
              <w:rPr>
                <w:b/>
              </w:rPr>
              <w:t xml:space="preserve">TIPO DOCUMENTO </w:t>
            </w:r>
          </w:p>
        </w:tc>
        <w:tc>
          <w:tcPr>
            <w:tcW w:w="1063" w:type="dxa"/>
            <w:vMerge w:val="restart"/>
            <w:tcBorders>
              <w:left w:val="nil"/>
              <w:right w:val="nil"/>
            </w:tcBorders>
            <w:shd w:val="clear" w:color="auto" w:fill="D9D9D9" w:themeFill="background1" w:themeFillShade="D9"/>
            <w:vAlign w:val="center"/>
          </w:tcPr>
          <w:p w14:paraId="0D7429B5" w14:textId="77777777" w:rsidR="00901C60" w:rsidRPr="00D11C7A" w:rsidRDefault="00901C60" w:rsidP="00932D7B">
            <w:pPr>
              <w:pStyle w:val="BodyText"/>
              <w:spacing w:before="120" w:after="120"/>
              <w:ind w:left="0"/>
              <w:jc w:val="center"/>
              <w:rPr>
                <w:b/>
              </w:rPr>
            </w:pPr>
            <w:r w:rsidRPr="00D11C7A">
              <w:rPr>
                <w:b/>
              </w:rPr>
              <w:t xml:space="preserve">Formato PEPPOL </w:t>
            </w:r>
          </w:p>
        </w:tc>
        <w:tc>
          <w:tcPr>
            <w:tcW w:w="1305" w:type="dxa"/>
            <w:vMerge w:val="restart"/>
            <w:tcBorders>
              <w:left w:val="nil"/>
            </w:tcBorders>
            <w:shd w:val="clear" w:color="auto" w:fill="D9D9D9" w:themeFill="background1" w:themeFillShade="D9"/>
            <w:vAlign w:val="center"/>
          </w:tcPr>
          <w:p w14:paraId="3C70BED3" w14:textId="77777777" w:rsidR="00901C60" w:rsidRPr="00D11C7A" w:rsidRDefault="00901C60" w:rsidP="00932D7B">
            <w:pPr>
              <w:pStyle w:val="BodyText"/>
              <w:spacing w:before="120" w:after="120"/>
              <w:ind w:left="0"/>
              <w:jc w:val="center"/>
              <w:rPr>
                <w:b/>
              </w:rPr>
            </w:pPr>
            <w:r w:rsidRPr="00D11C7A">
              <w:rPr>
                <w:b/>
              </w:rPr>
              <w:t>Attore che emette il Documento</w:t>
            </w:r>
          </w:p>
        </w:tc>
        <w:tc>
          <w:tcPr>
            <w:tcW w:w="2963" w:type="dxa"/>
            <w:gridSpan w:val="2"/>
            <w:tcBorders>
              <w:bottom w:val="nil"/>
            </w:tcBorders>
            <w:shd w:val="clear" w:color="auto" w:fill="D9D9D9" w:themeFill="background1" w:themeFillShade="D9"/>
          </w:tcPr>
          <w:p w14:paraId="4C5575B9" w14:textId="77777777" w:rsidR="00901C60" w:rsidRPr="00D11C7A" w:rsidRDefault="00901C60" w:rsidP="00932D7B">
            <w:pPr>
              <w:pStyle w:val="BodyText"/>
              <w:spacing w:before="120" w:after="120"/>
              <w:ind w:left="0"/>
              <w:jc w:val="center"/>
              <w:rPr>
                <w:b/>
              </w:rPr>
            </w:pPr>
            <w:r w:rsidRPr="00D11C7A">
              <w:rPr>
                <w:b/>
              </w:rPr>
              <w:t>SOTTO-TIPO</w:t>
            </w:r>
          </w:p>
        </w:tc>
      </w:tr>
      <w:tr w:rsidR="00901C60" w:rsidRPr="00D11C7A" w14:paraId="2BE29B66" w14:textId="77777777" w:rsidTr="00901C60">
        <w:trPr>
          <w:jc w:val="center"/>
        </w:trPr>
        <w:tc>
          <w:tcPr>
            <w:tcW w:w="2002" w:type="dxa"/>
            <w:vMerge/>
            <w:tcBorders>
              <w:right w:val="nil"/>
            </w:tcBorders>
            <w:shd w:val="clear" w:color="auto" w:fill="D9D9D9" w:themeFill="background1" w:themeFillShade="D9"/>
          </w:tcPr>
          <w:p w14:paraId="532B7E98" w14:textId="77777777" w:rsidR="00901C60" w:rsidRPr="00D11C7A" w:rsidRDefault="00901C60" w:rsidP="00932D7B">
            <w:pPr>
              <w:pStyle w:val="BodyText"/>
              <w:spacing w:before="120" w:after="120"/>
              <w:ind w:left="0"/>
              <w:jc w:val="center"/>
              <w:rPr>
                <w:b/>
              </w:rPr>
            </w:pPr>
          </w:p>
        </w:tc>
        <w:tc>
          <w:tcPr>
            <w:tcW w:w="1456" w:type="dxa"/>
            <w:vMerge/>
            <w:tcBorders>
              <w:right w:val="nil"/>
            </w:tcBorders>
            <w:shd w:val="clear" w:color="auto" w:fill="D9D9D9" w:themeFill="background1" w:themeFillShade="D9"/>
            <w:vAlign w:val="center"/>
          </w:tcPr>
          <w:p w14:paraId="46A47C56" w14:textId="77777777" w:rsidR="00901C60" w:rsidRPr="00D11C7A" w:rsidRDefault="00901C60" w:rsidP="00932D7B">
            <w:pPr>
              <w:pStyle w:val="BodyText"/>
              <w:spacing w:before="120" w:after="120"/>
              <w:ind w:left="0"/>
              <w:jc w:val="center"/>
              <w:rPr>
                <w:b/>
              </w:rPr>
            </w:pPr>
          </w:p>
        </w:tc>
        <w:tc>
          <w:tcPr>
            <w:tcW w:w="1063" w:type="dxa"/>
            <w:vMerge/>
            <w:tcBorders>
              <w:left w:val="nil"/>
              <w:right w:val="nil"/>
            </w:tcBorders>
            <w:shd w:val="clear" w:color="auto" w:fill="D9D9D9" w:themeFill="background1" w:themeFillShade="D9"/>
            <w:vAlign w:val="center"/>
          </w:tcPr>
          <w:p w14:paraId="2F42D765" w14:textId="77777777" w:rsidR="00901C60" w:rsidRPr="00D11C7A" w:rsidRDefault="00901C60" w:rsidP="00932D7B">
            <w:pPr>
              <w:pStyle w:val="BodyText"/>
              <w:spacing w:before="120" w:after="120"/>
              <w:ind w:left="0"/>
              <w:jc w:val="center"/>
              <w:rPr>
                <w:b/>
              </w:rPr>
            </w:pPr>
          </w:p>
        </w:tc>
        <w:tc>
          <w:tcPr>
            <w:tcW w:w="1305" w:type="dxa"/>
            <w:vMerge/>
            <w:tcBorders>
              <w:left w:val="nil"/>
            </w:tcBorders>
            <w:shd w:val="clear" w:color="auto" w:fill="D9D9D9" w:themeFill="background1" w:themeFillShade="D9"/>
            <w:vAlign w:val="center"/>
          </w:tcPr>
          <w:p w14:paraId="324E039A" w14:textId="77777777" w:rsidR="00901C60" w:rsidRPr="00D11C7A" w:rsidRDefault="00901C60" w:rsidP="00932D7B">
            <w:pPr>
              <w:pStyle w:val="BodyText"/>
              <w:spacing w:before="120" w:after="120"/>
              <w:ind w:left="0"/>
              <w:jc w:val="center"/>
              <w:rPr>
                <w:b/>
              </w:rPr>
            </w:pPr>
          </w:p>
        </w:tc>
        <w:tc>
          <w:tcPr>
            <w:tcW w:w="1755" w:type="dxa"/>
            <w:tcBorders>
              <w:top w:val="nil"/>
              <w:right w:val="single" w:sz="4" w:space="0" w:color="auto"/>
            </w:tcBorders>
            <w:shd w:val="clear" w:color="auto" w:fill="D9D9D9" w:themeFill="background1" w:themeFillShade="D9"/>
            <w:tcMar>
              <w:left w:w="57" w:type="dxa"/>
              <w:right w:w="57" w:type="dxa"/>
            </w:tcMar>
            <w:vAlign w:val="center"/>
          </w:tcPr>
          <w:p w14:paraId="75ECF07A" w14:textId="77777777" w:rsidR="00901C60" w:rsidRPr="00D11C7A" w:rsidRDefault="00901C60" w:rsidP="00932D7B">
            <w:pPr>
              <w:pStyle w:val="BodyText"/>
              <w:spacing w:before="120" w:after="120"/>
              <w:ind w:left="-118"/>
              <w:jc w:val="center"/>
              <w:rPr>
                <w:b/>
              </w:rPr>
            </w:pPr>
            <w:r w:rsidRPr="00D11C7A">
              <w:rPr>
                <w:b/>
              </w:rPr>
              <w:t>Variante</w:t>
            </w:r>
          </w:p>
        </w:tc>
        <w:tc>
          <w:tcPr>
            <w:tcW w:w="1208" w:type="dxa"/>
            <w:tcBorders>
              <w:top w:val="nil"/>
              <w:left w:val="single" w:sz="4" w:space="0" w:color="auto"/>
            </w:tcBorders>
            <w:shd w:val="clear" w:color="auto" w:fill="D9D9D9" w:themeFill="background1" w:themeFillShade="D9"/>
            <w:vAlign w:val="center"/>
          </w:tcPr>
          <w:p w14:paraId="1DD267BE" w14:textId="77777777" w:rsidR="00901C60" w:rsidRPr="00D11C7A" w:rsidRDefault="00901C60" w:rsidP="00932D7B">
            <w:pPr>
              <w:pStyle w:val="BodyText"/>
              <w:spacing w:before="120" w:after="120"/>
              <w:ind w:left="0"/>
              <w:jc w:val="center"/>
              <w:rPr>
                <w:b/>
              </w:rPr>
            </w:pPr>
            <w:r w:rsidRPr="00D11C7A">
              <w:rPr>
                <w:b/>
              </w:rPr>
              <w:t>Note</w:t>
            </w:r>
          </w:p>
        </w:tc>
      </w:tr>
      <w:tr w:rsidR="00901C60" w:rsidRPr="00D11C7A" w14:paraId="3302BD5A" w14:textId="77777777" w:rsidTr="00901C60">
        <w:trPr>
          <w:trHeight w:val="1238"/>
          <w:jc w:val="center"/>
        </w:trPr>
        <w:tc>
          <w:tcPr>
            <w:tcW w:w="2002" w:type="dxa"/>
            <w:vMerge w:val="restart"/>
            <w:tcBorders>
              <w:right w:val="nil"/>
            </w:tcBorders>
            <w:vAlign w:val="center"/>
          </w:tcPr>
          <w:p w14:paraId="2F705473" w14:textId="77777777" w:rsidR="00901C60" w:rsidRPr="00D11C7A" w:rsidRDefault="00901C60" w:rsidP="00932D7B">
            <w:pPr>
              <w:pStyle w:val="BodyText"/>
              <w:spacing w:before="120"/>
              <w:ind w:left="0"/>
              <w:contextualSpacing/>
              <w:jc w:val="left"/>
            </w:pPr>
            <w:r w:rsidRPr="00D11C7A">
              <w:rPr>
                <w:b/>
              </w:rPr>
              <w:t>Ordinazione completa</w:t>
            </w:r>
            <w:r w:rsidRPr="00D11C7A">
              <w:rPr>
                <w:b/>
              </w:rPr>
              <w:br/>
            </w:r>
            <w:r w:rsidRPr="00D11C7A">
              <w:t>(BIS Ordering 3.0)</w:t>
            </w:r>
          </w:p>
        </w:tc>
        <w:tc>
          <w:tcPr>
            <w:tcW w:w="1456" w:type="dxa"/>
            <w:tcBorders>
              <w:right w:val="nil"/>
            </w:tcBorders>
            <w:vAlign w:val="center"/>
          </w:tcPr>
          <w:p w14:paraId="036482B1" w14:textId="77777777" w:rsidR="00901C60" w:rsidRPr="00D11C7A" w:rsidRDefault="00901C60" w:rsidP="00932D7B">
            <w:pPr>
              <w:pStyle w:val="BodyText"/>
              <w:spacing w:before="120"/>
              <w:ind w:left="0"/>
              <w:contextualSpacing/>
              <w:jc w:val="left"/>
              <w:rPr>
                <w:b/>
              </w:rPr>
            </w:pPr>
            <w:r w:rsidRPr="00D11C7A">
              <w:rPr>
                <w:b/>
              </w:rPr>
              <w:t>Ordine</w:t>
            </w:r>
          </w:p>
        </w:tc>
        <w:tc>
          <w:tcPr>
            <w:tcW w:w="1063" w:type="dxa"/>
            <w:tcBorders>
              <w:left w:val="nil"/>
              <w:right w:val="nil"/>
            </w:tcBorders>
            <w:vAlign w:val="center"/>
          </w:tcPr>
          <w:p w14:paraId="41F67BA5" w14:textId="77777777" w:rsidR="00901C60" w:rsidRPr="00D11C7A" w:rsidRDefault="00901C60" w:rsidP="00932D7B">
            <w:pPr>
              <w:pStyle w:val="BodyText"/>
              <w:ind w:left="0"/>
              <w:contextualSpacing/>
              <w:jc w:val="left"/>
            </w:pPr>
            <w:r w:rsidRPr="00D11C7A">
              <w:t>Order</w:t>
            </w:r>
          </w:p>
        </w:tc>
        <w:tc>
          <w:tcPr>
            <w:tcW w:w="1305" w:type="dxa"/>
            <w:tcBorders>
              <w:left w:val="nil"/>
              <w:right w:val="nil"/>
            </w:tcBorders>
            <w:vAlign w:val="center"/>
          </w:tcPr>
          <w:p w14:paraId="27F23D63" w14:textId="77777777" w:rsidR="00901C60" w:rsidRPr="00D11C7A" w:rsidRDefault="00901C60" w:rsidP="00932D7B">
            <w:pPr>
              <w:pStyle w:val="BodyText"/>
              <w:spacing w:before="0"/>
              <w:ind w:left="34"/>
              <w:jc w:val="left"/>
              <w:rPr>
                <w:b/>
              </w:rPr>
            </w:pPr>
            <w:r w:rsidRPr="00D11C7A">
              <w:rPr>
                <w:b/>
              </w:rPr>
              <w:t>Cliente</w:t>
            </w:r>
          </w:p>
        </w:tc>
        <w:tc>
          <w:tcPr>
            <w:tcW w:w="1755" w:type="dxa"/>
            <w:tcBorders>
              <w:left w:val="nil"/>
              <w:right w:val="nil"/>
            </w:tcBorders>
            <w:tcMar>
              <w:left w:w="57" w:type="dxa"/>
              <w:right w:w="57" w:type="dxa"/>
            </w:tcMar>
            <w:vAlign w:val="center"/>
          </w:tcPr>
          <w:p w14:paraId="1329CDA5" w14:textId="77777777" w:rsidR="00901C60" w:rsidRPr="00D11C7A" w:rsidRDefault="00901C60" w:rsidP="00932D7B">
            <w:pPr>
              <w:pStyle w:val="BodyText"/>
              <w:spacing w:before="120"/>
              <w:ind w:left="0"/>
              <w:jc w:val="left"/>
              <w:rPr>
                <w:b/>
              </w:rPr>
            </w:pPr>
            <w:r w:rsidRPr="00D11C7A">
              <w:rPr>
                <w:b/>
              </w:rPr>
              <w:t>Ordine iniziale</w:t>
            </w:r>
          </w:p>
          <w:p w14:paraId="45C2DBC7" w14:textId="77777777" w:rsidR="00901C60" w:rsidRPr="00D11C7A" w:rsidRDefault="00901C60" w:rsidP="00932D7B">
            <w:pPr>
              <w:pStyle w:val="BodyText"/>
              <w:spacing w:before="0"/>
              <w:ind w:left="0"/>
              <w:jc w:val="left"/>
              <w:rPr>
                <w:b/>
              </w:rPr>
            </w:pPr>
            <w:r w:rsidRPr="00D11C7A">
              <w:rPr>
                <w:b/>
              </w:rPr>
              <w:t>Revoca</w:t>
            </w:r>
          </w:p>
          <w:p w14:paraId="5F763AE8" w14:textId="77777777" w:rsidR="00901C60" w:rsidRPr="00D11C7A" w:rsidRDefault="00901C60" w:rsidP="00932D7B">
            <w:pPr>
              <w:pStyle w:val="BodyText"/>
              <w:spacing w:before="0" w:after="120"/>
              <w:ind w:left="0"/>
              <w:jc w:val="left"/>
              <w:rPr>
                <w:b/>
              </w:rPr>
            </w:pPr>
            <w:r w:rsidRPr="00D11C7A">
              <w:rPr>
                <w:b/>
              </w:rPr>
              <w:t>Ordine sostitutivo</w:t>
            </w:r>
          </w:p>
        </w:tc>
        <w:tc>
          <w:tcPr>
            <w:tcW w:w="1208" w:type="dxa"/>
            <w:tcBorders>
              <w:left w:val="nil"/>
            </w:tcBorders>
            <w:vAlign w:val="center"/>
          </w:tcPr>
          <w:p w14:paraId="55BEB969" w14:textId="77777777" w:rsidR="00901C60" w:rsidRPr="00D11C7A" w:rsidRDefault="00901C60" w:rsidP="00932D7B">
            <w:pPr>
              <w:pStyle w:val="BodyText"/>
              <w:spacing w:before="120"/>
              <w:ind w:left="34"/>
              <w:jc w:val="left"/>
            </w:pPr>
            <w:r w:rsidRPr="00D11C7A">
              <w:t>Necessario</w:t>
            </w:r>
          </w:p>
          <w:p w14:paraId="10DBD6E6" w14:textId="77777777" w:rsidR="00901C60" w:rsidRPr="00D11C7A" w:rsidRDefault="00901C60" w:rsidP="00932D7B">
            <w:pPr>
              <w:pStyle w:val="BodyText"/>
              <w:spacing w:before="0"/>
              <w:ind w:left="34"/>
              <w:jc w:val="left"/>
            </w:pPr>
            <w:r w:rsidRPr="00D11C7A">
              <w:t>Eventuale</w:t>
            </w:r>
          </w:p>
          <w:p w14:paraId="5CD002A8" w14:textId="77777777" w:rsidR="00901C60" w:rsidRPr="00D11C7A" w:rsidRDefault="00901C60" w:rsidP="00932D7B">
            <w:pPr>
              <w:pStyle w:val="BodyText"/>
              <w:spacing w:before="0" w:after="120"/>
              <w:ind w:left="34"/>
              <w:jc w:val="left"/>
            </w:pPr>
            <w:r w:rsidRPr="00D11C7A">
              <w:t>Eventuale</w:t>
            </w:r>
          </w:p>
        </w:tc>
      </w:tr>
      <w:tr w:rsidR="00901C60" w:rsidRPr="00D11C7A" w14:paraId="1A934F98" w14:textId="77777777" w:rsidTr="00901C60">
        <w:trPr>
          <w:trHeight w:val="1238"/>
          <w:jc w:val="center"/>
        </w:trPr>
        <w:tc>
          <w:tcPr>
            <w:tcW w:w="2002" w:type="dxa"/>
            <w:vMerge/>
            <w:tcBorders>
              <w:right w:val="nil"/>
            </w:tcBorders>
            <w:vAlign w:val="center"/>
          </w:tcPr>
          <w:p w14:paraId="0B26E2C4" w14:textId="77777777" w:rsidR="00901C60" w:rsidRPr="00D11C7A" w:rsidRDefault="00901C60" w:rsidP="00932D7B">
            <w:pPr>
              <w:pStyle w:val="BodyText"/>
              <w:spacing w:before="120"/>
              <w:ind w:left="0"/>
              <w:contextualSpacing/>
              <w:jc w:val="left"/>
              <w:rPr>
                <w:b/>
              </w:rPr>
            </w:pPr>
          </w:p>
        </w:tc>
        <w:tc>
          <w:tcPr>
            <w:tcW w:w="1456" w:type="dxa"/>
            <w:tcBorders>
              <w:right w:val="nil"/>
            </w:tcBorders>
            <w:vAlign w:val="center"/>
          </w:tcPr>
          <w:p w14:paraId="6DD62E1A" w14:textId="77777777" w:rsidR="00901C60" w:rsidRPr="00D11C7A" w:rsidRDefault="00901C60" w:rsidP="00932D7B">
            <w:pPr>
              <w:pStyle w:val="BodyText"/>
              <w:spacing w:before="120"/>
              <w:ind w:left="0"/>
              <w:contextualSpacing/>
              <w:jc w:val="left"/>
              <w:rPr>
                <w:b/>
              </w:rPr>
            </w:pPr>
            <w:r w:rsidRPr="00D11C7A">
              <w:rPr>
                <w:b/>
              </w:rPr>
              <w:t>Risposta</w:t>
            </w:r>
          </w:p>
        </w:tc>
        <w:tc>
          <w:tcPr>
            <w:tcW w:w="1063" w:type="dxa"/>
            <w:tcBorders>
              <w:left w:val="nil"/>
              <w:right w:val="nil"/>
            </w:tcBorders>
            <w:vAlign w:val="center"/>
          </w:tcPr>
          <w:p w14:paraId="4CB37E6D" w14:textId="77777777" w:rsidR="00901C60" w:rsidRPr="00D11C7A" w:rsidRDefault="00901C60" w:rsidP="00932D7B">
            <w:pPr>
              <w:pStyle w:val="BodyText"/>
              <w:ind w:left="0"/>
              <w:contextualSpacing/>
              <w:jc w:val="left"/>
            </w:pPr>
            <w:r w:rsidRPr="00D11C7A">
              <w:t>Order Response</w:t>
            </w:r>
          </w:p>
        </w:tc>
        <w:tc>
          <w:tcPr>
            <w:tcW w:w="1305" w:type="dxa"/>
            <w:tcBorders>
              <w:left w:val="nil"/>
              <w:right w:val="nil"/>
            </w:tcBorders>
            <w:vAlign w:val="center"/>
          </w:tcPr>
          <w:p w14:paraId="1D05F37E" w14:textId="77777777" w:rsidR="00901C60" w:rsidRPr="00D11C7A" w:rsidRDefault="00901C60" w:rsidP="00932D7B">
            <w:pPr>
              <w:pStyle w:val="BodyText"/>
              <w:spacing w:before="0"/>
              <w:ind w:left="34"/>
              <w:jc w:val="left"/>
              <w:rPr>
                <w:b/>
              </w:rPr>
            </w:pPr>
            <w:r w:rsidRPr="00D11C7A">
              <w:rPr>
                <w:b/>
              </w:rPr>
              <w:t>Fornitore</w:t>
            </w:r>
          </w:p>
        </w:tc>
        <w:tc>
          <w:tcPr>
            <w:tcW w:w="1755" w:type="dxa"/>
            <w:tcBorders>
              <w:left w:val="nil"/>
              <w:right w:val="nil"/>
            </w:tcBorders>
            <w:tcMar>
              <w:left w:w="57" w:type="dxa"/>
              <w:right w:w="57" w:type="dxa"/>
            </w:tcMar>
            <w:vAlign w:val="center"/>
          </w:tcPr>
          <w:p w14:paraId="085ADEBA" w14:textId="77777777" w:rsidR="00901C60" w:rsidRPr="00D11C7A" w:rsidRDefault="00901C60" w:rsidP="00932D7B">
            <w:pPr>
              <w:pStyle w:val="BodyText"/>
              <w:spacing w:before="0"/>
              <w:ind w:left="0"/>
              <w:jc w:val="left"/>
              <w:rPr>
                <w:b/>
              </w:rPr>
            </w:pPr>
            <w:r w:rsidRPr="00D11C7A">
              <w:rPr>
                <w:b/>
              </w:rPr>
              <w:t>Accettazione</w:t>
            </w:r>
          </w:p>
          <w:p w14:paraId="211F30A8" w14:textId="77777777" w:rsidR="00901C60" w:rsidRPr="00D11C7A" w:rsidRDefault="00901C60" w:rsidP="00932D7B">
            <w:pPr>
              <w:pStyle w:val="BodyText"/>
              <w:spacing w:before="0"/>
              <w:ind w:left="0"/>
              <w:jc w:val="left"/>
              <w:rPr>
                <w:b/>
              </w:rPr>
            </w:pPr>
            <w:r w:rsidRPr="00D11C7A">
              <w:rPr>
                <w:b/>
              </w:rPr>
              <w:t>Diniego</w:t>
            </w:r>
          </w:p>
          <w:p w14:paraId="449A6184" w14:textId="77777777" w:rsidR="00901C60" w:rsidRPr="00D11C7A" w:rsidRDefault="00901C60" w:rsidP="00932D7B">
            <w:pPr>
              <w:pStyle w:val="BodyText"/>
              <w:spacing w:before="0"/>
              <w:ind w:left="0"/>
              <w:jc w:val="left"/>
              <w:rPr>
                <w:b/>
              </w:rPr>
            </w:pPr>
            <w:r w:rsidRPr="00D11C7A">
              <w:rPr>
                <w:b/>
              </w:rPr>
              <w:t>Modifica</w:t>
            </w:r>
          </w:p>
        </w:tc>
        <w:tc>
          <w:tcPr>
            <w:tcW w:w="1208" w:type="dxa"/>
            <w:tcBorders>
              <w:left w:val="nil"/>
            </w:tcBorders>
            <w:vAlign w:val="center"/>
          </w:tcPr>
          <w:p w14:paraId="719BDF8A" w14:textId="77777777" w:rsidR="00901C60" w:rsidRPr="00D11C7A" w:rsidRDefault="00901C60" w:rsidP="00932D7B">
            <w:pPr>
              <w:pStyle w:val="BodyText"/>
              <w:spacing w:before="0"/>
              <w:ind w:left="34"/>
              <w:jc w:val="left"/>
            </w:pPr>
            <w:r w:rsidRPr="00D11C7A">
              <w:t>Deprecato</w:t>
            </w:r>
          </w:p>
          <w:p w14:paraId="03DBA221" w14:textId="77777777" w:rsidR="00901C60" w:rsidRPr="00D11C7A" w:rsidRDefault="00901C60" w:rsidP="00932D7B">
            <w:pPr>
              <w:pStyle w:val="BodyText"/>
              <w:spacing w:before="0"/>
              <w:ind w:left="34"/>
              <w:jc w:val="left"/>
            </w:pPr>
            <w:r w:rsidRPr="00D11C7A">
              <w:t>Eventuale</w:t>
            </w:r>
          </w:p>
          <w:p w14:paraId="1BE77C2B" w14:textId="77777777" w:rsidR="00901C60" w:rsidRPr="00D11C7A" w:rsidRDefault="00901C60" w:rsidP="00932D7B">
            <w:pPr>
              <w:pStyle w:val="BodyText"/>
              <w:spacing w:before="0"/>
              <w:ind w:left="34"/>
              <w:jc w:val="left"/>
            </w:pPr>
            <w:r w:rsidRPr="00D11C7A">
              <w:t>Eventuale</w:t>
            </w:r>
          </w:p>
        </w:tc>
      </w:tr>
      <w:tr w:rsidR="00901C60" w:rsidRPr="00D11C7A" w14:paraId="4E3A1D91" w14:textId="77777777" w:rsidTr="00901C60">
        <w:trPr>
          <w:trHeight w:val="1238"/>
          <w:jc w:val="center"/>
        </w:trPr>
        <w:tc>
          <w:tcPr>
            <w:tcW w:w="2002" w:type="dxa"/>
            <w:vMerge/>
            <w:tcBorders>
              <w:bottom w:val="single" w:sz="4" w:space="0" w:color="auto"/>
              <w:right w:val="nil"/>
            </w:tcBorders>
            <w:vAlign w:val="center"/>
          </w:tcPr>
          <w:p w14:paraId="2061491F" w14:textId="77777777" w:rsidR="00901C60" w:rsidRPr="00D11C7A" w:rsidRDefault="00901C60" w:rsidP="00932D7B">
            <w:pPr>
              <w:pStyle w:val="BodyText"/>
              <w:spacing w:before="120"/>
              <w:ind w:left="0"/>
              <w:contextualSpacing/>
              <w:jc w:val="left"/>
              <w:rPr>
                <w:b/>
              </w:rPr>
            </w:pPr>
          </w:p>
        </w:tc>
        <w:tc>
          <w:tcPr>
            <w:tcW w:w="1456" w:type="dxa"/>
            <w:tcBorders>
              <w:bottom w:val="single" w:sz="4" w:space="0" w:color="auto"/>
              <w:right w:val="nil"/>
            </w:tcBorders>
            <w:vAlign w:val="center"/>
          </w:tcPr>
          <w:p w14:paraId="4F3EE801" w14:textId="77777777" w:rsidR="00901C60" w:rsidRPr="00D11C7A" w:rsidRDefault="00901C60" w:rsidP="00932D7B">
            <w:pPr>
              <w:pStyle w:val="BodyText"/>
              <w:spacing w:before="120"/>
              <w:ind w:left="0"/>
              <w:contextualSpacing/>
              <w:jc w:val="left"/>
              <w:rPr>
                <w:b/>
              </w:rPr>
            </w:pPr>
            <w:r w:rsidRPr="00D11C7A">
              <w:rPr>
                <w:b/>
              </w:rPr>
              <w:t>Ordine di</w:t>
            </w:r>
          </w:p>
          <w:p w14:paraId="3B573B9D" w14:textId="77777777" w:rsidR="00901C60" w:rsidRPr="00D11C7A" w:rsidRDefault="00901C60" w:rsidP="00932D7B">
            <w:pPr>
              <w:pStyle w:val="BodyText"/>
              <w:spacing w:before="120"/>
              <w:ind w:left="0"/>
              <w:contextualSpacing/>
              <w:jc w:val="left"/>
              <w:rPr>
                <w:b/>
              </w:rPr>
            </w:pPr>
            <w:r w:rsidRPr="00D11C7A">
              <w:rPr>
                <w:b/>
              </w:rPr>
              <w:t>riscontro</w:t>
            </w:r>
          </w:p>
        </w:tc>
        <w:tc>
          <w:tcPr>
            <w:tcW w:w="1063" w:type="dxa"/>
            <w:tcBorders>
              <w:left w:val="nil"/>
              <w:bottom w:val="single" w:sz="4" w:space="0" w:color="auto"/>
              <w:right w:val="nil"/>
            </w:tcBorders>
            <w:vAlign w:val="center"/>
          </w:tcPr>
          <w:p w14:paraId="1C96DA4B" w14:textId="77777777" w:rsidR="00901C60" w:rsidRPr="00D11C7A" w:rsidRDefault="00901C60" w:rsidP="00932D7B">
            <w:pPr>
              <w:pStyle w:val="BodyText"/>
              <w:ind w:left="0"/>
              <w:contextualSpacing/>
              <w:jc w:val="left"/>
            </w:pPr>
            <w:r w:rsidRPr="00D11C7A">
              <w:t>Order</w:t>
            </w:r>
          </w:p>
        </w:tc>
        <w:tc>
          <w:tcPr>
            <w:tcW w:w="1305" w:type="dxa"/>
            <w:tcBorders>
              <w:left w:val="nil"/>
              <w:bottom w:val="single" w:sz="4" w:space="0" w:color="auto"/>
              <w:right w:val="nil"/>
            </w:tcBorders>
            <w:vAlign w:val="center"/>
          </w:tcPr>
          <w:p w14:paraId="62412412" w14:textId="77777777" w:rsidR="00901C60" w:rsidRPr="00D11C7A" w:rsidRDefault="00901C60" w:rsidP="00932D7B">
            <w:pPr>
              <w:pStyle w:val="BodyText"/>
              <w:spacing w:before="0"/>
              <w:ind w:left="34"/>
              <w:jc w:val="left"/>
              <w:rPr>
                <w:b/>
              </w:rPr>
            </w:pPr>
            <w:r w:rsidRPr="00D11C7A">
              <w:rPr>
                <w:b/>
              </w:rPr>
              <w:t>Cliente</w:t>
            </w:r>
          </w:p>
        </w:tc>
        <w:tc>
          <w:tcPr>
            <w:tcW w:w="1755" w:type="dxa"/>
            <w:tcBorders>
              <w:left w:val="nil"/>
              <w:bottom w:val="single" w:sz="4" w:space="0" w:color="auto"/>
              <w:right w:val="nil"/>
            </w:tcBorders>
            <w:tcMar>
              <w:left w:w="57" w:type="dxa"/>
              <w:right w:w="57" w:type="dxa"/>
            </w:tcMar>
            <w:vAlign w:val="center"/>
          </w:tcPr>
          <w:p w14:paraId="7811A28C" w14:textId="77777777" w:rsidR="00901C60" w:rsidRPr="00D11C7A" w:rsidRDefault="00901C60" w:rsidP="00932D7B">
            <w:pPr>
              <w:pStyle w:val="BodyText"/>
              <w:spacing w:before="0"/>
              <w:ind w:left="0"/>
              <w:jc w:val="left"/>
              <w:rPr>
                <w:b/>
              </w:rPr>
            </w:pPr>
            <w:r w:rsidRPr="00D11C7A">
              <w:rPr>
                <w:b/>
              </w:rPr>
              <w:t>Conferma</w:t>
            </w:r>
          </w:p>
          <w:p w14:paraId="5795D729" w14:textId="77777777" w:rsidR="00901C60" w:rsidRPr="00D11C7A" w:rsidRDefault="00901C60" w:rsidP="00932D7B">
            <w:pPr>
              <w:pStyle w:val="BodyText"/>
              <w:spacing w:before="0"/>
              <w:ind w:left="0"/>
              <w:jc w:val="left"/>
              <w:rPr>
                <w:b/>
              </w:rPr>
            </w:pPr>
            <w:r w:rsidRPr="00D11C7A">
              <w:rPr>
                <w:b/>
              </w:rPr>
              <w:t>Diniego</w:t>
            </w:r>
          </w:p>
          <w:p w14:paraId="2A6C14F1" w14:textId="77777777" w:rsidR="00901C60" w:rsidRPr="00D11C7A" w:rsidRDefault="00901C60" w:rsidP="00932D7B">
            <w:pPr>
              <w:pStyle w:val="BodyText"/>
              <w:spacing w:before="0"/>
              <w:ind w:left="0"/>
              <w:jc w:val="left"/>
              <w:rPr>
                <w:b/>
              </w:rPr>
            </w:pPr>
            <w:r w:rsidRPr="00D11C7A">
              <w:rPr>
                <w:b/>
              </w:rPr>
              <w:t>Ordine sostitutivo</w:t>
            </w:r>
          </w:p>
        </w:tc>
        <w:tc>
          <w:tcPr>
            <w:tcW w:w="1208" w:type="dxa"/>
            <w:tcBorders>
              <w:left w:val="nil"/>
              <w:bottom w:val="single" w:sz="4" w:space="0" w:color="auto"/>
            </w:tcBorders>
            <w:vAlign w:val="center"/>
          </w:tcPr>
          <w:p w14:paraId="0F6C1B40" w14:textId="77777777" w:rsidR="00901C60" w:rsidRPr="00D11C7A" w:rsidRDefault="00901C60" w:rsidP="00932D7B">
            <w:pPr>
              <w:pStyle w:val="BodyText"/>
              <w:spacing w:before="0"/>
              <w:ind w:left="34"/>
              <w:jc w:val="left"/>
            </w:pPr>
            <w:r w:rsidRPr="00D11C7A">
              <w:t>Deprecato</w:t>
            </w:r>
          </w:p>
          <w:p w14:paraId="415E147B" w14:textId="77777777" w:rsidR="00901C60" w:rsidRPr="00D11C7A" w:rsidRDefault="00901C60" w:rsidP="00932D7B">
            <w:pPr>
              <w:pStyle w:val="BodyText"/>
              <w:spacing w:before="0"/>
              <w:ind w:left="34"/>
              <w:jc w:val="left"/>
            </w:pPr>
            <w:r w:rsidRPr="00D11C7A">
              <w:t>Eventuale</w:t>
            </w:r>
          </w:p>
          <w:p w14:paraId="51448F4B" w14:textId="77777777" w:rsidR="00901C60" w:rsidRPr="00D11C7A" w:rsidRDefault="00901C60" w:rsidP="00932D7B">
            <w:pPr>
              <w:pStyle w:val="BodyText"/>
              <w:keepNext/>
              <w:spacing w:before="0"/>
              <w:ind w:left="34"/>
              <w:jc w:val="left"/>
            </w:pPr>
            <w:r w:rsidRPr="00D11C7A">
              <w:t>Eventuale</w:t>
            </w:r>
          </w:p>
        </w:tc>
      </w:tr>
    </w:tbl>
    <w:p w14:paraId="268D1E0B" w14:textId="77777777" w:rsidR="007E618A" w:rsidRPr="00D11C7A" w:rsidRDefault="007E618A" w:rsidP="007E618A">
      <w:pPr>
        <w:pStyle w:val="Caption"/>
      </w:pPr>
      <w:r w:rsidRPr="00D11C7A">
        <w:t>Documenti utilizzati nel processo di Ordinazione completa</w:t>
      </w:r>
    </w:p>
    <w:p w14:paraId="0EC641B9" w14:textId="77777777" w:rsidR="007E618A" w:rsidRPr="00D11C7A" w:rsidRDefault="007E618A" w:rsidP="007E618A">
      <w:pPr>
        <w:rPr>
          <w:rFonts w:ascii="Frutiger LT 45 Light" w:eastAsia="Times New Roman" w:hAnsi="Frutiger LT 45 Light" w:cs="Times New Roman"/>
        </w:rPr>
      </w:pPr>
      <w:r w:rsidRPr="00D11C7A">
        <w:br w:type="page"/>
      </w:r>
    </w:p>
    <w:p w14:paraId="66D412BF" w14:textId="77777777" w:rsidR="007E618A" w:rsidRPr="00D11C7A" w:rsidRDefault="007E618A" w:rsidP="00310BDE">
      <w:pPr>
        <w:pStyle w:val="Heading3"/>
      </w:pPr>
      <w:bookmarkStart w:id="1208" w:name="_Toc533065794"/>
      <w:bookmarkStart w:id="1209" w:name="_Ref533762671"/>
      <w:bookmarkStart w:id="1210" w:name="_Ref534196834"/>
      <w:bookmarkStart w:id="1211" w:name="_Ref534718168"/>
      <w:bookmarkStart w:id="1212" w:name="_Ref534904341"/>
      <w:bookmarkStart w:id="1213" w:name="_Ref534909702"/>
      <w:bookmarkStart w:id="1214" w:name="_Ref535056162"/>
      <w:bookmarkStart w:id="1215" w:name="_Ref535057117"/>
      <w:bookmarkStart w:id="1216" w:name="_Toc465273"/>
      <w:r w:rsidRPr="00D11C7A">
        <w:lastRenderedPageBreak/>
        <w:t>Ordinazione pre-concordata</w:t>
      </w:r>
      <w:bookmarkEnd w:id="1208"/>
      <w:bookmarkEnd w:id="1209"/>
      <w:bookmarkEnd w:id="1210"/>
      <w:bookmarkEnd w:id="1211"/>
      <w:bookmarkEnd w:id="1212"/>
      <w:bookmarkEnd w:id="1213"/>
      <w:bookmarkEnd w:id="1214"/>
      <w:bookmarkEnd w:id="1215"/>
      <w:bookmarkEnd w:id="1216"/>
    </w:p>
    <w:p w14:paraId="70E02098" w14:textId="1E4870B1" w:rsidR="007E618A" w:rsidRPr="00D11C7A" w:rsidRDefault="007E618A" w:rsidP="007E618A">
      <w:pPr>
        <w:pStyle w:val="BodyText"/>
      </w:pPr>
      <w:r w:rsidRPr="00D11C7A">
        <w:t xml:space="preserve">Questo processo, corrispondente al profilo PEPPOL </w:t>
      </w:r>
      <w:ins w:id="1217" w:author="Cernigliaro, Giuseppe (IT - Bologna)" w:date="2019-02-07T20:20:00Z">
        <w:r w:rsidR="00771AE3" w:rsidRPr="00CD7CB2">
          <w:rPr>
            <w:highlight w:val="yellow"/>
          </w:rPr>
          <w:t>(INSERIRE LINK ASCIIDOC)</w:t>
        </w:r>
      </w:ins>
      <w:del w:id="1218" w:author="Cernigliaro, Giuseppe (IT - Bologna)" w:date="2019-02-07T20:20:00Z">
        <w:r w:rsidR="002E2CF1" w:rsidDel="00771AE3">
          <w:rPr>
            <w:rStyle w:val="Hyperlink"/>
          </w:rPr>
          <w:fldChar w:fldCharType="begin"/>
        </w:r>
        <w:r w:rsidR="002E2CF1" w:rsidDel="00771AE3">
          <w:rPr>
            <w:rStyle w:val="Hyperlink"/>
          </w:rPr>
          <w:delInstrText xml:space="preserve"> HYPERLINK "http://docs.peppol.eu/poacc/upgrade-3/profiles/42-orderagreement/" </w:delInstrText>
        </w:r>
        <w:r w:rsidR="002E2CF1" w:rsidDel="00771AE3">
          <w:rPr>
            <w:rStyle w:val="Hyperlink"/>
          </w:rPr>
          <w:fldChar w:fldCharType="separate"/>
        </w:r>
        <w:r w:rsidR="00DD2E26" w:rsidRPr="00D11C7A" w:rsidDel="00771AE3">
          <w:rPr>
            <w:rStyle w:val="Hyperlink"/>
          </w:rPr>
          <w:delText>BIS Order Agreement</w:delText>
        </w:r>
        <w:r w:rsidR="002E2CF1" w:rsidDel="00771AE3">
          <w:rPr>
            <w:rStyle w:val="Hyperlink"/>
          </w:rPr>
          <w:fldChar w:fldCharType="end"/>
        </w:r>
        <w:r w:rsidR="00DD2E26" w:rsidRPr="00D11C7A" w:rsidDel="00771AE3">
          <w:rPr>
            <w:rStyle w:val="Hyperlink"/>
          </w:rPr>
          <w:delText xml:space="preserve"> 3.0</w:delText>
        </w:r>
      </w:del>
      <w:r w:rsidRPr="00D11C7A">
        <w:t>, prevede l’uso di due Documenti:</w:t>
      </w:r>
    </w:p>
    <w:p w14:paraId="614F670B" w14:textId="77777777" w:rsidR="007E618A" w:rsidRPr="00D11C7A" w:rsidRDefault="007E618A" w:rsidP="007E618A">
      <w:pPr>
        <w:pStyle w:val="Trattino"/>
        <w:numPr>
          <w:ilvl w:val="0"/>
          <w:numId w:val="8"/>
        </w:numPr>
        <w:ind w:left="1157" w:hanging="357"/>
      </w:pPr>
      <w:r w:rsidRPr="00D11C7A">
        <w:t>l’Ordine pre-concordato, emesso dal Fornitore;</w:t>
      </w:r>
    </w:p>
    <w:p w14:paraId="3E310CB4" w14:textId="77777777" w:rsidR="007E618A" w:rsidRPr="00D11C7A" w:rsidRDefault="007E618A" w:rsidP="007E618A">
      <w:pPr>
        <w:pStyle w:val="Trattino"/>
        <w:numPr>
          <w:ilvl w:val="0"/>
          <w:numId w:val="8"/>
        </w:numPr>
        <w:ind w:left="1157" w:hanging="357"/>
      </w:pPr>
      <w:r w:rsidRPr="00D11C7A">
        <w:t>l’</w:t>
      </w:r>
      <w:r w:rsidR="006113A1" w:rsidRPr="00D11C7A">
        <w:t>Ordine di riscontro</w:t>
      </w:r>
      <w:r w:rsidRPr="00D11C7A">
        <w:t>, eventualmente emesso dal Cliente.</w:t>
      </w:r>
    </w:p>
    <w:p w14:paraId="7AC12AF5" w14:textId="77777777" w:rsidR="007E618A" w:rsidRPr="00D11C7A" w:rsidRDefault="007E618A" w:rsidP="007E618A">
      <w:pPr>
        <w:pStyle w:val="BodyText"/>
      </w:pPr>
      <w:r w:rsidRPr="00D11C7A">
        <w:t>Il processo prende avvio con l’invio dell’Ordine pre-concordato da parte del Fornitore, che lo emette in quanto pre-autorizzato dal Cliente, e può terminare, alternativamente:</w:t>
      </w:r>
    </w:p>
    <w:p w14:paraId="5F99E37A" w14:textId="77777777" w:rsidR="007E618A" w:rsidRPr="00D11C7A" w:rsidRDefault="007E618A" w:rsidP="007E618A">
      <w:pPr>
        <w:pStyle w:val="Trattino"/>
        <w:numPr>
          <w:ilvl w:val="0"/>
          <w:numId w:val="8"/>
        </w:numPr>
        <w:ind w:left="1157" w:hanging="357"/>
      </w:pPr>
      <w:r w:rsidRPr="00D11C7A">
        <w:t>con la ricezione da parte del Cliente dell’Ordine pre-concordato inviato dal Fornitore;</w:t>
      </w:r>
    </w:p>
    <w:p w14:paraId="2DB89D82" w14:textId="77777777" w:rsidR="007E618A" w:rsidRPr="00D11C7A" w:rsidRDefault="007E618A" w:rsidP="007E618A">
      <w:pPr>
        <w:pStyle w:val="Trattino"/>
        <w:numPr>
          <w:ilvl w:val="0"/>
          <w:numId w:val="8"/>
        </w:numPr>
        <w:ind w:left="1157" w:hanging="357"/>
      </w:pPr>
      <w:r w:rsidRPr="00D11C7A">
        <w:t>con la ricezione da parte del fornitore dell’</w:t>
      </w:r>
      <w:r w:rsidR="006113A1" w:rsidRPr="00D11C7A">
        <w:t>Ordine di riscontro</w:t>
      </w:r>
      <w:r w:rsidRPr="00D11C7A">
        <w:t xml:space="preserve"> inviato dal Cliente.</w:t>
      </w:r>
    </w:p>
    <w:p w14:paraId="1E7F4411" w14:textId="77777777" w:rsidR="007E618A" w:rsidRPr="00D11C7A" w:rsidRDefault="007E618A" w:rsidP="007E618A">
      <w:pPr>
        <w:pStyle w:val="BodyText"/>
      </w:pPr>
      <w:r w:rsidRPr="00D11C7A">
        <w:t>Il diagramma di flusso che segue mostra sinteticamente le attività e i Documenti utilizzati nel processo.</w:t>
      </w:r>
    </w:p>
    <w:p w14:paraId="136310BA" w14:textId="77777777" w:rsidR="00F81570" w:rsidRPr="00D11C7A" w:rsidRDefault="00F81570" w:rsidP="007E618A">
      <w:pPr>
        <w:pStyle w:val="BodyText"/>
      </w:pPr>
    </w:p>
    <w:p w14:paraId="5A856D29" w14:textId="77777777" w:rsidR="007E618A" w:rsidRPr="00D11C7A" w:rsidRDefault="00DC4EBB" w:rsidP="00F81570">
      <w:pPr>
        <w:pStyle w:val="BodyText"/>
        <w:keepNext/>
        <w:ind w:left="0"/>
        <w:jc w:val="center"/>
      </w:pPr>
      <w:r w:rsidRPr="00D11C7A">
        <w:rPr>
          <w:noProof/>
          <w:lang w:val="en-US" w:eastAsia="en-US"/>
        </w:rPr>
        <w:drawing>
          <wp:inline distT="0" distB="0" distL="0" distR="0" wp14:anchorId="2BDE7722" wp14:editId="108D0B7A">
            <wp:extent cx="5580380" cy="4830603"/>
            <wp:effectExtent l="19050" t="19050" r="20320" b="27305"/>
            <wp:docPr id="29" name="Immagine 29" descr="C:\Users\p.trimarchi\AppData\Local\Microsoft\Windows\INetCache\Content.Word\Nuova immagine (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trimarchi\AppData\Local\Microsoft\Windows\INetCache\Content.Word\Nuova immagine (34).b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380" cy="4830603"/>
                    </a:xfrm>
                    <a:prstGeom prst="rect">
                      <a:avLst/>
                    </a:prstGeom>
                    <a:noFill/>
                    <a:ln>
                      <a:solidFill>
                        <a:schemeClr val="tx1"/>
                      </a:solidFill>
                    </a:ln>
                  </pic:spPr>
                </pic:pic>
              </a:graphicData>
            </a:graphic>
          </wp:inline>
        </w:drawing>
      </w:r>
    </w:p>
    <w:p w14:paraId="4BB9A392" w14:textId="77777777" w:rsidR="007E618A" w:rsidRPr="00D11C7A" w:rsidRDefault="007E618A" w:rsidP="007E618A">
      <w:pPr>
        <w:pStyle w:val="Caption"/>
        <w:rPr>
          <w:rFonts w:ascii="Frutiger LT 45 Light" w:hAnsi="Frutiger LT 45 Light"/>
          <w:szCs w:val="22"/>
        </w:rPr>
      </w:pPr>
      <w:r w:rsidRPr="00D11C7A">
        <w:rPr>
          <w:rFonts w:ascii="Frutiger LT 45 Light" w:hAnsi="Frutiger LT 45 Light"/>
        </w:rPr>
        <w:t>Il processo di Ordinazione pre-concordata</w:t>
      </w:r>
    </w:p>
    <w:p w14:paraId="2BC50489" w14:textId="77777777" w:rsidR="007E618A" w:rsidRPr="00D11C7A" w:rsidRDefault="007E618A" w:rsidP="007E618A">
      <w:pPr>
        <w:pStyle w:val="BodyText"/>
      </w:pPr>
      <w:r w:rsidRPr="00D11C7A">
        <w:lastRenderedPageBreak/>
        <w:t>La pre-autorizzazione ad emettere l’Ordine da parte del Fornitore</w:t>
      </w:r>
      <w:r w:rsidR="00537B19" w:rsidRPr="00D11C7A">
        <w:t>,</w:t>
      </w:r>
      <w:r w:rsidRPr="00D11C7A">
        <w:t xml:space="preserve"> invece del Cliente</w:t>
      </w:r>
      <w:r w:rsidR="00927D81" w:rsidRPr="00D11C7A">
        <w:t>,</w:t>
      </w:r>
      <w:r w:rsidRPr="00D11C7A">
        <w:t xml:space="preserve"> può derivare dal Contratto o da altro documento (ad esempio un ordine inviato via fax o via e-mail a causa dell’indisponibilità del sistema informatico che emette gli Ordini elettronici) con cui il Cliente conferisce tale facoltà al Fornitore, predeterminando l’ambito e le limitazioni entro cui può essere esercitata.</w:t>
      </w:r>
    </w:p>
    <w:p w14:paraId="404BD635" w14:textId="77777777" w:rsidR="007E618A" w:rsidRPr="00D11C7A" w:rsidRDefault="007E618A" w:rsidP="007E618A">
      <w:pPr>
        <w:pStyle w:val="BodyText"/>
      </w:pPr>
      <w:r w:rsidRPr="00D11C7A">
        <w:t>Si descrive, di seguito, l’uso dei due Documenti previsti in relazione alle diverse fasi del processo.</w:t>
      </w:r>
    </w:p>
    <w:p w14:paraId="3865924F" w14:textId="77777777" w:rsidR="007E618A" w:rsidRPr="00D11C7A" w:rsidRDefault="007E618A" w:rsidP="00763A59">
      <w:pPr>
        <w:pStyle w:val="BodyText"/>
        <w:numPr>
          <w:ilvl w:val="0"/>
          <w:numId w:val="32"/>
        </w:numPr>
        <w:spacing w:before="480"/>
        <w:ind w:hanging="357"/>
        <w:rPr>
          <w:u w:val="single"/>
        </w:rPr>
      </w:pPr>
      <w:r w:rsidRPr="00D11C7A">
        <w:rPr>
          <w:u w:val="single"/>
        </w:rPr>
        <w:t>Emissione dell’ordine pre-concordato</w:t>
      </w:r>
    </w:p>
    <w:p w14:paraId="2BAABF7C" w14:textId="77777777" w:rsidR="007E618A" w:rsidRPr="00D11C7A" w:rsidRDefault="007E618A" w:rsidP="007E618A">
      <w:pPr>
        <w:pStyle w:val="BodyText"/>
      </w:pPr>
      <w:r w:rsidRPr="00D11C7A">
        <w:t xml:space="preserve">Quando il </w:t>
      </w:r>
      <w:r w:rsidR="00927D81" w:rsidRPr="00D11C7A">
        <w:t xml:space="preserve">Fornitore </w:t>
      </w:r>
      <w:r w:rsidRPr="00D11C7A">
        <w:t xml:space="preserve">invia un Ordine pre-concordato, implicitamente informa il </w:t>
      </w:r>
      <w:r w:rsidR="00927D81" w:rsidRPr="00D11C7A">
        <w:t xml:space="preserve">Cliente </w:t>
      </w:r>
      <w:r w:rsidRPr="00D11C7A">
        <w:t xml:space="preserve">di </w:t>
      </w:r>
      <w:r w:rsidRPr="00D11C7A">
        <w:rPr>
          <w:u w:val="single"/>
        </w:rPr>
        <w:t>essere disponibile</w:t>
      </w:r>
      <w:r w:rsidRPr="00D11C7A">
        <w:t xml:space="preserve"> a ricevere l’eventuale </w:t>
      </w:r>
      <w:r w:rsidR="006113A1" w:rsidRPr="00D11C7A">
        <w:t>Ordine di riscontro</w:t>
      </w:r>
      <w:r w:rsidRPr="00D11C7A">
        <w:t xml:space="preserve"> in modalità telematica.</w:t>
      </w:r>
    </w:p>
    <w:p w14:paraId="5080C945" w14:textId="77777777" w:rsidR="007E618A" w:rsidRPr="00D11C7A" w:rsidRDefault="00E372E4" w:rsidP="007E618A">
      <w:pPr>
        <w:pStyle w:val="BodyText"/>
      </w:pPr>
      <w:r w:rsidRPr="00D11C7A">
        <w:t>O</w:t>
      </w:r>
      <w:r w:rsidR="007E618A" w:rsidRPr="00D11C7A">
        <w:t xml:space="preserve">gni eventuale comunicazione di </w:t>
      </w:r>
      <w:r w:rsidR="00E3608D" w:rsidRPr="00D11C7A">
        <w:t>conferma</w:t>
      </w:r>
      <w:r w:rsidR="007E618A" w:rsidRPr="00D11C7A">
        <w:t xml:space="preserve">, diniego o sostituzione dell’Ordine pre-concordato da parte del Cliente </w:t>
      </w:r>
      <w:r w:rsidRPr="00D11C7A">
        <w:t>dovrà</w:t>
      </w:r>
      <w:r w:rsidR="007E618A" w:rsidRPr="00D11C7A">
        <w:t xml:space="preserve"> pervenire al Fornitore, </w:t>
      </w:r>
      <w:r w:rsidRPr="00D11C7A">
        <w:t xml:space="preserve">di norma, </w:t>
      </w:r>
      <w:r w:rsidR="007E618A" w:rsidRPr="00D11C7A">
        <w:t>per il tramite di NSO, salvo che gli accordi tra le parti non dispongano diversamente</w:t>
      </w:r>
      <w:r w:rsidRPr="00D11C7A">
        <w:t xml:space="preserve"> o che circo</w:t>
      </w:r>
      <w:r w:rsidR="009C6147" w:rsidRPr="00D11C7A">
        <w:t>stanze eccezionali rendano possi</w:t>
      </w:r>
      <w:r w:rsidRPr="00D11C7A">
        <w:t>bile il solo uso delle forme tradizionali (telefono, fax, e-mail, ecc.)</w:t>
      </w:r>
      <w:r w:rsidR="007E618A" w:rsidRPr="00D11C7A">
        <w:t>.</w:t>
      </w:r>
    </w:p>
    <w:p w14:paraId="77B63202" w14:textId="77777777" w:rsidR="007E618A" w:rsidRPr="00D11C7A" w:rsidRDefault="004E1862" w:rsidP="007E618A">
      <w:pPr>
        <w:pStyle w:val="BodyText"/>
      </w:pPr>
      <w:r w:rsidRPr="00D11C7A">
        <w:t>D</w:t>
      </w:r>
      <w:r w:rsidR="007E618A" w:rsidRPr="00D11C7A">
        <w:t>i propria iniziativa o a seguito delle comunicazioni ricevute dal Cliente, il Fornitore può comunque revocare o modificare un Ordine pre-concordato precedentemente emesso mediante l’emissione di un nuovo Ordine pre-concordato, che deve contenere l’indicazione dell’Ordine pre-concordato che si intende revocare o modificare.</w:t>
      </w:r>
    </w:p>
    <w:p w14:paraId="23A95DAE" w14:textId="0ECDFDAB" w:rsidR="007E618A" w:rsidRPr="00D11C7A" w:rsidRDefault="007E618A" w:rsidP="007E618A">
      <w:pPr>
        <w:pStyle w:val="BodyText"/>
      </w:pPr>
      <w:r w:rsidRPr="00D11C7A">
        <w:t>Ne consegue che un Ordine pre-concordato può assumere le seguenti tre forme</w:t>
      </w:r>
      <w:del w:id="1219" w:author="Cernigliaro, Giuseppe (IT - Bologna)" w:date="2019-02-07T21:01:00Z">
        <w:r w:rsidRPr="00D11C7A" w:rsidDel="00221D19">
          <w:delText xml:space="preserve"> </w:delText>
        </w:r>
        <w:r w:rsidR="00256F1A" w:rsidRPr="00D11C7A" w:rsidDel="00221D19">
          <w:delText xml:space="preserve">(v. Paragrafo </w:delText>
        </w:r>
        <w:r w:rsidR="00A34DD2" w:rsidRPr="00D11C7A" w:rsidDel="00221D19">
          <w:fldChar w:fldCharType="begin"/>
        </w:r>
        <w:r w:rsidR="00256F1A" w:rsidRPr="00D11C7A" w:rsidDel="00221D19">
          <w:delInstrText xml:space="preserve"> REF _Ref499025607 \r \h </w:delInstrText>
        </w:r>
        <w:r w:rsidR="00264AEF" w:rsidRPr="00D11C7A" w:rsidDel="00221D19">
          <w:delInstrText xml:space="preserve"> \* MERGEFORMAT </w:delInstrText>
        </w:r>
        <w:r w:rsidR="00A34DD2" w:rsidRPr="00D11C7A" w:rsidDel="00221D19">
          <w:fldChar w:fldCharType="separate"/>
        </w:r>
      </w:del>
      <w:del w:id="1220" w:author="Cernigliaro, Giuseppe (IT - Bologna)" w:date="2019-02-07T20:53:00Z">
        <w:r w:rsidR="00256F1A" w:rsidRPr="00D11C7A" w:rsidDel="004A592B">
          <w:delText>2.3.4</w:delText>
        </w:r>
      </w:del>
      <w:del w:id="1221" w:author="Cernigliaro, Giuseppe (IT - Bologna)" w:date="2019-02-07T21:01:00Z">
        <w:r w:rsidR="00A34DD2" w:rsidRPr="00D11C7A" w:rsidDel="00221D19">
          <w:fldChar w:fldCharType="end"/>
        </w:r>
        <w:r w:rsidR="00256F1A" w:rsidRPr="00D11C7A" w:rsidDel="00221D19">
          <w:delText>)</w:delText>
        </w:r>
      </w:del>
      <w:r w:rsidRPr="00D11C7A">
        <w:t>:</w:t>
      </w:r>
    </w:p>
    <w:p w14:paraId="337BA5DE" w14:textId="77777777" w:rsidR="007E618A" w:rsidRPr="00D11C7A" w:rsidRDefault="007E618A" w:rsidP="007E618A">
      <w:pPr>
        <w:pStyle w:val="Trattino"/>
        <w:numPr>
          <w:ilvl w:val="0"/>
          <w:numId w:val="8"/>
        </w:numPr>
        <w:ind w:left="1157" w:hanging="357"/>
      </w:pPr>
      <w:r w:rsidRPr="00D11C7A">
        <w:rPr>
          <w:i/>
        </w:rPr>
        <w:t>Ordine iniziale</w:t>
      </w:r>
      <w:r w:rsidRPr="00D11C7A">
        <w:t>;</w:t>
      </w:r>
    </w:p>
    <w:p w14:paraId="2996FE55" w14:textId="77777777" w:rsidR="007E618A" w:rsidRPr="00D11C7A" w:rsidRDefault="00CD6F46" w:rsidP="007E618A">
      <w:pPr>
        <w:pStyle w:val="Trattino"/>
        <w:numPr>
          <w:ilvl w:val="0"/>
          <w:numId w:val="8"/>
        </w:numPr>
        <w:ind w:left="1157" w:hanging="357"/>
      </w:pPr>
      <w:r w:rsidRPr="00D11C7A">
        <w:rPr>
          <w:i/>
        </w:rPr>
        <w:t>Ordine di revoca</w:t>
      </w:r>
      <w:r w:rsidR="007E618A" w:rsidRPr="00D11C7A">
        <w:t>, che deve contenere l’indicazione dell’Ordine precedentemente inviato che si intende revocare;</w:t>
      </w:r>
    </w:p>
    <w:p w14:paraId="20A7BDB3" w14:textId="77777777" w:rsidR="007E618A" w:rsidRPr="00D11C7A" w:rsidRDefault="00A434B2" w:rsidP="007E618A">
      <w:pPr>
        <w:pStyle w:val="Trattino"/>
        <w:numPr>
          <w:ilvl w:val="0"/>
          <w:numId w:val="8"/>
        </w:numPr>
        <w:ind w:left="1157" w:hanging="357"/>
      </w:pPr>
      <w:r w:rsidRPr="00D11C7A">
        <w:rPr>
          <w:i/>
        </w:rPr>
        <w:t>Ordine sostitutivo</w:t>
      </w:r>
      <w:r w:rsidR="007E618A" w:rsidRPr="00D11C7A">
        <w:t>, che deve contenere l’indicazione dell’Ordine precedentemente inviato che si intende modificare.</w:t>
      </w:r>
    </w:p>
    <w:p w14:paraId="5E25460E" w14:textId="413A4918" w:rsidR="007E618A" w:rsidRPr="00D11C7A" w:rsidRDefault="007E618A" w:rsidP="007E618A">
      <w:pPr>
        <w:pStyle w:val="BodyText"/>
      </w:pPr>
      <w:r w:rsidRPr="00D11C7A">
        <w:t xml:space="preserve">Come più in dettaglio specificato </w:t>
      </w:r>
      <w:r w:rsidR="00256F1A" w:rsidRPr="00D11C7A">
        <w:t xml:space="preserve">nel Paragrafo </w:t>
      </w:r>
      <w:r w:rsidR="00A34DD2" w:rsidRPr="00D11C7A">
        <w:fldChar w:fldCharType="begin"/>
      </w:r>
      <w:r w:rsidR="00256F1A" w:rsidRPr="00D11C7A">
        <w:instrText xml:space="preserve"> REF _Ref512108055 \r \h </w:instrText>
      </w:r>
      <w:r w:rsidR="00264AEF" w:rsidRPr="00D11C7A">
        <w:instrText xml:space="preserve"> \* MERGEFORMAT </w:instrText>
      </w:r>
      <w:r w:rsidR="00A34DD2" w:rsidRPr="00D11C7A">
        <w:fldChar w:fldCharType="separate"/>
      </w:r>
      <w:ins w:id="1222" w:author="Cernigliaro, Giuseppe (IT - Bologna)" w:date="2019-02-07T20:53:00Z">
        <w:r w:rsidR="004A592B" w:rsidRPr="004A592B">
          <w:rPr>
            <w:b/>
            <w:bCs/>
            <w:rPrChange w:id="1223" w:author="Cernigliaro, Giuseppe (IT - Bologna)" w:date="2019-02-07T20:54:00Z">
              <w:rPr>
                <w:b/>
                <w:bCs/>
                <w:lang w:val="en-US"/>
              </w:rPr>
            </w:rPrChange>
          </w:rPr>
          <w:t xml:space="preserve">Error! </w:t>
        </w:r>
        <w:r w:rsidR="004A592B">
          <w:rPr>
            <w:b/>
            <w:bCs/>
            <w:lang w:val="en-US"/>
          </w:rPr>
          <w:t>Reference source not found.</w:t>
        </w:r>
      </w:ins>
      <w:del w:id="1224" w:author="Cernigliaro, Giuseppe (IT - Bologna)" w:date="2019-02-07T20:53:00Z">
        <w:r w:rsidR="00256F1A" w:rsidRPr="00D11C7A" w:rsidDel="004A592B">
          <w:delText>3.3.1.2</w:delText>
        </w:r>
      </w:del>
      <w:r w:rsidR="00A34DD2" w:rsidRPr="00D11C7A">
        <w:fldChar w:fldCharType="end"/>
      </w:r>
      <w:r w:rsidRPr="00D11C7A">
        <w:t>:</w:t>
      </w:r>
    </w:p>
    <w:p w14:paraId="56FD729B" w14:textId="77777777" w:rsidR="007E618A" w:rsidRPr="00D11C7A" w:rsidRDefault="00CD6F46" w:rsidP="007E618A">
      <w:pPr>
        <w:pStyle w:val="Trattino"/>
        <w:numPr>
          <w:ilvl w:val="0"/>
          <w:numId w:val="8"/>
        </w:numPr>
        <w:ind w:left="1157" w:hanging="357"/>
      </w:pPr>
      <w:r w:rsidRPr="00D11C7A">
        <w:t>L’Ordine di revoca</w:t>
      </w:r>
      <w:r w:rsidR="007E618A" w:rsidRPr="00D11C7A">
        <w:t xml:space="preserve"> non può contenere </w:t>
      </w:r>
      <w:r w:rsidR="00DD2E26" w:rsidRPr="00D11C7A">
        <w:t>linee</w:t>
      </w:r>
      <w:r w:rsidR="007E618A" w:rsidRPr="00D11C7A">
        <w:t xml:space="preserve"> d’ordine, in quanto costituisce il mero annullamento dell’Ordine precedentemente trasmesso a cui fa riferimento;</w:t>
      </w:r>
    </w:p>
    <w:p w14:paraId="5422973F" w14:textId="77777777" w:rsidR="00F81570" w:rsidRPr="00D11C7A" w:rsidRDefault="007E618A" w:rsidP="007E618A">
      <w:pPr>
        <w:pStyle w:val="Trattino"/>
        <w:numPr>
          <w:ilvl w:val="0"/>
          <w:numId w:val="8"/>
        </w:numPr>
        <w:ind w:left="1157" w:hanging="357"/>
      </w:pPr>
      <w:r w:rsidRPr="00D11C7A">
        <w:t xml:space="preserve">la </w:t>
      </w:r>
      <w:r w:rsidR="00A434B2" w:rsidRPr="00D11C7A">
        <w:t>Ordine sostitutivo</w:t>
      </w:r>
      <w:r w:rsidRPr="00D11C7A">
        <w:t xml:space="preserve"> costituisce un nuovo Ordine che annulla tutti i Documenti precedenti (Ordini e Ordini di </w:t>
      </w:r>
      <w:r w:rsidR="00714130" w:rsidRPr="00D11C7A">
        <w:t>eiscontro</w:t>
      </w:r>
      <w:r w:rsidRPr="00D11C7A">
        <w:t xml:space="preserve">) del processo corrente e </w:t>
      </w:r>
      <w:r w:rsidRPr="00D11C7A">
        <w:rPr>
          <w:u w:val="single"/>
        </w:rPr>
        <w:t>dà avvio a un nuovo processo di Ordinazione pre-concordata</w:t>
      </w:r>
      <w:r w:rsidRPr="00D11C7A">
        <w:t xml:space="preserve">, pertanto deve contenere tutte le </w:t>
      </w:r>
      <w:r w:rsidR="00DD2E26" w:rsidRPr="00D11C7A">
        <w:t>linee</w:t>
      </w:r>
      <w:r w:rsidRPr="00D11C7A">
        <w:t xml:space="preserve"> d’ordine (come un Ordine iniziale).</w:t>
      </w:r>
    </w:p>
    <w:p w14:paraId="4E113E27" w14:textId="77777777" w:rsidR="00874702" w:rsidRPr="00D11C7A" w:rsidRDefault="00874702">
      <w:pPr>
        <w:rPr>
          <w:rFonts w:ascii="Frutiger LT 45 Light" w:eastAsia="Times New Roman" w:hAnsi="Frutiger LT 45 Light" w:cs="Times New Roman"/>
          <w:u w:val="single"/>
        </w:rPr>
      </w:pPr>
      <w:r w:rsidRPr="00D11C7A">
        <w:rPr>
          <w:u w:val="single"/>
        </w:rPr>
        <w:br w:type="page"/>
      </w:r>
    </w:p>
    <w:p w14:paraId="068A3816" w14:textId="77777777" w:rsidR="007E618A" w:rsidRPr="00D11C7A" w:rsidRDefault="00714130" w:rsidP="00763A59">
      <w:pPr>
        <w:pStyle w:val="BodyText"/>
        <w:numPr>
          <w:ilvl w:val="0"/>
          <w:numId w:val="32"/>
        </w:numPr>
        <w:spacing w:before="480"/>
        <w:ind w:hanging="357"/>
        <w:rPr>
          <w:u w:val="single"/>
        </w:rPr>
      </w:pPr>
      <w:r w:rsidRPr="00D11C7A">
        <w:rPr>
          <w:u w:val="single"/>
        </w:rPr>
        <w:lastRenderedPageBreak/>
        <w:t>Riscontro a</w:t>
      </w:r>
      <w:r w:rsidR="007E618A" w:rsidRPr="00D11C7A">
        <w:rPr>
          <w:u w:val="single"/>
        </w:rPr>
        <w:t>ll’ordine pre-concordato</w:t>
      </w:r>
    </w:p>
    <w:p w14:paraId="7F965644" w14:textId="77777777" w:rsidR="007E618A" w:rsidRPr="00D11C7A" w:rsidRDefault="007E618A" w:rsidP="007E618A">
      <w:pPr>
        <w:pStyle w:val="BodyText"/>
      </w:pPr>
      <w:r w:rsidRPr="00D11C7A">
        <w:t>A fronte della ricezione dell’Ordine pre-concordato, il Cliente può:</w:t>
      </w:r>
    </w:p>
    <w:p w14:paraId="45786A56" w14:textId="77777777" w:rsidR="007E618A" w:rsidRPr="00D11C7A" w:rsidRDefault="007E618A" w:rsidP="007E618A">
      <w:pPr>
        <w:pStyle w:val="Trattino"/>
        <w:numPr>
          <w:ilvl w:val="0"/>
          <w:numId w:val="8"/>
        </w:numPr>
        <w:ind w:left="1157" w:hanging="357"/>
      </w:pPr>
      <w:r w:rsidRPr="00D11C7A">
        <w:rPr>
          <w:u w:val="single"/>
        </w:rPr>
        <w:t>terminare il processo</w:t>
      </w:r>
      <w:r w:rsidRPr="00D11C7A">
        <w:t xml:space="preserve"> senza trasmettere un </w:t>
      </w:r>
      <w:r w:rsidR="006113A1" w:rsidRPr="00D11C7A">
        <w:t>Ordine di riscontro</w:t>
      </w:r>
      <w:r w:rsidR="00EB234B" w:rsidRPr="00D11C7A">
        <w:t xml:space="preserve"> (flusso blu nella figura)</w:t>
      </w:r>
      <w:r w:rsidRPr="00D11C7A">
        <w:t>;</w:t>
      </w:r>
    </w:p>
    <w:p w14:paraId="379433FE" w14:textId="77777777" w:rsidR="007E618A" w:rsidRPr="00D11C7A" w:rsidRDefault="007E618A" w:rsidP="007E618A">
      <w:pPr>
        <w:pStyle w:val="Trattino"/>
        <w:numPr>
          <w:ilvl w:val="0"/>
          <w:numId w:val="8"/>
        </w:numPr>
        <w:ind w:left="1157" w:hanging="357"/>
      </w:pPr>
      <w:r w:rsidRPr="00D11C7A">
        <w:t xml:space="preserve">trasmettere un </w:t>
      </w:r>
      <w:r w:rsidR="006113A1" w:rsidRPr="00D11C7A">
        <w:t>Ordine di riscontro</w:t>
      </w:r>
      <w:r w:rsidR="00256F1A" w:rsidRPr="00D11C7A">
        <w:t xml:space="preserve"> </w:t>
      </w:r>
      <w:r w:rsidR="00EB234B" w:rsidRPr="00D11C7A">
        <w:t>(flusso rosso nella figura)</w:t>
      </w:r>
      <w:r w:rsidRPr="00D11C7A">
        <w:t>, che deve contenere l’indicazione dell’Ordine pre-concordato a cui fa riferimento, con il quale comunica al Fornitore, alternativamente, che intende:</w:t>
      </w:r>
    </w:p>
    <w:p w14:paraId="4B9B6D71" w14:textId="77777777" w:rsidR="007E618A" w:rsidRPr="00D11C7A" w:rsidRDefault="00DD2E26" w:rsidP="007E618A">
      <w:pPr>
        <w:pStyle w:val="Trattino"/>
        <w:numPr>
          <w:ilvl w:val="1"/>
          <w:numId w:val="8"/>
        </w:numPr>
      </w:pPr>
      <w:r w:rsidRPr="00D11C7A">
        <w:t>confermare</w:t>
      </w:r>
      <w:r w:rsidR="007E618A" w:rsidRPr="00D11C7A">
        <w:t xml:space="preserve"> l’Ordine pre-concordato ricevuto</w:t>
      </w:r>
      <w:r w:rsidRPr="00D11C7A">
        <w:t xml:space="preserve"> (</w:t>
      </w:r>
      <w:r w:rsidR="006113A1" w:rsidRPr="00D11C7A">
        <w:rPr>
          <w:i/>
        </w:rPr>
        <w:t>Ordine di riscontro</w:t>
      </w:r>
      <w:r w:rsidRPr="00D11C7A">
        <w:rPr>
          <w:i/>
        </w:rPr>
        <w:t xml:space="preserve"> </w:t>
      </w:r>
      <w:r w:rsidR="00183ED2" w:rsidRPr="00D11C7A">
        <w:rPr>
          <w:i/>
        </w:rPr>
        <w:t xml:space="preserve">per </w:t>
      </w:r>
      <w:r w:rsidR="00714130" w:rsidRPr="00D11C7A">
        <w:rPr>
          <w:i/>
        </w:rPr>
        <w:t>conferma</w:t>
      </w:r>
      <w:r w:rsidRPr="00D11C7A">
        <w:t>)</w:t>
      </w:r>
      <w:r w:rsidR="007E618A" w:rsidRPr="00D11C7A">
        <w:t>;</w:t>
      </w:r>
    </w:p>
    <w:p w14:paraId="24C25D8C" w14:textId="77777777" w:rsidR="007E618A" w:rsidRPr="00D11C7A" w:rsidRDefault="007E618A" w:rsidP="007E618A">
      <w:pPr>
        <w:pStyle w:val="Trattino"/>
        <w:numPr>
          <w:ilvl w:val="1"/>
          <w:numId w:val="8"/>
        </w:numPr>
      </w:pPr>
      <w:r w:rsidRPr="00D11C7A">
        <w:t>declinare l’Ordine pre-concordato ricevuto</w:t>
      </w:r>
      <w:r w:rsidR="00DD2E26" w:rsidRPr="00D11C7A">
        <w:t xml:space="preserve"> (</w:t>
      </w:r>
      <w:r w:rsidR="006113A1" w:rsidRPr="00D11C7A">
        <w:rPr>
          <w:i/>
        </w:rPr>
        <w:t>Ordine di riscontro</w:t>
      </w:r>
      <w:r w:rsidR="00DD2E26" w:rsidRPr="00D11C7A">
        <w:rPr>
          <w:i/>
        </w:rPr>
        <w:t xml:space="preserve"> </w:t>
      </w:r>
      <w:r w:rsidR="00183ED2" w:rsidRPr="00D11C7A">
        <w:rPr>
          <w:i/>
        </w:rPr>
        <w:t xml:space="preserve">per </w:t>
      </w:r>
      <w:r w:rsidR="00D6461E" w:rsidRPr="00D11C7A">
        <w:rPr>
          <w:i/>
        </w:rPr>
        <w:t>diniego</w:t>
      </w:r>
      <w:r w:rsidR="00DD2E26" w:rsidRPr="00D11C7A">
        <w:t>)</w:t>
      </w:r>
      <w:r w:rsidRPr="00D11C7A">
        <w:t>;</w:t>
      </w:r>
    </w:p>
    <w:p w14:paraId="4F8B8100" w14:textId="77777777" w:rsidR="007E618A" w:rsidRPr="00D11C7A" w:rsidRDefault="007E618A" w:rsidP="007E618A">
      <w:pPr>
        <w:pStyle w:val="Trattino"/>
        <w:numPr>
          <w:ilvl w:val="1"/>
          <w:numId w:val="8"/>
        </w:numPr>
      </w:pPr>
      <w:r w:rsidRPr="00D11C7A">
        <w:t>sostituire l’Ordine pre-concordato ricevuto</w:t>
      </w:r>
      <w:r w:rsidR="00DD2E26" w:rsidRPr="00D11C7A">
        <w:t xml:space="preserve"> (</w:t>
      </w:r>
      <w:r w:rsidR="006113A1" w:rsidRPr="00D11C7A">
        <w:rPr>
          <w:i/>
        </w:rPr>
        <w:t>Ordine di riscontro</w:t>
      </w:r>
      <w:r w:rsidR="00DD2E26" w:rsidRPr="00D11C7A">
        <w:rPr>
          <w:i/>
        </w:rPr>
        <w:t xml:space="preserve"> sostitutivo</w:t>
      </w:r>
      <w:r w:rsidR="00DD2E26" w:rsidRPr="00D11C7A">
        <w:t>)</w:t>
      </w:r>
      <w:r w:rsidRPr="00D11C7A">
        <w:t>.</w:t>
      </w:r>
    </w:p>
    <w:p w14:paraId="35E0BF3B" w14:textId="77777777" w:rsidR="00F81570" w:rsidRPr="00D11C7A" w:rsidRDefault="00DC4EBB" w:rsidP="00F81570">
      <w:pPr>
        <w:pStyle w:val="BodyText"/>
        <w:ind w:left="0"/>
        <w:jc w:val="center"/>
      </w:pPr>
      <w:r w:rsidRPr="00D11C7A">
        <w:rPr>
          <w:noProof/>
          <w:lang w:val="en-US" w:eastAsia="en-US"/>
        </w:rPr>
        <w:drawing>
          <wp:inline distT="0" distB="0" distL="0" distR="0" wp14:anchorId="0DFDFCAC" wp14:editId="63D3128C">
            <wp:extent cx="2613600" cy="2880000"/>
            <wp:effectExtent l="0" t="0" r="0" b="0"/>
            <wp:docPr id="30" name="Immagine 30" descr="C:\Users\p.trimarchi\AppData\Local\Microsoft\Windows\INetCache\Content.Word\Nuova immagin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35).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3600" cy="2880000"/>
                    </a:xfrm>
                    <a:prstGeom prst="rect">
                      <a:avLst/>
                    </a:prstGeom>
                    <a:noFill/>
                    <a:ln>
                      <a:noFill/>
                    </a:ln>
                  </pic:spPr>
                </pic:pic>
              </a:graphicData>
            </a:graphic>
          </wp:inline>
        </w:drawing>
      </w:r>
    </w:p>
    <w:p w14:paraId="0A15194C" w14:textId="77777777" w:rsidR="007E618A" w:rsidRPr="00D11C7A" w:rsidRDefault="007E618A" w:rsidP="007E618A">
      <w:pPr>
        <w:pStyle w:val="BodyText"/>
      </w:pPr>
      <w:r w:rsidRPr="00D11C7A">
        <w:t>Se il Cliente comunica che intende sostituire l’Ordine pre-concordato del Fornitore, l’</w:t>
      </w:r>
      <w:r w:rsidR="006113A1" w:rsidRPr="00D11C7A">
        <w:t>Ordine di riscontro</w:t>
      </w:r>
      <w:r w:rsidRPr="00D11C7A">
        <w:t xml:space="preserve"> annulla tutti i Documenti precedenti del processo corrente e </w:t>
      </w:r>
      <w:r w:rsidRPr="00D11C7A">
        <w:rPr>
          <w:u w:val="single"/>
        </w:rPr>
        <w:t>dà avvio a un nuovo processo</w:t>
      </w:r>
      <w:r w:rsidRPr="00D11C7A">
        <w:t xml:space="preserve"> che, in base a quanto indicato nell’</w:t>
      </w:r>
      <w:r w:rsidR="006113A1" w:rsidRPr="00D11C7A">
        <w:t>Ordine di riscontro</w:t>
      </w:r>
      <w:r w:rsidRPr="00D11C7A">
        <w:t>, può essere di Ordinazione semplice o di Ordinazione completa.</w:t>
      </w:r>
    </w:p>
    <w:p w14:paraId="66782A6F" w14:textId="77777777" w:rsidR="00FB3D0E" w:rsidRPr="00D11C7A" w:rsidRDefault="007E618A" w:rsidP="007E618A">
      <w:pPr>
        <w:pStyle w:val="BodyText"/>
      </w:pPr>
      <w:r w:rsidRPr="00D11C7A">
        <w:t xml:space="preserve">Salvo che non sia previsto diversamente da norme, usi commerciali </w:t>
      </w:r>
      <w:r w:rsidR="00FB3D0E" w:rsidRPr="00D11C7A">
        <w:t>o accordi tra le parti:</w:t>
      </w:r>
    </w:p>
    <w:p w14:paraId="2B00DC83" w14:textId="77777777" w:rsidR="007E618A" w:rsidRPr="00D11C7A" w:rsidRDefault="007E618A" w:rsidP="00FB3D0E">
      <w:pPr>
        <w:pStyle w:val="Trattino"/>
        <w:numPr>
          <w:ilvl w:val="0"/>
          <w:numId w:val="8"/>
        </w:numPr>
        <w:ind w:left="1157" w:hanging="357"/>
      </w:pPr>
      <w:r w:rsidRPr="00D11C7A">
        <w:t>il Cliente è tenuto a trasmettere l’</w:t>
      </w:r>
      <w:r w:rsidR="006113A1" w:rsidRPr="00D11C7A">
        <w:t>Ordine di riscontro</w:t>
      </w:r>
      <w:r w:rsidRPr="00D11C7A">
        <w:t xml:space="preserve"> solo se intende declinare o sostituire l’Ordine pre-concordato, pertanto </w:t>
      </w:r>
      <w:r w:rsidRPr="00D11C7A">
        <w:rPr>
          <w:u w:val="single"/>
        </w:rPr>
        <w:t xml:space="preserve">l’assenza di </w:t>
      </w:r>
      <w:r w:rsidR="006113A1" w:rsidRPr="00D11C7A">
        <w:rPr>
          <w:u w:val="single"/>
        </w:rPr>
        <w:t>Ordine di riscontro</w:t>
      </w:r>
      <w:r w:rsidRPr="00D11C7A">
        <w:rPr>
          <w:u w:val="single"/>
        </w:rPr>
        <w:t xml:space="preserve"> equivale </w:t>
      </w:r>
      <w:r w:rsidR="00E3608D" w:rsidRPr="00D11C7A">
        <w:rPr>
          <w:u w:val="single"/>
        </w:rPr>
        <w:t>a conferma</w:t>
      </w:r>
      <w:r w:rsidRPr="00D11C7A">
        <w:rPr>
          <w:u w:val="single"/>
        </w:rPr>
        <w:t xml:space="preserve"> </w:t>
      </w:r>
      <w:r w:rsidR="00FB3D0E" w:rsidRPr="00D11C7A">
        <w:rPr>
          <w:u w:val="single"/>
        </w:rPr>
        <w:t>dell’Ordine pre-concordato</w:t>
      </w:r>
      <w:r w:rsidR="00FB3D0E" w:rsidRPr="00D11C7A">
        <w:t>;</w:t>
      </w:r>
    </w:p>
    <w:p w14:paraId="5B184E8D" w14:textId="77777777" w:rsidR="00F21723" w:rsidRPr="00D11C7A" w:rsidRDefault="00F21723" w:rsidP="00FB3D0E">
      <w:pPr>
        <w:pStyle w:val="Trattino"/>
        <w:numPr>
          <w:ilvl w:val="0"/>
          <w:numId w:val="8"/>
        </w:numPr>
        <w:ind w:left="1157" w:hanging="357"/>
      </w:pPr>
      <w:r w:rsidRPr="00D11C7A">
        <w:rPr>
          <w:u w:val="single"/>
        </w:rPr>
        <w:t>il Fornitore è tenuto a considerare efficaci solo gli Ordini di riscontro pervenuti prima che abbia dato luogo all’esecuzione dell’Ordine pre-concordato</w:t>
      </w:r>
      <w:r w:rsidRPr="00D11C7A">
        <w:t xml:space="preserve">. Ad esempio, se l’acquisto ha ad oggetto un bene che deve essere trasportato da </w:t>
      </w:r>
      <w:r w:rsidRPr="00D11C7A">
        <w:lastRenderedPageBreak/>
        <w:t>un luogo a un altro, l’Ordine non può essere declinato o sostituito dopo che il bene è stato rimesso al vettore o allo spedizioniere.</w:t>
      </w:r>
    </w:p>
    <w:p w14:paraId="4E8A6392" w14:textId="77777777" w:rsidR="007E618A" w:rsidRPr="00D11C7A" w:rsidRDefault="007E618A" w:rsidP="007E618A">
      <w:pPr>
        <w:pStyle w:val="BodyText"/>
      </w:pPr>
      <w:r w:rsidRPr="00D11C7A">
        <w:t>La tabella che segue riporta i Documenti utilizzati nel processo, con indicazione dei corrispondenti documenti e profili PEPPOL.</w:t>
      </w:r>
    </w:p>
    <w:p w14:paraId="2E1AA48B" w14:textId="77777777" w:rsidR="007E618A" w:rsidRPr="00D11C7A" w:rsidRDefault="007E618A" w:rsidP="00BB2082">
      <w:pPr>
        <w:pStyle w:val="BodyText"/>
      </w:pPr>
    </w:p>
    <w:tbl>
      <w:tblPr>
        <w:tblStyle w:val="TableGrid"/>
        <w:tblW w:w="8789" w:type="dxa"/>
        <w:jc w:val="center"/>
        <w:tblLook w:val="04A0" w:firstRow="1" w:lastRow="0" w:firstColumn="1" w:lastColumn="0" w:noHBand="0" w:noVBand="1"/>
      </w:tblPr>
      <w:tblGrid>
        <w:gridCol w:w="1753"/>
        <w:gridCol w:w="1624"/>
        <w:gridCol w:w="1200"/>
        <w:gridCol w:w="1298"/>
        <w:gridCol w:w="1706"/>
        <w:gridCol w:w="1208"/>
      </w:tblGrid>
      <w:tr w:rsidR="007E618A" w:rsidRPr="00D11C7A" w14:paraId="7E6F7B98" w14:textId="77777777" w:rsidTr="00A434B2">
        <w:trPr>
          <w:jc w:val="center"/>
        </w:trPr>
        <w:tc>
          <w:tcPr>
            <w:tcW w:w="1836" w:type="dxa"/>
            <w:vMerge w:val="restart"/>
            <w:tcBorders>
              <w:right w:val="nil"/>
            </w:tcBorders>
            <w:shd w:val="clear" w:color="auto" w:fill="D9D9D9" w:themeFill="background1" w:themeFillShade="D9"/>
            <w:vAlign w:val="center"/>
          </w:tcPr>
          <w:p w14:paraId="4F272D6E" w14:textId="77777777" w:rsidR="007E618A" w:rsidRPr="00D11C7A" w:rsidRDefault="007E618A" w:rsidP="00932D7B">
            <w:pPr>
              <w:pStyle w:val="BodyText"/>
              <w:spacing w:before="120" w:after="120"/>
              <w:ind w:left="0"/>
              <w:jc w:val="center"/>
              <w:rPr>
                <w:b/>
              </w:rPr>
            </w:pPr>
            <w:r w:rsidRPr="00D11C7A">
              <w:rPr>
                <w:b/>
              </w:rPr>
              <w:t xml:space="preserve">PROCESSO </w:t>
            </w:r>
            <w:r w:rsidRPr="00D11C7A">
              <w:rPr>
                <w:b/>
              </w:rPr>
              <w:br/>
              <w:t>(profilo PEPPOL)</w:t>
            </w:r>
          </w:p>
        </w:tc>
        <w:tc>
          <w:tcPr>
            <w:tcW w:w="1655" w:type="dxa"/>
            <w:vMerge w:val="restart"/>
            <w:tcBorders>
              <w:right w:val="nil"/>
            </w:tcBorders>
            <w:shd w:val="clear" w:color="auto" w:fill="D9D9D9" w:themeFill="background1" w:themeFillShade="D9"/>
            <w:vAlign w:val="center"/>
          </w:tcPr>
          <w:p w14:paraId="2D06B2FF" w14:textId="77777777" w:rsidR="007E618A" w:rsidRPr="00D11C7A" w:rsidRDefault="007E618A" w:rsidP="00932D7B">
            <w:pPr>
              <w:pStyle w:val="BodyText"/>
              <w:spacing w:before="120" w:after="120"/>
              <w:ind w:left="0"/>
              <w:jc w:val="center"/>
              <w:rPr>
                <w:b/>
              </w:rPr>
            </w:pPr>
            <w:r w:rsidRPr="00D11C7A">
              <w:rPr>
                <w:b/>
              </w:rPr>
              <w:t xml:space="preserve">TIPO DOCUMENTO </w:t>
            </w:r>
          </w:p>
        </w:tc>
        <w:tc>
          <w:tcPr>
            <w:tcW w:w="1172" w:type="dxa"/>
            <w:vMerge w:val="restart"/>
            <w:tcBorders>
              <w:left w:val="nil"/>
              <w:right w:val="nil"/>
            </w:tcBorders>
            <w:shd w:val="clear" w:color="auto" w:fill="D9D9D9" w:themeFill="background1" w:themeFillShade="D9"/>
            <w:vAlign w:val="center"/>
          </w:tcPr>
          <w:p w14:paraId="750DB8E6" w14:textId="77777777" w:rsidR="007E618A" w:rsidRPr="00D11C7A" w:rsidRDefault="007E618A" w:rsidP="00932D7B">
            <w:pPr>
              <w:pStyle w:val="BodyText"/>
              <w:spacing w:before="120" w:after="120"/>
              <w:ind w:left="0"/>
              <w:jc w:val="center"/>
              <w:rPr>
                <w:b/>
              </w:rPr>
            </w:pPr>
            <w:r w:rsidRPr="00D11C7A">
              <w:rPr>
                <w:b/>
              </w:rPr>
              <w:t xml:space="preserve">Formato PEPPOL </w:t>
            </w:r>
          </w:p>
        </w:tc>
        <w:tc>
          <w:tcPr>
            <w:tcW w:w="1306" w:type="dxa"/>
            <w:vMerge w:val="restart"/>
            <w:tcBorders>
              <w:left w:val="nil"/>
            </w:tcBorders>
            <w:shd w:val="clear" w:color="auto" w:fill="D9D9D9" w:themeFill="background1" w:themeFillShade="D9"/>
            <w:vAlign w:val="center"/>
          </w:tcPr>
          <w:p w14:paraId="2A7B4EB6" w14:textId="77777777" w:rsidR="007E618A" w:rsidRPr="00D11C7A" w:rsidRDefault="007E618A" w:rsidP="00932D7B">
            <w:pPr>
              <w:pStyle w:val="BodyText"/>
              <w:spacing w:before="120" w:after="120"/>
              <w:ind w:left="0"/>
              <w:jc w:val="center"/>
              <w:rPr>
                <w:b/>
              </w:rPr>
            </w:pPr>
            <w:r w:rsidRPr="00D11C7A">
              <w:rPr>
                <w:b/>
              </w:rPr>
              <w:t>Attore che emette il Documento</w:t>
            </w:r>
          </w:p>
        </w:tc>
        <w:tc>
          <w:tcPr>
            <w:tcW w:w="2820" w:type="dxa"/>
            <w:gridSpan w:val="2"/>
            <w:tcBorders>
              <w:bottom w:val="nil"/>
            </w:tcBorders>
            <w:shd w:val="clear" w:color="auto" w:fill="D9D9D9" w:themeFill="background1" w:themeFillShade="D9"/>
          </w:tcPr>
          <w:p w14:paraId="57875908" w14:textId="77777777" w:rsidR="007E618A" w:rsidRPr="00D11C7A" w:rsidRDefault="007E618A" w:rsidP="00932D7B">
            <w:pPr>
              <w:pStyle w:val="BodyText"/>
              <w:spacing w:before="120" w:after="120"/>
              <w:ind w:left="0"/>
              <w:jc w:val="center"/>
              <w:rPr>
                <w:b/>
              </w:rPr>
            </w:pPr>
            <w:r w:rsidRPr="00D11C7A">
              <w:rPr>
                <w:b/>
              </w:rPr>
              <w:t>SOTTO-TIPO</w:t>
            </w:r>
          </w:p>
        </w:tc>
      </w:tr>
      <w:tr w:rsidR="007E618A" w:rsidRPr="00D11C7A" w14:paraId="7F437073" w14:textId="77777777" w:rsidTr="005A4753">
        <w:trPr>
          <w:jc w:val="center"/>
        </w:trPr>
        <w:tc>
          <w:tcPr>
            <w:tcW w:w="1836" w:type="dxa"/>
            <w:vMerge/>
            <w:tcBorders>
              <w:right w:val="nil"/>
            </w:tcBorders>
            <w:shd w:val="clear" w:color="auto" w:fill="D9D9D9" w:themeFill="background1" w:themeFillShade="D9"/>
          </w:tcPr>
          <w:p w14:paraId="15E56172" w14:textId="77777777" w:rsidR="007E618A" w:rsidRPr="00D11C7A" w:rsidRDefault="007E618A" w:rsidP="00932D7B">
            <w:pPr>
              <w:pStyle w:val="BodyText"/>
              <w:spacing w:before="120" w:after="120"/>
              <w:ind w:left="0"/>
              <w:jc w:val="center"/>
              <w:rPr>
                <w:b/>
              </w:rPr>
            </w:pPr>
          </w:p>
        </w:tc>
        <w:tc>
          <w:tcPr>
            <w:tcW w:w="1655" w:type="dxa"/>
            <w:vMerge/>
            <w:tcBorders>
              <w:right w:val="nil"/>
            </w:tcBorders>
            <w:shd w:val="clear" w:color="auto" w:fill="D9D9D9" w:themeFill="background1" w:themeFillShade="D9"/>
            <w:vAlign w:val="center"/>
          </w:tcPr>
          <w:p w14:paraId="1BD80332" w14:textId="77777777" w:rsidR="007E618A" w:rsidRPr="00D11C7A" w:rsidRDefault="007E618A" w:rsidP="00932D7B">
            <w:pPr>
              <w:pStyle w:val="BodyText"/>
              <w:spacing w:before="120" w:after="120"/>
              <w:ind w:left="0"/>
              <w:jc w:val="center"/>
              <w:rPr>
                <w:b/>
              </w:rPr>
            </w:pPr>
          </w:p>
        </w:tc>
        <w:tc>
          <w:tcPr>
            <w:tcW w:w="1172" w:type="dxa"/>
            <w:vMerge/>
            <w:tcBorders>
              <w:left w:val="nil"/>
              <w:right w:val="nil"/>
            </w:tcBorders>
            <w:shd w:val="clear" w:color="auto" w:fill="D9D9D9" w:themeFill="background1" w:themeFillShade="D9"/>
            <w:vAlign w:val="center"/>
          </w:tcPr>
          <w:p w14:paraId="48FF5228" w14:textId="77777777" w:rsidR="007E618A" w:rsidRPr="00D11C7A" w:rsidRDefault="007E618A" w:rsidP="00932D7B">
            <w:pPr>
              <w:pStyle w:val="BodyText"/>
              <w:spacing w:before="120" w:after="120"/>
              <w:ind w:left="0"/>
              <w:jc w:val="center"/>
              <w:rPr>
                <w:b/>
              </w:rPr>
            </w:pPr>
          </w:p>
        </w:tc>
        <w:tc>
          <w:tcPr>
            <w:tcW w:w="1306" w:type="dxa"/>
            <w:vMerge/>
            <w:tcBorders>
              <w:left w:val="nil"/>
            </w:tcBorders>
            <w:shd w:val="clear" w:color="auto" w:fill="D9D9D9" w:themeFill="background1" w:themeFillShade="D9"/>
            <w:vAlign w:val="center"/>
          </w:tcPr>
          <w:p w14:paraId="05FF9CD4" w14:textId="77777777" w:rsidR="007E618A" w:rsidRPr="00D11C7A" w:rsidRDefault="007E618A" w:rsidP="00932D7B">
            <w:pPr>
              <w:pStyle w:val="BodyText"/>
              <w:spacing w:before="120" w:after="120"/>
              <w:ind w:left="0"/>
              <w:jc w:val="center"/>
              <w:rPr>
                <w:b/>
              </w:rPr>
            </w:pPr>
          </w:p>
        </w:tc>
        <w:tc>
          <w:tcPr>
            <w:tcW w:w="1829" w:type="dxa"/>
            <w:tcBorders>
              <w:top w:val="nil"/>
              <w:right w:val="single" w:sz="4" w:space="0" w:color="auto"/>
            </w:tcBorders>
            <w:shd w:val="clear" w:color="auto" w:fill="D9D9D9" w:themeFill="background1" w:themeFillShade="D9"/>
            <w:tcMar>
              <w:left w:w="57" w:type="dxa"/>
              <w:right w:w="57" w:type="dxa"/>
            </w:tcMar>
            <w:vAlign w:val="center"/>
          </w:tcPr>
          <w:p w14:paraId="3A3031C1" w14:textId="77777777" w:rsidR="007E618A" w:rsidRPr="00D11C7A" w:rsidRDefault="001268DB" w:rsidP="00932D7B">
            <w:pPr>
              <w:pStyle w:val="BodyText"/>
              <w:spacing w:before="120" w:after="120"/>
              <w:ind w:left="-118"/>
              <w:jc w:val="center"/>
              <w:rPr>
                <w:b/>
              </w:rPr>
            </w:pPr>
            <w:r w:rsidRPr="00D11C7A">
              <w:rPr>
                <w:b/>
              </w:rPr>
              <w:t>Variante</w:t>
            </w:r>
          </w:p>
        </w:tc>
        <w:tc>
          <w:tcPr>
            <w:tcW w:w="991" w:type="dxa"/>
            <w:tcBorders>
              <w:top w:val="nil"/>
              <w:left w:val="single" w:sz="4" w:space="0" w:color="auto"/>
            </w:tcBorders>
            <w:shd w:val="clear" w:color="auto" w:fill="D9D9D9" w:themeFill="background1" w:themeFillShade="D9"/>
            <w:vAlign w:val="center"/>
          </w:tcPr>
          <w:p w14:paraId="65F1908D" w14:textId="77777777" w:rsidR="007E618A" w:rsidRPr="00D11C7A" w:rsidRDefault="007E618A" w:rsidP="00932D7B">
            <w:pPr>
              <w:pStyle w:val="BodyText"/>
              <w:spacing w:before="120" w:after="120"/>
              <w:ind w:left="0"/>
              <w:jc w:val="center"/>
              <w:rPr>
                <w:b/>
              </w:rPr>
            </w:pPr>
            <w:r w:rsidRPr="00D11C7A">
              <w:rPr>
                <w:b/>
              </w:rPr>
              <w:t>Note</w:t>
            </w:r>
          </w:p>
        </w:tc>
      </w:tr>
      <w:tr w:rsidR="007E618A" w:rsidRPr="00D11C7A" w14:paraId="6554FAD0" w14:textId="77777777" w:rsidTr="005A4753">
        <w:trPr>
          <w:trHeight w:val="1238"/>
          <w:jc w:val="center"/>
        </w:trPr>
        <w:tc>
          <w:tcPr>
            <w:tcW w:w="1836" w:type="dxa"/>
            <w:vMerge w:val="restart"/>
            <w:tcBorders>
              <w:right w:val="nil"/>
            </w:tcBorders>
            <w:vAlign w:val="center"/>
          </w:tcPr>
          <w:p w14:paraId="593DD5F3" w14:textId="77777777" w:rsidR="007E618A" w:rsidRPr="00D11C7A" w:rsidRDefault="007E618A" w:rsidP="00932D7B">
            <w:pPr>
              <w:pStyle w:val="BodyText"/>
              <w:spacing w:before="120"/>
              <w:ind w:left="0"/>
              <w:contextualSpacing/>
              <w:jc w:val="left"/>
            </w:pPr>
            <w:r w:rsidRPr="00D11C7A">
              <w:rPr>
                <w:b/>
              </w:rPr>
              <w:t xml:space="preserve">Ordinazione </w:t>
            </w:r>
            <w:r w:rsidRPr="00D11C7A">
              <w:rPr>
                <w:b/>
              </w:rPr>
              <w:br/>
              <w:t>pre-concordata</w:t>
            </w:r>
            <w:r w:rsidRPr="00D11C7A">
              <w:rPr>
                <w:b/>
              </w:rPr>
              <w:br/>
            </w:r>
            <w:r w:rsidRPr="00D11C7A">
              <w:t xml:space="preserve">(BIS Order </w:t>
            </w:r>
            <w:r w:rsidRPr="00D11C7A">
              <w:br/>
              <w:t>Agreement 3.0)</w:t>
            </w:r>
          </w:p>
        </w:tc>
        <w:tc>
          <w:tcPr>
            <w:tcW w:w="1655" w:type="dxa"/>
            <w:tcBorders>
              <w:right w:val="nil"/>
            </w:tcBorders>
            <w:vAlign w:val="center"/>
          </w:tcPr>
          <w:p w14:paraId="3445B3F4" w14:textId="77777777" w:rsidR="007E618A" w:rsidRPr="00D11C7A" w:rsidRDefault="007E618A" w:rsidP="00932D7B">
            <w:pPr>
              <w:pStyle w:val="BodyText"/>
              <w:spacing w:before="120"/>
              <w:ind w:left="0"/>
              <w:contextualSpacing/>
              <w:jc w:val="left"/>
              <w:rPr>
                <w:b/>
                <w:lang w:val="en-US"/>
              </w:rPr>
            </w:pPr>
            <w:r w:rsidRPr="00D11C7A">
              <w:rPr>
                <w:b/>
                <w:lang w:val="en-US"/>
              </w:rPr>
              <w:t xml:space="preserve">Ordine </w:t>
            </w:r>
            <w:r w:rsidRPr="00D11C7A">
              <w:rPr>
                <w:b/>
                <w:lang w:val="en-US"/>
              </w:rPr>
              <w:br/>
              <w:t>pre-concordato</w:t>
            </w:r>
          </w:p>
        </w:tc>
        <w:tc>
          <w:tcPr>
            <w:tcW w:w="1172" w:type="dxa"/>
            <w:tcBorders>
              <w:left w:val="nil"/>
              <w:right w:val="nil"/>
            </w:tcBorders>
            <w:vAlign w:val="center"/>
          </w:tcPr>
          <w:p w14:paraId="711567F6" w14:textId="77777777" w:rsidR="007E618A" w:rsidRPr="00D11C7A" w:rsidRDefault="007E618A" w:rsidP="00932D7B">
            <w:pPr>
              <w:pStyle w:val="BodyText"/>
              <w:ind w:left="0"/>
              <w:contextualSpacing/>
              <w:jc w:val="left"/>
              <w:rPr>
                <w:lang w:val="en-US"/>
              </w:rPr>
            </w:pPr>
            <w:r w:rsidRPr="00D11C7A">
              <w:rPr>
                <w:lang w:val="en-US"/>
              </w:rPr>
              <w:t>Order Agreement</w:t>
            </w:r>
          </w:p>
        </w:tc>
        <w:tc>
          <w:tcPr>
            <w:tcW w:w="1306" w:type="dxa"/>
            <w:tcBorders>
              <w:left w:val="nil"/>
              <w:right w:val="nil"/>
            </w:tcBorders>
            <w:vAlign w:val="center"/>
          </w:tcPr>
          <w:p w14:paraId="5D423DC7" w14:textId="77777777" w:rsidR="007E618A" w:rsidRPr="00D11C7A" w:rsidRDefault="007E618A" w:rsidP="00932D7B">
            <w:pPr>
              <w:pStyle w:val="BodyText"/>
              <w:spacing w:before="0"/>
              <w:ind w:left="34"/>
              <w:jc w:val="left"/>
              <w:rPr>
                <w:b/>
                <w:lang w:val="en-US"/>
              </w:rPr>
            </w:pPr>
            <w:r w:rsidRPr="00D11C7A">
              <w:rPr>
                <w:b/>
                <w:lang w:val="en-US"/>
              </w:rPr>
              <w:t>Fornitore</w:t>
            </w:r>
          </w:p>
        </w:tc>
        <w:tc>
          <w:tcPr>
            <w:tcW w:w="1829" w:type="dxa"/>
            <w:tcBorders>
              <w:left w:val="nil"/>
              <w:right w:val="nil"/>
            </w:tcBorders>
            <w:tcMar>
              <w:left w:w="57" w:type="dxa"/>
              <w:right w:w="57" w:type="dxa"/>
            </w:tcMar>
            <w:vAlign w:val="center"/>
          </w:tcPr>
          <w:p w14:paraId="5148ED68" w14:textId="77777777" w:rsidR="007E618A" w:rsidRPr="00D11C7A" w:rsidRDefault="007E618A" w:rsidP="00932D7B">
            <w:pPr>
              <w:pStyle w:val="BodyText"/>
              <w:spacing w:before="120"/>
              <w:ind w:left="0"/>
              <w:jc w:val="left"/>
              <w:rPr>
                <w:b/>
              </w:rPr>
            </w:pPr>
            <w:r w:rsidRPr="00D11C7A">
              <w:rPr>
                <w:b/>
              </w:rPr>
              <w:t>Ordine iniziale</w:t>
            </w:r>
          </w:p>
          <w:p w14:paraId="75C8A11E" w14:textId="77777777" w:rsidR="007E618A" w:rsidRPr="00D11C7A" w:rsidRDefault="007E618A" w:rsidP="00932D7B">
            <w:pPr>
              <w:pStyle w:val="BodyText"/>
              <w:spacing w:before="0"/>
              <w:ind w:left="0"/>
              <w:jc w:val="left"/>
              <w:rPr>
                <w:b/>
              </w:rPr>
            </w:pPr>
            <w:r w:rsidRPr="00D11C7A">
              <w:rPr>
                <w:b/>
              </w:rPr>
              <w:t>Revoca</w:t>
            </w:r>
          </w:p>
          <w:p w14:paraId="2CDA0325" w14:textId="77777777" w:rsidR="007E618A" w:rsidRPr="00D11C7A" w:rsidRDefault="00A434B2" w:rsidP="00A434B2">
            <w:pPr>
              <w:pStyle w:val="BodyText"/>
              <w:spacing w:before="0" w:after="120"/>
              <w:ind w:left="0"/>
              <w:jc w:val="left"/>
              <w:rPr>
                <w:b/>
              </w:rPr>
            </w:pPr>
            <w:r w:rsidRPr="00D11C7A">
              <w:rPr>
                <w:b/>
              </w:rPr>
              <w:t>Ordine s</w:t>
            </w:r>
            <w:r w:rsidR="00DD2E26" w:rsidRPr="00D11C7A">
              <w:rPr>
                <w:b/>
              </w:rPr>
              <w:t>ostitu</w:t>
            </w:r>
            <w:r w:rsidRPr="00D11C7A">
              <w:rPr>
                <w:b/>
              </w:rPr>
              <w:t>tivo</w:t>
            </w:r>
          </w:p>
        </w:tc>
        <w:tc>
          <w:tcPr>
            <w:tcW w:w="991" w:type="dxa"/>
            <w:tcBorders>
              <w:left w:val="nil"/>
            </w:tcBorders>
            <w:vAlign w:val="center"/>
          </w:tcPr>
          <w:p w14:paraId="42B77709" w14:textId="77777777" w:rsidR="007E618A" w:rsidRPr="00D11C7A" w:rsidRDefault="007E618A" w:rsidP="00932D7B">
            <w:pPr>
              <w:pStyle w:val="BodyText"/>
              <w:spacing w:before="120"/>
              <w:ind w:left="34"/>
              <w:jc w:val="left"/>
              <w:rPr>
                <w:lang w:val="en-US"/>
              </w:rPr>
            </w:pPr>
            <w:r w:rsidRPr="00D11C7A">
              <w:rPr>
                <w:lang w:val="en-US"/>
              </w:rPr>
              <w:t>Necessario</w:t>
            </w:r>
          </w:p>
          <w:p w14:paraId="135E70E2" w14:textId="77777777" w:rsidR="007E618A" w:rsidRPr="00D11C7A" w:rsidRDefault="007E618A" w:rsidP="00932D7B">
            <w:pPr>
              <w:pStyle w:val="BodyText"/>
              <w:spacing w:before="0"/>
              <w:ind w:left="34"/>
              <w:jc w:val="left"/>
              <w:rPr>
                <w:lang w:val="en-US"/>
              </w:rPr>
            </w:pPr>
            <w:r w:rsidRPr="00D11C7A">
              <w:rPr>
                <w:lang w:val="en-US"/>
              </w:rPr>
              <w:t>Eventuale</w:t>
            </w:r>
          </w:p>
          <w:p w14:paraId="291D550F" w14:textId="77777777" w:rsidR="007E618A" w:rsidRPr="00D11C7A" w:rsidRDefault="007E618A" w:rsidP="00932D7B">
            <w:pPr>
              <w:pStyle w:val="BodyText"/>
              <w:spacing w:before="0" w:after="120"/>
              <w:ind w:left="34"/>
              <w:jc w:val="left"/>
              <w:rPr>
                <w:lang w:val="en-US"/>
              </w:rPr>
            </w:pPr>
            <w:r w:rsidRPr="00D11C7A">
              <w:rPr>
                <w:lang w:val="en-US"/>
              </w:rPr>
              <w:t>Eventuale</w:t>
            </w:r>
          </w:p>
        </w:tc>
      </w:tr>
      <w:tr w:rsidR="007E618A" w:rsidRPr="00D11C7A" w14:paraId="4B66C338" w14:textId="77777777" w:rsidTr="005A4753">
        <w:trPr>
          <w:trHeight w:val="1238"/>
          <w:jc w:val="center"/>
        </w:trPr>
        <w:tc>
          <w:tcPr>
            <w:tcW w:w="1836" w:type="dxa"/>
            <w:vMerge/>
            <w:tcBorders>
              <w:right w:val="nil"/>
            </w:tcBorders>
            <w:vAlign w:val="center"/>
          </w:tcPr>
          <w:p w14:paraId="0826D9A7" w14:textId="77777777" w:rsidR="007E618A" w:rsidRPr="00D11C7A" w:rsidRDefault="007E618A" w:rsidP="00932D7B">
            <w:pPr>
              <w:pStyle w:val="BodyText"/>
              <w:spacing w:before="120"/>
              <w:ind w:left="0"/>
              <w:contextualSpacing/>
              <w:jc w:val="left"/>
              <w:rPr>
                <w:b/>
                <w:lang w:val="en-US"/>
              </w:rPr>
            </w:pPr>
          </w:p>
        </w:tc>
        <w:tc>
          <w:tcPr>
            <w:tcW w:w="1655" w:type="dxa"/>
            <w:tcBorders>
              <w:bottom w:val="single" w:sz="4" w:space="0" w:color="auto"/>
              <w:right w:val="nil"/>
            </w:tcBorders>
            <w:vAlign w:val="center"/>
          </w:tcPr>
          <w:p w14:paraId="55789836" w14:textId="77777777" w:rsidR="007E618A" w:rsidRPr="00D11C7A" w:rsidRDefault="007E618A" w:rsidP="00932D7B">
            <w:pPr>
              <w:pStyle w:val="BodyText"/>
              <w:spacing w:before="120"/>
              <w:ind w:left="0"/>
              <w:contextualSpacing/>
              <w:jc w:val="left"/>
              <w:rPr>
                <w:b/>
                <w:lang w:val="en-US"/>
              </w:rPr>
            </w:pPr>
            <w:r w:rsidRPr="00D11C7A">
              <w:rPr>
                <w:b/>
                <w:lang w:val="en-US"/>
              </w:rPr>
              <w:t>Ordine di</w:t>
            </w:r>
          </w:p>
          <w:p w14:paraId="0E742078" w14:textId="77777777" w:rsidR="007E618A" w:rsidRPr="00D11C7A" w:rsidRDefault="005A4753" w:rsidP="00932D7B">
            <w:pPr>
              <w:pStyle w:val="BodyText"/>
              <w:spacing w:before="120"/>
              <w:ind w:left="0"/>
              <w:contextualSpacing/>
              <w:jc w:val="left"/>
              <w:rPr>
                <w:b/>
                <w:lang w:val="en-US"/>
              </w:rPr>
            </w:pPr>
            <w:r w:rsidRPr="00D11C7A">
              <w:rPr>
                <w:b/>
                <w:lang w:val="en-US"/>
              </w:rPr>
              <w:t>riscontro</w:t>
            </w:r>
          </w:p>
        </w:tc>
        <w:tc>
          <w:tcPr>
            <w:tcW w:w="1172" w:type="dxa"/>
            <w:tcBorders>
              <w:left w:val="nil"/>
              <w:bottom w:val="single" w:sz="4" w:space="0" w:color="auto"/>
              <w:right w:val="nil"/>
            </w:tcBorders>
            <w:vAlign w:val="center"/>
          </w:tcPr>
          <w:p w14:paraId="180E4EB3" w14:textId="77777777" w:rsidR="007E618A" w:rsidRPr="00D11C7A" w:rsidRDefault="007E618A" w:rsidP="00932D7B">
            <w:pPr>
              <w:pStyle w:val="BodyText"/>
              <w:ind w:left="0"/>
              <w:contextualSpacing/>
              <w:jc w:val="left"/>
              <w:rPr>
                <w:lang w:val="en-US"/>
              </w:rPr>
            </w:pPr>
            <w:r w:rsidRPr="00D11C7A">
              <w:rPr>
                <w:lang w:val="en-US"/>
              </w:rPr>
              <w:t>Order</w:t>
            </w:r>
          </w:p>
        </w:tc>
        <w:tc>
          <w:tcPr>
            <w:tcW w:w="1306" w:type="dxa"/>
            <w:tcBorders>
              <w:left w:val="nil"/>
              <w:bottom w:val="single" w:sz="4" w:space="0" w:color="auto"/>
              <w:right w:val="nil"/>
            </w:tcBorders>
            <w:vAlign w:val="center"/>
          </w:tcPr>
          <w:p w14:paraId="77EDD7DB" w14:textId="77777777" w:rsidR="007E618A" w:rsidRPr="00D11C7A" w:rsidRDefault="007E618A" w:rsidP="00932D7B">
            <w:pPr>
              <w:pStyle w:val="BodyText"/>
              <w:spacing w:before="0"/>
              <w:ind w:left="34"/>
              <w:jc w:val="left"/>
              <w:rPr>
                <w:b/>
                <w:lang w:val="en-US"/>
              </w:rPr>
            </w:pPr>
            <w:r w:rsidRPr="00D11C7A">
              <w:rPr>
                <w:b/>
                <w:lang w:val="en-US"/>
              </w:rPr>
              <w:t>Cliente</w:t>
            </w:r>
          </w:p>
        </w:tc>
        <w:tc>
          <w:tcPr>
            <w:tcW w:w="1829" w:type="dxa"/>
            <w:tcBorders>
              <w:left w:val="nil"/>
              <w:bottom w:val="single" w:sz="4" w:space="0" w:color="auto"/>
              <w:right w:val="nil"/>
            </w:tcBorders>
            <w:tcMar>
              <w:left w:w="57" w:type="dxa"/>
              <w:right w:w="57" w:type="dxa"/>
            </w:tcMar>
            <w:vAlign w:val="center"/>
          </w:tcPr>
          <w:p w14:paraId="7A7EDA8D" w14:textId="77777777" w:rsidR="007E618A" w:rsidRPr="00D11C7A" w:rsidRDefault="00DD2E26" w:rsidP="00932D7B">
            <w:pPr>
              <w:pStyle w:val="BodyText"/>
              <w:spacing w:before="0"/>
              <w:ind w:left="0"/>
              <w:jc w:val="left"/>
              <w:rPr>
                <w:b/>
                <w:lang w:val="en-US"/>
              </w:rPr>
            </w:pPr>
            <w:r w:rsidRPr="00D11C7A">
              <w:rPr>
                <w:b/>
                <w:lang w:val="en-US"/>
              </w:rPr>
              <w:t>Conferma</w:t>
            </w:r>
          </w:p>
          <w:p w14:paraId="6F9345EF" w14:textId="77777777" w:rsidR="007E618A" w:rsidRPr="00D11C7A" w:rsidRDefault="007E618A" w:rsidP="00932D7B">
            <w:pPr>
              <w:pStyle w:val="BodyText"/>
              <w:spacing w:before="0"/>
              <w:ind w:left="0"/>
              <w:jc w:val="left"/>
              <w:rPr>
                <w:b/>
                <w:lang w:val="en-US"/>
              </w:rPr>
            </w:pPr>
            <w:r w:rsidRPr="00D11C7A">
              <w:rPr>
                <w:b/>
                <w:lang w:val="en-US"/>
              </w:rPr>
              <w:t>Diniego</w:t>
            </w:r>
          </w:p>
          <w:p w14:paraId="7FEEE59F" w14:textId="77777777" w:rsidR="007E618A" w:rsidRPr="00D11C7A" w:rsidRDefault="00A434B2" w:rsidP="00932D7B">
            <w:pPr>
              <w:pStyle w:val="BodyText"/>
              <w:spacing w:before="0"/>
              <w:ind w:left="0"/>
              <w:jc w:val="left"/>
              <w:rPr>
                <w:b/>
                <w:lang w:val="en-US"/>
              </w:rPr>
            </w:pPr>
            <w:r w:rsidRPr="00D11C7A">
              <w:rPr>
                <w:b/>
                <w:lang w:val="en-US"/>
              </w:rPr>
              <w:t>Ordine sostitutivo</w:t>
            </w:r>
          </w:p>
        </w:tc>
        <w:tc>
          <w:tcPr>
            <w:tcW w:w="991" w:type="dxa"/>
            <w:tcBorders>
              <w:left w:val="nil"/>
              <w:bottom w:val="single" w:sz="4" w:space="0" w:color="auto"/>
            </w:tcBorders>
            <w:vAlign w:val="center"/>
          </w:tcPr>
          <w:p w14:paraId="0AEBF216" w14:textId="77777777" w:rsidR="007E618A" w:rsidRPr="00D11C7A" w:rsidRDefault="007E618A" w:rsidP="00932D7B">
            <w:pPr>
              <w:pStyle w:val="BodyText"/>
              <w:spacing w:before="0"/>
              <w:ind w:left="34"/>
              <w:jc w:val="left"/>
              <w:rPr>
                <w:lang w:val="en-US"/>
              </w:rPr>
            </w:pPr>
            <w:r w:rsidRPr="00D11C7A">
              <w:rPr>
                <w:lang w:val="en-US"/>
              </w:rPr>
              <w:t>Deprecato</w:t>
            </w:r>
          </w:p>
          <w:p w14:paraId="18B2EA12" w14:textId="77777777" w:rsidR="007E618A" w:rsidRPr="00D11C7A" w:rsidRDefault="007E618A" w:rsidP="00932D7B">
            <w:pPr>
              <w:pStyle w:val="BodyText"/>
              <w:spacing w:before="0"/>
              <w:ind w:left="34"/>
              <w:jc w:val="left"/>
              <w:rPr>
                <w:lang w:val="en-US"/>
              </w:rPr>
            </w:pPr>
            <w:r w:rsidRPr="00D11C7A">
              <w:rPr>
                <w:lang w:val="en-US"/>
              </w:rPr>
              <w:t>Eventuale</w:t>
            </w:r>
          </w:p>
          <w:p w14:paraId="22CA713C" w14:textId="77777777" w:rsidR="007E618A" w:rsidRPr="00D11C7A" w:rsidRDefault="007E618A" w:rsidP="00932D7B">
            <w:pPr>
              <w:pStyle w:val="BodyText"/>
              <w:spacing w:before="0"/>
              <w:ind w:left="34"/>
              <w:jc w:val="left"/>
              <w:rPr>
                <w:lang w:val="en-US"/>
              </w:rPr>
            </w:pPr>
            <w:r w:rsidRPr="00D11C7A">
              <w:rPr>
                <w:lang w:val="en-US"/>
              </w:rPr>
              <w:t>Eventuale</w:t>
            </w:r>
          </w:p>
        </w:tc>
      </w:tr>
    </w:tbl>
    <w:p w14:paraId="405C0C91" w14:textId="77777777" w:rsidR="007E618A" w:rsidRPr="00D11C7A" w:rsidRDefault="007E618A" w:rsidP="007E618A">
      <w:pPr>
        <w:pStyle w:val="Caption"/>
        <w:rPr>
          <w:rFonts w:ascii="Frutiger LT 45 Light" w:hAnsi="Frutiger LT 45 Light"/>
        </w:rPr>
      </w:pPr>
      <w:r w:rsidRPr="00D11C7A">
        <w:rPr>
          <w:rFonts w:ascii="Frutiger LT 45 Light" w:hAnsi="Frutiger LT 45 Light"/>
        </w:rPr>
        <w:t>Documenti utilizzati nel processo Ordinazione pre-concordata</w:t>
      </w:r>
    </w:p>
    <w:p w14:paraId="265AEC9F" w14:textId="77777777" w:rsidR="007E618A" w:rsidRPr="004E6B99" w:rsidRDefault="007E618A" w:rsidP="007E618A">
      <w:pPr>
        <w:rPr>
          <w:rFonts w:ascii="Frutiger LT 45 Light" w:hAnsi="Frutiger LT 45 Light"/>
          <w:b/>
          <w:bCs/>
          <w:smallCaps/>
        </w:rPr>
      </w:pPr>
      <w:r w:rsidRPr="004E6B99">
        <w:rPr>
          <w:rFonts w:ascii="Frutiger LT 45 Light" w:hAnsi="Frutiger LT 45 Light"/>
        </w:rPr>
        <w:br w:type="page"/>
      </w:r>
    </w:p>
    <w:p w14:paraId="0934505B" w14:textId="77777777" w:rsidR="00043457" w:rsidRPr="005371AB" w:rsidRDefault="00043457" w:rsidP="00310BDE">
      <w:pPr>
        <w:pStyle w:val="Heading2"/>
      </w:pPr>
      <w:bookmarkStart w:id="1225" w:name="_Ref498189800"/>
      <w:bookmarkStart w:id="1226" w:name="_Ref499220970"/>
      <w:bookmarkStart w:id="1227" w:name="_Ref499220984"/>
      <w:bookmarkStart w:id="1228" w:name="_Toc499408932"/>
      <w:bookmarkStart w:id="1229" w:name="_Toc465274"/>
      <w:r w:rsidRPr="005371AB">
        <w:lastRenderedPageBreak/>
        <w:t>I</w:t>
      </w:r>
      <w:bookmarkEnd w:id="1225"/>
      <w:r w:rsidRPr="005371AB">
        <w:t>nterazioni con NSO</w:t>
      </w:r>
      <w:bookmarkEnd w:id="1226"/>
      <w:bookmarkEnd w:id="1227"/>
      <w:bookmarkEnd w:id="1228"/>
      <w:bookmarkEnd w:id="1229"/>
    </w:p>
    <w:p w14:paraId="36FB5633" w14:textId="77777777" w:rsidR="00CB0137" w:rsidRPr="005371AB" w:rsidRDefault="00CB0137" w:rsidP="00CB0137">
      <w:pPr>
        <w:pStyle w:val="BodyText"/>
      </w:pPr>
      <w:r w:rsidRPr="005371AB">
        <w:t xml:space="preserve">A fronte di ciascun Messaggio pervenuto, NSO provvede preliminarmente alla sua identificazione, cui corrisponde il rilascio di in </w:t>
      </w:r>
      <w:r w:rsidRPr="005371AB">
        <w:rPr>
          <w:i/>
        </w:rPr>
        <w:t>Identificativo di transazione</w:t>
      </w:r>
      <w:r w:rsidRPr="005371AB">
        <w:t xml:space="preserve"> (IdT), e alla sua validazione, ossia alla verifica che sia esso regolarmente formato e che le informazioni ivi contenute siano corrette e coerenti, anche rispetto ad altre fasi del processo di approvvigionamento (ad esempio, controlla che sia presente il riferimento ad un contratto effettivamente esistente).</w:t>
      </w:r>
    </w:p>
    <w:p w14:paraId="6326C3A2" w14:textId="77777777" w:rsidR="00CB0137" w:rsidRPr="00D11C7A" w:rsidRDefault="00CB0137" w:rsidP="00CB0137">
      <w:pPr>
        <w:pStyle w:val="BodyText"/>
      </w:pPr>
      <w:commentRangeStart w:id="1230"/>
      <w:del w:id="1231" w:author="Marciante, Teresa Lucia (IT - Roma)" w:date="2019-02-07T18:07:00Z">
        <w:r w:rsidRPr="00D11C7A" w:rsidDel="00D11C7A">
          <w:rPr>
            <w:u w:val="single"/>
          </w:rPr>
          <w:delText>Solo i Messaggi validati possono essere inviati ai rispettivi Destinatari</w:delText>
        </w:r>
        <w:r w:rsidRPr="00D11C7A" w:rsidDel="00D11C7A">
          <w:delText xml:space="preserve"> (anche per il tramite di Intermediari)</w:delText>
        </w:r>
      </w:del>
      <w:r w:rsidRPr="00D11C7A">
        <w:t>.</w:t>
      </w:r>
      <w:commentRangeEnd w:id="1230"/>
      <w:r w:rsidR="00846C98" w:rsidRPr="00D11C7A">
        <w:rPr>
          <w:rStyle w:val="CommentReference"/>
          <w:rFonts w:ascii="Arial" w:hAnsi="Arial"/>
        </w:rPr>
        <w:commentReference w:id="1230"/>
      </w:r>
    </w:p>
    <w:p w14:paraId="612C0746" w14:textId="77777777" w:rsidR="00CB0137" w:rsidRPr="005371AB" w:rsidRDefault="00CB0137" w:rsidP="00CB0137">
      <w:pPr>
        <w:pStyle w:val="BodyText"/>
      </w:pPr>
      <w:r w:rsidRPr="005371AB">
        <w:t xml:space="preserve">Tutti i Messaggi (e, perciò, i Documenti) validati da NSO, associati ai rispettivi IdT, sono presenti e consultabili sulla </w:t>
      </w:r>
      <w:r w:rsidRPr="005371AB">
        <w:rPr>
          <w:i/>
        </w:rPr>
        <w:t>Piattaforma dei crediti commerciali</w:t>
      </w:r>
      <w:r w:rsidRPr="005371AB">
        <w:t xml:space="preserve"> (PCC). L’accesso ai dati è opportunamente profilato.</w:t>
      </w:r>
    </w:p>
    <w:p w14:paraId="711FF812" w14:textId="1634602F" w:rsidR="00CB0137" w:rsidRPr="005371AB" w:rsidRDefault="00CB0137" w:rsidP="00CB0137">
      <w:pPr>
        <w:pStyle w:val="BodyText"/>
      </w:pPr>
      <w:r w:rsidRPr="005371AB">
        <w:t xml:space="preserve">L’inoltro del Messaggio può essere effettuato da NSO (negli </w:t>
      </w:r>
      <w:r w:rsidRPr="005371AB">
        <w:rPr>
          <w:i/>
        </w:rPr>
        <w:t>scenari di trasmissione</w:t>
      </w:r>
      <w:r w:rsidRPr="005371AB">
        <w:t xml:space="preserve">) oppure può essere a carico del Mittente, del Trasmittente o di terze parti (negli </w:t>
      </w:r>
      <w:r w:rsidRPr="005371AB">
        <w:rPr>
          <w:i/>
        </w:rPr>
        <w:t>scenari di validazione</w:t>
      </w:r>
      <w:r w:rsidRPr="005371AB">
        <w:t>), in base ai dati di indirizzamento presenti nella Busta di trasmissione (v. Paragrafo</w:t>
      </w:r>
      <w:r w:rsidR="00A85D17" w:rsidRPr="005371AB">
        <w:t xml:space="preserve"> </w:t>
      </w:r>
      <w:r w:rsidR="00A34DD2" w:rsidRPr="005371AB">
        <w:fldChar w:fldCharType="begin"/>
      </w:r>
      <w:r w:rsidR="00A85D17" w:rsidRPr="005371AB">
        <w:instrText xml:space="preserve"> REF _Ref534623159 \r \h </w:instrText>
      </w:r>
      <w:r w:rsidR="00264AEF" w:rsidRPr="005371AB">
        <w:instrText xml:space="preserve"> \* MERGEFORMAT </w:instrText>
      </w:r>
      <w:r w:rsidR="00A34DD2" w:rsidRPr="005371AB">
        <w:fldChar w:fldCharType="separate"/>
      </w:r>
      <w:ins w:id="1232" w:author="Cernigliaro, Giuseppe (IT - Bologna)" w:date="2019-02-07T20:53:00Z">
        <w:r w:rsidR="004A592B">
          <w:t>2.4.3</w:t>
        </w:r>
      </w:ins>
      <w:del w:id="1233" w:author="Cernigliaro, Giuseppe (IT - Bologna)" w:date="2019-02-07T20:53:00Z">
        <w:r w:rsidR="00A85D17" w:rsidRPr="005371AB" w:rsidDel="004A592B">
          <w:delText>2.5.3</w:delText>
        </w:r>
      </w:del>
      <w:r w:rsidR="00A34DD2" w:rsidRPr="005371AB">
        <w:fldChar w:fldCharType="end"/>
      </w:r>
      <w:r w:rsidRPr="005371AB">
        <w:t>).</w:t>
      </w:r>
    </w:p>
    <w:p w14:paraId="727CBD1A" w14:textId="1D02308C" w:rsidR="00CB0137" w:rsidRPr="005371AB" w:rsidRDefault="00CB0137" w:rsidP="00CB0137">
      <w:pPr>
        <w:pStyle w:val="BodyText"/>
      </w:pPr>
      <w:r w:rsidRPr="005371AB">
        <w:t xml:space="preserve">In ogni caso, a seconda dell’esito della validazione e dell’inoltro del Messaggio, NSO invia al Trasmittente le relative </w:t>
      </w:r>
      <w:r w:rsidRPr="005371AB">
        <w:rPr>
          <w:i/>
        </w:rPr>
        <w:t>Notifiche di sistema</w:t>
      </w:r>
      <w:r w:rsidRPr="005371AB">
        <w:t xml:space="preserve"> (v. Paragrafo</w:t>
      </w:r>
      <w:r w:rsidR="00A85D17" w:rsidRPr="005371AB">
        <w:t xml:space="preserve"> </w:t>
      </w:r>
      <w:r w:rsidR="00A34DD2" w:rsidRPr="005371AB">
        <w:fldChar w:fldCharType="begin"/>
      </w:r>
      <w:r w:rsidR="00A85D17" w:rsidRPr="005371AB">
        <w:instrText xml:space="preserve"> REF _Ref500660844 \r \h </w:instrText>
      </w:r>
      <w:r w:rsidR="00264AEF" w:rsidRPr="005371AB">
        <w:instrText xml:space="preserve"> \* MERGEFORMAT </w:instrText>
      </w:r>
      <w:r w:rsidR="00A34DD2" w:rsidRPr="005371AB">
        <w:fldChar w:fldCharType="separate"/>
      </w:r>
      <w:ins w:id="1234" w:author="Cernigliaro, Giuseppe (IT - Bologna)" w:date="2019-02-07T20:53:00Z">
        <w:r w:rsidR="004A592B">
          <w:t>2.4.4</w:t>
        </w:r>
      </w:ins>
      <w:del w:id="1235" w:author="Cernigliaro, Giuseppe (IT - Bologna)" w:date="2019-02-07T20:53:00Z">
        <w:r w:rsidR="00A85D17" w:rsidRPr="005371AB" w:rsidDel="004A592B">
          <w:delText>2.5.4</w:delText>
        </w:r>
      </w:del>
      <w:r w:rsidR="00A34DD2" w:rsidRPr="005371AB">
        <w:fldChar w:fldCharType="end"/>
      </w:r>
      <w:r w:rsidRPr="005371AB">
        <w:t>).</w:t>
      </w:r>
    </w:p>
    <w:p w14:paraId="366F844F" w14:textId="77777777" w:rsidR="00D806AB" w:rsidRDefault="00D806AB" w:rsidP="00D806AB">
      <w:pPr>
        <w:pStyle w:val="BodyText"/>
      </w:pPr>
      <w:r w:rsidRPr="005371AB">
        <w:t>Il meccanismo di interazione tra NSO e gli attori del sistema è sintetizzato nel seguente diagramma di sequenza.</w:t>
      </w:r>
    </w:p>
    <w:p w14:paraId="6F3399E5" w14:textId="77777777" w:rsidR="00D806AB" w:rsidRDefault="000B00A3" w:rsidP="00D806AB">
      <w:pPr>
        <w:pStyle w:val="Trattino"/>
        <w:spacing w:before="240"/>
        <w:jc w:val="center"/>
      </w:pPr>
      <w:r>
        <w:rPr>
          <w:noProof/>
          <w:lang w:val="en-US" w:eastAsia="en-US"/>
        </w:rPr>
        <w:drawing>
          <wp:inline distT="0" distB="0" distL="0" distR="0" wp14:anchorId="337B6A50" wp14:editId="20AA56A8">
            <wp:extent cx="5580380" cy="3652877"/>
            <wp:effectExtent l="19050" t="19050" r="20320" b="24130"/>
            <wp:docPr id="4" name="Immagine 4" descr="C:\Users\p.trimarchi\AppData\Local\Microsoft\Windows\INetCache\Content.Word\Nuova immagine (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36).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3652877"/>
                    </a:xfrm>
                    <a:prstGeom prst="rect">
                      <a:avLst/>
                    </a:prstGeom>
                    <a:noFill/>
                    <a:ln>
                      <a:solidFill>
                        <a:schemeClr val="tx1"/>
                      </a:solidFill>
                    </a:ln>
                  </pic:spPr>
                </pic:pic>
              </a:graphicData>
            </a:graphic>
          </wp:inline>
        </w:drawing>
      </w:r>
    </w:p>
    <w:p w14:paraId="29A3E62C" w14:textId="77777777" w:rsidR="00D806AB" w:rsidRDefault="00D806AB" w:rsidP="00D806AB">
      <w:pPr>
        <w:pStyle w:val="Caption"/>
        <w:rPr>
          <w:rFonts w:ascii="Frutiger LT 45 Light" w:hAnsi="Frutiger LT 45 Light"/>
        </w:rPr>
      </w:pPr>
      <w:r>
        <w:rPr>
          <w:rFonts w:ascii="Frutiger LT 45 Light" w:hAnsi="Frutiger LT 45 Light"/>
        </w:rPr>
        <w:t>Schema di funzionamento di</w:t>
      </w:r>
      <w:r w:rsidRPr="00562277">
        <w:rPr>
          <w:rFonts w:ascii="Frutiger LT 45 Light" w:hAnsi="Frutiger LT 45 Light"/>
        </w:rPr>
        <w:t xml:space="preserve"> NSO</w:t>
      </w:r>
    </w:p>
    <w:p w14:paraId="0FC1E2C1" w14:textId="77777777" w:rsidR="00A85D17" w:rsidRDefault="00A85D17" w:rsidP="00CB0137">
      <w:pPr>
        <w:pStyle w:val="BodyText"/>
      </w:pPr>
    </w:p>
    <w:p w14:paraId="1C24C581" w14:textId="77777777" w:rsidR="00CB0137" w:rsidRPr="005371AB" w:rsidRDefault="00CB0137" w:rsidP="00CB0137">
      <w:pPr>
        <w:pStyle w:val="BodyText"/>
      </w:pPr>
      <w:r w:rsidRPr="005371AB">
        <w:t xml:space="preserve">NSO svolge, perciò, </w:t>
      </w:r>
      <w:r w:rsidRPr="005371AB">
        <w:rPr>
          <w:u w:val="single"/>
        </w:rPr>
        <w:t>tre funzioni</w:t>
      </w:r>
      <w:r w:rsidRPr="005371AB">
        <w:t>:</w:t>
      </w:r>
    </w:p>
    <w:p w14:paraId="49B9B2F7" w14:textId="77777777" w:rsidR="00CB0137" w:rsidRPr="005371AB" w:rsidRDefault="00CB0137" w:rsidP="00CB0137">
      <w:pPr>
        <w:pStyle w:val="Trattino"/>
        <w:numPr>
          <w:ilvl w:val="0"/>
          <w:numId w:val="26"/>
        </w:numPr>
        <w:ind w:left="1134"/>
      </w:pPr>
      <w:r w:rsidRPr="005371AB">
        <w:rPr>
          <w:i/>
        </w:rPr>
        <w:t>identificazione</w:t>
      </w:r>
      <w:r w:rsidRPr="005371AB">
        <w:t>, con c</w:t>
      </w:r>
      <w:r w:rsidR="00846C98">
        <w:t>ui NSO provvede ad individuare i</w:t>
      </w:r>
      <w:r w:rsidRPr="005371AB">
        <w:t>n modo univoco il Messaggio;</w:t>
      </w:r>
    </w:p>
    <w:p w14:paraId="7413840C" w14:textId="77777777" w:rsidR="00CB0137" w:rsidRPr="005371AB" w:rsidRDefault="00CB0137" w:rsidP="00CB0137">
      <w:pPr>
        <w:pStyle w:val="Trattino"/>
        <w:numPr>
          <w:ilvl w:val="0"/>
          <w:numId w:val="26"/>
        </w:numPr>
        <w:ind w:left="1134"/>
      </w:pPr>
      <w:r w:rsidRPr="005371AB">
        <w:rPr>
          <w:i/>
        </w:rPr>
        <w:t>validazione</w:t>
      </w:r>
      <w:r w:rsidRPr="005371AB">
        <w:t>, con cui NSO provvede a verificare la correttezza dei dati che compongono il Messaggio;</w:t>
      </w:r>
    </w:p>
    <w:p w14:paraId="2BBDA3CA" w14:textId="14B1AA83" w:rsidR="00CB0137" w:rsidRPr="00264AEF" w:rsidRDefault="00CB0137" w:rsidP="00CB0137">
      <w:pPr>
        <w:pStyle w:val="Trattino"/>
        <w:numPr>
          <w:ilvl w:val="0"/>
          <w:numId w:val="26"/>
        </w:numPr>
        <w:ind w:left="1134"/>
        <w:rPr>
          <w:strike/>
        </w:rPr>
      </w:pPr>
      <w:r w:rsidRPr="005371AB">
        <w:rPr>
          <w:i/>
        </w:rPr>
        <w:t>trasmissione</w:t>
      </w:r>
      <w:r w:rsidRPr="005371AB">
        <w:t xml:space="preserve"> (solo negli scenari di trasmissione</w:t>
      </w:r>
      <w:del w:id="1236" w:author="Cernigliaro, Giuseppe (IT - Bologna)" w:date="2019-02-07T21:01:00Z">
        <w:r w:rsidRPr="005371AB" w:rsidDel="00221D19">
          <w:delText xml:space="preserve">, v, Paragrafo </w:delText>
        </w:r>
        <w:r w:rsidR="00A34DD2" w:rsidRPr="005371AB" w:rsidDel="00221D19">
          <w:fldChar w:fldCharType="begin"/>
        </w:r>
        <w:r w:rsidRPr="005371AB" w:rsidDel="00221D19">
          <w:delInstrText xml:space="preserve"> REF _Ref534292478 \r \h </w:delInstrText>
        </w:r>
        <w:r w:rsidR="00264AEF" w:rsidRPr="005371AB" w:rsidDel="00221D19">
          <w:delInstrText xml:space="preserve"> \* MERGEFORMAT </w:delInstrText>
        </w:r>
        <w:r w:rsidR="00A34DD2" w:rsidRPr="005371AB" w:rsidDel="00221D19">
          <w:fldChar w:fldCharType="separate"/>
        </w:r>
      </w:del>
      <w:del w:id="1237" w:author="Cernigliaro, Giuseppe (IT - Bologna)" w:date="2019-02-07T20:53:00Z">
        <w:r w:rsidRPr="005371AB" w:rsidDel="004A592B">
          <w:delText>2.5.3</w:delText>
        </w:r>
      </w:del>
      <w:del w:id="1238" w:author="Cernigliaro, Giuseppe (IT - Bologna)" w:date="2019-02-07T21:01:00Z">
        <w:r w:rsidR="00A34DD2" w:rsidRPr="005371AB" w:rsidDel="00221D19">
          <w:fldChar w:fldCharType="end"/>
        </w:r>
      </w:del>
      <w:r w:rsidRPr="005371AB">
        <w:t>), con cui NSO provvede a inoltrare al Ricevente (Cliente, Fornitore o Intermediario) il Messaggio, se validato.</w:t>
      </w:r>
    </w:p>
    <w:p w14:paraId="254157B9" w14:textId="77777777" w:rsidR="00A85D17" w:rsidRDefault="00A85D17" w:rsidP="00A85D17">
      <w:pPr>
        <w:pStyle w:val="BodyText"/>
      </w:pPr>
    </w:p>
    <w:p w14:paraId="56CF17CB" w14:textId="77777777" w:rsidR="00A85D17" w:rsidRDefault="00A85D17" w:rsidP="00A85D17">
      <w:pPr>
        <w:pStyle w:val="Trattino"/>
        <w:ind w:left="774"/>
      </w:pPr>
    </w:p>
    <w:p w14:paraId="61D09A70" w14:textId="77777777" w:rsidR="00CB0137" w:rsidRDefault="00CB0137" w:rsidP="008E76B2">
      <w:pPr>
        <w:pStyle w:val="BodyText"/>
      </w:pPr>
    </w:p>
    <w:p w14:paraId="1AC1B6C5" w14:textId="77777777" w:rsidR="00E92DFD" w:rsidRDefault="00E92DFD">
      <w:pPr>
        <w:rPr>
          <w:rFonts w:ascii="Frutiger LT 45 Light" w:eastAsia="Times New Roman" w:hAnsi="Frutiger LT 45 Light" w:cs="Times New Roman"/>
          <w:b/>
          <w:bCs/>
          <w:smallCaps/>
          <w:szCs w:val="24"/>
        </w:rPr>
      </w:pPr>
      <w:bookmarkStart w:id="1239" w:name="_Ref500670982"/>
      <w:bookmarkStart w:id="1240" w:name="_Ref500671032"/>
      <w:bookmarkStart w:id="1241" w:name="_Ref500671237"/>
      <w:bookmarkStart w:id="1242" w:name="_Ref500671277"/>
      <w:bookmarkStart w:id="1243" w:name="_Ref500671411"/>
      <w:bookmarkStart w:id="1244" w:name="_Ref500671428"/>
      <w:bookmarkStart w:id="1245" w:name="_Ref500671672"/>
      <w:bookmarkStart w:id="1246" w:name="_Ref501191428"/>
      <w:bookmarkStart w:id="1247" w:name="_Ref502130819"/>
      <w:bookmarkStart w:id="1248" w:name="_Ref500669142"/>
      <w:r>
        <w:br w:type="page"/>
      </w:r>
    </w:p>
    <w:p w14:paraId="148D759E" w14:textId="77777777" w:rsidR="00B05762" w:rsidRPr="00D11C7A" w:rsidRDefault="00272E85" w:rsidP="00B05762">
      <w:pPr>
        <w:pStyle w:val="Heading3"/>
      </w:pPr>
      <w:bookmarkStart w:id="1249" w:name="_Ref534626517"/>
      <w:bookmarkStart w:id="1250" w:name="_Ref534643100"/>
      <w:bookmarkStart w:id="1251" w:name="_Ref534644642"/>
      <w:bookmarkStart w:id="1252" w:name="_Toc465275"/>
      <w:r w:rsidRPr="00D11C7A">
        <w:lastRenderedPageBreak/>
        <w:t xml:space="preserve">Identificazione </w:t>
      </w:r>
      <w:r w:rsidR="00CB0AB6" w:rsidRPr="00D11C7A">
        <w:t xml:space="preserve">dei Messaggi e </w:t>
      </w:r>
      <w:r w:rsidRPr="00D11C7A">
        <w:t xml:space="preserve">dei </w:t>
      </w:r>
      <w:r w:rsidR="00E560F2" w:rsidRPr="00D11C7A">
        <w:t>Documenti</w:t>
      </w:r>
      <w:bookmarkEnd w:id="1239"/>
      <w:bookmarkEnd w:id="1240"/>
      <w:bookmarkEnd w:id="1241"/>
      <w:bookmarkEnd w:id="1242"/>
      <w:bookmarkEnd w:id="1243"/>
      <w:bookmarkEnd w:id="1244"/>
      <w:bookmarkEnd w:id="1245"/>
      <w:bookmarkEnd w:id="1246"/>
      <w:bookmarkEnd w:id="1247"/>
      <w:bookmarkEnd w:id="1249"/>
      <w:bookmarkEnd w:id="1250"/>
      <w:bookmarkEnd w:id="1251"/>
      <w:bookmarkEnd w:id="1252"/>
    </w:p>
    <w:p w14:paraId="11E5DDE8" w14:textId="77777777" w:rsidR="00CB0AB6" w:rsidRPr="00D11C7A" w:rsidRDefault="00CB0AB6" w:rsidP="00E560F2">
      <w:pPr>
        <w:pStyle w:val="BodyText"/>
      </w:pPr>
      <w:r w:rsidRPr="00D11C7A">
        <w:t>Ogni Messaggio è univocamente identificato dall’</w:t>
      </w:r>
      <w:r w:rsidRPr="00D11C7A">
        <w:rPr>
          <w:i/>
        </w:rPr>
        <w:t xml:space="preserve"> Identificativo della transazione</w:t>
      </w:r>
      <w:r w:rsidRPr="00D11C7A">
        <w:t xml:space="preserve"> (IdT) che NSO assegna ad ogni Messaggio che riceve.</w:t>
      </w:r>
    </w:p>
    <w:p w14:paraId="3A7EC6E7" w14:textId="204C9833" w:rsidR="00CB0AB6" w:rsidRPr="00D11C7A" w:rsidRDefault="00CB0AB6" w:rsidP="00CB0AB6">
      <w:pPr>
        <w:pStyle w:val="BodyText"/>
      </w:pPr>
      <w:r w:rsidRPr="00D11C7A">
        <w:t xml:space="preserve">L’IdT viene riportato in tutte le Notifiche che si riferiscono al Messaggio inviate da NSO (v. Paragrafo </w:t>
      </w:r>
      <w:r w:rsidR="002F5F95" w:rsidRPr="00D11C7A">
        <w:fldChar w:fldCharType="begin"/>
      </w:r>
      <w:r w:rsidR="002F5F95" w:rsidRPr="00D11C7A">
        <w:instrText xml:space="preserve"> REF _Ref500660844 \r \h  \* MERGEFORMAT </w:instrText>
      </w:r>
      <w:r w:rsidR="002F5F95" w:rsidRPr="00D11C7A">
        <w:fldChar w:fldCharType="separate"/>
      </w:r>
      <w:ins w:id="1253" w:author="Cernigliaro, Giuseppe (IT - Bologna)" w:date="2019-02-07T20:53:00Z">
        <w:r w:rsidR="004A592B">
          <w:t>2.4.4</w:t>
        </w:r>
      </w:ins>
      <w:del w:id="1254" w:author="Cernigliaro, Giuseppe (IT - Bologna)" w:date="2019-02-07T20:53:00Z">
        <w:r w:rsidRPr="00D11C7A" w:rsidDel="004A592B">
          <w:delText>2.5.3</w:delText>
        </w:r>
      </w:del>
      <w:r w:rsidR="002F5F95" w:rsidRPr="00D11C7A">
        <w:fldChar w:fldCharType="end"/>
      </w:r>
      <w:r w:rsidRPr="00D11C7A">
        <w:t xml:space="preserve">), pertanto può essere utilizzato come riferimento nelle interlocuzioni con il servizio di assistenza e supporto agli utenti del sistema (v. Paragrafo </w:t>
      </w:r>
      <w:r w:rsidR="00A34DD2" w:rsidRPr="00D11C7A">
        <w:fldChar w:fldCharType="begin"/>
      </w:r>
      <w:r w:rsidRPr="00D11C7A">
        <w:instrText xml:space="preserve"> REF _Ref534292667 \r \h </w:instrText>
      </w:r>
      <w:r w:rsidR="00264AEF" w:rsidRPr="00D11C7A">
        <w:instrText xml:space="preserve"> \* MERGEFORMAT </w:instrText>
      </w:r>
      <w:r w:rsidR="00A34DD2" w:rsidRPr="00D11C7A">
        <w:fldChar w:fldCharType="separate"/>
      </w:r>
      <w:r w:rsidR="004A592B">
        <w:t>9</w:t>
      </w:r>
      <w:r w:rsidR="00A34DD2" w:rsidRPr="00D11C7A">
        <w:fldChar w:fldCharType="end"/>
      </w:r>
      <w:r w:rsidRPr="00D11C7A">
        <w:t xml:space="preserve">). A tal riguardo, si precisa che l’IdT corrisponde all’identificativo rilasciato in modo sincrono nella Response  del servizio web (v. </w:t>
      </w:r>
      <w:r w:rsidR="004A592B">
        <w:rPr>
          <w:rStyle w:val="Hyperlink"/>
          <w:i/>
        </w:rPr>
        <w:fldChar w:fldCharType="begin"/>
      </w:r>
      <w:r w:rsidR="004A592B">
        <w:rPr>
          <w:rStyle w:val="Hyperlink"/>
          <w:i/>
        </w:rPr>
        <w:instrText xml:space="preserve"> HYPERLINK "http://www.fatturapa.gov.it/export/fatturazione/sdi/ws/trasmissione/v2.0/SDICoop_trasmissione_v2.0.pdf" </w:instrText>
      </w:r>
      <w:ins w:id="1255" w:author="Cernigliaro, Giuseppe (IT - Bologna)" w:date="2019-02-07T20:53:00Z">
        <w:r w:rsidR="004A592B">
          <w:rPr>
            <w:rStyle w:val="Hyperlink"/>
            <w:i/>
          </w:rPr>
        </w:r>
      </w:ins>
      <w:r w:rsidR="004A592B">
        <w:rPr>
          <w:rStyle w:val="Hyperlink"/>
          <w:i/>
        </w:rPr>
        <w:fldChar w:fldCharType="separate"/>
      </w:r>
      <w:r w:rsidRPr="00D11C7A">
        <w:rPr>
          <w:rStyle w:val="Hyperlink"/>
          <w:i/>
        </w:rPr>
        <w:t>Istruzioni per il servizio “SdI Coop – Trasmissione” Versione 2.0</w:t>
      </w:r>
      <w:r w:rsidR="004A592B">
        <w:rPr>
          <w:rStyle w:val="Hyperlink"/>
          <w:i/>
        </w:rPr>
        <w:fldChar w:fldCharType="end"/>
      </w:r>
      <w:r w:rsidRPr="00D11C7A">
        <w:t>).</w:t>
      </w:r>
    </w:p>
    <w:p w14:paraId="2CA1598C" w14:textId="0E597285" w:rsidR="00E560F2" w:rsidRPr="00D11C7A" w:rsidRDefault="00E560F2" w:rsidP="00E560F2">
      <w:pPr>
        <w:pStyle w:val="BodyText"/>
      </w:pPr>
      <w:r w:rsidRPr="00D11C7A">
        <w:t xml:space="preserve">Ogni Documento è unicamente identificato per mezzo della </w:t>
      </w:r>
      <w:r w:rsidRPr="00D11C7A">
        <w:rPr>
          <w:i/>
        </w:rPr>
        <w:t>Tripletta di identificazione</w:t>
      </w:r>
      <w:r w:rsidRPr="00D11C7A">
        <w:t xml:space="preserve"> composta dai seguenti tre elementi, che devono obbligatoriamente essere </w:t>
      </w:r>
      <w:r w:rsidR="00382C9A" w:rsidRPr="00D11C7A">
        <w:t>presenti</w:t>
      </w:r>
      <w:r w:rsidRPr="00D11C7A">
        <w:t xml:space="preserve"> (v. Paragraf</w:t>
      </w:r>
      <w:r w:rsidR="00CB0AB6" w:rsidRPr="00D11C7A">
        <w:t xml:space="preserve">i da </w:t>
      </w:r>
      <w:r w:rsidR="00A34DD2" w:rsidRPr="00D11C7A">
        <w:fldChar w:fldCharType="begin"/>
      </w:r>
      <w:r w:rsidR="00CB0AB6" w:rsidRPr="00D11C7A">
        <w:instrText xml:space="preserve"> REF _Ref534872413 \r \h </w:instrText>
      </w:r>
      <w:r w:rsidR="00264AEF" w:rsidRPr="00D11C7A">
        <w:instrText xml:space="preserve"> \* MERGEFORMAT </w:instrText>
      </w:r>
      <w:r w:rsidR="00A34DD2" w:rsidRPr="00D11C7A">
        <w:fldChar w:fldCharType="separate"/>
      </w:r>
      <w:ins w:id="1256" w:author="Cernigliaro, Giuseppe (IT - Bologna)" w:date="2019-02-07T20:53:00Z">
        <w:r w:rsidR="004A592B">
          <w:t>0</w:t>
        </w:r>
      </w:ins>
      <w:del w:id="1257" w:author="Cernigliaro, Giuseppe (IT - Bologna)" w:date="2019-02-07T20:53:00Z">
        <w:r w:rsidR="00CB0AB6" w:rsidRPr="00D11C7A" w:rsidDel="004A592B">
          <w:delText>3.3.1.3</w:delText>
        </w:r>
      </w:del>
      <w:r w:rsidR="00A34DD2" w:rsidRPr="00D11C7A">
        <w:fldChar w:fldCharType="end"/>
      </w:r>
      <w:r w:rsidRPr="00D11C7A">
        <w:t xml:space="preserve"> </w:t>
      </w:r>
      <w:r w:rsidR="00CB0AB6" w:rsidRPr="00D11C7A">
        <w:t xml:space="preserve">a </w:t>
      </w:r>
      <w:r w:rsidR="00A34DD2" w:rsidRPr="00D11C7A">
        <w:fldChar w:fldCharType="begin"/>
      </w:r>
      <w:r w:rsidR="00CB0AB6" w:rsidRPr="00D11C7A">
        <w:instrText xml:space="preserve"> REF _Ref534872629 \r \h </w:instrText>
      </w:r>
      <w:r w:rsidR="00264AEF" w:rsidRPr="00D11C7A">
        <w:instrText xml:space="preserve"> \* MERGEFORMAT </w:instrText>
      </w:r>
      <w:r w:rsidR="00A34DD2" w:rsidRPr="00D11C7A">
        <w:fldChar w:fldCharType="separate"/>
      </w:r>
      <w:ins w:id="1258" w:author="Cernigliaro, Giuseppe (IT - Bologna)" w:date="2019-02-07T20:53:00Z">
        <w:r w:rsidR="004A592B">
          <w:t>0</w:t>
        </w:r>
      </w:ins>
      <w:del w:id="1259" w:author="Cernigliaro, Giuseppe (IT - Bologna)" w:date="2019-02-07T20:53:00Z">
        <w:r w:rsidR="00CB0AB6" w:rsidRPr="00D11C7A" w:rsidDel="004A592B">
          <w:delText>3.3.1.6</w:delText>
        </w:r>
      </w:del>
      <w:r w:rsidR="00A34DD2" w:rsidRPr="00D11C7A">
        <w:fldChar w:fldCharType="end"/>
      </w:r>
      <w:r w:rsidRPr="00D11C7A">
        <w:t>):</w:t>
      </w:r>
    </w:p>
    <w:p w14:paraId="44F50A3B" w14:textId="77777777" w:rsidR="00E560F2" w:rsidRPr="00D11C7A" w:rsidRDefault="00E560F2" w:rsidP="00E560F2">
      <w:pPr>
        <w:pStyle w:val="Trattino"/>
        <w:numPr>
          <w:ilvl w:val="0"/>
          <w:numId w:val="8"/>
        </w:numPr>
        <w:ind w:left="1157" w:hanging="357"/>
      </w:pPr>
      <w:r w:rsidRPr="00D11C7A">
        <w:t>l’identificativo del soggetto che lo ha emesso (che di norma coincide con il Mittente);</w:t>
      </w:r>
    </w:p>
    <w:p w14:paraId="07964005" w14:textId="77777777" w:rsidR="00E560F2" w:rsidRPr="00D11C7A" w:rsidRDefault="00E560F2" w:rsidP="00E560F2">
      <w:pPr>
        <w:pStyle w:val="Trattino"/>
        <w:numPr>
          <w:ilvl w:val="0"/>
          <w:numId w:val="8"/>
        </w:numPr>
        <w:ind w:left="1157" w:hanging="357"/>
      </w:pPr>
      <w:r w:rsidRPr="00D11C7A">
        <w:t>l’identificativo del Documento</w:t>
      </w:r>
      <w:r w:rsidR="00CB0AB6" w:rsidRPr="00D11C7A">
        <w:t xml:space="preserve"> assegnato dall’emittente</w:t>
      </w:r>
      <w:r w:rsidRPr="00D11C7A">
        <w:t>;</w:t>
      </w:r>
    </w:p>
    <w:p w14:paraId="2A22B757" w14:textId="77777777" w:rsidR="00E560F2" w:rsidRPr="00D11C7A" w:rsidRDefault="00E560F2" w:rsidP="00E560F2">
      <w:pPr>
        <w:pStyle w:val="Trattino"/>
        <w:numPr>
          <w:ilvl w:val="0"/>
          <w:numId w:val="8"/>
        </w:numPr>
        <w:ind w:left="1157" w:hanging="357"/>
      </w:pPr>
      <w:r w:rsidRPr="00D11C7A">
        <w:t>la data del Documento.</w:t>
      </w:r>
    </w:p>
    <w:p w14:paraId="10E04EF0" w14:textId="77777777" w:rsidR="00E560F2" w:rsidRPr="00D11C7A" w:rsidRDefault="00E560F2" w:rsidP="00E560F2">
      <w:pPr>
        <w:pStyle w:val="BodyText"/>
        <w:ind w:left="800"/>
      </w:pPr>
      <w:r w:rsidRPr="00D11C7A">
        <w:t>Un medesimo soggetto, pertanto, può emettere uno e un solo Documento aventi stesso identificativo e stessa data (unicità del Documento).</w:t>
      </w:r>
    </w:p>
    <w:p w14:paraId="084107DC" w14:textId="28EA4670" w:rsidR="00E560F2" w:rsidRPr="00D11C7A" w:rsidRDefault="00E560F2" w:rsidP="00E560F2">
      <w:pPr>
        <w:pStyle w:val="BodyText"/>
        <w:ind w:left="800"/>
      </w:pPr>
      <w:r w:rsidRPr="00D11C7A">
        <w:t xml:space="preserve">La Tripletta di identificazione è utilizzata </w:t>
      </w:r>
      <w:r w:rsidR="00ED3A36" w:rsidRPr="00D11C7A">
        <w:t xml:space="preserve">ogni volta che occorre fare riferimento ad un determinato Documento in una fattura elettronica </w:t>
      </w:r>
      <w:r w:rsidRPr="00D11C7A">
        <w:t xml:space="preserve">(v. Paragrafo </w:t>
      </w:r>
      <w:r w:rsidR="00A34DD2" w:rsidRPr="00D11C7A">
        <w:fldChar w:fldCharType="begin"/>
      </w:r>
      <w:r w:rsidRPr="00D11C7A">
        <w:instrText xml:space="preserve"> REF _Ref520993849 \r \h </w:instrText>
      </w:r>
      <w:r w:rsidR="00264AEF" w:rsidRPr="00D11C7A">
        <w:instrText xml:space="preserve"> \* MERGEFORMAT </w:instrText>
      </w:r>
      <w:r w:rsidR="00A34DD2" w:rsidRPr="00D11C7A">
        <w:fldChar w:fldCharType="separate"/>
      </w:r>
      <w:r w:rsidR="004A592B">
        <w:t>8</w:t>
      </w:r>
      <w:r w:rsidR="00A34DD2" w:rsidRPr="00D11C7A">
        <w:fldChar w:fldCharType="end"/>
      </w:r>
      <w:r w:rsidRPr="00D11C7A">
        <w:t xml:space="preserve">) </w:t>
      </w:r>
      <w:r w:rsidR="00ED3A36" w:rsidRPr="00D11C7A">
        <w:t>o in un altro Documento, ossia nelle Revoche e nelle Sostituzioni di Ordini e di Ordini pre-conc</w:t>
      </w:r>
      <w:r w:rsidR="004F6F71" w:rsidRPr="00D11C7A">
        <w:t>o</w:t>
      </w:r>
      <w:r w:rsidR="00ED3A36" w:rsidRPr="00D11C7A">
        <w:t xml:space="preserve">dati, nelle Risposte e negli Ordini di </w:t>
      </w:r>
      <w:r w:rsidR="00714130" w:rsidRPr="00D11C7A">
        <w:t>riscontro</w:t>
      </w:r>
      <w:r w:rsidR="00ED3A36" w:rsidRPr="00D11C7A">
        <w:t xml:space="preserve"> (v. Paragrafo </w:t>
      </w:r>
      <w:r w:rsidR="002F5F95" w:rsidRPr="00D11C7A">
        <w:fldChar w:fldCharType="begin"/>
      </w:r>
      <w:r w:rsidR="002F5F95" w:rsidRPr="00D11C7A">
        <w:instrText xml:space="preserve"> REF _Ref512108181 \r \h  \* MERGEFORMAT </w:instrText>
      </w:r>
      <w:r w:rsidR="002F5F95" w:rsidRPr="00D11C7A">
        <w:fldChar w:fldCharType="separate"/>
      </w:r>
      <w:ins w:id="1260" w:author="Cernigliaro, Giuseppe (IT - Bologna)" w:date="2019-02-07T20:53:00Z">
        <w:r w:rsidR="004A592B" w:rsidRPr="004A592B">
          <w:rPr>
            <w:b/>
            <w:bCs/>
            <w:rPrChange w:id="1261" w:author="Cernigliaro, Giuseppe (IT - Bologna)" w:date="2019-02-07T20:54:00Z">
              <w:rPr>
                <w:b/>
                <w:bCs/>
                <w:lang w:val="en-US"/>
              </w:rPr>
            </w:rPrChange>
          </w:rPr>
          <w:t>Error! Reference source not found.</w:t>
        </w:r>
      </w:ins>
      <w:del w:id="1262" w:author="Cernigliaro, Giuseppe (IT - Bologna)" w:date="2019-02-07T20:53:00Z">
        <w:r w:rsidR="00ED3A36" w:rsidRPr="00D11C7A" w:rsidDel="004A592B">
          <w:delText>3.3.1.2</w:delText>
        </w:r>
      </w:del>
      <w:r w:rsidR="002F5F95" w:rsidRPr="00D11C7A">
        <w:fldChar w:fldCharType="end"/>
      </w:r>
      <w:r w:rsidR="00ED3A36" w:rsidRPr="00D11C7A">
        <w:t>).</w:t>
      </w:r>
    </w:p>
    <w:p w14:paraId="41D73F04" w14:textId="77777777" w:rsidR="00272E85" w:rsidRPr="00D11C7A" w:rsidRDefault="00C75279" w:rsidP="00272E85">
      <w:pPr>
        <w:pStyle w:val="BodyText"/>
      </w:pPr>
      <w:r w:rsidRPr="00D11C7A">
        <w:t>L’Id</w:t>
      </w:r>
      <w:r w:rsidR="00CB0AB6" w:rsidRPr="00D11C7A">
        <w:t>T assegnato a ciasc</w:t>
      </w:r>
      <w:r w:rsidR="00272E85" w:rsidRPr="00D11C7A">
        <w:t>un Messaggio</w:t>
      </w:r>
      <w:r w:rsidR="00CB0AB6" w:rsidRPr="00D11C7A">
        <w:t xml:space="preserve"> da</w:t>
      </w:r>
      <w:r w:rsidR="00E560F2" w:rsidRPr="00D11C7A">
        <w:t xml:space="preserve"> </w:t>
      </w:r>
      <w:r w:rsidR="00272E85" w:rsidRPr="00D11C7A">
        <w:t xml:space="preserve">NSO </w:t>
      </w:r>
      <w:r w:rsidR="00CB0AB6" w:rsidRPr="00D11C7A">
        <w:t>è</w:t>
      </w:r>
      <w:r w:rsidR="00382C9A" w:rsidRPr="00D11C7A">
        <w:t xml:space="preserve"> associato</w:t>
      </w:r>
      <w:r w:rsidR="00E560F2" w:rsidRPr="00D11C7A">
        <w:t xml:space="preserve"> alla Tripletta di identificazione del </w:t>
      </w:r>
      <w:r w:rsidR="00CB0AB6" w:rsidRPr="00D11C7A">
        <w:t>Documento ivi contenuto</w:t>
      </w:r>
      <w:r w:rsidR="00E560F2" w:rsidRPr="00D11C7A">
        <w:t>.</w:t>
      </w:r>
    </w:p>
    <w:p w14:paraId="799949DA" w14:textId="77777777" w:rsidR="000C6C2F" w:rsidRPr="00D11C7A" w:rsidRDefault="000C6C2F" w:rsidP="00AB2A53">
      <w:pPr>
        <w:pStyle w:val="BodyText"/>
      </w:pPr>
      <w:r w:rsidRPr="00D11C7A">
        <w:t xml:space="preserve">Tutti i Messaggi </w:t>
      </w:r>
      <w:r w:rsidR="00DF0D33" w:rsidRPr="00D11C7A">
        <w:t xml:space="preserve">(e, perciò, tutti i Documenti) validi sono </w:t>
      </w:r>
      <w:r w:rsidRPr="00D11C7A">
        <w:t>ricercabili sulla Piattaforma dei crediti commerciali (PCC) sia tramite la Tripletta di identificazione che tramite l’IdT.</w:t>
      </w:r>
    </w:p>
    <w:p w14:paraId="08B32264" w14:textId="77777777" w:rsidR="00E92DFD" w:rsidRDefault="00E92DFD">
      <w:pPr>
        <w:rPr>
          <w:rFonts w:ascii="Frutiger LT 45 Light" w:eastAsia="Times New Roman" w:hAnsi="Frutiger LT 45 Light" w:cs="Times New Roman"/>
          <w:b/>
          <w:bCs/>
          <w:smallCaps/>
          <w:szCs w:val="24"/>
        </w:rPr>
      </w:pPr>
      <w:r>
        <w:br w:type="page"/>
      </w:r>
    </w:p>
    <w:p w14:paraId="5B3B02E9" w14:textId="77777777" w:rsidR="006F1F44" w:rsidRPr="004D2A4F" w:rsidRDefault="00554345" w:rsidP="00310BDE">
      <w:pPr>
        <w:pStyle w:val="Heading3"/>
      </w:pPr>
      <w:bookmarkStart w:id="1263" w:name="_Toc465276"/>
      <w:r w:rsidRPr="004D2A4F">
        <w:lastRenderedPageBreak/>
        <w:t>Validazione</w:t>
      </w:r>
      <w:r w:rsidR="000A2862" w:rsidRPr="004D2A4F">
        <w:t xml:space="preserve"> dei Messaggi</w:t>
      </w:r>
      <w:bookmarkEnd w:id="1248"/>
      <w:bookmarkEnd w:id="1263"/>
    </w:p>
    <w:p w14:paraId="01EB8169" w14:textId="77777777" w:rsidR="00A94AE6" w:rsidRPr="004D2A4F" w:rsidRDefault="00A94AE6" w:rsidP="00A94AE6">
      <w:pPr>
        <w:pStyle w:val="BodyText"/>
      </w:pPr>
      <w:r w:rsidRPr="004D2A4F">
        <w:t>Il sistema effettua la validazione del Messaggio sia sulla Busta di trasmissione che sul Corpo del messaggio. In particolare:</w:t>
      </w:r>
    </w:p>
    <w:p w14:paraId="42D047AD" w14:textId="610CA90E" w:rsidR="00A94AE6" w:rsidRPr="004D2A4F" w:rsidRDefault="00A94AE6" w:rsidP="001E6023">
      <w:pPr>
        <w:pStyle w:val="Trattino"/>
        <w:numPr>
          <w:ilvl w:val="1"/>
          <w:numId w:val="8"/>
        </w:numPr>
      </w:pPr>
      <w:r w:rsidRPr="004D2A4F">
        <w:t xml:space="preserve">sulla Busta di trasmissione, verifica le informazioni sul Mittente e sul Destinatario, in base alle regole descritte nel Paragrafo </w:t>
      </w:r>
      <w:r w:rsidR="002F5F95" w:rsidRPr="004D2A4F">
        <w:fldChar w:fldCharType="begin"/>
      </w:r>
      <w:r w:rsidR="002F5F95" w:rsidRPr="004D2A4F">
        <w:instrText xml:space="preserve"> REF _Ref499499284 \r \h  \* MERGEFORMAT </w:instrText>
      </w:r>
      <w:r w:rsidR="002F5F95" w:rsidRPr="004D2A4F">
        <w:fldChar w:fldCharType="separate"/>
      </w:r>
      <w:ins w:id="1264" w:author="Cernigliaro, Giuseppe (IT - Bologna)" w:date="2019-02-07T20:53:00Z">
        <w:r w:rsidR="004A592B" w:rsidRPr="004A592B">
          <w:rPr>
            <w:b/>
            <w:bCs/>
            <w:rPrChange w:id="1265" w:author="Cernigliaro, Giuseppe (IT - Bologna)" w:date="2019-02-07T20:54:00Z">
              <w:rPr>
                <w:b/>
                <w:bCs/>
                <w:lang w:val="en-US"/>
              </w:rPr>
            </w:rPrChange>
          </w:rPr>
          <w:t xml:space="preserve">Error! </w:t>
        </w:r>
        <w:r w:rsidR="004A592B">
          <w:rPr>
            <w:b/>
            <w:bCs/>
            <w:lang w:val="en-US"/>
          </w:rPr>
          <w:t>Reference source not found.</w:t>
        </w:r>
      </w:ins>
      <w:del w:id="1266" w:author="Cernigliaro, Giuseppe (IT - Bologna)" w:date="2019-02-07T20:53:00Z">
        <w:r w:rsidRPr="004D2A4F" w:rsidDel="004A592B">
          <w:delText>4.3.1.1</w:delText>
        </w:r>
      </w:del>
      <w:r w:rsidR="002F5F95" w:rsidRPr="004D2A4F">
        <w:fldChar w:fldCharType="end"/>
      </w:r>
      <w:r w:rsidRPr="004D2A4F">
        <w:t>;</w:t>
      </w:r>
    </w:p>
    <w:p w14:paraId="4B5A89F9" w14:textId="3EBBF548" w:rsidR="00A94AE6" w:rsidRPr="004D2A4F" w:rsidRDefault="00A94AE6" w:rsidP="001E6023">
      <w:pPr>
        <w:pStyle w:val="Trattino"/>
        <w:numPr>
          <w:ilvl w:val="1"/>
          <w:numId w:val="8"/>
        </w:numPr>
      </w:pPr>
      <w:r w:rsidRPr="004D2A4F">
        <w:t xml:space="preserve">sul Corpo del messaggio, esegue i controlli in base alle regole relative allo specifico tipo di Documento descritte nel Paragrafo </w:t>
      </w:r>
      <w:r w:rsidR="00A34DD2" w:rsidRPr="004D2A4F">
        <w:fldChar w:fldCharType="begin"/>
      </w:r>
      <w:r w:rsidRPr="004D2A4F">
        <w:instrText xml:space="preserve"> REF _Ref512108055 \r \h </w:instrText>
      </w:r>
      <w:r w:rsidR="00BB34B0" w:rsidRPr="004D2A4F">
        <w:instrText xml:space="preserve"> \* MERGEFORMAT </w:instrText>
      </w:r>
      <w:r w:rsidR="00A34DD2" w:rsidRPr="004D2A4F">
        <w:fldChar w:fldCharType="separate"/>
      </w:r>
      <w:ins w:id="1267" w:author="Cernigliaro, Giuseppe (IT - Bologna)" w:date="2019-02-07T20:53:00Z">
        <w:r w:rsidR="004A592B" w:rsidRPr="004A592B">
          <w:rPr>
            <w:b/>
            <w:bCs/>
            <w:rPrChange w:id="1268" w:author="Cernigliaro, Giuseppe (IT - Bologna)" w:date="2019-02-07T20:54:00Z">
              <w:rPr>
                <w:b/>
                <w:bCs/>
                <w:lang w:val="en-US"/>
              </w:rPr>
            </w:rPrChange>
          </w:rPr>
          <w:t xml:space="preserve">Error! </w:t>
        </w:r>
        <w:r w:rsidR="004A592B">
          <w:rPr>
            <w:b/>
            <w:bCs/>
            <w:lang w:val="en-US"/>
          </w:rPr>
          <w:t>Reference source not found.</w:t>
        </w:r>
      </w:ins>
      <w:del w:id="1269" w:author="Cernigliaro, Giuseppe (IT - Bologna)" w:date="2019-02-07T20:53:00Z">
        <w:r w:rsidRPr="004D2A4F" w:rsidDel="004A592B">
          <w:delText>4.3.1.2</w:delText>
        </w:r>
      </w:del>
      <w:r w:rsidR="00A34DD2" w:rsidRPr="004D2A4F">
        <w:fldChar w:fldCharType="end"/>
      </w:r>
      <w:r w:rsidRPr="004D2A4F">
        <w:t>.</w:t>
      </w:r>
    </w:p>
    <w:p w14:paraId="6B6BE2EE" w14:textId="43BD8FD6" w:rsidR="00DF0D33" w:rsidRPr="004D2A4F" w:rsidRDefault="00DF0D33" w:rsidP="00DF0D33">
      <w:pPr>
        <w:pStyle w:val="BodyText"/>
        <w:ind w:left="800"/>
      </w:pPr>
      <w:r w:rsidRPr="004D2A4F">
        <w:t xml:space="preserve">L’esito della verifica è comunicato al Trasmittente con apposita Notifica (v. Paragrafo </w:t>
      </w:r>
      <w:r w:rsidR="00A34DD2" w:rsidRPr="004D2A4F">
        <w:fldChar w:fldCharType="begin"/>
      </w:r>
      <w:r w:rsidRPr="004D2A4F">
        <w:instrText xml:space="preserve"> REF _Ref500660844 \r \h </w:instrText>
      </w:r>
      <w:r w:rsidR="00BB34B0" w:rsidRPr="004D2A4F">
        <w:instrText xml:space="preserve"> \* MERGEFORMAT </w:instrText>
      </w:r>
      <w:r w:rsidR="00A34DD2" w:rsidRPr="004D2A4F">
        <w:fldChar w:fldCharType="separate"/>
      </w:r>
      <w:ins w:id="1270" w:author="Cernigliaro, Giuseppe (IT - Bologna)" w:date="2019-02-07T20:53:00Z">
        <w:r w:rsidR="004A592B">
          <w:t>2.4.4</w:t>
        </w:r>
      </w:ins>
      <w:del w:id="1271" w:author="Cernigliaro, Giuseppe (IT - Bologna)" w:date="2019-02-07T20:53:00Z">
        <w:r w:rsidRPr="004D2A4F" w:rsidDel="004A592B">
          <w:delText>2.5.2</w:delText>
        </w:r>
      </w:del>
      <w:r w:rsidR="00A34DD2" w:rsidRPr="004D2A4F">
        <w:fldChar w:fldCharType="end"/>
      </w:r>
      <w:r w:rsidRPr="004D2A4F">
        <w:t>).</w:t>
      </w:r>
    </w:p>
    <w:p w14:paraId="24EDBD9F" w14:textId="77777777" w:rsidR="00DF0D33" w:rsidRPr="00D11C7A" w:rsidRDefault="00DF0D33" w:rsidP="00DF0D33">
      <w:pPr>
        <w:pStyle w:val="BodyText"/>
        <w:ind w:left="800"/>
      </w:pPr>
      <w:commentRangeStart w:id="1272"/>
      <w:del w:id="1273" w:author="Marciante, Teresa Lucia (IT - Roma)" w:date="2019-02-07T18:11:00Z">
        <w:r w:rsidRPr="00D11C7A" w:rsidDel="00D11C7A">
          <w:rPr>
            <w:u w:val="single"/>
          </w:rPr>
          <w:delText>Solo i Messaggi validati da NSO possono essere trasmessi al Ricevente.</w:delText>
        </w:r>
        <w:r w:rsidRPr="00D11C7A" w:rsidDel="00D11C7A">
          <w:delText xml:space="preserve"> I Messaggi (e perc</w:delText>
        </w:r>
        <w:r w:rsidR="00053BC9" w:rsidRPr="00D11C7A" w:rsidDel="00D11C7A">
          <w:delText>i</w:delText>
        </w:r>
        <w:r w:rsidRPr="00D11C7A" w:rsidDel="00D11C7A">
          <w:delText>ò i Documenti) che non hanno superato la validazione sono in</w:delText>
        </w:r>
        <w:r w:rsidR="00053BC9" w:rsidRPr="00D11C7A" w:rsidDel="00D11C7A">
          <w:delText>e</w:delText>
        </w:r>
        <w:r w:rsidRPr="00D11C7A" w:rsidDel="00D11C7A">
          <w:delText>fficaci e non debbono essere trasmessi</w:delText>
        </w:r>
      </w:del>
      <w:r w:rsidRPr="00D11C7A">
        <w:t>.</w:t>
      </w:r>
      <w:commentRangeEnd w:id="1272"/>
      <w:r w:rsidR="00FF0C6A" w:rsidRPr="00D11C7A">
        <w:rPr>
          <w:rStyle w:val="CommentReference"/>
          <w:rFonts w:ascii="Arial" w:hAnsi="Arial"/>
        </w:rPr>
        <w:commentReference w:id="1272"/>
      </w:r>
    </w:p>
    <w:p w14:paraId="4F904BA9" w14:textId="77777777" w:rsidR="00DF0D33" w:rsidRPr="004D2A4F" w:rsidRDefault="00554345" w:rsidP="00554345">
      <w:pPr>
        <w:pStyle w:val="BodyText"/>
        <w:ind w:left="800"/>
      </w:pPr>
      <w:r w:rsidRPr="004D2A4F">
        <w:t>Se la validazione del Messaggio va a buon fine, NSO invia una copia del Messaggio alla Piattaforma dei crediti commer</w:t>
      </w:r>
      <w:r w:rsidR="00DF0D33" w:rsidRPr="004D2A4F">
        <w:t>ciali (PCC)</w:t>
      </w:r>
      <w:r w:rsidR="000C6C2F" w:rsidRPr="004D2A4F">
        <w:t xml:space="preserve"> unitamente all’IdT</w:t>
      </w:r>
      <w:r w:rsidR="00DF0D33" w:rsidRPr="004D2A4F">
        <w:t>, pertanto tutti i Messaggi validati da NSO sono presenti su PCC</w:t>
      </w:r>
      <w:r w:rsidR="000C6C2F" w:rsidRPr="004D2A4F">
        <w:t>.</w:t>
      </w:r>
    </w:p>
    <w:p w14:paraId="6DB3767F" w14:textId="77777777" w:rsidR="00E92DFD" w:rsidRPr="00BB34B0" w:rsidRDefault="00554345" w:rsidP="00DF0D33">
      <w:pPr>
        <w:pStyle w:val="BodyText"/>
        <w:ind w:left="800"/>
        <w:rPr>
          <w:strike/>
        </w:rPr>
      </w:pPr>
      <w:r w:rsidRPr="004D2A4F">
        <w:t xml:space="preserve">Ne consegue che </w:t>
      </w:r>
      <w:r w:rsidR="00DF0D33" w:rsidRPr="004D2A4F">
        <w:rPr>
          <w:u w:val="single"/>
        </w:rPr>
        <w:t>il Destinatario può verificare se il Messaggio che gli è pervenuto è valido consultando la Piattaforma dei crediti commerciali (PCC).</w:t>
      </w:r>
      <w:r w:rsidR="00DF0D33" w:rsidRPr="004D2A4F">
        <w:t xml:space="preserve"> Tutti i Messaggi (e, perciò, tutti i Documenti) validi </w:t>
      </w:r>
      <w:r w:rsidR="00382C9A" w:rsidRPr="004D2A4F">
        <w:t>sono ricercabili</w:t>
      </w:r>
      <w:r w:rsidR="00DF0D33" w:rsidRPr="004D2A4F">
        <w:t xml:space="preserve"> su PCC</w:t>
      </w:r>
      <w:r w:rsidR="00382C9A" w:rsidRPr="004D2A4F">
        <w:t xml:space="preserve"> sia tramite la Tripletta di identificazione sia tramite l’IdT.</w:t>
      </w:r>
      <w:bookmarkStart w:id="1274" w:name="_Ref534292478"/>
      <w:r w:rsidR="00E92DFD" w:rsidRPr="004D2A4F">
        <w:br w:type="page"/>
      </w:r>
    </w:p>
    <w:p w14:paraId="18D5D9C1" w14:textId="77777777" w:rsidR="00382C9A" w:rsidRPr="004D2A4F" w:rsidRDefault="00382C9A" w:rsidP="00382C9A">
      <w:pPr>
        <w:pStyle w:val="Heading3"/>
      </w:pPr>
      <w:bookmarkStart w:id="1275" w:name="_Ref534623159"/>
      <w:bookmarkStart w:id="1276" w:name="_Toc465277"/>
      <w:r w:rsidRPr="004D2A4F">
        <w:lastRenderedPageBreak/>
        <w:t>Trasmissione dei Messaggi</w:t>
      </w:r>
      <w:bookmarkEnd w:id="1274"/>
      <w:bookmarkEnd w:id="1275"/>
      <w:bookmarkEnd w:id="1276"/>
    </w:p>
    <w:p w14:paraId="5F0F7F14" w14:textId="77777777" w:rsidR="00523382" w:rsidRPr="004D2A4F" w:rsidRDefault="0062118E" w:rsidP="00523382">
      <w:pPr>
        <w:pStyle w:val="BodyText"/>
      </w:pPr>
      <w:r w:rsidRPr="004D2A4F">
        <w:t>Di norma, oltre che a</w:t>
      </w:r>
      <w:r w:rsidR="0072589A" w:rsidRPr="004D2A4F">
        <w:t xml:space="preserve">d </w:t>
      </w:r>
      <w:r w:rsidRPr="004D2A4F">
        <w:t>identificare e a validare i Me</w:t>
      </w:r>
      <w:r w:rsidR="0072589A" w:rsidRPr="004D2A4F">
        <w:t>ssaggi, NSO provvede anche ad inoltrarli al Ricevente</w:t>
      </w:r>
      <w:del w:id="1277" w:author="Marciante, Teresa Lucia (IT - Roma)" w:date="2019-02-07T18:12:00Z">
        <w:r w:rsidR="0072589A" w:rsidRPr="004D2A4F" w:rsidDel="002F0539">
          <w:delText>, se hanno superato la validazione</w:delText>
        </w:r>
      </w:del>
      <w:commentRangeStart w:id="1278"/>
      <w:r w:rsidR="0072589A" w:rsidRPr="004D2A4F">
        <w:t>.</w:t>
      </w:r>
      <w:commentRangeEnd w:id="1278"/>
      <w:r w:rsidR="002F0539">
        <w:rPr>
          <w:rStyle w:val="CommentReference"/>
          <w:rFonts w:ascii="Arial" w:hAnsi="Arial"/>
        </w:rPr>
        <w:commentReference w:id="1278"/>
      </w:r>
      <w:r w:rsidR="009A53C5" w:rsidRPr="004D2A4F">
        <w:t xml:space="preserve"> </w:t>
      </w:r>
      <w:r w:rsidR="00CF5AF5" w:rsidRPr="004D2A4F">
        <w:t>In</w:t>
      </w:r>
      <w:r w:rsidR="0072589A" w:rsidRPr="004D2A4F">
        <w:t xml:space="preserve"> alcuni casi</w:t>
      </w:r>
      <w:r w:rsidR="00CF5AF5" w:rsidRPr="004D2A4F">
        <w:t>, tuttavia,</w:t>
      </w:r>
      <w:r w:rsidR="0072589A" w:rsidRPr="004D2A4F">
        <w:t xml:space="preserve"> la trasmissione </w:t>
      </w:r>
      <w:r w:rsidR="00523382" w:rsidRPr="004D2A4F">
        <w:t>non è</w:t>
      </w:r>
      <w:r w:rsidR="0072589A" w:rsidRPr="004D2A4F">
        <w:t xml:space="preserve"> effettuat</w:t>
      </w:r>
      <w:r w:rsidR="00523382" w:rsidRPr="004D2A4F">
        <w:t xml:space="preserve">a da NSO </w:t>
      </w:r>
      <w:r w:rsidR="00CB0137" w:rsidRPr="004D2A4F">
        <w:t>ma</w:t>
      </w:r>
      <w:r w:rsidR="00523382" w:rsidRPr="004D2A4F">
        <w:t xml:space="preserve"> è a carico del Mittente o di un suo Intermediario. Ciò accade quando si verifica una delle seguenti circostanze:</w:t>
      </w:r>
    </w:p>
    <w:p w14:paraId="708B046B" w14:textId="77777777" w:rsidR="00523382" w:rsidRPr="004D2A4F" w:rsidRDefault="00523382" w:rsidP="00523382">
      <w:pPr>
        <w:pStyle w:val="Trattino"/>
        <w:numPr>
          <w:ilvl w:val="0"/>
          <w:numId w:val="8"/>
        </w:numPr>
        <w:ind w:left="1157" w:hanging="357"/>
      </w:pPr>
      <w:r w:rsidRPr="004D2A4F">
        <w:t xml:space="preserve">NSO non può trasmettere il Messaggio al Ricevente in quanto non è in grado di risolvere l’indirizzo </w:t>
      </w:r>
      <w:r w:rsidR="00CB0137" w:rsidRPr="004D2A4F">
        <w:t xml:space="preserve">del Destinatario </w:t>
      </w:r>
      <w:r w:rsidRPr="004D2A4F">
        <w:t>indicato nel Messaggio;</w:t>
      </w:r>
    </w:p>
    <w:p w14:paraId="20357B21" w14:textId="77777777" w:rsidR="00523382" w:rsidRPr="004D2A4F" w:rsidRDefault="008143DC" w:rsidP="00523382">
      <w:pPr>
        <w:pStyle w:val="Trattino"/>
        <w:numPr>
          <w:ilvl w:val="0"/>
          <w:numId w:val="8"/>
        </w:numPr>
      </w:pPr>
      <w:r w:rsidRPr="004D2A4F">
        <w:t xml:space="preserve">il </w:t>
      </w:r>
      <w:r w:rsidR="00CB0137" w:rsidRPr="004D2A4F">
        <w:t>Mittente</w:t>
      </w:r>
      <w:r w:rsidRPr="004D2A4F">
        <w:t xml:space="preserve"> e il </w:t>
      </w:r>
      <w:r w:rsidR="00CB0137" w:rsidRPr="004D2A4F">
        <w:t>Destinatario</w:t>
      </w:r>
      <w:r w:rsidRPr="004D2A4F">
        <w:t xml:space="preserve"> sono attestati sulla medesima infrastruttura di comunicazione (ad esempio, l’infrastruttura di trasporto PEPPOL)</w:t>
      </w:r>
      <w:r w:rsidR="009A53C5" w:rsidRPr="004D2A4F">
        <w:t>, che è</w:t>
      </w:r>
      <w:r w:rsidRPr="004D2A4F">
        <w:t xml:space="preserve"> in grado di provvedere </w:t>
      </w:r>
      <w:r w:rsidR="00CF5AF5" w:rsidRPr="004D2A4F">
        <w:t xml:space="preserve">autonomanente </w:t>
      </w:r>
      <w:r w:rsidRPr="004D2A4F">
        <w:t xml:space="preserve">alla trasmissione del Messaggio. </w:t>
      </w:r>
    </w:p>
    <w:p w14:paraId="3EC15703" w14:textId="77777777" w:rsidR="00043457" w:rsidRPr="004D2A4F" w:rsidRDefault="00043457" w:rsidP="009D2E26">
      <w:pPr>
        <w:pStyle w:val="BodyText"/>
      </w:pPr>
      <w:r w:rsidRPr="004D2A4F">
        <w:t xml:space="preserve">Possono, quindi, essere individuate due categorie di </w:t>
      </w:r>
      <w:r w:rsidRPr="004D2A4F">
        <w:rPr>
          <w:i/>
        </w:rPr>
        <w:t xml:space="preserve">scenari di </w:t>
      </w:r>
      <w:r w:rsidR="00EF26DE" w:rsidRPr="004D2A4F">
        <w:rPr>
          <w:i/>
        </w:rPr>
        <w:t>interazione</w:t>
      </w:r>
      <w:r w:rsidRPr="004D2A4F">
        <w:t>:</w:t>
      </w:r>
    </w:p>
    <w:p w14:paraId="1A33E682" w14:textId="79F25DF6" w:rsidR="00043457" w:rsidRPr="004D2A4F" w:rsidRDefault="00043457" w:rsidP="00214C8B">
      <w:pPr>
        <w:pStyle w:val="Trattino"/>
        <w:numPr>
          <w:ilvl w:val="0"/>
          <w:numId w:val="5"/>
        </w:numPr>
      </w:pPr>
      <w:r w:rsidRPr="004D2A4F">
        <w:rPr>
          <w:i/>
        </w:rPr>
        <w:t>scenari di trasmissione</w:t>
      </w:r>
      <w:r w:rsidRPr="004D2A4F">
        <w:t xml:space="preserve"> (v. Paragrafo </w:t>
      </w:r>
      <w:r w:rsidR="002F5F95" w:rsidRPr="004D2A4F">
        <w:fldChar w:fldCharType="begin"/>
      </w:r>
      <w:r w:rsidR="002F5F95" w:rsidRPr="004D2A4F">
        <w:instrText xml:space="preserve"> REF _Ref499275758 \r \h  \* MERGEFORMAT </w:instrText>
      </w:r>
      <w:r w:rsidR="002F5F95" w:rsidRPr="004D2A4F">
        <w:fldChar w:fldCharType="separate"/>
      </w:r>
      <w:ins w:id="1279" w:author="Cernigliaro, Giuseppe (IT - Bologna)" w:date="2019-02-07T20:53:00Z">
        <w:r w:rsidR="004A592B">
          <w:t>2.4.3.1</w:t>
        </w:r>
      </w:ins>
      <w:del w:id="1280" w:author="Cernigliaro, Giuseppe (IT - Bologna)" w:date="2019-02-07T20:53:00Z">
        <w:r w:rsidR="00C5541B" w:rsidRPr="004D2A4F" w:rsidDel="004A592B">
          <w:delText>2.5.3.1</w:delText>
        </w:r>
      </w:del>
      <w:r w:rsidR="002F5F95" w:rsidRPr="004D2A4F">
        <w:fldChar w:fldCharType="end"/>
      </w:r>
      <w:r w:rsidRPr="004D2A4F">
        <w:t xml:space="preserve">), in cui NSO </w:t>
      </w:r>
      <w:r w:rsidR="00795DDD" w:rsidRPr="004D2A4F">
        <w:rPr>
          <w:u w:val="single"/>
        </w:rPr>
        <w:t>provvede, oltre che all’identificazione e alla</w:t>
      </w:r>
      <w:r w:rsidR="00924E33" w:rsidRPr="004D2A4F">
        <w:rPr>
          <w:u w:val="single"/>
        </w:rPr>
        <w:t xml:space="preserve"> validazione</w:t>
      </w:r>
      <w:r w:rsidR="00795DDD" w:rsidRPr="004D2A4F">
        <w:rPr>
          <w:u w:val="single"/>
        </w:rPr>
        <w:t>, an</w:t>
      </w:r>
      <w:r w:rsidR="00924E33" w:rsidRPr="004D2A4F">
        <w:rPr>
          <w:u w:val="single"/>
        </w:rPr>
        <w:t>che alla trasmissione</w:t>
      </w:r>
      <w:r w:rsidRPr="004D2A4F">
        <w:t xml:space="preserve"> del Messaggio. In questi scenari, se il Messaggio è validato, NSO invia:</w:t>
      </w:r>
    </w:p>
    <w:p w14:paraId="541EC997" w14:textId="71198234" w:rsidR="00043457" w:rsidRPr="004D2A4F" w:rsidRDefault="00043457" w:rsidP="00214C8B">
      <w:pPr>
        <w:pStyle w:val="Trattino"/>
        <w:numPr>
          <w:ilvl w:val="1"/>
          <w:numId w:val="5"/>
        </w:numPr>
        <w:ind w:left="1985"/>
      </w:pPr>
      <w:r w:rsidRPr="004D2A4F">
        <w:t xml:space="preserve">al Trasmittente, </w:t>
      </w:r>
      <w:r w:rsidR="00FE29AC" w:rsidRPr="004D2A4F">
        <w:t xml:space="preserve">la </w:t>
      </w:r>
      <w:r w:rsidR="007F7CFD" w:rsidRPr="004D2A4F">
        <w:rPr>
          <w:i/>
        </w:rPr>
        <w:t>Notifica</w:t>
      </w:r>
      <w:r w:rsidR="00B932AE" w:rsidRPr="004D2A4F">
        <w:rPr>
          <w:i/>
        </w:rPr>
        <w:t xml:space="preserve"> </w:t>
      </w:r>
      <w:r w:rsidR="00BA2C52" w:rsidRPr="004D2A4F">
        <w:rPr>
          <w:i/>
        </w:rPr>
        <w:t xml:space="preserve">di consegna </w:t>
      </w:r>
      <w:r w:rsidR="00924E33" w:rsidRPr="004D2A4F">
        <w:t xml:space="preserve">(v. Paragrafo </w:t>
      </w:r>
      <w:r w:rsidR="002F5F95" w:rsidRPr="004D2A4F">
        <w:fldChar w:fldCharType="begin"/>
      </w:r>
      <w:r w:rsidR="002F5F95" w:rsidRPr="004D2A4F">
        <w:instrText xml:space="preserve"> REF _Ref500660844 \r \h  \* MERGEFORMAT </w:instrText>
      </w:r>
      <w:r w:rsidR="002F5F95" w:rsidRPr="004D2A4F">
        <w:fldChar w:fldCharType="separate"/>
      </w:r>
      <w:ins w:id="1281" w:author="Cernigliaro, Giuseppe (IT - Bologna)" w:date="2019-02-07T20:53:00Z">
        <w:r w:rsidR="004A592B">
          <w:t>2.4.4</w:t>
        </w:r>
      </w:ins>
      <w:del w:id="1282" w:author="Cernigliaro, Giuseppe (IT - Bologna)" w:date="2019-02-07T20:53:00Z">
        <w:r w:rsidR="007F7CFD" w:rsidRPr="004D2A4F" w:rsidDel="004A592B">
          <w:delText>2.5.4</w:delText>
        </w:r>
      </w:del>
      <w:r w:rsidR="002F5F95" w:rsidRPr="004D2A4F">
        <w:fldChar w:fldCharType="end"/>
      </w:r>
      <w:r w:rsidR="00924E33" w:rsidRPr="004D2A4F">
        <w:t>)</w:t>
      </w:r>
      <w:r w:rsidRPr="004D2A4F">
        <w:t xml:space="preserve">, </w:t>
      </w:r>
      <w:r w:rsidR="004C0AC4" w:rsidRPr="004D2A4F">
        <w:t xml:space="preserve">che </w:t>
      </w:r>
      <w:r w:rsidR="00160D79" w:rsidRPr="004D2A4F">
        <w:t>attesta tanto la validazione quanto la trasmissione del Messaggio</w:t>
      </w:r>
      <w:r w:rsidRPr="004D2A4F">
        <w:t>;</w:t>
      </w:r>
    </w:p>
    <w:p w14:paraId="3C2880D2" w14:textId="77777777" w:rsidR="00043457" w:rsidRPr="004D2A4F" w:rsidRDefault="00043457" w:rsidP="00214C8B">
      <w:pPr>
        <w:pStyle w:val="Trattino"/>
        <w:numPr>
          <w:ilvl w:val="1"/>
          <w:numId w:val="5"/>
        </w:numPr>
        <w:ind w:left="1985"/>
      </w:pPr>
      <w:r w:rsidRPr="004D2A4F">
        <w:t>al Ricevente, il Messaggio;</w:t>
      </w:r>
    </w:p>
    <w:p w14:paraId="78E2BF65" w14:textId="40AD8F80" w:rsidR="00043457" w:rsidRPr="004D2A4F" w:rsidRDefault="00043457" w:rsidP="00214C8B">
      <w:pPr>
        <w:pStyle w:val="Trattino"/>
        <w:numPr>
          <w:ilvl w:val="0"/>
          <w:numId w:val="5"/>
        </w:numPr>
      </w:pPr>
      <w:r w:rsidRPr="004D2A4F">
        <w:rPr>
          <w:i/>
        </w:rPr>
        <w:t>scenari di validazione</w:t>
      </w:r>
      <w:ins w:id="1283" w:author="Cernigliaro, Giuseppe (IT - Bologna)" w:date="2019-02-07T21:02:00Z">
        <w:r w:rsidR="00221D19">
          <w:rPr>
            <w:i/>
          </w:rPr>
          <w:t>,</w:t>
        </w:r>
      </w:ins>
      <w:r w:rsidRPr="004D2A4F">
        <w:t xml:space="preserve"> </w:t>
      </w:r>
      <w:del w:id="1284" w:author="Cernigliaro, Giuseppe (IT - Bologna)" w:date="2019-02-07T21:02:00Z">
        <w:r w:rsidRPr="004D2A4F" w:rsidDel="00221D19">
          <w:delText xml:space="preserve">(v. Paragrafo </w:delText>
        </w:r>
        <w:r w:rsidR="002F5F95" w:rsidRPr="004D2A4F" w:rsidDel="00221D19">
          <w:fldChar w:fldCharType="begin"/>
        </w:r>
        <w:r w:rsidR="002F5F95" w:rsidRPr="004D2A4F" w:rsidDel="00221D19">
          <w:delInstrText xml:space="preserve"> REF _Ref499275804 \r \h  \* MERGEFORMAT </w:delInstrText>
        </w:r>
        <w:r w:rsidR="002F5F95" w:rsidRPr="004D2A4F" w:rsidDel="00221D19">
          <w:fldChar w:fldCharType="separate"/>
        </w:r>
      </w:del>
      <w:del w:id="1285" w:author="Cernigliaro, Giuseppe (IT - Bologna)" w:date="2019-02-07T20:53:00Z">
        <w:r w:rsidR="007F7CFD" w:rsidRPr="004D2A4F" w:rsidDel="004A592B">
          <w:delText>2.5.3.2</w:delText>
        </w:r>
      </w:del>
      <w:del w:id="1286" w:author="Cernigliaro, Giuseppe (IT - Bologna)" w:date="2019-02-07T21:02:00Z">
        <w:r w:rsidR="002F5F95" w:rsidRPr="004D2A4F" w:rsidDel="00221D19">
          <w:fldChar w:fldCharType="end"/>
        </w:r>
        <w:r w:rsidRPr="004D2A4F" w:rsidDel="00221D19">
          <w:delText>),</w:delText>
        </w:r>
      </w:del>
      <w:r w:rsidRPr="004D2A4F">
        <w:t xml:space="preserve"> in cui NSO </w:t>
      </w:r>
      <w:r w:rsidRPr="004D2A4F">
        <w:rPr>
          <w:u w:val="single"/>
        </w:rPr>
        <w:t>provvede alla sola validazione</w:t>
      </w:r>
      <w:r w:rsidRPr="004D2A4F">
        <w:t xml:space="preserve"> del Messaggio, mentre la trasmissione al Destinatario avviene esternamente al sistema. In questi scenari, se il Messaggio è validato, NSO invia:</w:t>
      </w:r>
    </w:p>
    <w:p w14:paraId="2DD56DFE" w14:textId="16CE650E" w:rsidR="00111DEB" w:rsidRPr="004D2A4F" w:rsidRDefault="00043457" w:rsidP="0034118F">
      <w:pPr>
        <w:pStyle w:val="Trattino"/>
        <w:numPr>
          <w:ilvl w:val="1"/>
          <w:numId w:val="5"/>
        </w:numPr>
        <w:rPr>
          <w:b/>
          <w:bCs/>
          <w:smallCaps/>
          <w:szCs w:val="24"/>
        </w:rPr>
      </w:pPr>
      <w:r w:rsidRPr="004D2A4F">
        <w:t xml:space="preserve">al Trasmittente, </w:t>
      </w:r>
      <w:r w:rsidR="00934D4C" w:rsidRPr="004D2A4F">
        <w:t>la</w:t>
      </w:r>
      <w:r w:rsidR="006A5600" w:rsidRPr="004D2A4F">
        <w:t xml:space="preserve"> </w:t>
      </w:r>
      <w:r w:rsidR="00924E33" w:rsidRPr="004D2A4F">
        <w:rPr>
          <w:i/>
        </w:rPr>
        <w:t>Ricevuta</w:t>
      </w:r>
      <w:r w:rsidR="00904CAC" w:rsidRPr="004D2A4F">
        <w:rPr>
          <w:i/>
        </w:rPr>
        <w:t xml:space="preserve"> </w:t>
      </w:r>
      <w:r w:rsidR="00BA2C52" w:rsidRPr="004D2A4F">
        <w:rPr>
          <w:i/>
        </w:rPr>
        <w:t>di consegna</w:t>
      </w:r>
      <w:r w:rsidR="00350722" w:rsidRPr="004D2A4F">
        <w:rPr>
          <w:i/>
        </w:rPr>
        <w:t xml:space="preserve"> </w:t>
      </w:r>
      <w:r w:rsidR="00350722" w:rsidRPr="004D2A4F">
        <w:t xml:space="preserve">(v. Paragrafo </w:t>
      </w:r>
      <w:r w:rsidR="002F5F95" w:rsidRPr="004D2A4F">
        <w:fldChar w:fldCharType="begin"/>
      </w:r>
      <w:r w:rsidR="002F5F95" w:rsidRPr="004D2A4F">
        <w:instrText xml:space="preserve"> REF _Ref500660844 \r \h  \* MERGEFORMAT </w:instrText>
      </w:r>
      <w:r w:rsidR="002F5F95" w:rsidRPr="004D2A4F">
        <w:fldChar w:fldCharType="separate"/>
      </w:r>
      <w:ins w:id="1287" w:author="Cernigliaro, Giuseppe (IT - Bologna)" w:date="2019-02-07T20:53:00Z">
        <w:r w:rsidR="004A592B">
          <w:t>2.4.4</w:t>
        </w:r>
      </w:ins>
      <w:del w:id="1288" w:author="Cernigliaro, Giuseppe (IT - Bologna)" w:date="2019-02-07T20:53:00Z">
        <w:r w:rsidR="007F7CFD" w:rsidRPr="004D2A4F" w:rsidDel="004A592B">
          <w:delText>2.5.4</w:delText>
        </w:r>
      </w:del>
      <w:r w:rsidR="002F5F95" w:rsidRPr="004D2A4F">
        <w:fldChar w:fldCharType="end"/>
      </w:r>
      <w:r w:rsidR="0034118F" w:rsidRPr="004D2A4F">
        <w:t>)</w:t>
      </w:r>
      <w:r w:rsidR="009F356F" w:rsidRPr="004D2A4F">
        <w:t xml:space="preserve">, </w:t>
      </w:r>
      <w:r w:rsidR="00544E43" w:rsidRPr="004D2A4F">
        <w:t>che</w:t>
      </w:r>
      <w:r w:rsidR="009F356F" w:rsidRPr="004D2A4F">
        <w:t>, in questo caso,</w:t>
      </w:r>
      <w:r w:rsidR="00544E43" w:rsidRPr="004D2A4F">
        <w:t xml:space="preserve"> </w:t>
      </w:r>
      <w:r w:rsidR="00CA53A2" w:rsidRPr="004D2A4F">
        <w:t>a</w:t>
      </w:r>
      <w:r w:rsidR="00160D79" w:rsidRPr="004D2A4F">
        <w:t>ttesta esclusivamente</w:t>
      </w:r>
      <w:r w:rsidR="00544E43" w:rsidRPr="004D2A4F">
        <w:t xml:space="preserve"> l’avvenuta validazione del Messaggio</w:t>
      </w:r>
      <w:r w:rsidR="0034118F" w:rsidRPr="004D2A4F">
        <w:t>.</w:t>
      </w:r>
    </w:p>
    <w:p w14:paraId="6FE97D1E" w14:textId="77777777" w:rsidR="00CC4C9F" w:rsidRPr="004D2A4F" w:rsidRDefault="00CC4C9F" w:rsidP="00CC4C9F">
      <w:pPr>
        <w:pStyle w:val="BodyText"/>
      </w:pPr>
      <w:r w:rsidRPr="004D2A4F">
        <w:t>I predetti scenari di interazione si distinguono:</w:t>
      </w:r>
    </w:p>
    <w:p w14:paraId="6B71CB8D" w14:textId="4803B0FB" w:rsidR="00CC4C9F" w:rsidRPr="004D2A4F" w:rsidRDefault="00CC4C9F" w:rsidP="00CC4C9F">
      <w:pPr>
        <w:pStyle w:val="BodyText"/>
        <w:numPr>
          <w:ilvl w:val="0"/>
          <w:numId w:val="5"/>
        </w:numPr>
      </w:pPr>
      <w:r w:rsidRPr="004D2A4F">
        <w:t xml:space="preserve">per i canali di comunicazione utilizzati (v. Paragrafo </w:t>
      </w:r>
      <w:r w:rsidR="002F5F95" w:rsidRPr="004D2A4F">
        <w:fldChar w:fldCharType="begin"/>
      </w:r>
      <w:r w:rsidR="002F5F95" w:rsidRPr="004D2A4F">
        <w:instrText xml:space="preserve"> REF _Ref528669411 \r \h  \* MERGEFORMAT </w:instrText>
      </w:r>
      <w:r w:rsidR="002F5F95" w:rsidRPr="004D2A4F">
        <w:fldChar w:fldCharType="separate"/>
      </w:r>
      <w:ins w:id="1289" w:author="Cernigliaro, Giuseppe (IT - Bologna)" w:date="2019-02-07T20:53:00Z">
        <w:r w:rsidR="004A592B">
          <w:t>2.1</w:t>
        </w:r>
      </w:ins>
      <w:del w:id="1290" w:author="Cernigliaro, Giuseppe (IT - Bologna)" w:date="2019-02-07T20:53:00Z">
        <w:r w:rsidRPr="004D2A4F" w:rsidDel="004A592B">
          <w:delText>2.2</w:delText>
        </w:r>
      </w:del>
      <w:r w:rsidR="002F5F95" w:rsidRPr="004D2A4F">
        <w:fldChar w:fldCharType="end"/>
      </w:r>
      <w:r w:rsidRPr="004D2A4F">
        <w:t>);</w:t>
      </w:r>
    </w:p>
    <w:p w14:paraId="079AD08B" w14:textId="5CB9EEDE" w:rsidR="007F7CFD" w:rsidRPr="004D2A4F" w:rsidRDefault="00CC4C9F" w:rsidP="00CC4C9F">
      <w:pPr>
        <w:pStyle w:val="BodyText"/>
        <w:numPr>
          <w:ilvl w:val="0"/>
          <w:numId w:val="5"/>
        </w:numPr>
      </w:pPr>
      <w:r w:rsidRPr="004D2A4F">
        <w:t xml:space="preserve">per il fatto che gli indirizzi del Mittente e del Destinatario siano stati rilasciati da NSO o da terze parti. Ciò è riconoscibile dal “type of identifer”, rispettivamente del “Sender Identifier” e del “Receiver Identifier”, riportati nella Busta di trasmissione (v. Paragrafo </w:t>
      </w:r>
      <w:r w:rsidR="002F5F95" w:rsidRPr="004D2A4F">
        <w:fldChar w:fldCharType="begin"/>
      </w:r>
      <w:r w:rsidR="002F5F95" w:rsidRPr="004D2A4F">
        <w:instrText xml:space="preserve"> REF _Ref534387796 \r \h  \* MERGEFORMAT </w:instrText>
      </w:r>
      <w:r w:rsidR="002F5F95" w:rsidRPr="004D2A4F">
        <w:fldChar w:fldCharType="separate"/>
      </w:r>
      <w:ins w:id="1291" w:author="Cernigliaro, Giuseppe (IT - Bologna)" w:date="2019-02-07T20:53:00Z">
        <w:r w:rsidR="004A592B" w:rsidRPr="004A592B">
          <w:rPr>
            <w:b/>
            <w:bCs/>
            <w:rPrChange w:id="1292" w:author="Cernigliaro, Giuseppe (IT - Bologna)" w:date="2019-02-07T20:54:00Z">
              <w:rPr>
                <w:b/>
                <w:bCs/>
                <w:lang w:val="en-US"/>
              </w:rPr>
            </w:rPrChange>
          </w:rPr>
          <w:t xml:space="preserve">Error! </w:t>
        </w:r>
        <w:r w:rsidR="004A592B">
          <w:rPr>
            <w:b/>
            <w:bCs/>
            <w:lang w:val="en-US"/>
          </w:rPr>
          <w:t>Reference source not found.</w:t>
        </w:r>
      </w:ins>
      <w:del w:id="1293" w:author="Cernigliaro, Giuseppe (IT - Bologna)" w:date="2019-02-07T20:53:00Z">
        <w:r w:rsidRPr="004D2A4F" w:rsidDel="004A592B">
          <w:delText>3.3.1.1</w:delText>
        </w:r>
      </w:del>
      <w:r w:rsidR="002F5F95" w:rsidRPr="004D2A4F">
        <w:fldChar w:fldCharType="end"/>
      </w:r>
      <w:r w:rsidRPr="004D2A4F">
        <w:t>).</w:t>
      </w:r>
    </w:p>
    <w:p w14:paraId="593F22C3" w14:textId="77777777" w:rsidR="007F7CFD" w:rsidRPr="004D2A4F" w:rsidRDefault="007F7CFD">
      <w:pPr>
        <w:rPr>
          <w:rFonts w:ascii="Frutiger LT 45 Light" w:eastAsia="Times New Roman" w:hAnsi="Frutiger LT 45 Light" w:cs="Times New Roman"/>
        </w:rPr>
      </w:pPr>
      <w:r w:rsidRPr="004D2A4F">
        <w:br w:type="page"/>
      </w:r>
    </w:p>
    <w:p w14:paraId="66256A81" w14:textId="77777777" w:rsidR="00043457" w:rsidRPr="004D2A4F" w:rsidRDefault="00043457" w:rsidP="009F356F">
      <w:pPr>
        <w:pStyle w:val="Heading3"/>
        <w:numPr>
          <w:ilvl w:val="3"/>
          <w:numId w:val="1"/>
        </w:numPr>
      </w:pPr>
      <w:bookmarkStart w:id="1294" w:name="_Toc491182228"/>
      <w:bookmarkStart w:id="1295" w:name="_Ref498691886"/>
      <w:bookmarkStart w:id="1296" w:name="_Ref498986235"/>
      <w:bookmarkStart w:id="1297" w:name="_Ref499274919"/>
      <w:bookmarkStart w:id="1298" w:name="_Ref499275758"/>
      <w:bookmarkStart w:id="1299" w:name="_Toc499408933"/>
      <w:bookmarkStart w:id="1300" w:name="_Ref517695593"/>
      <w:bookmarkStart w:id="1301" w:name="_Ref517698762"/>
      <w:bookmarkStart w:id="1302" w:name="_Ref536479370"/>
      <w:bookmarkStart w:id="1303" w:name="_Toc465278"/>
      <w:r w:rsidRPr="004D2A4F">
        <w:lastRenderedPageBreak/>
        <w:t>Scenari di trasmissione</w:t>
      </w:r>
      <w:bookmarkEnd w:id="1294"/>
      <w:bookmarkEnd w:id="1295"/>
      <w:bookmarkEnd w:id="1296"/>
      <w:bookmarkEnd w:id="1297"/>
      <w:bookmarkEnd w:id="1298"/>
      <w:bookmarkEnd w:id="1299"/>
      <w:bookmarkEnd w:id="1300"/>
      <w:bookmarkEnd w:id="1301"/>
      <w:bookmarkEnd w:id="1302"/>
      <w:bookmarkEnd w:id="1303"/>
    </w:p>
    <w:p w14:paraId="4473C4A2" w14:textId="77777777" w:rsidR="006D294B" w:rsidRPr="004D2A4F" w:rsidRDefault="006D294B" w:rsidP="009D2E26">
      <w:pPr>
        <w:pStyle w:val="BodyText"/>
      </w:pPr>
      <w:bookmarkStart w:id="1304" w:name="_Hlk534543269"/>
      <w:r w:rsidRPr="004D2A4F">
        <w:t xml:space="preserve">Negli </w:t>
      </w:r>
      <w:r w:rsidRPr="004D2A4F">
        <w:rPr>
          <w:i/>
        </w:rPr>
        <w:t>scenari di trasmissione</w:t>
      </w:r>
      <w:r w:rsidRPr="004D2A4F">
        <w:t>, lo</w:t>
      </w:r>
      <w:r w:rsidR="00C5541B" w:rsidRPr="004D2A4F">
        <w:t xml:space="preserve"> scambio dei Messaggi tra gli at</w:t>
      </w:r>
      <w:r w:rsidRPr="004D2A4F">
        <w:t xml:space="preserve">tori del sistema (Clienti, Fornitori e Intermediari) avviene per mezzo di NSO che, oltre a </w:t>
      </w:r>
      <w:r w:rsidR="00CB0137" w:rsidRPr="004D2A4F">
        <w:t xml:space="preserve">identificare e </w:t>
      </w:r>
      <w:r w:rsidRPr="004D2A4F">
        <w:t>validare il Messaggio, provvede a inoltrarlo dal Trasmittente al Ricevente.</w:t>
      </w:r>
    </w:p>
    <w:p w14:paraId="284B58AA" w14:textId="77777777" w:rsidR="009D1188" w:rsidRPr="004D2A4F" w:rsidRDefault="009D1188" w:rsidP="009D1188">
      <w:pPr>
        <w:pStyle w:val="Trattino"/>
        <w:ind w:left="800"/>
      </w:pPr>
      <w:r w:rsidRPr="004D2A4F">
        <w:t>NSO può provvedere alla trasmissione del Messaggio solo se è in grado di risolvere l’indirizzo del Destinatario ivi contenuto, ovvero quando esso è:</w:t>
      </w:r>
    </w:p>
    <w:p w14:paraId="6D95351E" w14:textId="77777777" w:rsidR="009D1188" w:rsidRPr="004D2A4F" w:rsidRDefault="009D1188" w:rsidP="009D1188">
      <w:pPr>
        <w:pStyle w:val="Trattino"/>
        <w:numPr>
          <w:ilvl w:val="0"/>
          <w:numId w:val="8"/>
        </w:numPr>
        <w:ind w:left="1157" w:hanging="357"/>
      </w:pPr>
      <w:r w:rsidRPr="004D2A4F">
        <w:t>un indirizzo rilasciato da NSO;</w:t>
      </w:r>
    </w:p>
    <w:p w14:paraId="1023A50E" w14:textId="77777777" w:rsidR="009D1188" w:rsidRPr="004D2A4F" w:rsidRDefault="009D1188" w:rsidP="009D1188">
      <w:pPr>
        <w:pStyle w:val="Trattino"/>
        <w:numPr>
          <w:ilvl w:val="0"/>
          <w:numId w:val="8"/>
        </w:numPr>
        <w:ind w:left="1157" w:hanging="357"/>
      </w:pPr>
      <w:r w:rsidRPr="004D2A4F">
        <w:t>un indirizzo di posta elettronica certificata (PEC) valido;</w:t>
      </w:r>
    </w:p>
    <w:p w14:paraId="427FC5F4" w14:textId="77777777" w:rsidR="009D1188" w:rsidRPr="004D2A4F" w:rsidRDefault="009D1188" w:rsidP="009D1188">
      <w:pPr>
        <w:pStyle w:val="Trattino"/>
        <w:numPr>
          <w:ilvl w:val="0"/>
          <w:numId w:val="8"/>
        </w:numPr>
        <w:ind w:left="1157" w:hanging="357"/>
      </w:pPr>
      <w:r w:rsidRPr="004D2A4F">
        <w:t>un indirizzo rilasciato da una terza parte accreditata su NSO.</w:t>
      </w:r>
    </w:p>
    <w:p w14:paraId="3ADA0080" w14:textId="56F27D15" w:rsidR="003419CD" w:rsidRPr="004D2A4F" w:rsidRDefault="003419CD" w:rsidP="007F7CFD">
      <w:pPr>
        <w:pStyle w:val="BodyText"/>
      </w:pPr>
      <w:r w:rsidRPr="004D2A4F">
        <w:t xml:space="preserve">L’Access Point di un’infrastruttura di trasporto PEPPOL,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05" w:author="Cernigliaro, Giuseppe (IT - Bologna)" w:date="2019-02-07T20:53:00Z">
        <w:r w:rsidR="004A592B">
          <w:t>2.1</w:t>
        </w:r>
      </w:ins>
      <w:del w:id="1306"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004A592B">
        <w:t>4</w:t>
      </w:r>
      <w:r w:rsidR="00A34DD2" w:rsidRPr="004D2A4F">
        <w:fldChar w:fldCharType="end"/>
      </w:r>
      <w:r w:rsidRPr="004D2A4F">
        <w:t>, costituisce una fattispecie tipica di terza parte accreditata su NSO</w:t>
      </w:r>
      <w:r w:rsidR="000B3EFC" w:rsidRPr="004D2A4F">
        <w:t>.</w:t>
      </w:r>
    </w:p>
    <w:p w14:paraId="585206B0" w14:textId="77777777" w:rsidR="007F7CFD" w:rsidRPr="004D2A4F" w:rsidRDefault="007F7CFD" w:rsidP="007F7CFD">
      <w:pPr>
        <w:pStyle w:val="BodyText"/>
      </w:pPr>
      <w:r w:rsidRPr="004D2A4F">
        <w:t>Il processo si svolge come segue:</w:t>
      </w:r>
    </w:p>
    <w:p w14:paraId="5DD7861F" w14:textId="77777777" w:rsidR="007F7CFD" w:rsidRPr="004D2A4F" w:rsidRDefault="007F7CFD" w:rsidP="009D1188">
      <w:pPr>
        <w:pStyle w:val="Trattino"/>
        <w:numPr>
          <w:ilvl w:val="0"/>
          <w:numId w:val="8"/>
        </w:numPr>
        <w:ind w:left="1157" w:hanging="357"/>
      </w:pPr>
      <w:r w:rsidRPr="004D2A4F">
        <w:t>il Trasmittente (Mittente o Intermediario) invia il Messaggio a NSO:</w:t>
      </w:r>
    </w:p>
    <w:p w14:paraId="30413A97" w14:textId="77777777" w:rsidR="007F7CFD" w:rsidRPr="004D2A4F" w:rsidRDefault="007F7CFD" w:rsidP="009D1188">
      <w:pPr>
        <w:pStyle w:val="Trattino"/>
        <w:numPr>
          <w:ilvl w:val="0"/>
          <w:numId w:val="8"/>
        </w:numPr>
        <w:ind w:left="1157" w:hanging="357"/>
      </w:pPr>
      <w:r w:rsidRPr="004D2A4F">
        <w:t>NSO</w:t>
      </w:r>
    </w:p>
    <w:p w14:paraId="517178D6" w14:textId="77777777" w:rsidR="007F7CFD" w:rsidRPr="004D2A4F" w:rsidRDefault="007F7CFD" w:rsidP="009D1188">
      <w:pPr>
        <w:pStyle w:val="Trattino"/>
        <w:numPr>
          <w:ilvl w:val="1"/>
          <w:numId w:val="8"/>
        </w:numPr>
      </w:pPr>
      <w:del w:id="1307" w:author="Marciante, Teresa Lucia (IT - Roma)" w:date="2019-02-07T18:17:00Z">
        <w:r w:rsidRPr="004D2A4F" w:rsidDel="002F0539">
          <w:delText xml:space="preserve">se la validazione ha avuto </w:delText>
        </w:r>
        <w:commentRangeStart w:id="1308"/>
        <w:r w:rsidRPr="004D2A4F" w:rsidDel="002F0539">
          <w:delText>successo</w:delText>
        </w:r>
      </w:del>
      <w:commentRangeEnd w:id="1308"/>
      <w:r w:rsidR="002F0539">
        <w:rPr>
          <w:rStyle w:val="CommentReference"/>
          <w:rFonts w:ascii="Arial" w:hAnsi="Arial"/>
        </w:rPr>
        <w:commentReference w:id="1308"/>
      </w:r>
      <w:r w:rsidRPr="004D2A4F">
        <w:t>, inoltra il Messaggio al Ricevente (Destinatario o Inte</w:t>
      </w:r>
      <w:r w:rsidR="00F347F6" w:rsidRPr="004D2A4F">
        <w:t>r</w:t>
      </w:r>
      <w:r w:rsidRPr="004D2A4F">
        <w:t>mediario) e</w:t>
      </w:r>
      <w:r w:rsidR="009D1188" w:rsidRPr="004D2A4F">
        <w:t xml:space="preserve"> invia al Trasmittente (Mittente o Intermediario) la Notifica di consegna;</w:t>
      </w:r>
    </w:p>
    <w:p w14:paraId="09359C9C" w14:textId="77777777" w:rsidR="009D1188" w:rsidRPr="004D2A4F" w:rsidRDefault="009D1188" w:rsidP="009D1188">
      <w:pPr>
        <w:pStyle w:val="Trattino"/>
        <w:numPr>
          <w:ilvl w:val="1"/>
          <w:numId w:val="8"/>
        </w:numPr>
      </w:pPr>
      <w:r w:rsidRPr="004D2A4F">
        <w:t>se la validazione è fallita, invia al Trasmittente (Mittente o Intermediario) la Notifica di scarto.</w:t>
      </w:r>
    </w:p>
    <w:p w14:paraId="68C5D19B" w14:textId="46559000" w:rsidR="00760A9E" w:rsidRPr="004D2A4F" w:rsidRDefault="00760A9E" w:rsidP="00760A9E">
      <w:pPr>
        <w:pStyle w:val="BodyText"/>
      </w:pPr>
      <w:r w:rsidRPr="004D2A4F">
        <w:t>Mittente e Destinatario possono colloquiare con NSO direttamente o per il tramite di intermediari. Gli Intermediari sono tipicamente soggetti aggregatori, centrali di acquisto, consorzi di imprese o altri soggetti che offrono al Mittente e/o al Destinatario servizi e strumenti per comunicare con NSO</w:t>
      </w:r>
      <w:del w:id="1309" w:author="Cernigliaro, Giuseppe (IT - Bologna)" w:date="2019-02-07T21:02:00Z">
        <w:r w:rsidRPr="004D2A4F" w:rsidDel="00221D19">
          <w:delText xml:space="preserve"> (v. Paragrafo </w:delText>
        </w:r>
        <w:r w:rsidR="00A34DD2" w:rsidRPr="004D2A4F" w:rsidDel="00221D19">
          <w:fldChar w:fldCharType="begin"/>
        </w:r>
        <w:r w:rsidRPr="004D2A4F" w:rsidDel="00221D19">
          <w:delInstrText xml:space="preserve"> REF _Ref534549478 \r \h </w:delInstrText>
        </w:r>
        <w:r w:rsidR="00BB34B0" w:rsidRPr="004D2A4F" w:rsidDel="00221D19">
          <w:delInstrText xml:space="preserve"> \* MERGEFORMAT </w:delInstrText>
        </w:r>
        <w:r w:rsidR="00A34DD2" w:rsidRPr="004D2A4F" w:rsidDel="00221D19">
          <w:fldChar w:fldCharType="separate"/>
        </w:r>
      </w:del>
      <w:del w:id="1310" w:author="Cernigliaro, Giuseppe (IT - Bologna)" w:date="2019-02-07T20:53:00Z">
        <w:r w:rsidRPr="004D2A4F" w:rsidDel="004A592B">
          <w:delText>2.1</w:delText>
        </w:r>
      </w:del>
      <w:del w:id="1311" w:author="Cernigliaro, Giuseppe (IT - Bologna)" w:date="2019-02-07T21:02:00Z">
        <w:r w:rsidR="00A34DD2" w:rsidRPr="004D2A4F" w:rsidDel="00221D19">
          <w:fldChar w:fldCharType="end"/>
        </w:r>
        <w:r w:rsidRPr="004D2A4F" w:rsidDel="00221D19">
          <w:delText>)</w:delText>
        </w:r>
      </w:del>
      <w:r w:rsidRPr="004D2A4F">
        <w:t>.</w:t>
      </w:r>
    </w:p>
    <w:p w14:paraId="08070559" w14:textId="46ECE8B6" w:rsidR="00EC1445" w:rsidRPr="004D2A4F" w:rsidRDefault="00EC1445" w:rsidP="00EC1445">
      <w:pPr>
        <w:pStyle w:val="BodyText"/>
      </w:pPr>
      <w:r w:rsidRPr="004D2A4F">
        <w:t xml:space="preserve">Il Portale web offerto dal sistema Sicoge Enti, descritto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12" w:author="Cernigliaro, Giuseppe (IT - Bologna)" w:date="2019-02-07T20:53:00Z">
        <w:r w:rsidR="004A592B">
          <w:t>2.1</w:t>
        </w:r>
      </w:ins>
      <w:del w:id="1313"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_Ref534548014 \r \h </w:instrText>
      </w:r>
      <w:r w:rsidR="00BB34B0" w:rsidRPr="004D2A4F">
        <w:instrText xml:space="preserve"> \* MERGEFORMAT </w:instrText>
      </w:r>
      <w:r w:rsidR="00A34DD2" w:rsidRPr="004D2A4F">
        <w:fldChar w:fldCharType="separate"/>
      </w:r>
      <w:r w:rsidR="004A592B">
        <w:t>1</w:t>
      </w:r>
      <w:r w:rsidR="00A34DD2" w:rsidRPr="004D2A4F">
        <w:fldChar w:fldCharType="end"/>
      </w:r>
      <w:r w:rsidRPr="004D2A4F">
        <w:t>, costituisce un</w:t>
      </w:r>
      <w:r w:rsidR="00372B5C" w:rsidRPr="004D2A4F">
        <w:t>a</w:t>
      </w:r>
      <w:r w:rsidRPr="004D2A4F">
        <w:t xml:space="preserve"> </w:t>
      </w:r>
      <w:r w:rsidR="00372B5C" w:rsidRPr="004D2A4F">
        <w:t>fattispecie</w:t>
      </w:r>
      <w:r w:rsidRPr="004D2A4F">
        <w:t xml:space="preserve"> particolare di </w:t>
      </w:r>
      <w:r w:rsidR="00372B5C" w:rsidRPr="004D2A4F">
        <w:t xml:space="preserve">Intermediario di cui le </w:t>
      </w:r>
      <w:r w:rsidRPr="004D2A4F">
        <w:t>amministrazion</w:t>
      </w:r>
      <w:r w:rsidR="00372B5C" w:rsidRPr="004D2A4F">
        <w:t>i</w:t>
      </w:r>
      <w:r w:rsidRPr="004D2A4F">
        <w:t xml:space="preserve"> pubblic</w:t>
      </w:r>
      <w:r w:rsidR="00372B5C" w:rsidRPr="004D2A4F">
        <w:t>he</w:t>
      </w:r>
      <w:r w:rsidRPr="004D2A4F">
        <w:t xml:space="preserve"> (Client</w:t>
      </w:r>
      <w:r w:rsidR="00372B5C" w:rsidRPr="004D2A4F">
        <w:t>i</w:t>
      </w:r>
      <w:r w:rsidRPr="004D2A4F">
        <w:t xml:space="preserve">) </w:t>
      </w:r>
      <w:r w:rsidR="00372B5C" w:rsidRPr="004D2A4F">
        <w:t>possono servirsi per inviare Messaggi e per ricevere Messaggi e Notifiche</w:t>
      </w:r>
      <w:r w:rsidRPr="004D2A4F">
        <w:t>.</w:t>
      </w:r>
    </w:p>
    <w:p w14:paraId="1064D93D" w14:textId="77777777" w:rsidR="005E4CC3" w:rsidRPr="00BB34B0" w:rsidRDefault="005E4CC3" w:rsidP="005E4CC3">
      <w:pPr>
        <w:pStyle w:val="BodyText"/>
        <w:keepNext/>
        <w:spacing w:before="480"/>
        <w:ind w:left="0"/>
        <w:jc w:val="center"/>
        <w:rPr>
          <w:strike/>
        </w:rPr>
      </w:pPr>
      <w:r w:rsidRPr="00BB34B0">
        <w:rPr>
          <w:strike/>
          <w:noProof/>
          <w:lang w:val="en-US" w:eastAsia="en-US"/>
        </w:rPr>
        <w:drawing>
          <wp:inline distT="0" distB="0" distL="0" distR="0" wp14:anchorId="41CB2B78" wp14:editId="2A4F7C87">
            <wp:extent cx="5580000" cy="1587600"/>
            <wp:effectExtent l="19050" t="1905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1878" t="32483" r="1513" b="18640"/>
                    <a:stretch/>
                  </pic:blipFill>
                  <pic:spPr bwMode="auto">
                    <a:xfrm>
                      <a:off x="0" y="0"/>
                      <a:ext cx="5580000" cy="158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EEAB97" w14:textId="77777777" w:rsidR="00262A89" w:rsidRPr="002F0539" w:rsidRDefault="005E4CC3" w:rsidP="005E4CC3">
      <w:pPr>
        <w:pStyle w:val="Caption"/>
        <w:rPr>
          <w:rFonts w:ascii="Frutiger LT 45 Light" w:hAnsi="Frutiger LT 45 Light"/>
        </w:rPr>
      </w:pPr>
      <w:r w:rsidRPr="002F0539">
        <w:rPr>
          <w:rFonts w:ascii="Frutiger LT 45 Light" w:hAnsi="Frutiger LT 45 Light"/>
        </w:rPr>
        <w:t>Invio e ricezione di Messaggi attraverso il Portale SICOGE Enti</w:t>
      </w:r>
    </w:p>
    <w:p w14:paraId="6A397CB2" w14:textId="77777777" w:rsidR="00EC1445" w:rsidRPr="004D2A4F" w:rsidRDefault="009D1188" w:rsidP="009D1188">
      <w:pPr>
        <w:pStyle w:val="BodyText"/>
      </w:pPr>
      <w:r w:rsidRPr="004D2A4F">
        <w:lastRenderedPageBreak/>
        <w:t>All’interno di questa categoria possono verificarsi quattro tipologie di scenari, di seguito illustrate.</w:t>
      </w:r>
    </w:p>
    <w:bookmarkEnd w:id="1304"/>
    <w:p w14:paraId="3A71A563" w14:textId="77777777" w:rsidR="009F356F" w:rsidRPr="004D2A4F" w:rsidRDefault="009F356F" w:rsidP="00763A59">
      <w:pPr>
        <w:pStyle w:val="BodyText"/>
        <w:numPr>
          <w:ilvl w:val="0"/>
          <w:numId w:val="34"/>
        </w:numPr>
        <w:spacing w:before="480"/>
        <w:ind w:hanging="357"/>
        <w:rPr>
          <w:u w:val="single"/>
        </w:rPr>
      </w:pPr>
      <w:r w:rsidRPr="004D2A4F">
        <w:rPr>
          <w:u w:val="single"/>
        </w:rPr>
        <w:t>Trasmissione diretta</w:t>
      </w:r>
    </w:p>
    <w:p w14:paraId="34E28FF2" w14:textId="77777777" w:rsidR="00751FEE" w:rsidRPr="004D2A4F" w:rsidRDefault="009F356F" w:rsidP="00616BE9">
      <w:pPr>
        <w:pStyle w:val="BodyText"/>
      </w:pPr>
      <w:r w:rsidRPr="004D2A4F">
        <w:t>In questo scenario</w:t>
      </w:r>
      <w:r w:rsidR="00751FEE" w:rsidRPr="004D2A4F">
        <w:t>,</w:t>
      </w:r>
      <w:r w:rsidR="00386E7F" w:rsidRPr="004D2A4F">
        <w:t xml:space="preserve"> </w:t>
      </w:r>
      <w:r w:rsidR="00FE6DC6" w:rsidRPr="004D2A4F">
        <w:t xml:space="preserve">gli indirizzi del Mittente e del Destinatario sono stati rilasciati da NSO </w:t>
      </w:r>
      <w:r w:rsidR="00751FEE" w:rsidRPr="004D2A4F">
        <w:t>o</w:t>
      </w:r>
      <w:r w:rsidR="00FE6DC6" w:rsidRPr="004D2A4F">
        <w:t xml:space="preserve"> sono indirizzi PEC.</w:t>
      </w:r>
    </w:p>
    <w:p w14:paraId="72B90D9A" w14:textId="77777777" w:rsidR="007F7972" w:rsidRPr="004D2A4F" w:rsidRDefault="00FE6DC6" w:rsidP="009D1188">
      <w:pPr>
        <w:pStyle w:val="BodyText"/>
      </w:pPr>
      <w:r w:rsidRPr="004D2A4F">
        <w:t xml:space="preserve">Il </w:t>
      </w:r>
      <w:r w:rsidR="00BA748C" w:rsidRPr="004D2A4F">
        <w:t xml:space="preserve">Mittente e il Destinatario possono colloquiare direttamente con NSO </w:t>
      </w:r>
      <w:r w:rsidR="00345748" w:rsidRPr="004D2A4F">
        <w:t xml:space="preserve">oppure </w:t>
      </w:r>
      <w:r w:rsidRPr="004D2A4F">
        <w:t>per il tramite di</w:t>
      </w:r>
      <w:r w:rsidR="0021420F" w:rsidRPr="004D2A4F">
        <w:t xml:space="preserve"> I</w:t>
      </w:r>
      <w:r w:rsidRPr="004D2A4F">
        <w:t>ntermediari</w:t>
      </w:r>
      <w:r w:rsidR="009D1188" w:rsidRPr="004D2A4F">
        <w:t xml:space="preserve"> </w:t>
      </w:r>
      <w:r w:rsidR="001352AC" w:rsidRPr="004D2A4F">
        <w:t>con ruolo</w:t>
      </w:r>
      <w:r w:rsidR="007F7972" w:rsidRPr="004D2A4F">
        <w:t>, rispettivamente,</w:t>
      </w:r>
      <w:r w:rsidR="001352AC" w:rsidRPr="004D2A4F">
        <w:t xml:space="preserve"> di Trasmittente e </w:t>
      </w:r>
      <w:r w:rsidR="00345748" w:rsidRPr="004D2A4F">
        <w:t xml:space="preserve">di </w:t>
      </w:r>
      <w:r w:rsidR="001352AC" w:rsidRPr="004D2A4F">
        <w:t>Ricevente</w:t>
      </w:r>
      <w:r w:rsidR="007F7972" w:rsidRPr="004D2A4F">
        <w:t>.</w:t>
      </w:r>
    </w:p>
    <w:p w14:paraId="404BD338" w14:textId="675A1CDC" w:rsidR="007F7972" w:rsidRPr="004D2A4F" w:rsidRDefault="007F7972" w:rsidP="007F7972">
      <w:pPr>
        <w:pStyle w:val="BodyText"/>
      </w:pPr>
      <w:r w:rsidRPr="004D2A4F">
        <w:t xml:space="preserve">Le interazioni tra NSO, il Trasmittente (Mittente o Intermediario) e il Ricevente (Destinatario o Intermediario) avvengono via PEC o attraverso uno dei canali di interoperabilità </w:t>
      </w:r>
      <w:r w:rsidR="002E7D44" w:rsidRPr="004D2A4F">
        <w:t>indicati</w:t>
      </w:r>
      <w:r w:rsidRPr="004D2A4F">
        <w:t xml:space="preserve">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14" w:author="Cernigliaro, Giuseppe (IT - Bologna)" w:date="2019-02-07T20:53:00Z">
        <w:r w:rsidR="004A592B">
          <w:t>2.1</w:t>
        </w:r>
      </w:ins>
      <w:del w:id="1315"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004A592B">
        <w:t>3</w:t>
      </w:r>
      <w:r w:rsidR="00A34DD2" w:rsidRPr="004D2A4F">
        <w:fldChar w:fldCharType="end"/>
      </w:r>
      <w:r w:rsidRPr="004D2A4F">
        <w:t>.</w:t>
      </w:r>
    </w:p>
    <w:p w14:paraId="37F2D200" w14:textId="77777777" w:rsidR="00E45F8A" w:rsidRPr="004D2A4F" w:rsidRDefault="00FE6DC6" w:rsidP="005E4CC3">
      <w:pPr>
        <w:pStyle w:val="BodyText"/>
        <w:keepNext/>
        <w:spacing w:before="480"/>
        <w:ind w:left="0"/>
        <w:jc w:val="center"/>
      </w:pPr>
      <w:r w:rsidRPr="004D2A4F">
        <w:rPr>
          <w:noProof/>
          <w:lang w:val="en-US" w:eastAsia="en-US"/>
        </w:rPr>
        <w:drawing>
          <wp:inline distT="0" distB="0" distL="0" distR="0" wp14:anchorId="46690A07" wp14:editId="46B29738">
            <wp:extent cx="5580000" cy="2991600"/>
            <wp:effectExtent l="19050" t="19050" r="1905" b="0"/>
            <wp:docPr id="15" name="Immagine 15" descr="C:\Users\p.trimarchi\AppData\Local\Microsoft\Windows\INetCache\Content.Word\Nuova immagin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4).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000" cy="2991600"/>
                    </a:xfrm>
                    <a:prstGeom prst="rect">
                      <a:avLst/>
                    </a:prstGeom>
                    <a:noFill/>
                    <a:ln>
                      <a:solidFill>
                        <a:sysClr val="windowText" lastClr="000000"/>
                      </a:solidFill>
                    </a:ln>
                  </pic:spPr>
                </pic:pic>
              </a:graphicData>
            </a:graphic>
          </wp:inline>
        </w:drawing>
      </w:r>
    </w:p>
    <w:p w14:paraId="796F2EDA" w14:textId="77777777" w:rsidR="00E45F8A" w:rsidRPr="004D2A4F" w:rsidRDefault="00E45F8A" w:rsidP="00130E95">
      <w:pPr>
        <w:pStyle w:val="Caption"/>
        <w:spacing w:after="360"/>
        <w:rPr>
          <w:rFonts w:ascii="Frutiger LT 45 Light" w:hAnsi="Frutiger LT 45 Light"/>
        </w:rPr>
      </w:pPr>
      <w:r w:rsidRPr="004D2A4F">
        <w:rPr>
          <w:rFonts w:ascii="Frutiger LT 45 Light" w:hAnsi="Frutiger LT 45 Light"/>
        </w:rPr>
        <w:t>Esempi di scenari di trasmissione con Mittente e Destinatario attestati su NSO</w:t>
      </w:r>
      <w:r w:rsidR="003508DD" w:rsidRPr="004D2A4F">
        <w:rPr>
          <w:rFonts w:ascii="Frutiger LT 45 Light" w:hAnsi="Frutiger LT 45 Light"/>
        </w:rPr>
        <w:t xml:space="preserve"> o con indirizzo PEC</w:t>
      </w:r>
    </w:p>
    <w:p w14:paraId="39654DC4" w14:textId="5F4620BD" w:rsidR="00EC1445" w:rsidRPr="004D2A4F" w:rsidRDefault="000B301E" w:rsidP="00345748">
      <w:pPr>
        <w:pStyle w:val="BodyText"/>
      </w:pPr>
      <w:r w:rsidRPr="004D2A4F">
        <w:t>In questo scenario, sia l’Intermediario in ingresso che quello in uscita possono essere i</w:t>
      </w:r>
      <w:r w:rsidR="002E7D44" w:rsidRPr="004D2A4F">
        <w:t>l Portale web offer</w:t>
      </w:r>
      <w:r w:rsidR="00EC1445" w:rsidRPr="004D2A4F">
        <w:t>t</w:t>
      </w:r>
      <w:r w:rsidR="002E7D44" w:rsidRPr="004D2A4F">
        <w:t>o dal sistema Sicoge Enti</w:t>
      </w:r>
      <w:r w:rsidRPr="004D2A4F">
        <w:t>, rispettivamente, quando il Cliente (amministrazione pubblica) ha il ruolo di Mittente o di Destinatario</w:t>
      </w:r>
      <w:r w:rsidR="0012436D" w:rsidRPr="004D2A4F">
        <w:t xml:space="preserve">. Perciò questo scenario può realizzare anche un esempio di canale di comunicazione descritta nel Paragrafo </w:t>
      </w:r>
      <w:r w:rsidR="00A34DD2" w:rsidRPr="004D2A4F">
        <w:fldChar w:fldCharType="begin"/>
      </w:r>
      <w:r w:rsidR="0012436D" w:rsidRPr="004D2A4F">
        <w:instrText xml:space="preserve"> REF _Ref528669411 \r \h </w:instrText>
      </w:r>
      <w:r w:rsidR="00BB34B0" w:rsidRPr="004D2A4F">
        <w:instrText xml:space="preserve"> \* MERGEFORMAT </w:instrText>
      </w:r>
      <w:r w:rsidR="00A34DD2" w:rsidRPr="004D2A4F">
        <w:fldChar w:fldCharType="separate"/>
      </w:r>
      <w:ins w:id="1316" w:author="Cernigliaro, Giuseppe (IT - Bologna)" w:date="2019-02-07T20:53:00Z">
        <w:r w:rsidR="004A592B">
          <w:t>2.1</w:t>
        </w:r>
      </w:ins>
      <w:del w:id="1317" w:author="Cernigliaro, Giuseppe (IT - Bologna)" w:date="2019-02-07T20:53:00Z">
        <w:r w:rsidR="0012436D" w:rsidRPr="004D2A4F" w:rsidDel="004A592B">
          <w:delText>2.2</w:delText>
        </w:r>
      </w:del>
      <w:r w:rsidR="00A34DD2" w:rsidRPr="004D2A4F">
        <w:fldChar w:fldCharType="end"/>
      </w:r>
      <w:r w:rsidR="0012436D" w:rsidRPr="004D2A4F">
        <w:t xml:space="preserve">  al punto </w:t>
      </w:r>
      <w:r w:rsidR="00A34DD2" w:rsidRPr="004D2A4F">
        <w:fldChar w:fldCharType="begin"/>
      </w:r>
      <w:r w:rsidR="0012436D" w:rsidRPr="004D2A4F">
        <w:instrText xml:space="preserve"> REF _Ref534548014 \r \h </w:instrText>
      </w:r>
      <w:r w:rsidR="00BB34B0" w:rsidRPr="004D2A4F">
        <w:instrText xml:space="preserve"> \* MERGEFORMAT </w:instrText>
      </w:r>
      <w:r w:rsidR="00A34DD2" w:rsidRPr="004D2A4F">
        <w:fldChar w:fldCharType="separate"/>
      </w:r>
      <w:r w:rsidR="004A592B">
        <w:t>1</w:t>
      </w:r>
      <w:r w:rsidR="00A34DD2" w:rsidRPr="004D2A4F">
        <w:fldChar w:fldCharType="end"/>
      </w:r>
      <w:r w:rsidR="0012436D" w:rsidRPr="004D2A4F">
        <w:t>.</w:t>
      </w:r>
    </w:p>
    <w:p w14:paraId="7E6539AE" w14:textId="77777777" w:rsidR="00EC1445" w:rsidRPr="004D2A4F" w:rsidRDefault="00EC1445">
      <w:pPr>
        <w:rPr>
          <w:rFonts w:ascii="Frutiger LT 45 Light" w:eastAsia="Times New Roman" w:hAnsi="Frutiger LT 45 Light" w:cs="Times New Roman"/>
        </w:rPr>
      </w:pPr>
      <w:r w:rsidRPr="004D2A4F">
        <w:br w:type="page"/>
      </w:r>
    </w:p>
    <w:p w14:paraId="0C62D47B" w14:textId="77777777" w:rsidR="003508DD" w:rsidRPr="004D2A4F" w:rsidRDefault="003508DD" w:rsidP="00763A59">
      <w:pPr>
        <w:pStyle w:val="BodyText"/>
        <w:numPr>
          <w:ilvl w:val="0"/>
          <w:numId w:val="34"/>
        </w:numPr>
        <w:spacing w:before="480"/>
        <w:ind w:hanging="357"/>
        <w:rPr>
          <w:u w:val="single"/>
        </w:rPr>
      </w:pPr>
      <w:r w:rsidRPr="004D2A4F">
        <w:rPr>
          <w:u w:val="single"/>
        </w:rPr>
        <w:lastRenderedPageBreak/>
        <w:t>Trasmissione con te</w:t>
      </w:r>
      <w:r w:rsidR="00C5541B" w:rsidRPr="004D2A4F">
        <w:rPr>
          <w:u w:val="single"/>
        </w:rPr>
        <w:t>r</w:t>
      </w:r>
      <w:r w:rsidRPr="004D2A4F">
        <w:rPr>
          <w:u w:val="single"/>
        </w:rPr>
        <w:t>za parte in ingresso</w:t>
      </w:r>
    </w:p>
    <w:p w14:paraId="467E275C" w14:textId="77777777" w:rsidR="00BD6AAA" w:rsidRPr="004D2A4F" w:rsidRDefault="003508DD" w:rsidP="003508DD">
      <w:pPr>
        <w:pStyle w:val="BodyText"/>
      </w:pPr>
      <w:r w:rsidRPr="004D2A4F">
        <w:t xml:space="preserve">In questo scenario, </w:t>
      </w:r>
      <w:r w:rsidR="00B326BC" w:rsidRPr="004D2A4F">
        <w:t xml:space="preserve">l’indirizzo del Mittente è stato rilasciato da </w:t>
      </w:r>
      <w:r w:rsidRPr="004D2A4F">
        <w:t>una terza parte accreditata su NSO</w:t>
      </w:r>
      <w:r w:rsidR="00FC41BA" w:rsidRPr="004D2A4F">
        <w:t xml:space="preserve"> </w:t>
      </w:r>
      <w:r w:rsidR="001352AC" w:rsidRPr="004D2A4F">
        <w:t>mentre</w:t>
      </w:r>
      <w:r w:rsidRPr="004D2A4F">
        <w:t xml:space="preserve"> l’indirizzo del </w:t>
      </w:r>
      <w:r w:rsidR="0021420F" w:rsidRPr="004D2A4F">
        <w:t>Destinatario</w:t>
      </w:r>
      <w:r w:rsidRPr="004D2A4F">
        <w:t xml:space="preserve"> è stato rilasciato da NSO o è un indirizzo PEC.</w:t>
      </w:r>
    </w:p>
    <w:p w14:paraId="70B8C27F" w14:textId="77777777" w:rsidR="00760A9E" w:rsidRPr="004D2A4F" w:rsidRDefault="00BD6AAA" w:rsidP="003508DD">
      <w:pPr>
        <w:pStyle w:val="BodyText"/>
      </w:pPr>
      <w:r w:rsidRPr="004D2A4F">
        <w:t xml:space="preserve">Il Mittente colloquia con NSO </w:t>
      </w:r>
      <w:r w:rsidR="00760A9E" w:rsidRPr="004D2A4F">
        <w:t xml:space="preserve">tramite </w:t>
      </w:r>
      <w:r w:rsidR="0089645D" w:rsidRPr="004D2A4F">
        <w:t>la terza parte</w:t>
      </w:r>
      <w:r w:rsidR="00760A9E" w:rsidRPr="004D2A4F">
        <w:t>, che</w:t>
      </w:r>
      <w:r w:rsidR="0089645D" w:rsidRPr="004D2A4F">
        <w:t xml:space="preserve"> è </w:t>
      </w:r>
      <w:r w:rsidRPr="004D2A4F">
        <w:t>l’</w:t>
      </w:r>
      <w:r w:rsidR="0089645D" w:rsidRPr="004D2A4F">
        <w:t xml:space="preserve">Intermediario con </w:t>
      </w:r>
      <w:r w:rsidRPr="004D2A4F">
        <w:t xml:space="preserve">il </w:t>
      </w:r>
      <w:r w:rsidR="0089645D" w:rsidRPr="004D2A4F">
        <w:t>ruolo di Trasmittente</w:t>
      </w:r>
      <w:r w:rsidR="00760A9E" w:rsidRPr="004D2A4F">
        <w:t>.</w:t>
      </w:r>
    </w:p>
    <w:p w14:paraId="7B0A6650" w14:textId="77777777" w:rsidR="003508DD" w:rsidRPr="004D2A4F" w:rsidRDefault="00760A9E" w:rsidP="003508DD">
      <w:pPr>
        <w:pStyle w:val="BodyText"/>
      </w:pPr>
      <w:r w:rsidRPr="004D2A4F">
        <w:t>I</w:t>
      </w:r>
      <w:r w:rsidR="00BD6AAA" w:rsidRPr="004D2A4F">
        <w:t xml:space="preserve">l Destinatario </w:t>
      </w:r>
      <w:r w:rsidRPr="004D2A4F">
        <w:t>può</w:t>
      </w:r>
      <w:r w:rsidR="00BD6AAA" w:rsidRPr="004D2A4F">
        <w:t xml:space="preserve"> colloquiare direttamente con NSO oppure per il tramite di </w:t>
      </w:r>
      <w:r w:rsidRPr="004D2A4F">
        <w:t xml:space="preserve">un </w:t>
      </w:r>
      <w:r w:rsidR="00BD6AAA" w:rsidRPr="004D2A4F">
        <w:t>Intermediar</w:t>
      </w:r>
      <w:r w:rsidR="00F347F6" w:rsidRPr="004D2A4F">
        <w:t>i</w:t>
      </w:r>
      <w:r w:rsidRPr="004D2A4F">
        <w:t>o</w:t>
      </w:r>
      <w:r w:rsidR="00BD6AAA" w:rsidRPr="004D2A4F">
        <w:t xml:space="preserve"> con ruolo</w:t>
      </w:r>
      <w:r w:rsidRPr="004D2A4F">
        <w:t xml:space="preserve"> </w:t>
      </w:r>
      <w:r w:rsidR="00BD6AAA" w:rsidRPr="004D2A4F">
        <w:t>di Ricevente</w:t>
      </w:r>
      <w:r w:rsidRPr="004D2A4F">
        <w:t>.</w:t>
      </w:r>
    </w:p>
    <w:p w14:paraId="590405B8" w14:textId="47923A2D" w:rsidR="00931E8C" w:rsidRPr="004D2A4F" w:rsidRDefault="00931E8C" w:rsidP="00931E8C">
      <w:pPr>
        <w:pStyle w:val="BodyText"/>
      </w:pPr>
      <w:r w:rsidRPr="004D2A4F">
        <w:t xml:space="preserve">Le interazioni tra NSO, il Trasmittente (terza parte e Intermediario) e il Ricevente (Destinatario o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18" w:author="Cernigliaro, Giuseppe (IT - Bologna)" w:date="2019-02-07T20:53:00Z">
        <w:r w:rsidR="004A592B">
          <w:t>2.1</w:t>
        </w:r>
      </w:ins>
      <w:del w:id="1319"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004A592B">
        <w:t>3</w:t>
      </w:r>
      <w:r w:rsidR="00A34DD2" w:rsidRPr="004D2A4F">
        <w:fldChar w:fldCharType="end"/>
      </w:r>
      <w:r w:rsidRPr="004D2A4F">
        <w:t>.</w:t>
      </w:r>
    </w:p>
    <w:p w14:paraId="0A5C4B06" w14:textId="667FE79B" w:rsidR="00EF719B" w:rsidRPr="004D2A4F" w:rsidRDefault="00EF719B" w:rsidP="003508DD">
      <w:pPr>
        <w:pStyle w:val="BodyText"/>
      </w:pPr>
      <w:r w:rsidRPr="004D2A4F">
        <w:t>L’Access Point di un’infrastruttura di trasporto PEPPOL costituisce una fattispecie tipica di terza parte</w:t>
      </w:r>
      <w:r w:rsidR="00410B5D" w:rsidRPr="004D2A4F">
        <w:t xml:space="preserve"> accreditata su NSO che funge da Trasmittente.</w:t>
      </w:r>
      <w:r w:rsidR="00175CB6" w:rsidRPr="004D2A4F">
        <w:t xml:space="preserve"> Pertanto questo scenario realizza un </w:t>
      </w:r>
      <w:r w:rsidR="0012436D" w:rsidRPr="004D2A4F">
        <w:t>esempio</w:t>
      </w:r>
      <w:r w:rsidR="00175CB6" w:rsidRPr="004D2A4F">
        <w:t xml:space="preserve"> di canale di comunicazione descritta nel Paragrafo </w:t>
      </w:r>
      <w:r w:rsidR="00A34DD2" w:rsidRPr="004D2A4F">
        <w:fldChar w:fldCharType="begin"/>
      </w:r>
      <w:r w:rsidR="00175CB6" w:rsidRPr="004D2A4F">
        <w:instrText xml:space="preserve"> REF _Ref528669411 \r \h </w:instrText>
      </w:r>
      <w:r w:rsidR="00BB34B0" w:rsidRPr="004D2A4F">
        <w:instrText xml:space="preserve"> \* MERGEFORMAT </w:instrText>
      </w:r>
      <w:r w:rsidR="00A34DD2" w:rsidRPr="004D2A4F">
        <w:fldChar w:fldCharType="separate"/>
      </w:r>
      <w:ins w:id="1320" w:author="Cernigliaro, Giuseppe (IT - Bologna)" w:date="2019-02-07T20:53:00Z">
        <w:r w:rsidR="004A592B">
          <w:t>2.1</w:t>
        </w:r>
      </w:ins>
      <w:del w:id="1321" w:author="Cernigliaro, Giuseppe (IT - Bologna)" w:date="2019-02-07T20:53:00Z">
        <w:r w:rsidR="00175CB6" w:rsidRPr="004D2A4F" w:rsidDel="004A592B">
          <w:delText>2.2</w:delText>
        </w:r>
      </w:del>
      <w:r w:rsidR="00A34DD2" w:rsidRPr="004D2A4F">
        <w:fldChar w:fldCharType="end"/>
      </w:r>
      <w:r w:rsidR="00175CB6" w:rsidRPr="004D2A4F">
        <w:t xml:space="preserve">  al punto </w:t>
      </w:r>
      <w:r w:rsidR="00A34DD2" w:rsidRPr="004D2A4F">
        <w:fldChar w:fldCharType="begin"/>
      </w:r>
      <w:r w:rsidR="00175CB6" w:rsidRPr="004D2A4F">
        <w:instrText xml:space="preserve"> REF _Ref534550106 \r \h </w:instrText>
      </w:r>
      <w:r w:rsidR="00BB34B0" w:rsidRPr="004D2A4F">
        <w:instrText xml:space="preserve"> \* MERGEFORMAT </w:instrText>
      </w:r>
      <w:r w:rsidR="00A34DD2" w:rsidRPr="004D2A4F">
        <w:fldChar w:fldCharType="separate"/>
      </w:r>
      <w:r w:rsidR="004A592B">
        <w:t>4</w:t>
      </w:r>
      <w:r w:rsidR="00A34DD2" w:rsidRPr="004D2A4F">
        <w:fldChar w:fldCharType="end"/>
      </w:r>
      <w:r w:rsidR="00175CB6" w:rsidRPr="004D2A4F">
        <w:t>.</w:t>
      </w:r>
    </w:p>
    <w:p w14:paraId="11B6DD3B" w14:textId="77777777" w:rsidR="005F7B22" w:rsidRPr="004D2A4F" w:rsidRDefault="00B326BC" w:rsidP="005E4CC3">
      <w:pPr>
        <w:pStyle w:val="Trattino"/>
        <w:keepNext/>
        <w:spacing w:before="480"/>
        <w:jc w:val="center"/>
      </w:pPr>
      <w:r w:rsidRPr="004D2A4F">
        <w:rPr>
          <w:noProof/>
          <w:lang w:val="en-US" w:eastAsia="en-US"/>
        </w:rPr>
        <w:drawing>
          <wp:inline distT="0" distB="0" distL="0" distR="0" wp14:anchorId="4C600FAB" wp14:editId="1C45E22C">
            <wp:extent cx="5580000" cy="3196800"/>
            <wp:effectExtent l="19050" t="19050" r="1905" b="3810"/>
            <wp:docPr id="16" name="Immagine 16" descr="C:\Users\p.trimarchi\AppData\Local\Microsoft\Windows\INetCache\Content.Word\Nuova immagin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25).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196800"/>
                    </a:xfrm>
                    <a:prstGeom prst="rect">
                      <a:avLst/>
                    </a:prstGeom>
                    <a:noFill/>
                    <a:ln>
                      <a:solidFill>
                        <a:sysClr val="windowText" lastClr="000000"/>
                      </a:solidFill>
                    </a:ln>
                  </pic:spPr>
                </pic:pic>
              </a:graphicData>
            </a:graphic>
          </wp:inline>
        </w:drawing>
      </w:r>
    </w:p>
    <w:p w14:paraId="2F51CED1" w14:textId="77777777" w:rsidR="005F7B22" w:rsidRPr="004D2A4F" w:rsidRDefault="005F7B22" w:rsidP="00130E95">
      <w:pPr>
        <w:pStyle w:val="Caption"/>
        <w:spacing w:after="360"/>
        <w:rPr>
          <w:rFonts w:ascii="Frutiger LT 45 Light" w:hAnsi="Frutiger LT 45 Light"/>
        </w:rPr>
      </w:pPr>
      <w:r w:rsidRPr="004D2A4F">
        <w:rPr>
          <w:rFonts w:ascii="Frutiger LT 45 Light" w:hAnsi="Frutiger LT 45 Light"/>
        </w:rPr>
        <w:t>Esempi di scenari di trasmission</w:t>
      </w:r>
      <w:r w:rsidR="009B367F" w:rsidRPr="004D2A4F">
        <w:rPr>
          <w:rFonts w:ascii="Frutiger LT 45 Light" w:hAnsi="Frutiger LT 45 Light"/>
        </w:rPr>
        <w:t xml:space="preserve">e con </w:t>
      </w:r>
      <w:r w:rsidR="00B326BC" w:rsidRPr="004D2A4F">
        <w:rPr>
          <w:rFonts w:ascii="Frutiger LT 45 Light" w:hAnsi="Frutiger LT 45 Light"/>
        </w:rPr>
        <w:t>Mittente</w:t>
      </w:r>
      <w:r w:rsidR="009B367F" w:rsidRPr="004D2A4F">
        <w:rPr>
          <w:rFonts w:ascii="Frutiger LT 45 Light" w:hAnsi="Frutiger LT 45 Light"/>
        </w:rPr>
        <w:t xml:space="preserve"> attestato su in</w:t>
      </w:r>
      <w:r w:rsidRPr="004D2A4F">
        <w:rPr>
          <w:rFonts w:ascii="Frutiger LT 45 Light" w:hAnsi="Frutiger LT 45 Light"/>
        </w:rPr>
        <w:t>frastruttura PEPPOL</w:t>
      </w:r>
    </w:p>
    <w:p w14:paraId="7077EC1C" w14:textId="28A7421C" w:rsidR="0012436D" w:rsidRPr="004D2A4F" w:rsidRDefault="000B301E" w:rsidP="0012436D">
      <w:pPr>
        <w:pStyle w:val="BodyText"/>
      </w:pPr>
      <w:r w:rsidRPr="004D2A4F">
        <w:t>In questo scenario,</w:t>
      </w:r>
      <w:r w:rsidR="00F6121F" w:rsidRPr="004D2A4F">
        <w:t xml:space="preserve"> quando il Cliente (amministrazione pubblica) ha il ruolo di Destinatario,</w:t>
      </w:r>
      <w:r w:rsidRPr="004D2A4F">
        <w:t xml:space="preserve"> l’Intermediario in uscita può essere il Portale web offerto dal sistema Sicoge Enti</w:t>
      </w:r>
      <w:r w:rsidR="00F6121F" w:rsidRPr="004D2A4F">
        <w:t>.</w:t>
      </w:r>
      <w:r w:rsidR="0012436D" w:rsidRPr="004D2A4F">
        <w:t xml:space="preserve"> </w:t>
      </w:r>
      <w:r w:rsidR="00F6121F" w:rsidRPr="004D2A4F">
        <w:t>P</w:t>
      </w:r>
      <w:r w:rsidR="0012436D" w:rsidRPr="004D2A4F">
        <w:t>erciò</w:t>
      </w:r>
      <w:r w:rsidRPr="004D2A4F">
        <w:t xml:space="preserve"> </w:t>
      </w:r>
      <w:r w:rsidR="0012436D" w:rsidRPr="004D2A4F">
        <w:t xml:space="preserve">questo scenario può realizzare anche un esempio di canale di comunicazione descritta nel Paragrafo </w:t>
      </w:r>
      <w:r w:rsidR="00A34DD2" w:rsidRPr="004D2A4F">
        <w:fldChar w:fldCharType="begin"/>
      </w:r>
      <w:r w:rsidR="0012436D" w:rsidRPr="004D2A4F">
        <w:instrText xml:space="preserve"> REF _Ref528669411 \r \h </w:instrText>
      </w:r>
      <w:r w:rsidR="00BB34B0" w:rsidRPr="004D2A4F">
        <w:instrText xml:space="preserve"> \* MERGEFORMAT </w:instrText>
      </w:r>
      <w:r w:rsidR="00A34DD2" w:rsidRPr="004D2A4F">
        <w:fldChar w:fldCharType="separate"/>
      </w:r>
      <w:ins w:id="1322" w:author="Cernigliaro, Giuseppe (IT - Bologna)" w:date="2019-02-07T20:53:00Z">
        <w:r w:rsidR="004A592B">
          <w:t>2.1</w:t>
        </w:r>
      </w:ins>
      <w:del w:id="1323" w:author="Cernigliaro, Giuseppe (IT - Bologna)" w:date="2019-02-07T20:53:00Z">
        <w:r w:rsidR="0012436D" w:rsidRPr="004D2A4F" w:rsidDel="004A592B">
          <w:delText>2.2</w:delText>
        </w:r>
      </w:del>
      <w:r w:rsidR="00A34DD2" w:rsidRPr="004D2A4F">
        <w:fldChar w:fldCharType="end"/>
      </w:r>
      <w:r w:rsidR="0012436D" w:rsidRPr="004D2A4F">
        <w:t xml:space="preserve">  al punto </w:t>
      </w:r>
      <w:r w:rsidR="00A34DD2" w:rsidRPr="004D2A4F">
        <w:fldChar w:fldCharType="begin"/>
      </w:r>
      <w:r w:rsidR="0012436D" w:rsidRPr="004D2A4F">
        <w:instrText xml:space="preserve"> REF _Ref534548014 \r \h </w:instrText>
      </w:r>
      <w:r w:rsidR="00BB34B0" w:rsidRPr="004D2A4F">
        <w:instrText xml:space="preserve"> \* MERGEFORMAT </w:instrText>
      </w:r>
      <w:r w:rsidR="00A34DD2" w:rsidRPr="004D2A4F">
        <w:fldChar w:fldCharType="separate"/>
      </w:r>
      <w:r w:rsidR="004A592B">
        <w:t>1</w:t>
      </w:r>
      <w:r w:rsidR="00A34DD2" w:rsidRPr="004D2A4F">
        <w:fldChar w:fldCharType="end"/>
      </w:r>
      <w:r w:rsidR="0012436D" w:rsidRPr="004D2A4F">
        <w:t>.</w:t>
      </w:r>
    </w:p>
    <w:p w14:paraId="43A9D340" w14:textId="77777777" w:rsidR="0012436D" w:rsidRPr="004D2A4F" w:rsidRDefault="0012436D">
      <w:pPr>
        <w:rPr>
          <w:rFonts w:ascii="Frutiger LT 45 Light" w:eastAsia="Times New Roman" w:hAnsi="Frutiger LT 45 Light" w:cs="Times New Roman"/>
        </w:rPr>
      </w:pPr>
      <w:r w:rsidRPr="004D2A4F">
        <w:br w:type="page"/>
      </w:r>
    </w:p>
    <w:p w14:paraId="651A1970" w14:textId="77777777" w:rsidR="003508DD" w:rsidRPr="004D2A4F" w:rsidRDefault="003508DD" w:rsidP="00763A59">
      <w:pPr>
        <w:pStyle w:val="BodyText"/>
        <w:numPr>
          <w:ilvl w:val="0"/>
          <w:numId w:val="34"/>
        </w:numPr>
        <w:spacing w:before="480"/>
        <w:ind w:hanging="357"/>
        <w:rPr>
          <w:u w:val="single"/>
        </w:rPr>
      </w:pPr>
      <w:r w:rsidRPr="004D2A4F">
        <w:rPr>
          <w:u w:val="single"/>
        </w:rPr>
        <w:lastRenderedPageBreak/>
        <w:t>Trasmissione con te</w:t>
      </w:r>
      <w:r w:rsidR="00C5541B" w:rsidRPr="004D2A4F">
        <w:rPr>
          <w:u w:val="single"/>
        </w:rPr>
        <w:t>r</w:t>
      </w:r>
      <w:r w:rsidRPr="004D2A4F">
        <w:rPr>
          <w:u w:val="single"/>
        </w:rPr>
        <w:t>za parte in uscita</w:t>
      </w:r>
    </w:p>
    <w:p w14:paraId="354EB9B3" w14:textId="77777777" w:rsidR="009821DE" w:rsidRPr="004D2A4F" w:rsidRDefault="003508DD" w:rsidP="009821DE">
      <w:pPr>
        <w:pStyle w:val="BodyText"/>
      </w:pPr>
      <w:r w:rsidRPr="004D2A4F">
        <w:t xml:space="preserve">In questo scenario, </w:t>
      </w:r>
      <w:r w:rsidR="001352AC" w:rsidRPr="004D2A4F">
        <w:t xml:space="preserve">l’indirizzo del Mittente è stato rilasciato da NSO o è un indirizzo PEC mentre l’indirizzo del Destinatario è stato rilasciato da una terza parte accreditata su NSO. </w:t>
      </w:r>
    </w:p>
    <w:p w14:paraId="2836E3F7" w14:textId="77777777" w:rsidR="00410B5D" w:rsidRPr="004D2A4F" w:rsidRDefault="00410B5D" w:rsidP="00410B5D">
      <w:pPr>
        <w:pStyle w:val="BodyText"/>
      </w:pPr>
      <w:r w:rsidRPr="004D2A4F">
        <w:t>Il Mittente può colloquiare direttamente con NSO oppure per il tramite di un Intermediar</w:t>
      </w:r>
      <w:r w:rsidR="00F347F6" w:rsidRPr="004D2A4F">
        <w:t>i</w:t>
      </w:r>
      <w:r w:rsidRPr="004D2A4F">
        <w:t>o con ruolo di Trasmittente.</w:t>
      </w:r>
    </w:p>
    <w:p w14:paraId="5CD44FB3" w14:textId="77777777" w:rsidR="00410B5D" w:rsidRPr="004D2A4F" w:rsidRDefault="00410B5D" w:rsidP="00410B5D">
      <w:pPr>
        <w:pStyle w:val="BodyText"/>
      </w:pPr>
      <w:r w:rsidRPr="004D2A4F">
        <w:t>Il Destinatario colloquia con NSO tramite la terza parte, che è l’Intermediario con il ruolo di Ricevente.</w:t>
      </w:r>
    </w:p>
    <w:p w14:paraId="58025F1E" w14:textId="438AFF5F" w:rsidR="00175CB6" w:rsidRPr="004D2A4F" w:rsidRDefault="00175CB6" w:rsidP="00175CB6">
      <w:pPr>
        <w:pStyle w:val="BodyText"/>
      </w:pPr>
      <w:r w:rsidRPr="004D2A4F">
        <w:t xml:space="preserve">Le interazioni tra NSO, il Trasmittente (Mittente o Intermediario) e il Ricevente (terza parte e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24" w:author="Cernigliaro, Giuseppe (IT - Bologna)" w:date="2019-02-07T20:53:00Z">
        <w:r w:rsidR="004A592B">
          <w:t>2.1</w:t>
        </w:r>
      </w:ins>
      <w:del w:id="1325"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004A592B">
        <w:t>3</w:t>
      </w:r>
      <w:r w:rsidR="00A34DD2" w:rsidRPr="004D2A4F">
        <w:fldChar w:fldCharType="end"/>
      </w:r>
      <w:r w:rsidRPr="004D2A4F">
        <w:t>.</w:t>
      </w:r>
    </w:p>
    <w:p w14:paraId="6E07DA9C" w14:textId="3D3C13B9" w:rsidR="00410B5D" w:rsidRPr="004D2A4F" w:rsidRDefault="00410B5D" w:rsidP="00410B5D">
      <w:pPr>
        <w:pStyle w:val="BodyText"/>
      </w:pPr>
      <w:r w:rsidRPr="004D2A4F">
        <w:t>L’Access Point di un’infrastruttura di trasporto PEPPOL</w:t>
      </w:r>
      <w:r w:rsidR="00175CB6" w:rsidRPr="004D2A4F">
        <w:t xml:space="preserve"> </w:t>
      </w:r>
      <w:r w:rsidRPr="004D2A4F">
        <w:t>costituisce una fattispecie tipica di terza parte accreditata su NSO che funge da Ricevente.</w:t>
      </w:r>
      <w:r w:rsidR="00175CB6" w:rsidRPr="004D2A4F">
        <w:t xml:space="preserve"> Pertanto questo scenario realizza un caso di canale di comunicazione descritta nel Paragrafo </w:t>
      </w:r>
      <w:r w:rsidR="00A34DD2" w:rsidRPr="004D2A4F">
        <w:fldChar w:fldCharType="begin"/>
      </w:r>
      <w:r w:rsidR="00175CB6" w:rsidRPr="004D2A4F">
        <w:instrText xml:space="preserve"> REF _Ref528669411 \r \h </w:instrText>
      </w:r>
      <w:r w:rsidR="00BB34B0" w:rsidRPr="004D2A4F">
        <w:instrText xml:space="preserve"> \* MERGEFORMAT </w:instrText>
      </w:r>
      <w:r w:rsidR="00A34DD2" w:rsidRPr="004D2A4F">
        <w:fldChar w:fldCharType="separate"/>
      </w:r>
      <w:ins w:id="1326" w:author="Cernigliaro, Giuseppe (IT - Bologna)" w:date="2019-02-07T20:53:00Z">
        <w:r w:rsidR="004A592B">
          <w:t>2.1</w:t>
        </w:r>
      </w:ins>
      <w:del w:id="1327" w:author="Cernigliaro, Giuseppe (IT - Bologna)" w:date="2019-02-07T20:53:00Z">
        <w:r w:rsidR="00175CB6" w:rsidRPr="004D2A4F" w:rsidDel="004A592B">
          <w:delText>2.2</w:delText>
        </w:r>
      </w:del>
      <w:r w:rsidR="00A34DD2" w:rsidRPr="004D2A4F">
        <w:fldChar w:fldCharType="end"/>
      </w:r>
      <w:r w:rsidR="00175CB6" w:rsidRPr="004D2A4F">
        <w:t xml:space="preserve">  al punto </w:t>
      </w:r>
      <w:r w:rsidR="00A34DD2" w:rsidRPr="004D2A4F">
        <w:fldChar w:fldCharType="begin"/>
      </w:r>
      <w:r w:rsidR="00175CB6" w:rsidRPr="004D2A4F">
        <w:instrText xml:space="preserve"> REF _Ref534550106 \r \h </w:instrText>
      </w:r>
      <w:r w:rsidR="00BB34B0" w:rsidRPr="004D2A4F">
        <w:instrText xml:space="preserve"> \* MERGEFORMAT </w:instrText>
      </w:r>
      <w:r w:rsidR="00A34DD2" w:rsidRPr="004D2A4F">
        <w:fldChar w:fldCharType="separate"/>
      </w:r>
      <w:r w:rsidR="004A592B">
        <w:t>4</w:t>
      </w:r>
      <w:r w:rsidR="00A34DD2" w:rsidRPr="004D2A4F">
        <w:fldChar w:fldCharType="end"/>
      </w:r>
      <w:r w:rsidR="00175CB6" w:rsidRPr="004D2A4F">
        <w:t>.</w:t>
      </w:r>
    </w:p>
    <w:p w14:paraId="3E5A9546" w14:textId="77777777" w:rsidR="00E45F8A" w:rsidRPr="004D2A4F" w:rsidRDefault="001352AC" w:rsidP="005E4CC3">
      <w:pPr>
        <w:keepNext/>
        <w:spacing w:before="480" w:after="0"/>
        <w:jc w:val="center"/>
      </w:pPr>
      <w:r w:rsidRPr="004D2A4F">
        <w:rPr>
          <w:noProof/>
          <w:lang w:val="en-US" w:eastAsia="en-US"/>
        </w:rPr>
        <w:drawing>
          <wp:inline distT="0" distB="0" distL="0" distR="0" wp14:anchorId="40027DAA" wp14:editId="3A9BA7C4">
            <wp:extent cx="5580000" cy="3009600"/>
            <wp:effectExtent l="19050" t="19050" r="1905" b="635"/>
            <wp:docPr id="17" name="Immagine 17" descr="C:\Users\p.trimarchi\AppData\Local\Microsoft\Windows\INetCache\Content.Word\Nuova immagin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26).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009600"/>
                    </a:xfrm>
                    <a:prstGeom prst="rect">
                      <a:avLst/>
                    </a:prstGeom>
                    <a:noFill/>
                    <a:ln>
                      <a:solidFill>
                        <a:sysClr val="windowText" lastClr="000000"/>
                      </a:solidFill>
                    </a:ln>
                  </pic:spPr>
                </pic:pic>
              </a:graphicData>
            </a:graphic>
          </wp:inline>
        </w:drawing>
      </w:r>
    </w:p>
    <w:p w14:paraId="341D68FC" w14:textId="77777777" w:rsidR="00E45F8A" w:rsidRPr="004D2A4F" w:rsidRDefault="00E45F8A" w:rsidP="00130E95">
      <w:pPr>
        <w:pStyle w:val="Caption"/>
        <w:spacing w:after="360"/>
        <w:rPr>
          <w:rFonts w:ascii="Frutiger LT 45 Light" w:hAnsi="Frutiger LT 45 Light"/>
        </w:rPr>
      </w:pPr>
      <w:r w:rsidRPr="004D2A4F">
        <w:rPr>
          <w:rFonts w:ascii="Frutiger LT 45 Light" w:hAnsi="Frutiger LT 45 Light"/>
        </w:rPr>
        <w:t>Esempi di scenari di trasmission</w:t>
      </w:r>
      <w:r w:rsidR="009B367F" w:rsidRPr="004D2A4F">
        <w:rPr>
          <w:rFonts w:ascii="Frutiger LT 45 Light" w:hAnsi="Frutiger LT 45 Light"/>
        </w:rPr>
        <w:t>e con Ricevente attestato su in</w:t>
      </w:r>
      <w:r w:rsidRPr="004D2A4F">
        <w:rPr>
          <w:rFonts w:ascii="Frutiger LT 45 Light" w:hAnsi="Frutiger LT 45 Light"/>
        </w:rPr>
        <w:t>frastruttura PEPPOL</w:t>
      </w:r>
    </w:p>
    <w:p w14:paraId="67515B1E" w14:textId="7D8FF088" w:rsidR="00EC1445" w:rsidRPr="004D2A4F" w:rsidRDefault="000B301E" w:rsidP="00410B5D">
      <w:pPr>
        <w:pStyle w:val="BodyText"/>
      </w:pPr>
      <w:r w:rsidRPr="004D2A4F">
        <w:t xml:space="preserve">In questo scenario, </w:t>
      </w:r>
      <w:r w:rsidR="00F6121F" w:rsidRPr="004D2A4F">
        <w:t xml:space="preserve">quando il Cliente (amministrazione pubblica) ha il ruolo di Mittente, </w:t>
      </w:r>
      <w:r w:rsidRPr="004D2A4F">
        <w:t>l’Intermediario in ingresso può essere il Portale web offerto dal sistema Sicoge Enti</w:t>
      </w:r>
      <w:r w:rsidR="00F6121F" w:rsidRPr="004D2A4F">
        <w:t xml:space="preserve">. Perciò questo scenario può realizzare anche un esempio di canale di comunicazione descritta nel Paragrafo </w:t>
      </w:r>
      <w:r w:rsidR="00A34DD2" w:rsidRPr="004D2A4F">
        <w:fldChar w:fldCharType="begin"/>
      </w:r>
      <w:r w:rsidR="00F6121F" w:rsidRPr="004D2A4F">
        <w:instrText xml:space="preserve"> REF _Ref528669411 \r \h </w:instrText>
      </w:r>
      <w:r w:rsidR="00BB34B0" w:rsidRPr="004D2A4F">
        <w:instrText xml:space="preserve"> \* MERGEFORMAT </w:instrText>
      </w:r>
      <w:r w:rsidR="00A34DD2" w:rsidRPr="004D2A4F">
        <w:fldChar w:fldCharType="separate"/>
      </w:r>
      <w:ins w:id="1328" w:author="Cernigliaro, Giuseppe (IT - Bologna)" w:date="2019-02-07T20:53:00Z">
        <w:r w:rsidR="004A592B">
          <w:t>2.1</w:t>
        </w:r>
      </w:ins>
      <w:del w:id="1329" w:author="Cernigliaro, Giuseppe (IT - Bologna)" w:date="2019-02-07T20:53:00Z">
        <w:r w:rsidR="00F6121F" w:rsidRPr="004D2A4F" w:rsidDel="004A592B">
          <w:delText>2.2</w:delText>
        </w:r>
      </w:del>
      <w:r w:rsidR="00A34DD2" w:rsidRPr="004D2A4F">
        <w:fldChar w:fldCharType="end"/>
      </w:r>
      <w:r w:rsidR="00F6121F" w:rsidRPr="004D2A4F">
        <w:t xml:space="preserve">  al punto </w:t>
      </w:r>
      <w:r w:rsidR="00A34DD2" w:rsidRPr="004D2A4F">
        <w:fldChar w:fldCharType="begin"/>
      </w:r>
      <w:r w:rsidR="00F6121F" w:rsidRPr="004D2A4F">
        <w:instrText xml:space="preserve"> REF _Ref534548014 \r \h </w:instrText>
      </w:r>
      <w:r w:rsidR="00BB34B0" w:rsidRPr="004D2A4F">
        <w:instrText xml:space="preserve"> \* MERGEFORMAT </w:instrText>
      </w:r>
      <w:r w:rsidR="00A34DD2" w:rsidRPr="004D2A4F">
        <w:fldChar w:fldCharType="separate"/>
      </w:r>
      <w:r w:rsidR="004A592B">
        <w:t>1</w:t>
      </w:r>
      <w:r w:rsidR="00A34DD2" w:rsidRPr="004D2A4F">
        <w:fldChar w:fldCharType="end"/>
      </w:r>
      <w:r w:rsidR="00F6121F" w:rsidRPr="004D2A4F">
        <w:t>.</w:t>
      </w:r>
    </w:p>
    <w:p w14:paraId="37218A5B" w14:textId="77777777" w:rsidR="00EC1445" w:rsidRPr="004D2A4F" w:rsidRDefault="00EC1445">
      <w:pPr>
        <w:rPr>
          <w:rFonts w:ascii="Frutiger LT 45 Light" w:eastAsia="Times New Roman" w:hAnsi="Frutiger LT 45 Light" w:cs="Times New Roman"/>
        </w:rPr>
      </w:pPr>
      <w:r w:rsidRPr="004D2A4F">
        <w:br w:type="page"/>
      </w:r>
    </w:p>
    <w:p w14:paraId="1CC59396" w14:textId="77777777" w:rsidR="007D37CB" w:rsidRPr="004D2A4F" w:rsidRDefault="007D37CB" w:rsidP="00763A59">
      <w:pPr>
        <w:pStyle w:val="BodyText"/>
        <w:numPr>
          <w:ilvl w:val="0"/>
          <w:numId w:val="34"/>
        </w:numPr>
        <w:spacing w:before="480"/>
        <w:ind w:hanging="357"/>
        <w:rPr>
          <w:u w:val="single"/>
        </w:rPr>
      </w:pPr>
      <w:r w:rsidRPr="004D2A4F">
        <w:rPr>
          <w:u w:val="single"/>
        </w:rPr>
        <w:lastRenderedPageBreak/>
        <w:t xml:space="preserve">Trasmissione con teza parte in </w:t>
      </w:r>
      <w:r w:rsidR="00C5541B" w:rsidRPr="004D2A4F">
        <w:rPr>
          <w:u w:val="single"/>
        </w:rPr>
        <w:t xml:space="preserve">ingresso e in </w:t>
      </w:r>
      <w:r w:rsidRPr="004D2A4F">
        <w:rPr>
          <w:u w:val="single"/>
        </w:rPr>
        <w:t>uscita</w:t>
      </w:r>
    </w:p>
    <w:p w14:paraId="62BBA2C1" w14:textId="77777777" w:rsidR="007D37CB" w:rsidRPr="004D2A4F" w:rsidRDefault="00B50CCF" w:rsidP="007D37CB">
      <w:pPr>
        <w:pStyle w:val="Trattino"/>
        <w:ind w:left="800"/>
      </w:pPr>
      <w:r w:rsidRPr="004D2A4F">
        <w:t>In questo scenario, gli indirizzi del Mittente e del Destinatario sono stati rilasciati da terze parti accreditate su NSO, ma tra loro distinte.</w:t>
      </w:r>
    </w:p>
    <w:p w14:paraId="535FA7F8" w14:textId="77777777" w:rsidR="00410B5D" w:rsidRPr="004D2A4F" w:rsidRDefault="00410B5D" w:rsidP="00410B5D">
      <w:pPr>
        <w:pStyle w:val="BodyText"/>
      </w:pPr>
      <w:r w:rsidRPr="004D2A4F">
        <w:t>Il Mittente colloquia con NSO tramite la terza parte, che è l’Intermediario con il ruolo di Trasmittente.</w:t>
      </w:r>
    </w:p>
    <w:p w14:paraId="17BBB77A" w14:textId="77777777" w:rsidR="00410B5D" w:rsidRPr="004D2A4F" w:rsidRDefault="00410B5D" w:rsidP="00EC1445">
      <w:pPr>
        <w:pStyle w:val="BodyText"/>
      </w:pPr>
      <w:r w:rsidRPr="004D2A4F">
        <w:t>Il Destinatario colloquia con NSO tramite la terza parte, distinta dalla precedente</w:t>
      </w:r>
      <w:r w:rsidR="00EC1445" w:rsidRPr="004D2A4F">
        <w:t xml:space="preserve">, </w:t>
      </w:r>
      <w:r w:rsidRPr="004D2A4F">
        <w:t>che è l’Intermediario con il ruolo di Ricevente.</w:t>
      </w:r>
    </w:p>
    <w:p w14:paraId="177A89C1" w14:textId="3CF3BB48" w:rsidR="00175CB6" w:rsidRPr="004D2A4F" w:rsidRDefault="00175CB6" w:rsidP="00175CB6">
      <w:pPr>
        <w:pStyle w:val="BodyText"/>
      </w:pPr>
      <w:r w:rsidRPr="004D2A4F">
        <w:t xml:space="preserve">Le interazioni tra NSO, il Trasmittente (terza parte e Intermediario) e il Ricevente (terza parte e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30" w:author="Cernigliaro, Giuseppe (IT - Bologna)" w:date="2019-02-07T20:53:00Z">
        <w:r w:rsidR="004A592B">
          <w:t>2.1</w:t>
        </w:r>
      </w:ins>
      <w:del w:id="1331"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004A592B">
        <w:t>3</w:t>
      </w:r>
      <w:r w:rsidR="00A34DD2" w:rsidRPr="004D2A4F">
        <w:fldChar w:fldCharType="end"/>
      </w:r>
      <w:r w:rsidRPr="004D2A4F">
        <w:t>.</w:t>
      </w:r>
    </w:p>
    <w:p w14:paraId="53038110" w14:textId="77777777" w:rsidR="009B367F" w:rsidRPr="004D2A4F" w:rsidRDefault="00130E95" w:rsidP="005E4CC3">
      <w:pPr>
        <w:pStyle w:val="BodyText"/>
        <w:keepNext/>
        <w:spacing w:before="480"/>
        <w:ind w:left="0"/>
        <w:jc w:val="center"/>
      </w:pPr>
      <w:r w:rsidRPr="004D2A4F">
        <w:rPr>
          <w:noProof/>
          <w:lang w:val="en-US" w:eastAsia="en-US"/>
        </w:rPr>
        <w:drawing>
          <wp:inline distT="0" distB="0" distL="0" distR="0" wp14:anchorId="007FEF36" wp14:editId="47089866">
            <wp:extent cx="5580000" cy="2962800"/>
            <wp:effectExtent l="19050" t="19050" r="1905" b="9525"/>
            <wp:docPr id="20" name="Immagine 20" descr="C:\Users\p.trimarchi\AppData\Local\Microsoft\Windows\INetCache\Content.Word\Nuova immagine (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27).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2962800"/>
                    </a:xfrm>
                    <a:prstGeom prst="rect">
                      <a:avLst/>
                    </a:prstGeom>
                    <a:noFill/>
                    <a:ln>
                      <a:solidFill>
                        <a:sysClr val="windowText" lastClr="000000"/>
                      </a:solidFill>
                    </a:ln>
                  </pic:spPr>
                </pic:pic>
              </a:graphicData>
            </a:graphic>
          </wp:inline>
        </w:drawing>
      </w:r>
    </w:p>
    <w:p w14:paraId="487B1562" w14:textId="77777777" w:rsidR="009B367F" w:rsidRPr="004D2A4F" w:rsidRDefault="009B367F" w:rsidP="009B367F">
      <w:pPr>
        <w:pStyle w:val="Caption"/>
        <w:rPr>
          <w:rFonts w:ascii="Frutiger LT 45 Light" w:hAnsi="Frutiger LT 45 Light"/>
        </w:rPr>
      </w:pPr>
      <w:r w:rsidRPr="004D2A4F">
        <w:rPr>
          <w:rFonts w:ascii="Frutiger LT 45 Light" w:hAnsi="Frutiger LT 45 Light"/>
        </w:rPr>
        <w:t>Esempi di scenari di trasmissione con Mittente e Ricevente attestati su distinte infrastrutture</w:t>
      </w:r>
    </w:p>
    <w:p w14:paraId="34F030E3" w14:textId="77777777" w:rsidR="00F8341F" w:rsidRPr="00BB34B0" w:rsidRDefault="00F8341F" w:rsidP="00F8341F">
      <w:pPr>
        <w:pStyle w:val="BodyText"/>
        <w:rPr>
          <w:strike/>
        </w:rPr>
      </w:pPr>
      <w:r w:rsidRPr="004D2A4F">
        <w:t xml:space="preserve">La configurazione descritta in questo scenario, per quanto possibile e perciò contemplata da NSO, </w:t>
      </w:r>
      <w:r w:rsidR="00DE27AB" w:rsidRPr="004D2A4F">
        <w:t>è da considerarsi come una fattispecie alquanto improbabile nell’esperienza reale</w:t>
      </w:r>
      <w:r w:rsidR="00FD475A" w:rsidRPr="004D2A4F">
        <w:t xml:space="preserve"> nel contesto delle catene di approvvigionamento delle amministrazioni pubbliche italiane.</w:t>
      </w:r>
    </w:p>
    <w:p w14:paraId="7D903799" w14:textId="77777777" w:rsidR="00F8341F" w:rsidRPr="00BB34B0" w:rsidRDefault="00F8341F" w:rsidP="00F8341F">
      <w:pPr>
        <w:rPr>
          <w:strike/>
        </w:rPr>
      </w:pPr>
    </w:p>
    <w:p w14:paraId="20B1DF32" w14:textId="77777777" w:rsidR="003419CD" w:rsidRPr="00BB34B0" w:rsidRDefault="003419CD">
      <w:pPr>
        <w:rPr>
          <w:rFonts w:ascii="Frutiger LT 45 Light" w:eastAsia="Times New Roman" w:hAnsi="Frutiger LT 45 Light" w:cs="Times New Roman"/>
          <w:b/>
          <w:bCs/>
          <w:smallCaps/>
          <w:strike/>
          <w:szCs w:val="24"/>
        </w:rPr>
      </w:pPr>
      <w:bookmarkStart w:id="1332" w:name="_Toc491182229"/>
      <w:bookmarkStart w:id="1333" w:name="_Ref498691917"/>
      <w:bookmarkStart w:id="1334" w:name="_Ref498986264"/>
      <w:bookmarkStart w:id="1335" w:name="_Ref499274932"/>
      <w:bookmarkStart w:id="1336" w:name="_Ref499275804"/>
      <w:bookmarkStart w:id="1337" w:name="_Toc499408938"/>
      <w:r w:rsidRPr="00BB34B0">
        <w:rPr>
          <w:strike/>
        </w:rPr>
        <w:br w:type="page"/>
      </w:r>
    </w:p>
    <w:p w14:paraId="62CC4951" w14:textId="77777777" w:rsidR="00043457" w:rsidRPr="004D2A4F" w:rsidRDefault="00043457" w:rsidP="00C5541B">
      <w:pPr>
        <w:pStyle w:val="Heading3"/>
        <w:numPr>
          <w:ilvl w:val="3"/>
          <w:numId w:val="1"/>
        </w:numPr>
      </w:pPr>
      <w:bookmarkStart w:id="1338" w:name="_Ref534625232"/>
      <w:bookmarkStart w:id="1339" w:name="_Ref534630305"/>
      <w:bookmarkStart w:id="1340" w:name="_Toc465279"/>
      <w:commentRangeStart w:id="1341"/>
      <w:r w:rsidRPr="004D2A4F">
        <w:lastRenderedPageBreak/>
        <w:t>Scenari di validazione</w:t>
      </w:r>
      <w:bookmarkEnd w:id="1332"/>
      <w:bookmarkEnd w:id="1333"/>
      <w:bookmarkEnd w:id="1334"/>
      <w:bookmarkEnd w:id="1335"/>
      <w:bookmarkEnd w:id="1336"/>
      <w:bookmarkEnd w:id="1337"/>
      <w:bookmarkEnd w:id="1338"/>
      <w:bookmarkEnd w:id="1339"/>
      <w:commentRangeEnd w:id="1341"/>
      <w:r w:rsidR="004D2A4F">
        <w:rPr>
          <w:rStyle w:val="CommentReference"/>
          <w:rFonts w:ascii="Arial" w:hAnsi="Arial"/>
          <w:b w:val="0"/>
          <w:bCs w:val="0"/>
          <w:smallCaps w:val="0"/>
        </w:rPr>
        <w:commentReference w:id="1341"/>
      </w:r>
      <w:bookmarkEnd w:id="1340"/>
    </w:p>
    <w:p w14:paraId="5225A58E" w14:textId="77777777" w:rsidR="00C5541B" w:rsidRPr="004D2A4F" w:rsidRDefault="00C5541B" w:rsidP="00C5541B">
      <w:pPr>
        <w:pStyle w:val="BodyText"/>
      </w:pPr>
      <w:r w:rsidRPr="004D2A4F">
        <w:t xml:space="preserve">Negli </w:t>
      </w:r>
      <w:r w:rsidRPr="004D2A4F">
        <w:rPr>
          <w:i/>
        </w:rPr>
        <w:t xml:space="preserve">scenari di </w:t>
      </w:r>
      <w:r w:rsidR="00951FB4" w:rsidRPr="004D2A4F">
        <w:rPr>
          <w:i/>
        </w:rPr>
        <w:t>validazione</w:t>
      </w:r>
      <w:r w:rsidRPr="004D2A4F">
        <w:t xml:space="preserve">, lo scambio dei Messaggi </w:t>
      </w:r>
      <w:r w:rsidR="00951FB4" w:rsidRPr="004D2A4F">
        <w:t>avviene esternamente al sistema, in quanto NSO provvede solamente alle funzioni di identificazione e di validazione.</w:t>
      </w:r>
    </w:p>
    <w:p w14:paraId="094D1F77" w14:textId="77777777" w:rsidR="000723C4" w:rsidRPr="004D2A4F" w:rsidRDefault="000723C4" w:rsidP="000723C4">
      <w:pPr>
        <w:pStyle w:val="BodyText"/>
      </w:pPr>
      <w:r w:rsidRPr="004D2A4F">
        <w:t>In pratica, NSO dialoga con il Trasmittente (Mittente o Intermediario) ma non con il Ricevente, che riceve il Messaggio direttamente dal Mittente o da un suo Intermediario, dal momento che si verifica una delle seguenti circostanze:</w:t>
      </w:r>
    </w:p>
    <w:p w14:paraId="6EBCDAC4" w14:textId="77777777" w:rsidR="000723C4" w:rsidRPr="004D2A4F" w:rsidRDefault="000723C4" w:rsidP="000723C4">
      <w:pPr>
        <w:pStyle w:val="Trattino"/>
        <w:numPr>
          <w:ilvl w:val="0"/>
          <w:numId w:val="8"/>
        </w:numPr>
        <w:ind w:left="1157" w:hanging="357"/>
      </w:pPr>
      <w:r w:rsidRPr="004D2A4F">
        <w:t>NSO non può trasmettere il Messaggio al Ricevente in quanto non è in grado di risolvere l’indirizzo del Destinatario indicato nel Messaggio;</w:t>
      </w:r>
    </w:p>
    <w:p w14:paraId="5E21766E" w14:textId="77777777" w:rsidR="000723C4" w:rsidRPr="004D2A4F" w:rsidRDefault="000723C4" w:rsidP="000723C4">
      <w:pPr>
        <w:pStyle w:val="Trattino"/>
        <w:numPr>
          <w:ilvl w:val="0"/>
          <w:numId w:val="8"/>
        </w:numPr>
      </w:pPr>
      <w:r w:rsidRPr="004D2A4F">
        <w:t>il Mittente e il Destinatario sono attestati sulla medesima infrastruttura di comunicazione</w:t>
      </w:r>
      <w:r w:rsidR="000B3EFC" w:rsidRPr="004D2A4F">
        <w:t xml:space="preserve"> accreditata su NSO</w:t>
      </w:r>
      <w:r w:rsidRPr="004D2A4F">
        <w:t>, che è in grado di provvedere autonoma</w:t>
      </w:r>
      <w:r w:rsidR="00F347F6" w:rsidRPr="004D2A4F">
        <w:t>m</w:t>
      </w:r>
      <w:r w:rsidRPr="004D2A4F">
        <w:t xml:space="preserve">ente alla trasmissione del Messaggio. </w:t>
      </w:r>
    </w:p>
    <w:p w14:paraId="44C94316" w14:textId="0D2878ED" w:rsidR="000B3EFC" w:rsidRPr="004D2A4F" w:rsidRDefault="000B3EFC" w:rsidP="000B3EFC">
      <w:pPr>
        <w:pStyle w:val="BodyText"/>
      </w:pPr>
      <w:r w:rsidRPr="004D2A4F">
        <w:t xml:space="preserve">L’Access Point di un’infrastruttura di trasporto PEPPOL,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42" w:author="Cernigliaro, Giuseppe (IT - Bologna)" w:date="2019-02-07T20:53:00Z">
        <w:r w:rsidR="004A592B">
          <w:t>2.1</w:t>
        </w:r>
      </w:ins>
      <w:del w:id="1343"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004A592B">
        <w:t>4</w:t>
      </w:r>
      <w:r w:rsidR="00A34DD2" w:rsidRPr="004D2A4F">
        <w:fldChar w:fldCharType="end"/>
      </w:r>
      <w:r w:rsidRPr="004D2A4F">
        <w:t>, costituisce una fattispecie tipica di terza parte accreditata su NSO.</w:t>
      </w:r>
    </w:p>
    <w:p w14:paraId="781F76C2" w14:textId="77777777" w:rsidR="000B3EFC" w:rsidRPr="004D2A4F" w:rsidRDefault="000B3EFC" w:rsidP="000B3EFC">
      <w:pPr>
        <w:pStyle w:val="BodyText"/>
      </w:pPr>
      <w:r w:rsidRPr="004D2A4F">
        <w:t>Il processo si svolge come segue:</w:t>
      </w:r>
    </w:p>
    <w:p w14:paraId="6A1BF386" w14:textId="77777777" w:rsidR="000B3EFC" w:rsidRPr="004D2A4F" w:rsidRDefault="000B3EFC" w:rsidP="000B3EFC">
      <w:pPr>
        <w:pStyle w:val="Trattino"/>
        <w:numPr>
          <w:ilvl w:val="0"/>
          <w:numId w:val="8"/>
        </w:numPr>
        <w:ind w:left="1157" w:hanging="357"/>
      </w:pPr>
      <w:r w:rsidRPr="004D2A4F">
        <w:t>il Trasmittente (Mittente o Intermediario) invia il Messaggio a NSO:</w:t>
      </w:r>
    </w:p>
    <w:p w14:paraId="4D5A500B" w14:textId="77777777" w:rsidR="000B3EFC" w:rsidRPr="004D2A4F" w:rsidRDefault="000B3EFC" w:rsidP="000B3EFC">
      <w:pPr>
        <w:pStyle w:val="Trattino"/>
        <w:numPr>
          <w:ilvl w:val="0"/>
          <w:numId w:val="8"/>
        </w:numPr>
        <w:ind w:left="1157" w:hanging="357"/>
      </w:pPr>
      <w:r w:rsidRPr="004D2A4F">
        <w:t>NSO</w:t>
      </w:r>
    </w:p>
    <w:p w14:paraId="1CBD9336" w14:textId="77777777" w:rsidR="000B3EFC" w:rsidRPr="004D2A4F" w:rsidRDefault="000B3EFC" w:rsidP="000B3EFC">
      <w:pPr>
        <w:pStyle w:val="Trattino"/>
        <w:numPr>
          <w:ilvl w:val="1"/>
          <w:numId w:val="8"/>
        </w:numPr>
      </w:pPr>
      <w:r w:rsidRPr="004D2A4F">
        <w:t>se la validazione ha avuto successo, invia al Trasmittente (Mittente o Intermediario) la Notifica di consegna, che</w:t>
      </w:r>
      <w:r w:rsidR="00F347F6" w:rsidRPr="004D2A4F">
        <w:t xml:space="preserve"> </w:t>
      </w:r>
      <w:r w:rsidRPr="004D2A4F">
        <w:t>attesta esclusivamente l’avvenuta validazione del Messaggio;</w:t>
      </w:r>
    </w:p>
    <w:p w14:paraId="2FC53098" w14:textId="77777777" w:rsidR="000B3EFC" w:rsidRPr="004D2A4F" w:rsidRDefault="000B3EFC" w:rsidP="000B3EFC">
      <w:pPr>
        <w:pStyle w:val="Trattino"/>
        <w:numPr>
          <w:ilvl w:val="1"/>
          <w:numId w:val="8"/>
        </w:numPr>
      </w:pPr>
      <w:r w:rsidRPr="004D2A4F">
        <w:t>se la validazione è fallita, invia al Trasmittente (Mittente o Intermediario) la Notifica di scarto.</w:t>
      </w:r>
    </w:p>
    <w:p w14:paraId="3AE616FA" w14:textId="752D0B8D" w:rsidR="000B3EFC" w:rsidRPr="004D2A4F" w:rsidRDefault="000B3EFC" w:rsidP="000B3EFC">
      <w:pPr>
        <w:pStyle w:val="BodyText"/>
      </w:pPr>
      <w:r w:rsidRPr="004D2A4F">
        <w:t>Il Mittente può colloquiare con NSO direttamente o per il tramite di un Intermediario. Gli Intermediari sono tipicamente soggetti aggregatori, centrali di acquisto, consorzi di imprese o altri soggetti che offrono al Mittente servizi e strumenti per comunicare con NSO</w:t>
      </w:r>
      <w:del w:id="1344" w:author="Cernigliaro, Giuseppe (IT - Bologna)" w:date="2019-02-07T21:02:00Z">
        <w:r w:rsidRPr="004D2A4F" w:rsidDel="00221D19">
          <w:delText xml:space="preserve"> (v. Paragrafo </w:delText>
        </w:r>
        <w:r w:rsidR="00A34DD2" w:rsidRPr="004D2A4F" w:rsidDel="00221D19">
          <w:fldChar w:fldCharType="begin"/>
        </w:r>
        <w:r w:rsidRPr="004D2A4F" w:rsidDel="00221D19">
          <w:delInstrText xml:space="preserve"> REF _Ref534549478 \r \h </w:delInstrText>
        </w:r>
        <w:r w:rsidR="00BB34B0" w:rsidRPr="004D2A4F" w:rsidDel="00221D19">
          <w:delInstrText xml:space="preserve"> \* MERGEFORMAT </w:delInstrText>
        </w:r>
        <w:r w:rsidR="00A34DD2" w:rsidRPr="004D2A4F" w:rsidDel="00221D19">
          <w:fldChar w:fldCharType="separate"/>
        </w:r>
      </w:del>
      <w:del w:id="1345" w:author="Cernigliaro, Giuseppe (IT - Bologna)" w:date="2019-02-07T20:53:00Z">
        <w:r w:rsidRPr="004D2A4F" w:rsidDel="004A592B">
          <w:delText>2.1</w:delText>
        </w:r>
      </w:del>
      <w:del w:id="1346" w:author="Cernigliaro, Giuseppe (IT - Bologna)" w:date="2019-02-07T21:02:00Z">
        <w:r w:rsidR="00A34DD2" w:rsidRPr="004D2A4F" w:rsidDel="00221D19">
          <w:fldChar w:fldCharType="end"/>
        </w:r>
        <w:r w:rsidRPr="004D2A4F" w:rsidDel="00221D19">
          <w:delText>)</w:delText>
        </w:r>
      </w:del>
      <w:r w:rsidRPr="004D2A4F">
        <w:t>.</w:t>
      </w:r>
    </w:p>
    <w:p w14:paraId="280C53E8" w14:textId="77777777" w:rsidR="00C5541B" w:rsidRPr="004D2A4F" w:rsidRDefault="00C5541B" w:rsidP="00C5541B">
      <w:pPr>
        <w:pStyle w:val="BodyText"/>
      </w:pPr>
      <w:r w:rsidRPr="004D2A4F">
        <w:t xml:space="preserve">All’interno di questa categoria possono verificarsi </w:t>
      </w:r>
      <w:r w:rsidR="00951FB4" w:rsidRPr="004D2A4F">
        <w:t>due</w:t>
      </w:r>
      <w:r w:rsidRPr="004D2A4F">
        <w:t xml:space="preserve"> tipologie di scenari</w:t>
      </w:r>
      <w:r w:rsidR="000B3EFC" w:rsidRPr="004D2A4F">
        <w:t>, di seguito illustrate</w:t>
      </w:r>
      <w:r w:rsidR="00951FB4" w:rsidRPr="004D2A4F">
        <w:t>.</w:t>
      </w:r>
    </w:p>
    <w:p w14:paraId="7BFBB203" w14:textId="77777777" w:rsidR="00F244FC" w:rsidRPr="004D2A4F" w:rsidRDefault="00F244FC">
      <w:pPr>
        <w:rPr>
          <w:rFonts w:ascii="Frutiger LT 45 Light" w:eastAsia="Times New Roman" w:hAnsi="Frutiger LT 45 Light" w:cs="Times New Roman"/>
          <w:u w:val="single"/>
        </w:rPr>
      </w:pPr>
      <w:bookmarkStart w:id="1347" w:name="_Ref534625305"/>
      <w:r w:rsidRPr="004D2A4F">
        <w:rPr>
          <w:u w:val="single"/>
        </w:rPr>
        <w:br w:type="page"/>
      </w:r>
    </w:p>
    <w:p w14:paraId="01E908EA" w14:textId="77777777" w:rsidR="00C5541B" w:rsidRPr="004D2A4F" w:rsidRDefault="00951FB4" w:rsidP="00763A59">
      <w:pPr>
        <w:pStyle w:val="BodyText"/>
        <w:numPr>
          <w:ilvl w:val="0"/>
          <w:numId w:val="35"/>
        </w:numPr>
        <w:spacing w:before="360"/>
        <w:ind w:hanging="357"/>
        <w:rPr>
          <w:u w:val="single"/>
        </w:rPr>
      </w:pPr>
      <w:r w:rsidRPr="004D2A4F">
        <w:rPr>
          <w:u w:val="single"/>
        </w:rPr>
        <w:lastRenderedPageBreak/>
        <w:t>Validazione diretta</w:t>
      </w:r>
      <w:bookmarkEnd w:id="1347"/>
    </w:p>
    <w:p w14:paraId="6407BB2B" w14:textId="77777777" w:rsidR="000E21AA" w:rsidRPr="004D2A4F" w:rsidRDefault="000E21AA" w:rsidP="000E21AA">
      <w:pPr>
        <w:pStyle w:val="BodyText"/>
      </w:pPr>
      <w:r w:rsidRPr="004D2A4F">
        <w:t xml:space="preserve">In questo scenario, l’indirizzo del Mittente è stato rilasciato da NSO o è un indirizzo PEC mentre l’indirizzo del Destinatario è stato rilasciato da una terza parte </w:t>
      </w:r>
      <w:r w:rsidRPr="004D2A4F">
        <w:rPr>
          <w:u w:val="single"/>
        </w:rPr>
        <w:t>non</w:t>
      </w:r>
      <w:r w:rsidRPr="004D2A4F">
        <w:t xml:space="preserve"> accreditata su NSO, che, pertanto, non è in grado di risolverlo.</w:t>
      </w:r>
    </w:p>
    <w:p w14:paraId="17A44960" w14:textId="77777777" w:rsidR="000E21AA" w:rsidRPr="004D2A4F" w:rsidRDefault="000E21AA" w:rsidP="000E21AA">
      <w:pPr>
        <w:pStyle w:val="BodyText"/>
      </w:pPr>
      <w:r w:rsidRPr="004D2A4F">
        <w:t>Il Mittente può colloquiare direttamente con NSO oppure per il tramite di un Intermediario con ruolo di Trasmittente.</w:t>
      </w:r>
    </w:p>
    <w:p w14:paraId="149FAFCF" w14:textId="5C6BA5C4" w:rsidR="000E21AA" w:rsidRPr="004D2A4F" w:rsidRDefault="000E21AA" w:rsidP="000E21AA">
      <w:pPr>
        <w:pStyle w:val="BodyText"/>
      </w:pPr>
      <w:r w:rsidRPr="004D2A4F">
        <w:t xml:space="preserve">Le interazioni tra NSO e il Trasmittente (Mittente o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48" w:author="Cernigliaro, Giuseppe (IT - Bologna)" w:date="2019-02-07T20:53:00Z">
        <w:r w:rsidR="004A592B">
          <w:t>2.1</w:t>
        </w:r>
      </w:ins>
      <w:del w:id="1349"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004A592B">
        <w:t>3</w:t>
      </w:r>
      <w:r w:rsidR="00A34DD2" w:rsidRPr="004D2A4F">
        <w:fldChar w:fldCharType="end"/>
      </w:r>
      <w:r w:rsidRPr="004D2A4F">
        <w:t>.</w:t>
      </w:r>
    </w:p>
    <w:p w14:paraId="4D285A10" w14:textId="77777777" w:rsidR="00FA7BC2" w:rsidRPr="004D2A4F" w:rsidRDefault="00840497" w:rsidP="009D2E26">
      <w:pPr>
        <w:pStyle w:val="BodyText"/>
      </w:pPr>
      <w:r w:rsidRPr="004D2A4F">
        <w:t xml:space="preserve">La trasmissione del </w:t>
      </w:r>
      <w:r w:rsidR="000E21AA" w:rsidRPr="004D2A4F">
        <w:t xml:space="preserve">Messaggio al Destinatario </w:t>
      </w:r>
      <w:r w:rsidRPr="004D2A4F">
        <w:t xml:space="preserve">non è eseguita da NSO, ma </w:t>
      </w:r>
      <w:r w:rsidR="000E21AA" w:rsidRPr="004D2A4F">
        <w:t>direttamente dal Mittente o da un suo Intermediario</w:t>
      </w:r>
      <w:r w:rsidRPr="004D2A4F">
        <w:t xml:space="preserve"> att</w:t>
      </w:r>
      <w:r w:rsidR="00F347F6" w:rsidRPr="004D2A4F">
        <w:t>r</w:t>
      </w:r>
      <w:r w:rsidRPr="004D2A4F">
        <w:t>averso canali autonomi.</w:t>
      </w:r>
    </w:p>
    <w:p w14:paraId="2013E4B1" w14:textId="77777777" w:rsidR="00840497" w:rsidRPr="004D2A4F" w:rsidRDefault="005C60DA" w:rsidP="00840497">
      <w:pPr>
        <w:pStyle w:val="BodyText"/>
        <w:keepNext/>
        <w:ind w:left="0"/>
        <w:jc w:val="center"/>
      </w:pPr>
      <w:r w:rsidRPr="004D2A4F">
        <w:rPr>
          <w:noProof/>
          <w:lang w:val="en-US" w:eastAsia="en-US"/>
        </w:rPr>
        <w:drawing>
          <wp:inline distT="0" distB="0" distL="0" distR="0" wp14:anchorId="2FCB5A39" wp14:editId="2751017E">
            <wp:extent cx="5580380" cy="3210798"/>
            <wp:effectExtent l="19050" t="19050" r="20320" b="27940"/>
            <wp:docPr id="19" name="Immagine 19" descr="C:\Users\p.trimarchi\AppData\Local\Microsoft\Windows\INetCache\Content.Word\Nuova immagine (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39).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3210798"/>
                    </a:xfrm>
                    <a:prstGeom prst="rect">
                      <a:avLst/>
                    </a:prstGeom>
                    <a:noFill/>
                    <a:ln>
                      <a:solidFill>
                        <a:schemeClr val="tx1"/>
                      </a:solidFill>
                    </a:ln>
                  </pic:spPr>
                </pic:pic>
              </a:graphicData>
            </a:graphic>
          </wp:inline>
        </w:drawing>
      </w:r>
    </w:p>
    <w:p w14:paraId="36391BB7" w14:textId="77777777" w:rsidR="00840497" w:rsidRPr="004D2A4F" w:rsidRDefault="00840497" w:rsidP="00840497">
      <w:pPr>
        <w:pStyle w:val="Caption"/>
        <w:rPr>
          <w:rFonts w:ascii="Frutiger LT 45 Light" w:hAnsi="Frutiger LT 45 Light"/>
        </w:rPr>
      </w:pPr>
      <w:r w:rsidRPr="004D2A4F">
        <w:rPr>
          <w:rFonts w:ascii="Frutiger LT 45 Light" w:hAnsi="Frutiger LT 45 Light"/>
        </w:rPr>
        <w:t>Esempi di scenari in cui NSO non è in grado di risolvere l’indirizzo del Destinatario</w:t>
      </w:r>
    </w:p>
    <w:p w14:paraId="47E904E9" w14:textId="77777777" w:rsidR="00DE27AB" w:rsidRPr="004D2A4F" w:rsidRDefault="00DE27AB" w:rsidP="00DE27AB">
      <w:pPr>
        <w:pStyle w:val="BodyText"/>
      </w:pPr>
      <w:r w:rsidRPr="004D2A4F">
        <w:t xml:space="preserve">La configurazione descritta in questo scenario può riscontrarsi, tipicamente, </w:t>
      </w:r>
      <w:r w:rsidR="00FD475A" w:rsidRPr="004D2A4F">
        <w:t xml:space="preserve">in presenza di </w:t>
      </w:r>
      <w:r w:rsidRPr="004D2A4F">
        <w:t>filier</w:t>
      </w:r>
      <w:r w:rsidR="00FD475A" w:rsidRPr="004D2A4F">
        <w:t>e</w:t>
      </w:r>
      <w:r w:rsidRPr="004D2A4F">
        <w:t xml:space="preserve"> produttiv</w:t>
      </w:r>
      <w:r w:rsidR="00FD475A" w:rsidRPr="004D2A4F">
        <w:t>e</w:t>
      </w:r>
      <w:r w:rsidRPr="004D2A4F">
        <w:t xml:space="preserve"> con elevato livello di integrazione che prevedono un canale di comunicazione diretto tra Clienti e Fornitori</w:t>
      </w:r>
      <w:r w:rsidR="00FD475A" w:rsidRPr="004D2A4F">
        <w:t xml:space="preserve">. Perciò, seppur </w:t>
      </w:r>
      <w:r w:rsidRPr="004D2A4F">
        <w:t>contemplata da NSO, è da considerarsi come una fattispecie alquanto improbabile nell’esperienza reale</w:t>
      </w:r>
      <w:r w:rsidR="00FD475A" w:rsidRPr="004D2A4F">
        <w:t xml:space="preserve"> nel contesto delle catene di approvvigionamento delle amministrazioni pubbliche italiane</w:t>
      </w:r>
      <w:r w:rsidRPr="004D2A4F">
        <w:t>.</w:t>
      </w:r>
    </w:p>
    <w:p w14:paraId="516E38C8" w14:textId="63392DC5" w:rsidR="00E63944" w:rsidRPr="004D2A4F" w:rsidRDefault="00E63944" w:rsidP="00DE27AB">
      <w:pPr>
        <w:pStyle w:val="BodyText"/>
      </w:pPr>
      <w:r w:rsidRPr="004D2A4F">
        <w:t>Tuttavia, questo scenario si realizza necessariamente in caso di impossibilità, no</w:t>
      </w:r>
      <w:r w:rsidR="00230DB1" w:rsidRPr="004D2A4F">
        <w:t xml:space="preserve">tificata da NSO al Trasmittente, di recapitare il Messaggio al Ricevente (v. Paragrafo </w:t>
      </w:r>
      <w:r w:rsidR="00A34DD2" w:rsidRPr="004D2A4F">
        <w:fldChar w:fldCharType="begin"/>
      </w:r>
      <w:r w:rsidR="00230DB1" w:rsidRPr="004D2A4F">
        <w:instrText xml:space="preserve"> REF _Ref500660844 \r \h </w:instrText>
      </w:r>
      <w:r w:rsidR="00BB34B0" w:rsidRPr="004D2A4F">
        <w:instrText xml:space="preserve"> \* MERGEFORMAT </w:instrText>
      </w:r>
      <w:r w:rsidR="00A34DD2" w:rsidRPr="004D2A4F">
        <w:fldChar w:fldCharType="separate"/>
      </w:r>
      <w:ins w:id="1350" w:author="Cernigliaro, Giuseppe (IT - Bologna)" w:date="2019-02-07T20:53:00Z">
        <w:r w:rsidR="004A592B">
          <w:t>2.4.4</w:t>
        </w:r>
      </w:ins>
      <w:del w:id="1351" w:author="Cernigliaro, Giuseppe (IT - Bologna)" w:date="2019-02-07T20:53:00Z">
        <w:r w:rsidR="00230DB1" w:rsidRPr="004D2A4F" w:rsidDel="004A592B">
          <w:delText>2.5.4</w:delText>
        </w:r>
      </w:del>
      <w:r w:rsidR="00A34DD2" w:rsidRPr="004D2A4F">
        <w:fldChar w:fldCharType="end"/>
      </w:r>
      <w:r w:rsidR="00230DB1" w:rsidRPr="004D2A4F">
        <w:t xml:space="preserve">, Notifica di </w:t>
      </w:r>
      <w:r w:rsidR="00230DB1" w:rsidRPr="004D2A4F">
        <w:rPr>
          <w:i/>
        </w:rPr>
        <w:t>Attestazione di avvenuta trasmissione del messaggio con impossibilità di recapito</w:t>
      </w:r>
      <w:r w:rsidR="00230DB1" w:rsidRPr="004D2A4F">
        <w:t>).</w:t>
      </w:r>
    </w:p>
    <w:p w14:paraId="0C853E34" w14:textId="77777777" w:rsidR="00066528" w:rsidRPr="004D2A4F" w:rsidRDefault="00066528">
      <w:pPr>
        <w:rPr>
          <w:rFonts w:ascii="Frutiger LT 45 Light" w:eastAsia="Times New Roman" w:hAnsi="Frutiger LT 45 Light" w:cs="Times New Roman"/>
          <w:u w:val="single"/>
        </w:rPr>
      </w:pPr>
      <w:r w:rsidRPr="004D2A4F">
        <w:rPr>
          <w:u w:val="single"/>
        </w:rPr>
        <w:br w:type="page"/>
      </w:r>
    </w:p>
    <w:p w14:paraId="6EB019CB" w14:textId="77777777" w:rsidR="00FA7BC2" w:rsidRPr="004D2A4F" w:rsidRDefault="00FA7BC2" w:rsidP="00763A59">
      <w:pPr>
        <w:pStyle w:val="BodyText"/>
        <w:numPr>
          <w:ilvl w:val="0"/>
          <w:numId w:val="35"/>
        </w:numPr>
        <w:spacing w:before="360"/>
        <w:ind w:hanging="357"/>
        <w:rPr>
          <w:u w:val="single"/>
        </w:rPr>
      </w:pPr>
      <w:r w:rsidRPr="004D2A4F">
        <w:rPr>
          <w:u w:val="single"/>
        </w:rPr>
        <w:lastRenderedPageBreak/>
        <w:t>Validazione con terza parte in ingresso</w:t>
      </w:r>
    </w:p>
    <w:p w14:paraId="74DA76D5" w14:textId="77777777" w:rsidR="006D18D7" w:rsidRPr="004D2A4F" w:rsidRDefault="006D18D7" w:rsidP="006D18D7">
      <w:pPr>
        <w:pStyle w:val="Trattino"/>
        <w:ind w:left="800"/>
      </w:pPr>
      <w:r w:rsidRPr="004D2A4F">
        <w:t>In questo scenario, gli indirizzi del Mittente e del Destinatario sono stati rilasciati dalla medesima terza parte, che è accreditata su NSO.</w:t>
      </w:r>
    </w:p>
    <w:p w14:paraId="7C0DAD68" w14:textId="77777777" w:rsidR="006D18D7" w:rsidRPr="004D2A4F" w:rsidRDefault="006D18D7" w:rsidP="006D18D7">
      <w:pPr>
        <w:pStyle w:val="BodyText"/>
      </w:pPr>
      <w:r w:rsidRPr="004D2A4F">
        <w:t>Il Mittente colloquia con NSO tramite la terza parte, che è l’Intermediario con il ruolo di Trasmittente.</w:t>
      </w:r>
    </w:p>
    <w:p w14:paraId="33C25B81" w14:textId="77777777" w:rsidR="006D18D7" w:rsidRPr="004D2A4F" w:rsidRDefault="006D18D7" w:rsidP="006D18D7">
      <w:pPr>
        <w:pStyle w:val="BodyText"/>
      </w:pPr>
      <w:r w:rsidRPr="004D2A4F">
        <w:t xml:space="preserve">Il Destinatario </w:t>
      </w:r>
      <w:r w:rsidR="00C80B36" w:rsidRPr="004D2A4F">
        <w:rPr>
          <w:u w:val="single"/>
        </w:rPr>
        <w:t>non</w:t>
      </w:r>
      <w:r w:rsidR="00C80B36" w:rsidRPr="004D2A4F">
        <w:t xml:space="preserve"> </w:t>
      </w:r>
      <w:r w:rsidRPr="004D2A4F">
        <w:t>colloquia con NSO</w:t>
      </w:r>
      <w:r w:rsidR="00C80B36" w:rsidRPr="004D2A4F">
        <w:t>, in qnanto il Messaggio è inviato al Ricevente direttamente dall</w:t>
      </w:r>
      <w:r w:rsidRPr="004D2A4F">
        <w:t>a terza parte.</w:t>
      </w:r>
    </w:p>
    <w:p w14:paraId="423D2CEB" w14:textId="502400A8" w:rsidR="006D18D7" w:rsidRPr="004D2A4F" w:rsidRDefault="006D18D7" w:rsidP="006D18D7">
      <w:pPr>
        <w:pStyle w:val="BodyText"/>
      </w:pPr>
      <w:r w:rsidRPr="004D2A4F">
        <w:t>Le interazioni tra NSO</w:t>
      </w:r>
      <w:r w:rsidR="00C80B36" w:rsidRPr="004D2A4F">
        <w:t xml:space="preserve"> e la </w:t>
      </w:r>
      <w:r w:rsidRPr="004D2A4F">
        <w:t xml:space="preserve">terza parte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52" w:author="Cernigliaro, Giuseppe (IT - Bologna)" w:date="2019-02-07T20:53:00Z">
        <w:r w:rsidR="004A592B">
          <w:t>2.1</w:t>
        </w:r>
      </w:ins>
      <w:del w:id="1353"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004A592B">
        <w:t>3</w:t>
      </w:r>
      <w:r w:rsidR="00A34DD2" w:rsidRPr="004D2A4F">
        <w:fldChar w:fldCharType="end"/>
      </w:r>
      <w:r w:rsidRPr="004D2A4F">
        <w:t>.</w:t>
      </w:r>
    </w:p>
    <w:p w14:paraId="3FF11108" w14:textId="29B7B728" w:rsidR="00C80B36" w:rsidRPr="004D2A4F" w:rsidRDefault="00C80B36" w:rsidP="00C80B36">
      <w:pPr>
        <w:pStyle w:val="BodyText"/>
      </w:pPr>
      <w:r w:rsidRPr="004D2A4F">
        <w:t xml:space="preserve">L’Access Point di un’infrastruttura di trasporto PEPPOL costituisce una fattispecie tipica di terza parte accreditata su NSO che funge da Trasmittente. Pertanto questo scenario realizza un caso di canale di comunicazione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ins w:id="1354" w:author="Cernigliaro, Giuseppe (IT - Bologna)" w:date="2019-02-07T20:53:00Z">
        <w:r w:rsidR="004A592B">
          <w:t>2.1</w:t>
        </w:r>
      </w:ins>
      <w:del w:id="1355" w:author="Cernigliaro, Giuseppe (IT - Bologna)" w:date="2019-02-07T20:53:00Z">
        <w:r w:rsidRPr="004D2A4F" w:rsidDel="004A592B">
          <w:delText>2.2</w:delText>
        </w:r>
      </w:del>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004A592B">
        <w:t>4</w:t>
      </w:r>
      <w:r w:rsidR="00A34DD2" w:rsidRPr="004D2A4F">
        <w:fldChar w:fldCharType="end"/>
      </w:r>
      <w:r w:rsidRPr="004D2A4F">
        <w:t>.</w:t>
      </w:r>
    </w:p>
    <w:p w14:paraId="1E273BB2" w14:textId="77777777" w:rsidR="00C80B36" w:rsidRPr="004D2A4F" w:rsidRDefault="005C60DA" w:rsidP="00C80B36">
      <w:pPr>
        <w:pStyle w:val="BodyText"/>
        <w:keepNext/>
        <w:ind w:left="0"/>
        <w:jc w:val="center"/>
      </w:pPr>
      <w:r w:rsidRPr="004D2A4F">
        <w:rPr>
          <w:noProof/>
          <w:lang w:val="en-US" w:eastAsia="en-US"/>
        </w:rPr>
        <w:drawing>
          <wp:inline distT="0" distB="0" distL="0" distR="0" wp14:anchorId="69B30EDF" wp14:editId="154E6186">
            <wp:extent cx="5580380" cy="3331255"/>
            <wp:effectExtent l="19050" t="19050" r="20320" b="21590"/>
            <wp:docPr id="21" name="Immagine 21" descr="C:\Users\p.trimarchi\AppData\Local\Microsoft\Windows\INetCache\Content.Word\Nuova immagine (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40).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380" cy="3331255"/>
                    </a:xfrm>
                    <a:prstGeom prst="rect">
                      <a:avLst/>
                    </a:prstGeom>
                    <a:noFill/>
                    <a:ln>
                      <a:solidFill>
                        <a:schemeClr val="tx1"/>
                      </a:solidFill>
                    </a:ln>
                  </pic:spPr>
                </pic:pic>
              </a:graphicData>
            </a:graphic>
          </wp:inline>
        </w:drawing>
      </w:r>
    </w:p>
    <w:p w14:paraId="6229E2B2" w14:textId="77777777" w:rsidR="00C80B36" w:rsidRPr="004D2A4F" w:rsidRDefault="00C80B36" w:rsidP="00C80B36">
      <w:pPr>
        <w:pStyle w:val="Caption"/>
        <w:rPr>
          <w:rFonts w:ascii="Frutiger LT 45 Light" w:hAnsi="Frutiger LT 45 Light"/>
        </w:rPr>
      </w:pPr>
      <w:r w:rsidRPr="004D2A4F">
        <w:rPr>
          <w:rFonts w:ascii="Frutiger LT 45 Light" w:hAnsi="Frutiger LT 45 Light"/>
        </w:rPr>
        <w:t xml:space="preserve">Esempi di scenari </w:t>
      </w:r>
      <w:r w:rsidR="00F8341F" w:rsidRPr="004D2A4F">
        <w:rPr>
          <w:rFonts w:ascii="Frutiger LT 45 Light" w:hAnsi="Frutiger LT 45 Light"/>
        </w:rPr>
        <w:t xml:space="preserve">con Mittente e Destinatario entrambi attestati su </w:t>
      </w:r>
      <w:r w:rsidRPr="004D2A4F">
        <w:rPr>
          <w:rFonts w:ascii="Frutiger LT 45 Light" w:hAnsi="Frutiger LT 45 Light"/>
        </w:rPr>
        <w:t>infrastruttura PEPPOL</w:t>
      </w:r>
    </w:p>
    <w:p w14:paraId="7BEAA7FE" w14:textId="59258F84" w:rsidR="00FD475A" w:rsidRPr="004D2A4F" w:rsidRDefault="00FD475A" w:rsidP="00FD475A">
      <w:pPr>
        <w:pStyle w:val="BodyText"/>
      </w:pPr>
      <w:r w:rsidRPr="004D2A4F">
        <w:t xml:space="preserve">La configurazione descritta in questo scenario si riscontra, tipicamente, allorché il Mittente e il Destinatario sono entrambi attestati e si scambiano </w:t>
      </w:r>
      <w:r w:rsidR="00643A88" w:rsidRPr="004D2A4F">
        <w:t xml:space="preserve">Messaggi avvalendosi dell’infrastruttura di trasporto PEPPOL (v. Paragrafo </w:t>
      </w:r>
      <w:r w:rsidR="00A34DD2" w:rsidRPr="004D2A4F">
        <w:fldChar w:fldCharType="begin"/>
      </w:r>
      <w:r w:rsidR="00643A88" w:rsidRPr="004D2A4F">
        <w:instrText xml:space="preserve"> REF _Ref528669411 \r \h </w:instrText>
      </w:r>
      <w:r w:rsidR="00BB34B0" w:rsidRPr="004D2A4F">
        <w:instrText xml:space="preserve"> \* MERGEFORMAT </w:instrText>
      </w:r>
      <w:r w:rsidR="00A34DD2" w:rsidRPr="004D2A4F">
        <w:fldChar w:fldCharType="separate"/>
      </w:r>
      <w:ins w:id="1356" w:author="Cernigliaro, Giuseppe (IT - Bologna)" w:date="2019-02-07T20:53:00Z">
        <w:r w:rsidR="004A592B">
          <w:t>2.1</w:t>
        </w:r>
      </w:ins>
      <w:del w:id="1357" w:author="Cernigliaro, Giuseppe (IT - Bologna)" w:date="2019-02-07T20:53:00Z">
        <w:r w:rsidR="00643A88" w:rsidRPr="004D2A4F" w:rsidDel="004A592B">
          <w:delText>2.2</w:delText>
        </w:r>
      </w:del>
      <w:r w:rsidR="00A34DD2" w:rsidRPr="004D2A4F">
        <w:fldChar w:fldCharType="end"/>
      </w:r>
      <w:r w:rsidR="00643A88" w:rsidRPr="004D2A4F">
        <w:t xml:space="preserve">, punto </w:t>
      </w:r>
      <w:r w:rsidR="00A34DD2" w:rsidRPr="004D2A4F">
        <w:fldChar w:fldCharType="begin"/>
      </w:r>
      <w:r w:rsidR="00643A88" w:rsidRPr="004D2A4F">
        <w:instrText xml:space="preserve"> REF _Ref534550106 \r \h </w:instrText>
      </w:r>
      <w:r w:rsidR="00BB34B0" w:rsidRPr="004D2A4F">
        <w:instrText xml:space="preserve"> \* MERGEFORMAT </w:instrText>
      </w:r>
      <w:r w:rsidR="00A34DD2" w:rsidRPr="004D2A4F">
        <w:fldChar w:fldCharType="separate"/>
      </w:r>
      <w:r w:rsidR="004A592B">
        <w:t>4</w:t>
      </w:r>
      <w:r w:rsidR="00A34DD2" w:rsidRPr="004D2A4F">
        <w:fldChar w:fldCharType="end"/>
      </w:r>
      <w:r w:rsidR="00643A88" w:rsidRPr="004D2A4F">
        <w:t>).</w:t>
      </w:r>
    </w:p>
    <w:p w14:paraId="743BB99A" w14:textId="77777777" w:rsidR="00FD475A" w:rsidRPr="004D2A4F" w:rsidRDefault="00FD475A" w:rsidP="00FD475A"/>
    <w:p w14:paraId="324C2C60" w14:textId="77777777" w:rsidR="006D18D7" w:rsidRPr="00BB34B0" w:rsidRDefault="006D18D7" w:rsidP="006D18D7">
      <w:pPr>
        <w:pStyle w:val="BodyText"/>
        <w:rPr>
          <w:strike/>
        </w:rPr>
      </w:pPr>
    </w:p>
    <w:p w14:paraId="2F4F3A37" w14:textId="77777777" w:rsidR="00043457" w:rsidRPr="00BB34B0" w:rsidRDefault="00043457" w:rsidP="006D18D7">
      <w:pPr>
        <w:pStyle w:val="BodyText"/>
        <w:rPr>
          <w:strike/>
        </w:rPr>
      </w:pPr>
      <w:r w:rsidRPr="00BB34B0">
        <w:rPr>
          <w:strike/>
        </w:rPr>
        <w:br w:type="page"/>
      </w:r>
    </w:p>
    <w:p w14:paraId="0D791392" w14:textId="77777777" w:rsidR="00795DDD" w:rsidRPr="004D2A4F" w:rsidRDefault="00795DDD" w:rsidP="00795DDD">
      <w:pPr>
        <w:pStyle w:val="Heading3"/>
      </w:pPr>
      <w:bookmarkStart w:id="1358" w:name="_Toc499490101"/>
      <w:bookmarkStart w:id="1359" w:name="_Toc499491245"/>
      <w:bookmarkStart w:id="1360" w:name="_Toc499492390"/>
      <w:bookmarkStart w:id="1361" w:name="_Toc499493546"/>
      <w:bookmarkStart w:id="1362" w:name="_Toc499494690"/>
      <w:bookmarkStart w:id="1363" w:name="_Toc499495842"/>
      <w:bookmarkStart w:id="1364" w:name="_Toc499498146"/>
      <w:bookmarkStart w:id="1365" w:name="_Toc499496993"/>
      <w:bookmarkStart w:id="1366" w:name="_Toc499490160"/>
      <w:bookmarkStart w:id="1367" w:name="_Toc499491304"/>
      <w:bookmarkStart w:id="1368" w:name="_Toc499492449"/>
      <w:bookmarkStart w:id="1369" w:name="_Toc499493605"/>
      <w:bookmarkStart w:id="1370" w:name="_Toc499494749"/>
      <w:bookmarkStart w:id="1371" w:name="_Toc499495901"/>
      <w:bookmarkStart w:id="1372" w:name="_Toc499498205"/>
      <w:bookmarkStart w:id="1373" w:name="_Toc499497052"/>
      <w:bookmarkStart w:id="1374" w:name="_Toc499490161"/>
      <w:bookmarkStart w:id="1375" w:name="_Toc499491305"/>
      <w:bookmarkStart w:id="1376" w:name="_Toc499492450"/>
      <w:bookmarkStart w:id="1377" w:name="_Toc499493606"/>
      <w:bookmarkStart w:id="1378" w:name="_Toc499494750"/>
      <w:bookmarkStart w:id="1379" w:name="_Toc499495902"/>
      <w:bookmarkStart w:id="1380" w:name="_Toc499498206"/>
      <w:bookmarkStart w:id="1381" w:name="_Toc499497053"/>
      <w:bookmarkStart w:id="1382" w:name="_Toc499490162"/>
      <w:bookmarkStart w:id="1383" w:name="_Toc499491306"/>
      <w:bookmarkStart w:id="1384" w:name="_Toc499492451"/>
      <w:bookmarkStart w:id="1385" w:name="_Toc499493607"/>
      <w:bookmarkStart w:id="1386" w:name="_Toc499494751"/>
      <w:bookmarkStart w:id="1387" w:name="_Toc499495903"/>
      <w:bookmarkStart w:id="1388" w:name="_Toc499498207"/>
      <w:bookmarkStart w:id="1389" w:name="_Toc499497054"/>
      <w:bookmarkStart w:id="1390" w:name="_Toc499490163"/>
      <w:bookmarkStart w:id="1391" w:name="_Toc499491307"/>
      <w:bookmarkStart w:id="1392" w:name="_Toc499492452"/>
      <w:bookmarkStart w:id="1393" w:name="_Toc499493608"/>
      <w:bookmarkStart w:id="1394" w:name="_Toc499494752"/>
      <w:bookmarkStart w:id="1395" w:name="_Toc499495904"/>
      <w:bookmarkStart w:id="1396" w:name="_Toc499498208"/>
      <w:bookmarkStart w:id="1397" w:name="_Toc499497055"/>
      <w:bookmarkStart w:id="1398" w:name="_Toc499490164"/>
      <w:bookmarkStart w:id="1399" w:name="_Toc499491308"/>
      <w:bookmarkStart w:id="1400" w:name="_Toc499492453"/>
      <w:bookmarkStart w:id="1401" w:name="_Toc499493609"/>
      <w:bookmarkStart w:id="1402" w:name="_Toc499494753"/>
      <w:bookmarkStart w:id="1403" w:name="_Toc499495905"/>
      <w:bookmarkStart w:id="1404" w:name="_Toc499498209"/>
      <w:bookmarkStart w:id="1405" w:name="_Toc499497056"/>
      <w:bookmarkStart w:id="1406" w:name="_Toc499490165"/>
      <w:bookmarkStart w:id="1407" w:name="_Toc499491309"/>
      <w:bookmarkStart w:id="1408" w:name="_Toc499492454"/>
      <w:bookmarkStart w:id="1409" w:name="_Toc499493610"/>
      <w:bookmarkStart w:id="1410" w:name="_Toc499494754"/>
      <w:bookmarkStart w:id="1411" w:name="_Toc499495906"/>
      <w:bookmarkStart w:id="1412" w:name="_Toc499498210"/>
      <w:bookmarkStart w:id="1413" w:name="_Toc499497057"/>
      <w:bookmarkStart w:id="1414" w:name="_Toc499490166"/>
      <w:bookmarkStart w:id="1415" w:name="_Toc499491310"/>
      <w:bookmarkStart w:id="1416" w:name="_Toc499492455"/>
      <w:bookmarkStart w:id="1417" w:name="_Toc499493611"/>
      <w:bookmarkStart w:id="1418" w:name="_Toc499494755"/>
      <w:bookmarkStart w:id="1419" w:name="_Toc499495907"/>
      <w:bookmarkStart w:id="1420" w:name="_Toc499498211"/>
      <w:bookmarkStart w:id="1421" w:name="_Toc499497058"/>
      <w:bookmarkStart w:id="1422" w:name="_Toc499490167"/>
      <w:bookmarkStart w:id="1423" w:name="_Toc499491311"/>
      <w:bookmarkStart w:id="1424" w:name="_Toc499492456"/>
      <w:bookmarkStart w:id="1425" w:name="_Toc499493612"/>
      <w:bookmarkStart w:id="1426" w:name="_Toc499494756"/>
      <w:bookmarkStart w:id="1427" w:name="_Toc499495908"/>
      <w:bookmarkStart w:id="1428" w:name="_Toc499498212"/>
      <w:bookmarkStart w:id="1429" w:name="_Toc499497059"/>
      <w:bookmarkStart w:id="1430" w:name="_Toc499490168"/>
      <w:bookmarkStart w:id="1431" w:name="_Toc499491312"/>
      <w:bookmarkStart w:id="1432" w:name="_Toc499492457"/>
      <w:bookmarkStart w:id="1433" w:name="_Toc499493613"/>
      <w:bookmarkStart w:id="1434" w:name="_Toc499494757"/>
      <w:bookmarkStart w:id="1435" w:name="_Toc499495909"/>
      <w:bookmarkStart w:id="1436" w:name="_Toc499498213"/>
      <w:bookmarkStart w:id="1437" w:name="_Toc499497060"/>
      <w:bookmarkStart w:id="1438" w:name="_Toc499490169"/>
      <w:bookmarkStart w:id="1439" w:name="_Toc499491313"/>
      <w:bookmarkStart w:id="1440" w:name="_Toc499492458"/>
      <w:bookmarkStart w:id="1441" w:name="_Toc499493614"/>
      <w:bookmarkStart w:id="1442" w:name="_Toc499494758"/>
      <w:bookmarkStart w:id="1443" w:name="_Toc499495910"/>
      <w:bookmarkStart w:id="1444" w:name="_Toc499498214"/>
      <w:bookmarkStart w:id="1445" w:name="_Toc499497061"/>
      <w:bookmarkStart w:id="1446" w:name="_Toc499490170"/>
      <w:bookmarkStart w:id="1447" w:name="_Toc499491314"/>
      <w:bookmarkStart w:id="1448" w:name="_Toc499492459"/>
      <w:bookmarkStart w:id="1449" w:name="_Toc499493615"/>
      <w:bookmarkStart w:id="1450" w:name="_Toc499494759"/>
      <w:bookmarkStart w:id="1451" w:name="_Toc499495911"/>
      <w:bookmarkStart w:id="1452" w:name="_Toc499498215"/>
      <w:bookmarkStart w:id="1453" w:name="_Toc499497062"/>
      <w:bookmarkStart w:id="1454" w:name="_Toc499490171"/>
      <w:bookmarkStart w:id="1455" w:name="_Toc499491315"/>
      <w:bookmarkStart w:id="1456" w:name="_Toc499492460"/>
      <w:bookmarkStart w:id="1457" w:name="_Toc499493616"/>
      <w:bookmarkStart w:id="1458" w:name="_Toc499494760"/>
      <w:bookmarkStart w:id="1459" w:name="_Toc499495912"/>
      <w:bookmarkStart w:id="1460" w:name="_Toc499498216"/>
      <w:bookmarkStart w:id="1461" w:name="_Toc499497063"/>
      <w:bookmarkStart w:id="1462" w:name="_Toc499490172"/>
      <w:bookmarkStart w:id="1463" w:name="_Toc499491316"/>
      <w:bookmarkStart w:id="1464" w:name="_Toc499492461"/>
      <w:bookmarkStart w:id="1465" w:name="_Toc499493617"/>
      <w:bookmarkStart w:id="1466" w:name="_Toc499494761"/>
      <w:bookmarkStart w:id="1467" w:name="_Toc499495913"/>
      <w:bookmarkStart w:id="1468" w:name="_Toc499498217"/>
      <w:bookmarkStart w:id="1469" w:name="_Toc499497064"/>
      <w:bookmarkStart w:id="1470" w:name="_Toc499490173"/>
      <w:bookmarkStart w:id="1471" w:name="_Toc499491317"/>
      <w:bookmarkStart w:id="1472" w:name="_Toc499492462"/>
      <w:bookmarkStart w:id="1473" w:name="_Toc499493618"/>
      <w:bookmarkStart w:id="1474" w:name="_Toc499494762"/>
      <w:bookmarkStart w:id="1475" w:name="_Toc499495914"/>
      <w:bookmarkStart w:id="1476" w:name="_Toc499498218"/>
      <w:bookmarkStart w:id="1477" w:name="_Toc499497065"/>
      <w:bookmarkStart w:id="1478" w:name="_Toc499490174"/>
      <w:bookmarkStart w:id="1479" w:name="_Toc499491318"/>
      <w:bookmarkStart w:id="1480" w:name="_Toc499492463"/>
      <w:bookmarkStart w:id="1481" w:name="_Toc499493619"/>
      <w:bookmarkStart w:id="1482" w:name="_Toc499494763"/>
      <w:bookmarkStart w:id="1483" w:name="_Toc499495915"/>
      <w:bookmarkStart w:id="1484" w:name="_Toc499498219"/>
      <w:bookmarkStart w:id="1485" w:name="_Toc499497066"/>
      <w:bookmarkStart w:id="1486" w:name="_Toc499490175"/>
      <w:bookmarkStart w:id="1487" w:name="_Toc499491319"/>
      <w:bookmarkStart w:id="1488" w:name="_Toc499492464"/>
      <w:bookmarkStart w:id="1489" w:name="_Toc499493620"/>
      <w:bookmarkStart w:id="1490" w:name="_Toc499494764"/>
      <w:bookmarkStart w:id="1491" w:name="_Toc499495916"/>
      <w:bookmarkStart w:id="1492" w:name="_Toc499498220"/>
      <w:bookmarkStart w:id="1493" w:name="_Toc499497067"/>
      <w:bookmarkStart w:id="1494" w:name="_Toc499490176"/>
      <w:bookmarkStart w:id="1495" w:name="_Toc499491320"/>
      <w:bookmarkStart w:id="1496" w:name="_Toc499492465"/>
      <w:bookmarkStart w:id="1497" w:name="_Toc499493621"/>
      <w:bookmarkStart w:id="1498" w:name="_Toc499494765"/>
      <w:bookmarkStart w:id="1499" w:name="_Toc499495917"/>
      <w:bookmarkStart w:id="1500" w:name="_Toc499498221"/>
      <w:bookmarkStart w:id="1501" w:name="_Toc499497068"/>
      <w:bookmarkStart w:id="1502" w:name="_Toc499490177"/>
      <w:bookmarkStart w:id="1503" w:name="_Toc499491321"/>
      <w:bookmarkStart w:id="1504" w:name="_Toc499492466"/>
      <w:bookmarkStart w:id="1505" w:name="_Toc499493622"/>
      <w:bookmarkStart w:id="1506" w:name="_Toc499494766"/>
      <w:bookmarkStart w:id="1507" w:name="_Toc499495918"/>
      <w:bookmarkStart w:id="1508" w:name="_Toc499498222"/>
      <w:bookmarkStart w:id="1509" w:name="_Toc499497069"/>
      <w:bookmarkStart w:id="1510" w:name="_Toc499490178"/>
      <w:bookmarkStart w:id="1511" w:name="_Toc499491322"/>
      <w:bookmarkStart w:id="1512" w:name="_Toc499492467"/>
      <w:bookmarkStart w:id="1513" w:name="_Toc499493623"/>
      <w:bookmarkStart w:id="1514" w:name="_Toc499494767"/>
      <w:bookmarkStart w:id="1515" w:name="_Toc499495919"/>
      <w:bookmarkStart w:id="1516" w:name="_Toc499498223"/>
      <w:bookmarkStart w:id="1517" w:name="_Toc499497070"/>
      <w:bookmarkStart w:id="1518" w:name="_Toc499490179"/>
      <w:bookmarkStart w:id="1519" w:name="_Toc499491323"/>
      <w:bookmarkStart w:id="1520" w:name="_Toc499492468"/>
      <w:bookmarkStart w:id="1521" w:name="_Toc499493624"/>
      <w:bookmarkStart w:id="1522" w:name="_Toc499494768"/>
      <w:bookmarkStart w:id="1523" w:name="_Toc499495920"/>
      <w:bookmarkStart w:id="1524" w:name="_Toc499498224"/>
      <w:bookmarkStart w:id="1525" w:name="_Toc499497071"/>
      <w:bookmarkStart w:id="1526" w:name="_Toc499490180"/>
      <w:bookmarkStart w:id="1527" w:name="_Toc499491324"/>
      <w:bookmarkStart w:id="1528" w:name="_Toc499492469"/>
      <w:bookmarkStart w:id="1529" w:name="_Toc499493625"/>
      <w:bookmarkStart w:id="1530" w:name="_Toc499494769"/>
      <w:bookmarkStart w:id="1531" w:name="_Toc499495921"/>
      <w:bookmarkStart w:id="1532" w:name="_Toc499498225"/>
      <w:bookmarkStart w:id="1533" w:name="_Toc499497072"/>
      <w:bookmarkStart w:id="1534" w:name="_Toc499490181"/>
      <w:bookmarkStart w:id="1535" w:name="_Toc499491325"/>
      <w:bookmarkStart w:id="1536" w:name="_Toc499492470"/>
      <w:bookmarkStart w:id="1537" w:name="_Toc499493626"/>
      <w:bookmarkStart w:id="1538" w:name="_Toc499494770"/>
      <w:bookmarkStart w:id="1539" w:name="_Toc499495922"/>
      <w:bookmarkStart w:id="1540" w:name="_Toc499498226"/>
      <w:bookmarkStart w:id="1541" w:name="_Toc499497073"/>
      <w:bookmarkStart w:id="1542" w:name="_Toc499490182"/>
      <w:bookmarkStart w:id="1543" w:name="_Toc499491326"/>
      <w:bookmarkStart w:id="1544" w:name="_Toc499492471"/>
      <w:bookmarkStart w:id="1545" w:name="_Toc499493627"/>
      <w:bookmarkStart w:id="1546" w:name="_Toc499494771"/>
      <w:bookmarkStart w:id="1547" w:name="_Toc499495923"/>
      <w:bookmarkStart w:id="1548" w:name="_Toc499498227"/>
      <w:bookmarkStart w:id="1549" w:name="_Toc499497074"/>
      <w:bookmarkStart w:id="1550" w:name="_Toc499490183"/>
      <w:bookmarkStart w:id="1551" w:name="_Toc499491327"/>
      <w:bookmarkStart w:id="1552" w:name="_Toc499492472"/>
      <w:bookmarkStart w:id="1553" w:name="_Toc499493628"/>
      <w:bookmarkStart w:id="1554" w:name="_Toc499494772"/>
      <w:bookmarkStart w:id="1555" w:name="_Toc499495924"/>
      <w:bookmarkStart w:id="1556" w:name="_Toc499498228"/>
      <w:bookmarkStart w:id="1557" w:name="_Toc499497075"/>
      <w:bookmarkStart w:id="1558" w:name="_Toc499490184"/>
      <w:bookmarkStart w:id="1559" w:name="_Toc499491328"/>
      <w:bookmarkStart w:id="1560" w:name="_Toc499492473"/>
      <w:bookmarkStart w:id="1561" w:name="_Toc499493629"/>
      <w:bookmarkStart w:id="1562" w:name="_Toc499494773"/>
      <w:bookmarkStart w:id="1563" w:name="_Toc499495925"/>
      <w:bookmarkStart w:id="1564" w:name="_Toc499498229"/>
      <w:bookmarkStart w:id="1565" w:name="_Toc499497076"/>
      <w:bookmarkStart w:id="1566" w:name="_Toc499490185"/>
      <w:bookmarkStart w:id="1567" w:name="_Toc499491329"/>
      <w:bookmarkStart w:id="1568" w:name="_Toc499492474"/>
      <w:bookmarkStart w:id="1569" w:name="_Toc499493630"/>
      <w:bookmarkStart w:id="1570" w:name="_Toc499494774"/>
      <w:bookmarkStart w:id="1571" w:name="_Toc499495926"/>
      <w:bookmarkStart w:id="1572" w:name="_Toc499498230"/>
      <w:bookmarkStart w:id="1573" w:name="_Toc499497077"/>
      <w:bookmarkStart w:id="1574" w:name="_Toc499490186"/>
      <w:bookmarkStart w:id="1575" w:name="_Toc499491330"/>
      <w:bookmarkStart w:id="1576" w:name="_Toc499492475"/>
      <w:bookmarkStart w:id="1577" w:name="_Toc499493631"/>
      <w:bookmarkStart w:id="1578" w:name="_Toc499494775"/>
      <w:bookmarkStart w:id="1579" w:name="_Toc499495927"/>
      <w:bookmarkStart w:id="1580" w:name="_Toc499498231"/>
      <w:bookmarkStart w:id="1581" w:name="_Toc499497078"/>
      <w:bookmarkStart w:id="1582" w:name="_Toc499490187"/>
      <w:bookmarkStart w:id="1583" w:name="_Toc499491331"/>
      <w:bookmarkStart w:id="1584" w:name="_Toc499492476"/>
      <w:bookmarkStart w:id="1585" w:name="_Toc499493632"/>
      <w:bookmarkStart w:id="1586" w:name="_Toc499494776"/>
      <w:bookmarkStart w:id="1587" w:name="_Toc499495928"/>
      <w:bookmarkStart w:id="1588" w:name="_Toc499498232"/>
      <w:bookmarkStart w:id="1589" w:name="_Toc499497079"/>
      <w:bookmarkStart w:id="1590" w:name="_Toc499490188"/>
      <w:bookmarkStart w:id="1591" w:name="_Toc499491332"/>
      <w:bookmarkStart w:id="1592" w:name="_Toc499492477"/>
      <w:bookmarkStart w:id="1593" w:name="_Toc499493633"/>
      <w:bookmarkStart w:id="1594" w:name="_Toc499494777"/>
      <w:bookmarkStart w:id="1595" w:name="_Toc499495929"/>
      <w:bookmarkStart w:id="1596" w:name="_Toc499498233"/>
      <w:bookmarkStart w:id="1597" w:name="_Toc499497080"/>
      <w:bookmarkStart w:id="1598" w:name="_Toc499490189"/>
      <w:bookmarkStart w:id="1599" w:name="_Toc499491333"/>
      <w:bookmarkStart w:id="1600" w:name="_Toc499492478"/>
      <w:bookmarkStart w:id="1601" w:name="_Toc499493634"/>
      <w:bookmarkStart w:id="1602" w:name="_Toc499494778"/>
      <w:bookmarkStart w:id="1603" w:name="_Toc499495930"/>
      <w:bookmarkStart w:id="1604" w:name="_Toc499498234"/>
      <w:bookmarkStart w:id="1605" w:name="_Toc499497081"/>
      <w:bookmarkStart w:id="1606" w:name="_Toc499490190"/>
      <w:bookmarkStart w:id="1607" w:name="_Toc499491334"/>
      <w:bookmarkStart w:id="1608" w:name="_Toc499492479"/>
      <w:bookmarkStart w:id="1609" w:name="_Toc499493635"/>
      <w:bookmarkStart w:id="1610" w:name="_Toc499494779"/>
      <w:bookmarkStart w:id="1611" w:name="_Toc499495931"/>
      <w:bookmarkStart w:id="1612" w:name="_Toc499498235"/>
      <w:bookmarkStart w:id="1613" w:name="_Toc499497082"/>
      <w:bookmarkStart w:id="1614" w:name="_Toc499490191"/>
      <w:bookmarkStart w:id="1615" w:name="_Toc499491335"/>
      <w:bookmarkStart w:id="1616" w:name="_Toc499492480"/>
      <w:bookmarkStart w:id="1617" w:name="_Toc499493636"/>
      <w:bookmarkStart w:id="1618" w:name="_Toc499494780"/>
      <w:bookmarkStart w:id="1619" w:name="_Toc499495932"/>
      <w:bookmarkStart w:id="1620" w:name="_Toc499498236"/>
      <w:bookmarkStart w:id="1621" w:name="_Toc499497083"/>
      <w:bookmarkStart w:id="1622" w:name="_Toc499490192"/>
      <w:bookmarkStart w:id="1623" w:name="_Toc499491336"/>
      <w:bookmarkStart w:id="1624" w:name="_Toc499492481"/>
      <w:bookmarkStart w:id="1625" w:name="_Toc499493637"/>
      <w:bookmarkStart w:id="1626" w:name="_Toc499494781"/>
      <w:bookmarkStart w:id="1627" w:name="_Toc499495933"/>
      <w:bookmarkStart w:id="1628" w:name="_Toc499498237"/>
      <w:bookmarkStart w:id="1629" w:name="_Toc499497084"/>
      <w:bookmarkStart w:id="1630" w:name="_Toc499490193"/>
      <w:bookmarkStart w:id="1631" w:name="_Toc499491337"/>
      <w:bookmarkStart w:id="1632" w:name="_Toc499492482"/>
      <w:bookmarkStart w:id="1633" w:name="_Toc499493638"/>
      <w:bookmarkStart w:id="1634" w:name="_Toc499494782"/>
      <w:bookmarkStart w:id="1635" w:name="_Toc499495934"/>
      <w:bookmarkStart w:id="1636" w:name="_Toc499498238"/>
      <w:bookmarkStart w:id="1637" w:name="_Toc499497085"/>
      <w:bookmarkStart w:id="1638" w:name="_Toc499490194"/>
      <w:bookmarkStart w:id="1639" w:name="_Toc499491338"/>
      <w:bookmarkStart w:id="1640" w:name="_Toc499492483"/>
      <w:bookmarkStart w:id="1641" w:name="_Toc499493639"/>
      <w:bookmarkStart w:id="1642" w:name="_Toc499494783"/>
      <w:bookmarkStart w:id="1643" w:name="_Toc499495935"/>
      <w:bookmarkStart w:id="1644" w:name="_Toc499498239"/>
      <w:bookmarkStart w:id="1645" w:name="_Toc499497086"/>
      <w:bookmarkStart w:id="1646" w:name="_Toc499490195"/>
      <w:bookmarkStart w:id="1647" w:name="_Toc499491339"/>
      <w:bookmarkStart w:id="1648" w:name="_Toc499492484"/>
      <w:bookmarkStart w:id="1649" w:name="_Toc499493640"/>
      <w:bookmarkStart w:id="1650" w:name="_Toc499494784"/>
      <w:bookmarkStart w:id="1651" w:name="_Toc499495936"/>
      <w:bookmarkStart w:id="1652" w:name="_Toc499498240"/>
      <w:bookmarkStart w:id="1653" w:name="_Toc499497087"/>
      <w:bookmarkStart w:id="1654" w:name="_Toc499490196"/>
      <w:bookmarkStart w:id="1655" w:name="_Toc499491340"/>
      <w:bookmarkStart w:id="1656" w:name="_Toc499492485"/>
      <w:bookmarkStart w:id="1657" w:name="_Toc499493641"/>
      <w:bookmarkStart w:id="1658" w:name="_Toc499494785"/>
      <w:bookmarkStart w:id="1659" w:name="_Toc499495937"/>
      <w:bookmarkStart w:id="1660" w:name="_Toc499498241"/>
      <w:bookmarkStart w:id="1661" w:name="_Toc499497088"/>
      <w:bookmarkStart w:id="1662" w:name="_Toc499490197"/>
      <w:bookmarkStart w:id="1663" w:name="_Toc499491341"/>
      <w:bookmarkStart w:id="1664" w:name="_Toc499492486"/>
      <w:bookmarkStart w:id="1665" w:name="_Toc499493642"/>
      <w:bookmarkStart w:id="1666" w:name="_Toc499494786"/>
      <w:bookmarkStart w:id="1667" w:name="_Toc499495938"/>
      <w:bookmarkStart w:id="1668" w:name="_Toc499498242"/>
      <w:bookmarkStart w:id="1669" w:name="_Toc499497089"/>
      <w:bookmarkStart w:id="1670" w:name="_Toc499490198"/>
      <w:bookmarkStart w:id="1671" w:name="_Toc499491342"/>
      <w:bookmarkStart w:id="1672" w:name="_Toc499492487"/>
      <w:bookmarkStart w:id="1673" w:name="_Toc499493643"/>
      <w:bookmarkStart w:id="1674" w:name="_Toc499494787"/>
      <w:bookmarkStart w:id="1675" w:name="_Toc499495939"/>
      <w:bookmarkStart w:id="1676" w:name="_Toc499498243"/>
      <w:bookmarkStart w:id="1677" w:name="_Toc499497090"/>
      <w:bookmarkStart w:id="1678" w:name="_Toc499490199"/>
      <w:bookmarkStart w:id="1679" w:name="_Toc499491343"/>
      <w:bookmarkStart w:id="1680" w:name="_Toc499492488"/>
      <w:bookmarkStart w:id="1681" w:name="_Toc499493644"/>
      <w:bookmarkStart w:id="1682" w:name="_Toc499494788"/>
      <w:bookmarkStart w:id="1683" w:name="_Toc499495940"/>
      <w:bookmarkStart w:id="1684" w:name="_Toc499498244"/>
      <w:bookmarkStart w:id="1685" w:name="_Toc499497091"/>
      <w:bookmarkStart w:id="1686" w:name="_Toc499490200"/>
      <w:bookmarkStart w:id="1687" w:name="_Toc499491344"/>
      <w:bookmarkStart w:id="1688" w:name="_Toc499492489"/>
      <w:bookmarkStart w:id="1689" w:name="_Toc499493645"/>
      <w:bookmarkStart w:id="1690" w:name="_Toc499494789"/>
      <w:bookmarkStart w:id="1691" w:name="_Toc499495941"/>
      <w:bookmarkStart w:id="1692" w:name="_Toc499498245"/>
      <w:bookmarkStart w:id="1693" w:name="_Toc499497092"/>
      <w:bookmarkStart w:id="1694" w:name="_Toc499490201"/>
      <w:bookmarkStart w:id="1695" w:name="_Toc499491345"/>
      <w:bookmarkStart w:id="1696" w:name="_Toc499492490"/>
      <w:bookmarkStart w:id="1697" w:name="_Toc499493646"/>
      <w:bookmarkStart w:id="1698" w:name="_Toc499494790"/>
      <w:bookmarkStart w:id="1699" w:name="_Toc499495942"/>
      <w:bookmarkStart w:id="1700" w:name="_Toc499498246"/>
      <w:bookmarkStart w:id="1701" w:name="_Toc499497093"/>
      <w:bookmarkStart w:id="1702" w:name="_Toc499490202"/>
      <w:bookmarkStart w:id="1703" w:name="_Toc499491346"/>
      <w:bookmarkStart w:id="1704" w:name="_Toc499492491"/>
      <w:bookmarkStart w:id="1705" w:name="_Toc499493647"/>
      <w:bookmarkStart w:id="1706" w:name="_Toc499494791"/>
      <w:bookmarkStart w:id="1707" w:name="_Toc499495943"/>
      <w:bookmarkStart w:id="1708" w:name="_Toc499498247"/>
      <w:bookmarkStart w:id="1709" w:name="_Toc499497094"/>
      <w:bookmarkStart w:id="1710" w:name="_Toc499490203"/>
      <w:bookmarkStart w:id="1711" w:name="_Toc499491347"/>
      <w:bookmarkStart w:id="1712" w:name="_Toc499492492"/>
      <w:bookmarkStart w:id="1713" w:name="_Toc499493648"/>
      <w:bookmarkStart w:id="1714" w:name="_Toc499494792"/>
      <w:bookmarkStart w:id="1715" w:name="_Toc499495944"/>
      <w:bookmarkStart w:id="1716" w:name="_Toc499498248"/>
      <w:bookmarkStart w:id="1717" w:name="_Toc499497095"/>
      <w:bookmarkStart w:id="1718" w:name="_Toc499490204"/>
      <w:bookmarkStart w:id="1719" w:name="_Toc499491348"/>
      <w:bookmarkStart w:id="1720" w:name="_Toc499492493"/>
      <w:bookmarkStart w:id="1721" w:name="_Toc499493649"/>
      <w:bookmarkStart w:id="1722" w:name="_Toc499494793"/>
      <w:bookmarkStart w:id="1723" w:name="_Toc499495945"/>
      <w:bookmarkStart w:id="1724" w:name="_Toc499498249"/>
      <w:bookmarkStart w:id="1725" w:name="_Toc499497096"/>
      <w:bookmarkStart w:id="1726" w:name="_Toc499490205"/>
      <w:bookmarkStart w:id="1727" w:name="_Toc499491349"/>
      <w:bookmarkStart w:id="1728" w:name="_Toc499492494"/>
      <w:bookmarkStart w:id="1729" w:name="_Toc499493650"/>
      <w:bookmarkStart w:id="1730" w:name="_Toc499494794"/>
      <w:bookmarkStart w:id="1731" w:name="_Toc499495946"/>
      <w:bookmarkStart w:id="1732" w:name="_Toc499498250"/>
      <w:bookmarkStart w:id="1733" w:name="_Toc499497097"/>
      <w:bookmarkStart w:id="1734" w:name="_Toc499490206"/>
      <w:bookmarkStart w:id="1735" w:name="_Toc499491350"/>
      <w:bookmarkStart w:id="1736" w:name="_Toc499492495"/>
      <w:bookmarkStart w:id="1737" w:name="_Toc499493651"/>
      <w:bookmarkStart w:id="1738" w:name="_Toc499494795"/>
      <w:bookmarkStart w:id="1739" w:name="_Toc499495947"/>
      <w:bookmarkStart w:id="1740" w:name="_Toc499498251"/>
      <w:bookmarkStart w:id="1741" w:name="_Toc499497098"/>
      <w:bookmarkStart w:id="1742" w:name="_Toc499490207"/>
      <w:bookmarkStart w:id="1743" w:name="_Toc499491351"/>
      <w:bookmarkStart w:id="1744" w:name="_Toc499492496"/>
      <w:bookmarkStart w:id="1745" w:name="_Toc499493652"/>
      <w:bookmarkStart w:id="1746" w:name="_Toc499494796"/>
      <w:bookmarkStart w:id="1747" w:name="_Toc499495948"/>
      <w:bookmarkStart w:id="1748" w:name="_Toc499498252"/>
      <w:bookmarkStart w:id="1749" w:name="_Toc499497099"/>
      <w:bookmarkStart w:id="1750" w:name="_Toc499490208"/>
      <w:bookmarkStart w:id="1751" w:name="_Toc499491352"/>
      <w:bookmarkStart w:id="1752" w:name="_Toc499492497"/>
      <w:bookmarkStart w:id="1753" w:name="_Toc499493653"/>
      <w:bookmarkStart w:id="1754" w:name="_Toc499494797"/>
      <w:bookmarkStart w:id="1755" w:name="_Toc499495949"/>
      <w:bookmarkStart w:id="1756" w:name="_Toc499498253"/>
      <w:bookmarkStart w:id="1757" w:name="_Toc499497100"/>
      <w:bookmarkStart w:id="1758" w:name="_Toc499490209"/>
      <w:bookmarkStart w:id="1759" w:name="_Toc499491353"/>
      <w:bookmarkStart w:id="1760" w:name="_Toc499492498"/>
      <w:bookmarkStart w:id="1761" w:name="_Toc499493654"/>
      <w:bookmarkStart w:id="1762" w:name="_Toc499494798"/>
      <w:bookmarkStart w:id="1763" w:name="_Toc499495950"/>
      <w:bookmarkStart w:id="1764" w:name="_Toc499498254"/>
      <w:bookmarkStart w:id="1765" w:name="_Toc499497101"/>
      <w:bookmarkStart w:id="1766" w:name="_Toc499490210"/>
      <w:bookmarkStart w:id="1767" w:name="_Toc499491354"/>
      <w:bookmarkStart w:id="1768" w:name="_Toc499492499"/>
      <w:bookmarkStart w:id="1769" w:name="_Toc499493655"/>
      <w:bookmarkStart w:id="1770" w:name="_Toc499494799"/>
      <w:bookmarkStart w:id="1771" w:name="_Toc499495951"/>
      <w:bookmarkStart w:id="1772" w:name="_Toc499498255"/>
      <w:bookmarkStart w:id="1773" w:name="_Toc499497102"/>
      <w:bookmarkStart w:id="1774" w:name="_Toc499490211"/>
      <w:bookmarkStart w:id="1775" w:name="_Toc499491355"/>
      <w:bookmarkStart w:id="1776" w:name="_Toc499492500"/>
      <w:bookmarkStart w:id="1777" w:name="_Toc499493656"/>
      <w:bookmarkStart w:id="1778" w:name="_Toc499494800"/>
      <w:bookmarkStart w:id="1779" w:name="_Toc499495952"/>
      <w:bookmarkStart w:id="1780" w:name="_Toc499498256"/>
      <w:bookmarkStart w:id="1781" w:name="_Toc499497103"/>
      <w:bookmarkStart w:id="1782" w:name="_Toc499490212"/>
      <w:bookmarkStart w:id="1783" w:name="_Toc499491356"/>
      <w:bookmarkStart w:id="1784" w:name="_Toc499492501"/>
      <w:bookmarkStart w:id="1785" w:name="_Toc499493657"/>
      <w:bookmarkStart w:id="1786" w:name="_Toc499494801"/>
      <w:bookmarkStart w:id="1787" w:name="_Toc499495953"/>
      <w:bookmarkStart w:id="1788" w:name="_Toc499498257"/>
      <w:bookmarkStart w:id="1789" w:name="_Toc499497104"/>
      <w:bookmarkStart w:id="1790" w:name="_Toc499490213"/>
      <w:bookmarkStart w:id="1791" w:name="_Toc499491357"/>
      <w:bookmarkStart w:id="1792" w:name="_Toc499492502"/>
      <w:bookmarkStart w:id="1793" w:name="_Toc499493658"/>
      <w:bookmarkStart w:id="1794" w:name="_Toc499494802"/>
      <w:bookmarkStart w:id="1795" w:name="_Toc499495954"/>
      <w:bookmarkStart w:id="1796" w:name="_Toc499498258"/>
      <w:bookmarkStart w:id="1797" w:name="_Toc499497105"/>
      <w:bookmarkStart w:id="1798" w:name="_Toc499490214"/>
      <w:bookmarkStart w:id="1799" w:name="_Toc499491358"/>
      <w:bookmarkStart w:id="1800" w:name="_Toc499492503"/>
      <w:bookmarkStart w:id="1801" w:name="_Toc499493659"/>
      <w:bookmarkStart w:id="1802" w:name="_Toc499494803"/>
      <w:bookmarkStart w:id="1803" w:name="_Toc499495955"/>
      <w:bookmarkStart w:id="1804" w:name="_Toc499498259"/>
      <w:bookmarkStart w:id="1805" w:name="_Toc499497106"/>
      <w:bookmarkStart w:id="1806" w:name="_Toc499490215"/>
      <w:bookmarkStart w:id="1807" w:name="_Toc499491359"/>
      <w:bookmarkStart w:id="1808" w:name="_Toc499492504"/>
      <w:bookmarkStart w:id="1809" w:name="_Toc499493660"/>
      <w:bookmarkStart w:id="1810" w:name="_Toc499494804"/>
      <w:bookmarkStart w:id="1811" w:name="_Toc499495956"/>
      <w:bookmarkStart w:id="1812" w:name="_Toc499498260"/>
      <w:bookmarkStart w:id="1813" w:name="_Toc499497107"/>
      <w:bookmarkStart w:id="1814" w:name="_Toc499490216"/>
      <w:bookmarkStart w:id="1815" w:name="_Toc499491360"/>
      <w:bookmarkStart w:id="1816" w:name="_Toc499492505"/>
      <w:bookmarkStart w:id="1817" w:name="_Toc499493661"/>
      <w:bookmarkStart w:id="1818" w:name="_Toc499494805"/>
      <w:bookmarkStart w:id="1819" w:name="_Toc499495957"/>
      <w:bookmarkStart w:id="1820" w:name="_Toc499498261"/>
      <w:bookmarkStart w:id="1821" w:name="_Toc499497108"/>
      <w:bookmarkStart w:id="1822" w:name="_Toc499490217"/>
      <w:bookmarkStart w:id="1823" w:name="_Toc499491361"/>
      <w:bookmarkStart w:id="1824" w:name="_Toc499492506"/>
      <w:bookmarkStart w:id="1825" w:name="_Toc499493662"/>
      <w:bookmarkStart w:id="1826" w:name="_Toc499494806"/>
      <w:bookmarkStart w:id="1827" w:name="_Toc499495958"/>
      <w:bookmarkStart w:id="1828" w:name="_Toc499498262"/>
      <w:bookmarkStart w:id="1829" w:name="_Toc499497109"/>
      <w:bookmarkStart w:id="1830" w:name="_Toc499490218"/>
      <w:bookmarkStart w:id="1831" w:name="_Toc499491362"/>
      <w:bookmarkStart w:id="1832" w:name="_Toc499492507"/>
      <w:bookmarkStart w:id="1833" w:name="_Toc499493663"/>
      <w:bookmarkStart w:id="1834" w:name="_Toc499494807"/>
      <w:bookmarkStart w:id="1835" w:name="_Toc499495959"/>
      <w:bookmarkStart w:id="1836" w:name="_Toc499498263"/>
      <w:bookmarkStart w:id="1837" w:name="_Toc499497110"/>
      <w:bookmarkStart w:id="1838" w:name="_Toc499490219"/>
      <w:bookmarkStart w:id="1839" w:name="_Toc499491363"/>
      <w:bookmarkStart w:id="1840" w:name="_Toc499492508"/>
      <w:bookmarkStart w:id="1841" w:name="_Toc499493664"/>
      <w:bookmarkStart w:id="1842" w:name="_Toc499494808"/>
      <w:bookmarkStart w:id="1843" w:name="_Toc499495960"/>
      <w:bookmarkStart w:id="1844" w:name="_Toc499498264"/>
      <w:bookmarkStart w:id="1845" w:name="_Toc499497111"/>
      <w:bookmarkStart w:id="1846" w:name="_Toc499490220"/>
      <w:bookmarkStart w:id="1847" w:name="_Toc499491364"/>
      <w:bookmarkStart w:id="1848" w:name="_Toc499492509"/>
      <w:bookmarkStart w:id="1849" w:name="_Toc499493665"/>
      <w:bookmarkStart w:id="1850" w:name="_Toc499494809"/>
      <w:bookmarkStart w:id="1851" w:name="_Toc499495961"/>
      <w:bookmarkStart w:id="1852" w:name="_Toc499498265"/>
      <w:bookmarkStart w:id="1853" w:name="_Toc499497112"/>
      <w:bookmarkStart w:id="1854" w:name="_Toc499490221"/>
      <w:bookmarkStart w:id="1855" w:name="_Toc499491365"/>
      <w:bookmarkStart w:id="1856" w:name="_Toc499492510"/>
      <w:bookmarkStart w:id="1857" w:name="_Toc499493666"/>
      <w:bookmarkStart w:id="1858" w:name="_Toc499494810"/>
      <w:bookmarkStart w:id="1859" w:name="_Toc499495962"/>
      <w:bookmarkStart w:id="1860" w:name="_Toc499498266"/>
      <w:bookmarkStart w:id="1861" w:name="_Toc499497113"/>
      <w:bookmarkStart w:id="1862" w:name="_Toc499490222"/>
      <w:bookmarkStart w:id="1863" w:name="_Toc499491366"/>
      <w:bookmarkStart w:id="1864" w:name="_Toc499492511"/>
      <w:bookmarkStart w:id="1865" w:name="_Toc499493667"/>
      <w:bookmarkStart w:id="1866" w:name="_Toc499494811"/>
      <w:bookmarkStart w:id="1867" w:name="_Toc499495963"/>
      <w:bookmarkStart w:id="1868" w:name="_Toc499498267"/>
      <w:bookmarkStart w:id="1869" w:name="_Toc499497114"/>
      <w:bookmarkStart w:id="1870" w:name="_Toc499490223"/>
      <w:bookmarkStart w:id="1871" w:name="_Toc499491367"/>
      <w:bookmarkStart w:id="1872" w:name="_Toc499492512"/>
      <w:bookmarkStart w:id="1873" w:name="_Toc499493668"/>
      <w:bookmarkStart w:id="1874" w:name="_Toc499494812"/>
      <w:bookmarkStart w:id="1875" w:name="_Toc499495964"/>
      <w:bookmarkStart w:id="1876" w:name="_Toc499498268"/>
      <w:bookmarkStart w:id="1877" w:name="_Toc499497115"/>
      <w:bookmarkStart w:id="1878" w:name="_Toc499490224"/>
      <w:bookmarkStart w:id="1879" w:name="_Toc499491368"/>
      <w:bookmarkStart w:id="1880" w:name="_Toc499492513"/>
      <w:bookmarkStart w:id="1881" w:name="_Toc499493669"/>
      <w:bookmarkStart w:id="1882" w:name="_Toc499494813"/>
      <w:bookmarkStart w:id="1883" w:name="_Toc499495965"/>
      <w:bookmarkStart w:id="1884" w:name="_Toc499498269"/>
      <w:bookmarkStart w:id="1885" w:name="_Toc499497116"/>
      <w:bookmarkStart w:id="1886" w:name="_Toc499490225"/>
      <w:bookmarkStart w:id="1887" w:name="_Toc499491369"/>
      <w:bookmarkStart w:id="1888" w:name="_Toc499492514"/>
      <w:bookmarkStart w:id="1889" w:name="_Toc499493670"/>
      <w:bookmarkStart w:id="1890" w:name="_Toc499494814"/>
      <w:bookmarkStart w:id="1891" w:name="_Toc499495966"/>
      <w:bookmarkStart w:id="1892" w:name="_Toc499498270"/>
      <w:bookmarkStart w:id="1893" w:name="_Toc499497117"/>
      <w:bookmarkStart w:id="1894" w:name="_Toc499490226"/>
      <w:bookmarkStart w:id="1895" w:name="_Toc499491370"/>
      <w:bookmarkStart w:id="1896" w:name="_Toc499492515"/>
      <w:bookmarkStart w:id="1897" w:name="_Toc499493671"/>
      <w:bookmarkStart w:id="1898" w:name="_Toc499494815"/>
      <w:bookmarkStart w:id="1899" w:name="_Toc499495967"/>
      <w:bookmarkStart w:id="1900" w:name="_Toc499498271"/>
      <w:bookmarkStart w:id="1901" w:name="_Toc499497118"/>
      <w:bookmarkStart w:id="1902" w:name="_Toc499490227"/>
      <w:bookmarkStart w:id="1903" w:name="_Toc499491371"/>
      <w:bookmarkStart w:id="1904" w:name="_Toc499492516"/>
      <w:bookmarkStart w:id="1905" w:name="_Toc499493672"/>
      <w:bookmarkStart w:id="1906" w:name="_Toc499494816"/>
      <w:bookmarkStart w:id="1907" w:name="_Toc499495968"/>
      <w:bookmarkStart w:id="1908" w:name="_Toc499498272"/>
      <w:bookmarkStart w:id="1909" w:name="_Toc499497119"/>
      <w:bookmarkStart w:id="1910" w:name="_Toc499490228"/>
      <w:bookmarkStart w:id="1911" w:name="_Toc499491372"/>
      <w:bookmarkStart w:id="1912" w:name="_Toc499492517"/>
      <w:bookmarkStart w:id="1913" w:name="_Toc499493673"/>
      <w:bookmarkStart w:id="1914" w:name="_Toc499494817"/>
      <w:bookmarkStart w:id="1915" w:name="_Toc499495969"/>
      <w:bookmarkStart w:id="1916" w:name="_Toc499498273"/>
      <w:bookmarkStart w:id="1917" w:name="_Toc499497120"/>
      <w:bookmarkStart w:id="1918" w:name="_Toc499490229"/>
      <w:bookmarkStart w:id="1919" w:name="_Toc499491373"/>
      <w:bookmarkStart w:id="1920" w:name="_Toc499492518"/>
      <w:bookmarkStart w:id="1921" w:name="_Toc499493674"/>
      <w:bookmarkStart w:id="1922" w:name="_Toc499494818"/>
      <w:bookmarkStart w:id="1923" w:name="_Toc499495970"/>
      <w:bookmarkStart w:id="1924" w:name="_Toc499498274"/>
      <w:bookmarkStart w:id="1925" w:name="_Toc499497121"/>
      <w:bookmarkStart w:id="1926" w:name="_Toc499490230"/>
      <w:bookmarkStart w:id="1927" w:name="_Toc499491374"/>
      <w:bookmarkStart w:id="1928" w:name="_Toc499492519"/>
      <w:bookmarkStart w:id="1929" w:name="_Toc499493675"/>
      <w:bookmarkStart w:id="1930" w:name="_Toc499494819"/>
      <w:bookmarkStart w:id="1931" w:name="_Toc499495971"/>
      <w:bookmarkStart w:id="1932" w:name="_Toc499498275"/>
      <w:bookmarkStart w:id="1933" w:name="_Toc499497122"/>
      <w:bookmarkStart w:id="1934" w:name="_Toc499490231"/>
      <w:bookmarkStart w:id="1935" w:name="_Toc499491375"/>
      <w:bookmarkStart w:id="1936" w:name="_Toc499492520"/>
      <w:bookmarkStart w:id="1937" w:name="_Toc499493676"/>
      <w:bookmarkStart w:id="1938" w:name="_Toc499494820"/>
      <w:bookmarkStart w:id="1939" w:name="_Toc499495972"/>
      <w:bookmarkStart w:id="1940" w:name="_Toc499498276"/>
      <w:bookmarkStart w:id="1941" w:name="_Toc499497123"/>
      <w:bookmarkStart w:id="1942" w:name="_Toc499490232"/>
      <w:bookmarkStart w:id="1943" w:name="_Toc499491376"/>
      <w:bookmarkStart w:id="1944" w:name="_Toc499492521"/>
      <w:bookmarkStart w:id="1945" w:name="_Toc499493677"/>
      <w:bookmarkStart w:id="1946" w:name="_Toc499494821"/>
      <w:bookmarkStart w:id="1947" w:name="_Toc499495973"/>
      <w:bookmarkStart w:id="1948" w:name="_Toc499498277"/>
      <w:bookmarkStart w:id="1949" w:name="_Toc499497124"/>
      <w:bookmarkStart w:id="1950" w:name="_Toc499490233"/>
      <w:bookmarkStart w:id="1951" w:name="_Toc499491377"/>
      <w:bookmarkStart w:id="1952" w:name="_Toc499492522"/>
      <w:bookmarkStart w:id="1953" w:name="_Toc499493678"/>
      <w:bookmarkStart w:id="1954" w:name="_Toc499494822"/>
      <w:bookmarkStart w:id="1955" w:name="_Toc499495974"/>
      <w:bookmarkStart w:id="1956" w:name="_Toc499498278"/>
      <w:bookmarkStart w:id="1957" w:name="_Toc499497125"/>
      <w:bookmarkStart w:id="1958" w:name="_Toc499490234"/>
      <w:bookmarkStart w:id="1959" w:name="_Toc499491378"/>
      <w:bookmarkStart w:id="1960" w:name="_Toc499492523"/>
      <w:bookmarkStart w:id="1961" w:name="_Toc499493679"/>
      <w:bookmarkStart w:id="1962" w:name="_Toc499494823"/>
      <w:bookmarkStart w:id="1963" w:name="_Toc499495975"/>
      <w:bookmarkStart w:id="1964" w:name="_Toc499498279"/>
      <w:bookmarkStart w:id="1965" w:name="_Toc499497126"/>
      <w:bookmarkStart w:id="1966" w:name="_Toc499490235"/>
      <w:bookmarkStart w:id="1967" w:name="_Toc499491379"/>
      <w:bookmarkStart w:id="1968" w:name="_Toc499492524"/>
      <w:bookmarkStart w:id="1969" w:name="_Toc499493680"/>
      <w:bookmarkStart w:id="1970" w:name="_Toc499494824"/>
      <w:bookmarkStart w:id="1971" w:name="_Toc499495976"/>
      <w:bookmarkStart w:id="1972" w:name="_Toc499498280"/>
      <w:bookmarkStart w:id="1973" w:name="_Toc499497127"/>
      <w:bookmarkStart w:id="1974" w:name="_Toc499490236"/>
      <w:bookmarkStart w:id="1975" w:name="_Toc499491380"/>
      <w:bookmarkStart w:id="1976" w:name="_Toc499492525"/>
      <w:bookmarkStart w:id="1977" w:name="_Toc499493681"/>
      <w:bookmarkStart w:id="1978" w:name="_Toc499494825"/>
      <w:bookmarkStart w:id="1979" w:name="_Toc499495977"/>
      <w:bookmarkStart w:id="1980" w:name="_Toc499498281"/>
      <w:bookmarkStart w:id="1981" w:name="_Toc499497128"/>
      <w:bookmarkStart w:id="1982" w:name="_Toc499490237"/>
      <w:bookmarkStart w:id="1983" w:name="_Toc499491381"/>
      <w:bookmarkStart w:id="1984" w:name="_Toc499492526"/>
      <w:bookmarkStart w:id="1985" w:name="_Toc499493682"/>
      <w:bookmarkStart w:id="1986" w:name="_Toc499494826"/>
      <w:bookmarkStart w:id="1987" w:name="_Toc499495978"/>
      <w:bookmarkStart w:id="1988" w:name="_Toc499498282"/>
      <w:bookmarkStart w:id="1989" w:name="_Toc499497129"/>
      <w:bookmarkStart w:id="1990" w:name="_Toc499490238"/>
      <w:bookmarkStart w:id="1991" w:name="_Toc499491382"/>
      <w:bookmarkStart w:id="1992" w:name="_Toc499492527"/>
      <w:bookmarkStart w:id="1993" w:name="_Toc499493683"/>
      <w:bookmarkStart w:id="1994" w:name="_Toc499494827"/>
      <w:bookmarkStart w:id="1995" w:name="_Toc499495979"/>
      <w:bookmarkStart w:id="1996" w:name="_Toc499498283"/>
      <w:bookmarkStart w:id="1997" w:name="_Toc499497130"/>
      <w:bookmarkStart w:id="1998" w:name="_Toc499490239"/>
      <w:bookmarkStart w:id="1999" w:name="_Toc499491383"/>
      <w:bookmarkStart w:id="2000" w:name="_Toc499492528"/>
      <w:bookmarkStart w:id="2001" w:name="_Toc499493684"/>
      <w:bookmarkStart w:id="2002" w:name="_Toc499494828"/>
      <w:bookmarkStart w:id="2003" w:name="_Toc499495980"/>
      <w:bookmarkStart w:id="2004" w:name="_Toc499498284"/>
      <w:bookmarkStart w:id="2005" w:name="_Toc499497131"/>
      <w:bookmarkStart w:id="2006" w:name="_Toc499490240"/>
      <w:bookmarkStart w:id="2007" w:name="_Toc499491384"/>
      <w:bookmarkStart w:id="2008" w:name="_Toc499492529"/>
      <w:bookmarkStart w:id="2009" w:name="_Toc499493685"/>
      <w:bookmarkStart w:id="2010" w:name="_Toc499494829"/>
      <w:bookmarkStart w:id="2011" w:name="_Toc499495981"/>
      <w:bookmarkStart w:id="2012" w:name="_Toc499498285"/>
      <w:bookmarkStart w:id="2013" w:name="_Toc499497132"/>
      <w:bookmarkStart w:id="2014" w:name="_Toc499490241"/>
      <w:bookmarkStart w:id="2015" w:name="_Toc499491385"/>
      <w:bookmarkStart w:id="2016" w:name="_Toc499492530"/>
      <w:bookmarkStart w:id="2017" w:name="_Toc499493686"/>
      <w:bookmarkStart w:id="2018" w:name="_Toc499494830"/>
      <w:bookmarkStart w:id="2019" w:name="_Toc499495982"/>
      <w:bookmarkStart w:id="2020" w:name="_Toc499498286"/>
      <w:bookmarkStart w:id="2021" w:name="_Toc499497133"/>
      <w:bookmarkStart w:id="2022" w:name="_Toc499490242"/>
      <w:bookmarkStart w:id="2023" w:name="_Toc499491386"/>
      <w:bookmarkStart w:id="2024" w:name="_Toc499492531"/>
      <w:bookmarkStart w:id="2025" w:name="_Toc499493687"/>
      <w:bookmarkStart w:id="2026" w:name="_Toc499494831"/>
      <w:bookmarkStart w:id="2027" w:name="_Toc499495983"/>
      <w:bookmarkStart w:id="2028" w:name="_Toc499498287"/>
      <w:bookmarkStart w:id="2029" w:name="_Toc499497134"/>
      <w:bookmarkStart w:id="2030" w:name="_Toc499490243"/>
      <w:bookmarkStart w:id="2031" w:name="_Toc499491387"/>
      <w:bookmarkStart w:id="2032" w:name="_Toc499492532"/>
      <w:bookmarkStart w:id="2033" w:name="_Toc499493688"/>
      <w:bookmarkStart w:id="2034" w:name="_Toc499494832"/>
      <w:bookmarkStart w:id="2035" w:name="_Toc499495984"/>
      <w:bookmarkStart w:id="2036" w:name="_Toc499498288"/>
      <w:bookmarkStart w:id="2037" w:name="_Toc499497135"/>
      <w:bookmarkStart w:id="2038" w:name="_Toc499490244"/>
      <w:bookmarkStart w:id="2039" w:name="_Toc499491388"/>
      <w:bookmarkStart w:id="2040" w:name="_Toc499492533"/>
      <w:bookmarkStart w:id="2041" w:name="_Toc499493689"/>
      <w:bookmarkStart w:id="2042" w:name="_Toc499494833"/>
      <w:bookmarkStart w:id="2043" w:name="_Toc499495985"/>
      <w:bookmarkStart w:id="2044" w:name="_Toc499498289"/>
      <w:bookmarkStart w:id="2045" w:name="_Toc499497136"/>
      <w:bookmarkStart w:id="2046" w:name="_Toc499490245"/>
      <w:bookmarkStart w:id="2047" w:name="_Toc499491389"/>
      <w:bookmarkStart w:id="2048" w:name="_Toc499492534"/>
      <w:bookmarkStart w:id="2049" w:name="_Toc499493690"/>
      <w:bookmarkStart w:id="2050" w:name="_Toc499494834"/>
      <w:bookmarkStart w:id="2051" w:name="_Toc499495986"/>
      <w:bookmarkStart w:id="2052" w:name="_Toc499498290"/>
      <w:bookmarkStart w:id="2053" w:name="_Toc499497137"/>
      <w:bookmarkStart w:id="2054" w:name="_Toc499490246"/>
      <w:bookmarkStart w:id="2055" w:name="_Toc499491390"/>
      <w:bookmarkStart w:id="2056" w:name="_Toc499492535"/>
      <w:bookmarkStart w:id="2057" w:name="_Toc499493691"/>
      <w:bookmarkStart w:id="2058" w:name="_Toc499494835"/>
      <w:bookmarkStart w:id="2059" w:name="_Toc499495987"/>
      <w:bookmarkStart w:id="2060" w:name="_Toc499498291"/>
      <w:bookmarkStart w:id="2061" w:name="_Toc499497138"/>
      <w:bookmarkStart w:id="2062" w:name="_Toc499490247"/>
      <w:bookmarkStart w:id="2063" w:name="_Toc499491391"/>
      <w:bookmarkStart w:id="2064" w:name="_Toc499492536"/>
      <w:bookmarkStart w:id="2065" w:name="_Toc499493692"/>
      <w:bookmarkStart w:id="2066" w:name="_Toc499494836"/>
      <w:bookmarkStart w:id="2067" w:name="_Toc499495988"/>
      <w:bookmarkStart w:id="2068" w:name="_Toc499498292"/>
      <w:bookmarkStart w:id="2069" w:name="_Toc499497139"/>
      <w:bookmarkStart w:id="2070" w:name="_Toc499490248"/>
      <w:bookmarkStart w:id="2071" w:name="_Toc499491392"/>
      <w:bookmarkStart w:id="2072" w:name="_Toc499492537"/>
      <w:bookmarkStart w:id="2073" w:name="_Toc499493693"/>
      <w:bookmarkStart w:id="2074" w:name="_Toc499494837"/>
      <w:bookmarkStart w:id="2075" w:name="_Toc499495989"/>
      <w:bookmarkStart w:id="2076" w:name="_Toc499498293"/>
      <w:bookmarkStart w:id="2077" w:name="_Toc499497140"/>
      <w:bookmarkStart w:id="2078" w:name="_Toc499490249"/>
      <w:bookmarkStart w:id="2079" w:name="_Toc499491393"/>
      <w:bookmarkStart w:id="2080" w:name="_Toc499492538"/>
      <w:bookmarkStart w:id="2081" w:name="_Toc499493694"/>
      <w:bookmarkStart w:id="2082" w:name="_Toc499494838"/>
      <w:bookmarkStart w:id="2083" w:name="_Toc499495990"/>
      <w:bookmarkStart w:id="2084" w:name="_Toc499498294"/>
      <w:bookmarkStart w:id="2085" w:name="_Toc499497141"/>
      <w:bookmarkStart w:id="2086" w:name="_Toc499490250"/>
      <w:bookmarkStart w:id="2087" w:name="_Toc499491394"/>
      <w:bookmarkStart w:id="2088" w:name="_Toc499492539"/>
      <w:bookmarkStart w:id="2089" w:name="_Toc499493695"/>
      <w:bookmarkStart w:id="2090" w:name="_Toc499494839"/>
      <w:bookmarkStart w:id="2091" w:name="_Toc499495991"/>
      <w:bookmarkStart w:id="2092" w:name="_Toc499498295"/>
      <w:bookmarkStart w:id="2093" w:name="_Toc499497142"/>
      <w:bookmarkStart w:id="2094" w:name="_Toc499490251"/>
      <w:bookmarkStart w:id="2095" w:name="_Toc499491395"/>
      <w:bookmarkStart w:id="2096" w:name="_Toc499492540"/>
      <w:bookmarkStart w:id="2097" w:name="_Toc499493696"/>
      <w:bookmarkStart w:id="2098" w:name="_Toc499494840"/>
      <w:bookmarkStart w:id="2099" w:name="_Toc499495992"/>
      <w:bookmarkStart w:id="2100" w:name="_Toc499498296"/>
      <w:bookmarkStart w:id="2101" w:name="_Toc499497143"/>
      <w:bookmarkStart w:id="2102" w:name="_Toc499490252"/>
      <w:bookmarkStart w:id="2103" w:name="_Toc499491396"/>
      <w:bookmarkStart w:id="2104" w:name="_Toc499492541"/>
      <w:bookmarkStart w:id="2105" w:name="_Toc499493697"/>
      <w:bookmarkStart w:id="2106" w:name="_Toc499494841"/>
      <w:bookmarkStart w:id="2107" w:name="_Toc499495993"/>
      <w:bookmarkStart w:id="2108" w:name="_Toc499498297"/>
      <w:bookmarkStart w:id="2109" w:name="_Toc499497144"/>
      <w:bookmarkStart w:id="2110" w:name="_Toc499490253"/>
      <w:bookmarkStart w:id="2111" w:name="_Toc499491397"/>
      <w:bookmarkStart w:id="2112" w:name="_Toc499492542"/>
      <w:bookmarkStart w:id="2113" w:name="_Toc499493698"/>
      <w:bookmarkStart w:id="2114" w:name="_Toc499494842"/>
      <w:bookmarkStart w:id="2115" w:name="_Toc499495994"/>
      <w:bookmarkStart w:id="2116" w:name="_Toc499498298"/>
      <w:bookmarkStart w:id="2117" w:name="_Toc499497145"/>
      <w:bookmarkStart w:id="2118" w:name="_Toc499490254"/>
      <w:bookmarkStart w:id="2119" w:name="_Toc499491398"/>
      <w:bookmarkStart w:id="2120" w:name="_Toc499492543"/>
      <w:bookmarkStart w:id="2121" w:name="_Toc499493699"/>
      <w:bookmarkStart w:id="2122" w:name="_Toc499494843"/>
      <w:bookmarkStart w:id="2123" w:name="_Toc499495995"/>
      <w:bookmarkStart w:id="2124" w:name="_Toc499498299"/>
      <w:bookmarkStart w:id="2125" w:name="_Toc499497146"/>
      <w:bookmarkStart w:id="2126" w:name="_Toc499490255"/>
      <w:bookmarkStart w:id="2127" w:name="_Toc499491399"/>
      <w:bookmarkStart w:id="2128" w:name="_Toc499492544"/>
      <w:bookmarkStart w:id="2129" w:name="_Toc499493700"/>
      <w:bookmarkStart w:id="2130" w:name="_Toc499494844"/>
      <w:bookmarkStart w:id="2131" w:name="_Toc499495996"/>
      <w:bookmarkStart w:id="2132" w:name="_Toc499498300"/>
      <w:bookmarkStart w:id="2133" w:name="_Toc499497147"/>
      <w:bookmarkStart w:id="2134" w:name="_Toc499490256"/>
      <w:bookmarkStart w:id="2135" w:name="_Toc499491400"/>
      <w:bookmarkStart w:id="2136" w:name="_Toc499492545"/>
      <w:bookmarkStart w:id="2137" w:name="_Toc499493701"/>
      <w:bookmarkStart w:id="2138" w:name="_Toc499494845"/>
      <w:bookmarkStart w:id="2139" w:name="_Toc499495997"/>
      <w:bookmarkStart w:id="2140" w:name="_Toc499498301"/>
      <w:bookmarkStart w:id="2141" w:name="_Toc499497148"/>
      <w:bookmarkStart w:id="2142" w:name="_Toc499490257"/>
      <w:bookmarkStart w:id="2143" w:name="_Toc499491401"/>
      <w:bookmarkStart w:id="2144" w:name="_Toc499492546"/>
      <w:bookmarkStart w:id="2145" w:name="_Toc499493702"/>
      <w:bookmarkStart w:id="2146" w:name="_Toc499494846"/>
      <w:bookmarkStart w:id="2147" w:name="_Toc499495998"/>
      <w:bookmarkStart w:id="2148" w:name="_Toc499498302"/>
      <w:bookmarkStart w:id="2149" w:name="_Toc499497149"/>
      <w:bookmarkStart w:id="2150" w:name="_Toc499490258"/>
      <w:bookmarkStart w:id="2151" w:name="_Toc499491402"/>
      <w:bookmarkStart w:id="2152" w:name="_Toc499492547"/>
      <w:bookmarkStart w:id="2153" w:name="_Toc499493703"/>
      <w:bookmarkStart w:id="2154" w:name="_Toc499494847"/>
      <w:bookmarkStart w:id="2155" w:name="_Toc499495999"/>
      <w:bookmarkStart w:id="2156" w:name="_Toc499498303"/>
      <w:bookmarkStart w:id="2157" w:name="_Toc499497150"/>
      <w:bookmarkStart w:id="2158" w:name="_Toc499490259"/>
      <w:bookmarkStart w:id="2159" w:name="_Toc499491403"/>
      <w:bookmarkStart w:id="2160" w:name="_Toc499492548"/>
      <w:bookmarkStart w:id="2161" w:name="_Toc499493704"/>
      <w:bookmarkStart w:id="2162" w:name="_Toc499494848"/>
      <w:bookmarkStart w:id="2163" w:name="_Toc499496000"/>
      <w:bookmarkStart w:id="2164" w:name="_Toc499498304"/>
      <w:bookmarkStart w:id="2165" w:name="_Toc499497151"/>
      <w:bookmarkStart w:id="2166" w:name="_Toc499490260"/>
      <w:bookmarkStart w:id="2167" w:name="_Toc499491404"/>
      <w:bookmarkStart w:id="2168" w:name="_Toc499492549"/>
      <w:bookmarkStart w:id="2169" w:name="_Toc499493705"/>
      <w:bookmarkStart w:id="2170" w:name="_Toc499494849"/>
      <w:bookmarkStart w:id="2171" w:name="_Toc499496001"/>
      <w:bookmarkStart w:id="2172" w:name="_Toc499498305"/>
      <w:bookmarkStart w:id="2173" w:name="_Toc499497152"/>
      <w:bookmarkStart w:id="2174" w:name="_Toc499490261"/>
      <w:bookmarkStart w:id="2175" w:name="_Toc499491405"/>
      <w:bookmarkStart w:id="2176" w:name="_Toc499492550"/>
      <w:bookmarkStart w:id="2177" w:name="_Toc499493706"/>
      <w:bookmarkStart w:id="2178" w:name="_Toc499494850"/>
      <w:bookmarkStart w:id="2179" w:name="_Toc499496002"/>
      <w:bookmarkStart w:id="2180" w:name="_Toc499498306"/>
      <w:bookmarkStart w:id="2181" w:name="_Toc499497153"/>
      <w:bookmarkStart w:id="2182" w:name="_Toc499490262"/>
      <w:bookmarkStart w:id="2183" w:name="_Toc499491406"/>
      <w:bookmarkStart w:id="2184" w:name="_Toc499492551"/>
      <w:bookmarkStart w:id="2185" w:name="_Toc499493707"/>
      <w:bookmarkStart w:id="2186" w:name="_Toc499494851"/>
      <w:bookmarkStart w:id="2187" w:name="_Toc499496003"/>
      <w:bookmarkStart w:id="2188" w:name="_Toc499498307"/>
      <w:bookmarkStart w:id="2189" w:name="_Toc499497154"/>
      <w:bookmarkStart w:id="2190" w:name="_Toc499490263"/>
      <w:bookmarkStart w:id="2191" w:name="_Toc499491407"/>
      <w:bookmarkStart w:id="2192" w:name="_Toc499492552"/>
      <w:bookmarkStart w:id="2193" w:name="_Toc499493708"/>
      <w:bookmarkStart w:id="2194" w:name="_Toc499494852"/>
      <w:bookmarkStart w:id="2195" w:name="_Toc499496004"/>
      <w:bookmarkStart w:id="2196" w:name="_Toc499498308"/>
      <w:bookmarkStart w:id="2197" w:name="_Toc499497155"/>
      <w:bookmarkStart w:id="2198" w:name="_Toc499490264"/>
      <w:bookmarkStart w:id="2199" w:name="_Toc499491408"/>
      <w:bookmarkStart w:id="2200" w:name="_Toc499492553"/>
      <w:bookmarkStart w:id="2201" w:name="_Toc499493709"/>
      <w:bookmarkStart w:id="2202" w:name="_Toc499494853"/>
      <w:bookmarkStart w:id="2203" w:name="_Toc499496005"/>
      <w:bookmarkStart w:id="2204" w:name="_Toc499498309"/>
      <w:bookmarkStart w:id="2205" w:name="_Toc499497156"/>
      <w:bookmarkStart w:id="2206" w:name="_Toc499490265"/>
      <w:bookmarkStart w:id="2207" w:name="_Toc499491409"/>
      <w:bookmarkStart w:id="2208" w:name="_Toc499492554"/>
      <w:bookmarkStart w:id="2209" w:name="_Toc499493710"/>
      <w:bookmarkStart w:id="2210" w:name="_Toc499494854"/>
      <w:bookmarkStart w:id="2211" w:name="_Toc499496006"/>
      <w:bookmarkStart w:id="2212" w:name="_Toc499498310"/>
      <w:bookmarkStart w:id="2213" w:name="_Toc499497157"/>
      <w:bookmarkStart w:id="2214" w:name="_Toc499490266"/>
      <w:bookmarkStart w:id="2215" w:name="_Toc499491410"/>
      <w:bookmarkStart w:id="2216" w:name="_Toc499492555"/>
      <w:bookmarkStart w:id="2217" w:name="_Toc499493711"/>
      <w:bookmarkStart w:id="2218" w:name="_Toc499494855"/>
      <w:bookmarkStart w:id="2219" w:name="_Toc499496007"/>
      <w:bookmarkStart w:id="2220" w:name="_Toc499498311"/>
      <w:bookmarkStart w:id="2221" w:name="_Toc499497158"/>
      <w:bookmarkStart w:id="2222" w:name="_Toc499490267"/>
      <w:bookmarkStart w:id="2223" w:name="_Toc499491411"/>
      <w:bookmarkStart w:id="2224" w:name="_Toc499492556"/>
      <w:bookmarkStart w:id="2225" w:name="_Toc499493712"/>
      <w:bookmarkStart w:id="2226" w:name="_Toc499494856"/>
      <w:bookmarkStart w:id="2227" w:name="_Toc499496008"/>
      <w:bookmarkStart w:id="2228" w:name="_Toc499498312"/>
      <w:bookmarkStart w:id="2229" w:name="_Toc499497159"/>
      <w:bookmarkStart w:id="2230" w:name="_Toc499490268"/>
      <w:bookmarkStart w:id="2231" w:name="_Toc499491412"/>
      <w:bookmarkStart w:id="2232" w:name="_Toc499492557"/>
      <w:bookmarkStart w:id="2233" w:name="_Toc499493713"/>
      <w:bookmarkStart w:id="2234" w:name="_Toc499494857"/>
      <w:bookmarkStart w:id="2235" w:name="_Toc499496009"/>
      <w:bookmarkStart w:id="2236" w:name="_Toc499498313"/>
      <w:bookmarkStart w:id="2237" w:name="_Toc499497160"/>
      <w:bookmarkStart w:id="2238" w:name="_Toc499490269"/>
      <w:bookmarkStart w:id="2239" w:name="_Toc499491413"/>
      <w:bookmarkStart w:id="2240" w:name="_Toc499492558"/>
      <w:bookmarkStart w:id="2241" w:name="_Toc499493714"/>
      <w:bookmarkStart w:id="2242" w:name="_Toc499494858"/>
      <w:bookmarkStart w:id="2243" w:name="_Toc499496010"/>
      <w:bookmarkStart w:id="2244" w:name="_Toc499498314"/>
      <w:bookmarkStart w:id="2245" w:name="_Toc499497161"/>
      <w:bookmarkStart w:id="2246" w:name="_Toc499490270"/>
      <w:bookmarkStart w:id="2247" w:name="_Toc499491414"/>
      <w:bookmarkStart w:id="2248" w:name="_Toc499492559"/>
      <w:bookmarkStart w:id="2249" w:name="_Toc499493715"/>
      <w:bookmarkStart w:id="2250" w:name="_Toc499494859"/>
      <w:bookmarkStart w:id="2251" w:name="_Toc499496011"/>
      <w:bookmarkStart w:id="2252" w:name="_Toc499498315"/>
      <w:bookmarkStart w:id="2253" w:name="_Toc499497162"/>
      <w:bookmarkStart w:id="2254" w:name="_Toc499490271"/>
      <w:bookmarkStart w:id="2255" w:name="_Toc499491415"/>
      <w:bookmarkStart w:id="2256" w:name="_Toc499492560"/>
      <w:bookmarkStart w:id="2257" w:name="_Toc499493716"/>
      <w:bookmarkStart w:id="2258" w:name="_Toc499494860"/>
      <w:bookmarkStart w:id="2259" w:name="_Toc499496012"/>
      <w:bookmarkStart w:id="2260" w:name="_Toc499498316"/>
      <w:bookmarkStart w:id="2261" w:name="_Toc499497163"/>
      <w:bookmarkStart w:id="2262" w:name="_Toc499490272"/>
      <w:bookmarkStart w:id="2263" w:name="_Toc499491416"/>
      <w:bookmarkStart w:id="2264" w:name="_Toc499492561"/>
      <w:bookmarkStart w:id="2265" w:name="_Toc499493717"/>
      <w:bookmarkStart w:id="2266" w:name="_Toc499494861"/>
      <w:bookmarkStart w:id="2267" w:name="_Toc499496013"/>
      <w:bookmarkStart w:id="2268" w:name="_Toc499498317"/>
      <w:bookmarkStart w:id="2269" w:name="_Toc499497164"/>
      <w:bookmarkStart w:id="2270" w:name="_Toc499490273"/>
      <w:bookmarkStart w:id="2271" w:name="_Toc499491417"/>
      <w:bookmarkStart w:id="2272" w:name="_Toc499492562"/>
      <w:bookmarkStart w:id="2273" w:name="_Toc499493718"/>
      <w:bookmarkStart w:id="2274" w:name="_Toc499494862"/>
      <w:bookmarkStart w:id="2275" w:name="_Toc499496014"/>
      <w:bookmarkStart w:id="2276" w:name="_Toc499498318"/>
      <w:bookmarkStart w:id="2277" w:name="_Toc499497165"/>
      <w:bookmarkStart w:id="2278" w:name="_Toc499490274"/>
      <w:bookmarkStart w:id="2279" w:name="_Toc499491418"/>
      <w:bookmarkStart w:id="2280" w:name="_Toc499492563"/>
      <w:bookmarkStart w:id="2281" w:name="_Toc499493719"/>
      <w:bookmarkStart w:id="2282" w:name="_Toc499494863"/>
      <w:bookmarkStart w:id="2283" w:name="_Toc499496015"/>
      <w:bookmarkStart w:id="2284" w:name="_Toc499498319"/>
      <w:bookmarkStart w:id="2285" w:name="_Toc499497166"/>
      <w:bookmarkStart w:id="2286" w:name="_Toc499490275"/>
      <w:bookmarkStart w:id="2287" w:name="_Toc499491419"/>
      <w:bookmarkStart w:id="2288" w:name="_Toc499492564"/>
      <w:bookmarkStart w:id="2289" w:name="_Toc499493720"/>
      <w:bookmarkStart w:id="2290" w:name="_Toc499494864"/>
      <w:bookmarkStart w:id="2291" w:name="_Toc499496016"/>
      <w:bookmarkStart w:id="2292" w:name="_Toc499498320"/>
      <w:bookmarkStart w:id="2293" w:name="_Toc499497167"/>
      <w:bookmarkStart w:id="2294" w:name="_Toc499490276"/>
      <w:bookmarkStart w:id="2295" w:name="_Toc499491420"/>
      <w:bookmarkStart w:id="2296" w:name="_Toc499492565"/>
      <w:bookmarkStart w:id="2297" w:name="_Toc499493721"/>
      <w:bookmarkStart w:id="2298" w:name="_Toc499494865"/>
      <w:bookmarkStart w:id="2299" w:name="_Toc499496017"/>
      <w:bookmarkStart w:id="2300" w:name="_Toc499498321"/>
      <w:bookmarkStart w:id="2301" w:name="_Toc499497168"/>
      <w:bookmarkStart w:id="2302" w:name="_Toc499490277"/>
      <w:bookmarkStart w:id="2303" w:name="_Toc499491421"/>
      <w:bookmarkStart w:id="2304" w:name="_Toc499492566"/>
      <w:bookmarkStart w:id="2305" w:name="_Toc499493722"/>
      <w:bookmarkStart w:id="2306" w:name="_Toc499494866"/>
      <w:bookmarkStart w:id="2307" w:name="_Toc499496018"/>
      <w:bookmarkStart w:id="2308" w:name="_Toc499498322"/>
      <w:bookmarkStart w:id="2309" w:name="_Toc499497169"/>
      <w:bookmarkStart w:id="2310" w:name="_Toc499490278"/>
      <w:bookmarkStart w:id="2311" w:name="_Toc499491422"/>
      <w:bookmarkStart w:id="2312" w:name="_Toc499492567"/>
      <w:bookmarkStart w:id="2313" w:name="_Toc499493723"/>
      <w:bookmarkStart w:id="2314" w:name="_Toc499494867"/>
      <w:bookmarkStart w:id="2315" w:name="_Toc499496019"/>
      <w:bookmarkStart w:id="2316" w:name="_Toc499498323"/>
      <w:bookmarkStart w:id="2317" w:name="_Toc499497170"/>
      <w:bookmarkStart w:id="2318" w:name="_Toc499490279"/>
      <w:bookmarkStart w:id="2319" w:name="_Toc499491423"/>
      <w:bookmarkStart w:id="2320" w:name="_Toc499492568"/>
      <w:bookmarkStart w:id="2321" w:name="_Toc499493724"/>
      <w:bookmarkStart w:id="2322" w:name="_Toc499494868"/>
      <w:bookmarkStart w:id="2323" w:name="_Toc499496020"/>
      <w:bookmarkStart w:id="2324" w:name="_Toc499498324"/>
      <w:bookmarkStart w:id="2325" w:name="_Toc499497171"/>
      <w:bookmarkStart w:id="2326" w:name="_Toc499490280"/>
      <w:bookmarkStart w:id="2327" w:name="_Toc499491424"/>
      <w:bookmarkStart w:id="2328" w:name="_Toc499492569"/>
      <w:bookmarkStart w:id="2329" w:name="_Toc499493725"/>
      <w:bookmarkStart w:id="2330" w:name="_Toc499494869"/>
      <w:bookmarkStart w:id="2331" w:name="_Toc499496021"/>
      <w:bookmarkStart w:id="2332" w:name="_Toc499498325"/>
      <w:bookmarkStart w:id="2333" w:name="_Toc499497172"/>
      <w:bookmarkStart w:id="2334" w:name="_Toc499490281"/>
      <w:bookmarkStart w:id="2335" w:name="_Toc499491425"/>
      <w:bookmarkStart w:id="2336" w:name="_Toc499492570"/>
      <w:bookmarkStart w:id="2337" w:name="_Toc499493726"/>
      <w:bookmarkStart w:id="2338" w:name="_Toc499494870"/>
      <w:bookmarkStart w:id="2339" w:name="_Toc499496022"/>
      <w:bookmarkStart w:id="2340" w:name="_Toc499498326"/>
      <w:bookmarkStart w:id="2341" w:name="_Toc499497173"/>
      <w:bookmarkStart w:id="2342" w:name="_Toc499490282"/>
      <w:bookmarkStart w:id="2343" w:name="_Toc499491426"/>
      <w:bookmarkStart w:id="2344" w:name="_Toc499492571"/>
      <w:bookmarkStart w:id="2345" w:name="_Toc499493727"/>
      <w:bookmarkStart w:id="2346" w:name="_Toc499494871"/>
      <w:bookmarkStart w:id="2347" w:name="_Toc499496023"/>
      <w:bookmarkStart w:id="2348" w:name="_Toc499498327"/>
      <w:bookmarkStart w:id="2349" w:name="_Toc499497174"/>
      <w:bookmarkStart w:id="2350" w:name="_Toc499490283"/>
      <w:bookmarkStart w:id="2351" w:name="_Toc499491427"/>
      <w:bookmarkStart w:id="2352" w:name="_Toc499492572"/>
      <w:bookmarkStart w:id="2353" w:name="_Toc499493728"/>
      <w:bookmarkStart w:id="2354" w:name="_Toc499494872"/>
      <w:bookmarkStart w:id="2355" w:name="_Toc499496024"/>
      <w:bookmarkStart w:id="2356" w:name="_Toc499498328"/>
      <w:bookmarkStart w:id="2357" w:name="_Toc499497175"/>
      <w:bookmarkStart w:id="2358" w:name="_Ref500660844"/>
      <w:bookmarkStart w:id="2359" w:name="_Toc499408964"/>
      <w:bookmarkStart w:id="2360" w:name="_Toc304113638"/>
      <w:bookmarkStart w:id="2361" w:name="_Toc304115237"/>
      <w:bookmarkStart w:id="2362" w:name="_Toc304183626"/>
      <w:bookmarkStart w:id="2363" w:name="_Toc304183779"/>
      <w:bookmarkStart w:id="2364" w:name="_Toc303555090"/>
      <w:bookmarkStart w:id="2365" w:name="_Toc303555462"/>
      <w:bookmarkStart w:id="2366" w:name="_Toc303969995"/>
      <w:bookmarkStart w:id="2367" w:name="_Toc303972045"/>
      <w:bookmarkStart w:id="2368" w:name="_Toc303972139"/>
      <w:bookmarkStart w:id="2369" w:name="_Toc303978787"/>
      <w:bookmarkStart w:id="2370" w:name="_Toc303978932"/>
      <w:bookmarkStart w:id="2371" w:name="_Toc328524739"/>
      <w:bookmarkStart w:id="2372" w:name="_Toc328524812"/>
      <w:bookmarkStart w:id="2373" w:name="_Toc328765347"/>
      <w:bookmarkStart w:id="2374" w:name="_Toc328781528"/>
      <w:bookmarkStart w:id="2375" w:name="_Toc338496107"/>
      <w:bookmarkStart w:id="2376" w:name="_Toc341175981"/>
      <w:bookmarkStart w:id="2377" w:name="_Toc341272009"/>
      <w:bookmarkStart w:id="2378" w:name="_Toc341616042"/>
      <w:bookmarkStart w:id="2379" w:name="_Toc504478436"/>
      <w:bookmarkStart w:id="2380" w:name="_Toc506811984"/>
      <w:bookmarkStart w:id="2381" w:name="_Toc465280"/>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r w:rsidRPr="004D2A4F">
        <w:lastRenderedPageBreak/>
        <w:t>Notifiche di sistema inviate da NSO</w:t>
      </w:r>
      <w:bookmarkEnd w:id="2358"/>
      <w:bookmarkEnd w:id="2381"/>
    </w:p>
    <w:p w14:paraId="78F0755E" w14:textId="77777777" w:rsidR="00EC1AE0" w:rsidRPr="004D2A4F" w:rsidRDefault="00FF0C6A" w:rsidP="00795DDD">
      <w:pPr>
        <w:pStyle w:val="Trattino"/>
        <w:ind w:left="800"/>
      </w:pPr>
      <w:r>
        <w:t>In bas</w:t>
      </w:r>
      <w:r w:rsidR="00EC1AE0" w:rsidRPr="004D2A4F">
        <w:t>e all’esito dell’operazione richiesta, NSO può inviare al Trasmittente una</w:t>
      </w:r>
      <w:r>
        <w:t xml:space="preserve"> o più</w:t>
      </w:r>
      <w:r w:rsidR="00EC1AE0" w:rsidRPr="004D2A4F">
        <w:t xml:space="preserve"> </w:t>
      </w:r>
      <w:r w:rsidR="00EC1AE0" w:rsidRPr="004D2A4F">
        <w:rPr>
          <w:i/>
        </w:rPr>
        <w:t>Notifiche</w:t>
      </w:r>
      <w:r>
        <w:t xml:space="preserve"> </w:t>
      </w:r>
      <w:del w:id="2382" w:author="Marciante, Teresa Lucia (IT - Roma)" w:date="2019-02-07T18:23:00Z">
        <w:r w:rsidR="00EC1AE0" w:rsidRPr="004D2A4F" w:rsidDel="007763DD">
          <w:delText xml:space="preserve"> </w:delText>
        </w:r>
      </w:del>
      <w:r w:rsidR="00EC1AE0" w:rsidRPr="004D2A4F">
        <w:t>descritte</w:t>
      </w:r>
      <w:r>
        <w:t xml:space="preserve"> di seguito</w:t>
      </w:r>
      <w:r w:rsidR="00EC1AE0" w:rsidRPr="004D2A4F">
        <w:t>.</w:t>
      </w:r>
    </w:p>
    <w:p w14:paraId="3BD3933B" w14:textId="1FB2F52D" w:rsidR="00795DDD" w:rsidRPr="004D2A4F" w:rsidRDefault="00795DDD" w:rsidP="00795DDD">
      <w:pPr>
        <w:pStyle w:val="Trattino"/>
        <w:ind w:left="800"/>
      </w:pPr>
      <w:r w:rsidRPr="004D2A4F">
        <w:t>In entrambe le categorie di scenari (trasmissione e validazione), se il Messaggio non supera la validazione, NSO invia al Trasmittente la seguente Notifica di sistema (che riporta</w:t>
      </w:r>
      <w:r w:rsidRPr="004D2A4F">
        <w:rPr>
          <w:szCs w:val="20"/>
        </w:rPr>
        <w:t xml:space="preserve"> l’Identificativo della transazione (IdT)</w:t>
      </w:r>
      <w:del w:id="2383" w:author="Cernigliaro, Giuseppe (IT - Bologna)" w:date="2019-02-07T21:03:00Z">
        <w:r w:rsidRPr="004D2A4F" w:rsidDel="00221D19">
          <w:rPr>
            <w:szCs w:val="20"/>
          </w:rPr>
          <w:delText xml:space="preserve"> a cui si riferisce, v. Paragrafo </w:delText>
        </w:r>
        <w:r w:rsidR="002F5F95" w:rsidRPr="004D2A4F" w:rsidDel="00221D19">
          <w:fldChar w:fldCharType="begin"/>
        </w:r>
        <w:r w:rsidR="002F5F95" w:rsidRPr="004D2A4F" w:rsidDel="00221D19">
          <w:delInstrText xml:space="preserve"> REF _Ref500669142 \r \h  \* MERGEFORMAT </w:delInstrText>
        </w:r>
        <w:r w:rsidR="002F5F95" w:rsidRPr="004D2A4F" w:rsidDel="00221D19">
          <w:fldChar w:fldCharType="separate"/>
        </w:r>
      </w:del>
      <w:del w:id="2384" w:author="Cernigliaro, Giuseppe (IT - Bologna)" w:date="2019-02-07T20:53:00Z">
        <w:r w:rsidRPr="004D2A4F" w:rsidDel="004A592B">
          <w:rPr>
            <w:szCs w:val="20"/>
          </w:rPr>
          <w:delText>3.2</w:delText>
        </w:r>
      </w:del>
      <w:del w:id="2385" w:author="Cernigliaro, Giuseppe (IT - Bologna)" w:date="2019-02-07T21:03:00Z">
        <w:r w:rsidR="002F5F95" w:rsidRPr="004D2A4F" w:rsidDel="00221D19">
          <w:fldChar w:fldCharType="end"/>
        </w:r>
        <w:r w:rsidRPr="004D2A4F" w:rsidDel="00221D19">
          <w:rPr>
            <w:szCs w:val="20"/>
          </w:rPr>
          <w:delText>)</w:delText>
        </w:r>
      </w:del>
      <w:r w:rsidRPr="004D2A4F">
        <w:t>:</w:t>
      </w:r>
    </w:p>
    <w:p w14:paraId="3EC4107B" w14:textId="77777777" w:rsidR="00795DDD" w:rsidRPr="004D2A4F" w:rsidRDefault="00795DDD" w:rsidP="00795DDD">
      <w:pPr>
        <w:pStyle w:val="Trattino"/>
        <w:numPr>
          <w:ilvl w:val="0"/>
          <w:numId w:val="8"/>
        </w:numPr>
        <w:ind w:left="1157" w:hanging="357"/>
      </w:pPr>
      <w:r w:rsidRPr="004D2A4F">
        <w:rPr>
          <w:i/>
        </w:rPr>
        <w:t>Notifica di scarto</w:t>
      </w:r>
      <w:r w:rsidRPr="004D2A4F">
        <w:t xml:space="preserve">: segnala al Trasmittente che il </w:t>
      </w:r>
      <w:r w:rsidR="002A1052" w:rsidRPr="004D2A4F">
        <w:t>Messaggio</w:t>
      </w:r>
      <w:r w:rsidRPr="004D2A4F">
        <w:t xml:space="preserve"> non ha superato i controlli di validazione.</w:t>
      </w:r>
    </w:p>
    <w:p w14:paraId="02B9148E" w14:textId="3552A7C7" w:rsidR="00795DDD" w:rsidRPr="004D2A4F" w:rsidRDefault="00795DDD" w:rsidP="00795DDD">
      <w:pPr>
        <w:pStyle w:val="Trattino"/>
        <w:ind w:left="800"/>
      </w:pPr>
      <w:r w:rsidRPr="004D2A4F">
        <w:t xml:space="preserve">Negli scenari di trasmissione (v. Paragrafo </w:t>
      </w:r>
      <w:r w:rsidR="002F5F95" w:rsidRPr="004D2A4F">
        <w:fldChar w:fldCharType="begin"/>
      </w:r>
      <w:r w:rsidR="002F5F95" w:rsidRPr="004D2A4F">
        <w:instrText xml:space="preserve"> REF _Ref499274919 \r \h  \* MERGEFORMAT </w:instrText>
      </w:r>
      <w:r w:rsidR="002F5F95" w:rsidRPr="004D2A4F">
        <w:fldChar w:fldCharType="separate"/>
      </w:r>
      <w:ins w:id="2386" w:author="Cernigliaro, Giuseppe (IT - Bologna)" w:date="2019-02-07T20:53:00Z">
        <w:r w:rsidR="004A592B">
          <w:t>2.4.3.1</w:t>
        </w:r>
      </w:ins>
      <w:del w:id="2387" w:author="Cernigliaro, Giuseppe (IT - Bologna)" w:date="2019-02-07T20:53:00Z">
        <w:r w:rsidRPr="004D2A4F" w:rsidDel="004A592B">
          <w:delText>3.5</w:delText>
        </w:r>
      </w:del>
      <w:r w:rsidR="002F5F95" w:rsidRPr="004D2A4F">
        <w:fldChar w:fldCharType="end"/>
      </w:r>
      <w:r w:rsidRPr="004D2A4F">
        <w:t xml:space="preserve">), se il Messaggio supera la validazione: </w:t>
      </w:r>
    </w:p>
    <w:p w14:paraId="11564535" w14:textId="77777777" w:rsidR="00795DDD" w:rsidRPr="004D2A4F" w:rsidRDefault="00795DDD" w:rsidP="00795DDD">
      <w:pPr>
        <w:pStyle w:val="Trattino"/>
        <w:numPr>
          <w:ilvl w:val="0"/>
          <w:numId w:val="8"/>
        </w:numPr>
        <w:ind w:left="1157" w:hanging="357"/>
      </w:pPr>
      <w:r w:rsidRPr="004D2A4F">
        <w:t xml:space="preserve">NSO invia al Trasmittente almeno una delle seguenti </w:t>
      </w:r>
      <w:r w:rsidRPr="004D2A4F">
        <w:rPr>
          <w:i/>
        </w:rPr>
        <w:t>Notifiche di consegna</w:t>
      </w:r>
      <w:r w:rsidRPr="004D2A4F">
        <w:t xml:space="preserve"> (che riportano l’Identificativo di transazione IdT</w:t>
      </w:r>
      <w:r w:rsidRPr="004D2A4F">
        <w:rPr>
          <w:szCs w:val="20"/>
        </w:rPr>
        <w:t xml:space="preserve"> a cui si riferiscono</w:t>
      </w:r>
      <w:r w:rsidRPr="004D2A4F">
        <w:t>):</w:t>
      </w:r>
    </w:p>
    <w:p w14:paraId="35A9CFE2" w14:textId="77777777" w:rsidR="00795DDD" w:rsidRPr="004D2A4F" w:rsidRDefault="00795DDD" w:rsidP="00795DDD">
      <w:pPr>
        <w:pStyle w:val="Trattino"/>
        <w:numPr>
          <w:ilvl w:val="1"/>
          <w:numId w:val="8"/>
        </w:numPr>
      </w:pPr>
      <w:r w:rsidRPr="004D2A4F">
        <w:rPr>
          <w:i/>
        </w:rPr>
        <w:t>Ricevuta di consegna</w:t>
      </w:r>
      <w:r w:rsidRPr="004D2A4F">
        <w:t>: comunica al Trasmittente che NSO ha consegnato il Messaggio al Ricevente;</w:t>
      </w:r>
    </w:p>
    <w:p w14:paraId="4E98E279" w14:textId="77777777" w:rsidR="00795DDD" w:rsidRPr="004D2A4F" w:rsidRDefault="00795DDD" w:rsidP="00795DDD">
      <w:pPr>
        <w:pStyle w:val="Trattino"/>
        <w:numPr>
          <w:ilvl w:val="1"/>
          <w:numId w:val="8"/>
        </w:numPr>
      </w:pPr>
      <w:r w:rsidRPr="004D2A4F">
        <w:rPr>
          <w:i/>
        </w:rPr>
        <w:t>Mancata consegna</w:t>
      </w:r>
      <w:r w:rsidRPr="004D2A4F">
        <w:t>: segnala al Trasmittente la temporanea impossibilità di recapitare il Messaggio al Ricevente;</w:t>
      </w:r>
    </w:p>
    <w:p w14:paraId="5A351FD6" w14:textId="77777777" w:rsidR="00795DDD" w:rsidRPr="004D2A4F" w:rsidRDefault="00795DDD" w:rsidP="00795DDD">
      <w:pPr>
        <w:pStyle w:val="Trattino"/>
        <w:numPr>
          <w:ilvl w:val="1"/>
          <w:numId w:val="8"/>
        </w:numPr>
      </w:pPr>
      <w:r w:rsidRPr="004D2A4F">
        <w:rPr>
          <w:i/>
        </w:rPr>
        <w:t>Attestazione di avvenuta trasmissione del messaggio con impossibilità di recapito</w:t>
      </w:r>
      <w:r w:rsidRPr="004D2A4F">
        <w:t>: segnala al Trasmittente l’impossibilità di recapitare il Messaggio al Ricevente per cause non imputabili a NSO;</w:t>
      </w:r>
    </w:p>
    <w:p w14:paraId="43133374" w14:textId="4B2526B4" w:rsidR="00795DDD" w:rsidRPr="004D2A4F" w:rsidRDefault="00795DDD" w:rsidP="00795DDD">
      <w:pPr>
        <w:pStyle w:val="Trattino"/>
        <w:ind w:left="800"/>
      </w:pPr>
      <w:r w:rsidRPr="004D2A4F">
        <w:t xml:space="preserve">Negli scenari di validazione (v. Paragrafo </w:t>
      </w:r>
      <w:r w:rsidR="002F5F95" w:rsidRPr="004D2A4F">
        <w:fldChar w:fldCharType="begin"/>
      </w:r>
      <w:r w:rsidR="002F5F95" w:rsidRPr="004D2A4F">
        <w:instrText xml:space="preserve"> REF _Ref499274932 \r \h  \* MERGEFORMAT </w:instrText>
      </w:r>
      <w:r w:rsidR="002F5F95" w:rsidRPr="004D2A4F">
        <w:fldChar w:fldCharType="separate"/>
      </w:r>
      <w:ins w:id="2388" w:author="Cernigliaro, Giuseppe (IT - Bologna)" w:date="2019-02-07T20:53:00Z">
        <w:r w:rsidR="004A592B">
          <w:t>0</w:t>
        </w:r>
      </w:ins>
      <w:del w:id="2389" w:author="Cernigliaro, Giuseppe (IT - Bologna)" w:date="2019-02-07T20:53:00Z">
        <w:r w:rsidRPr="004D2A4F" w:rsidDel="004A592B">
          <w:delText>3.6</w:delText>
        </w:r>
      </w:del>
      <w:r w:rsidR="002F5F95" w:rsidRPr="004D2A4F">
        <w:fldChar w:fldCharType="end"/>
      </w:r>
      <w:r w:rsidRPr="004D2A4F">
        <w:t xml:space="preserve">), se il Messaggio supera la validazione: </w:t>
      </w:r>
    </w:p>
    <w:p w14:paraId="52A9B365" w14:textId="77777777" w:rsidR="00795DDD" w:rsidRPr="004D2A4F" w:rsidRDefault="00795DDD" w:rsidP="00795DDD">
      <w:pPr>
        <w:pStyle w:val="Trattino"/>
        <w:numPr>
          <w:ilvl w:val="0"/>
          <w:numId w:val="8"/>
        </w:numPr>
        <w:ind w:left="1157" w:hanging="357"/>
      </w:pPr>
      <w:r w:rsidRPr="004D2A4F">
        <w:t xml:space="preserve">NSO invia al Trasmittente, la </w:t>
      </w:r>
      <w:r w:rsidRPr="004D2A4F">
        <w:rPr>
          <w:i/>
        </w:rPr>
        <w:t>Ricevuta di consegna</w:t>
      </w:r>
      <w:r w:rsidRPr="004D2A4F">
        <w:t>, che ne attesta, esclusivamente, l’avvenuta validazione.</w:t>
      </w:r>
    </w:p>
    <w:p w14:paraId="535403C1" w14:textId="77777777" w:rsidR="00795DDD" w:rsidRPr="004D2A4F" w:rsidRDefault="00795DDD" w:rsidP="00795DDD">
      <w:pPr>
        <w:pStyle w:val="Trattino"/>
        <w:ind w:left="800"/>
      </w:pPr>
      <w:r w:rsidRPr="004D2A4F">
        <w:t>Si forniscono, di seguito, alcuni dettagli sul meccanismo di recapito dei Messaggi e sulla corretta interpretazione di talune delle Notifiche sopra menzionate:</w:t>
      </w:r>
    </w:p>
    <w:p w14:paraId="5920E9B0" w14:textId="77777777" w:rsidR="00795DDD" w:rsidRPr="004D2A4F" w:rsidRDefault="00795DDD" w:rsidP="00795DDD">
      <w:pPr>
        <w:pStyle w:val="Trattino"/>
        <w:numPr>
          <w:ilvl w:val="0"/>
          <w:numId w:val="8"/>
        </w:numPr>
        <w:ind w:left="1157" w:hanging="357"/>
      </w:pPr>
      <w:commentRangeStart w:id="2390"/>
      <w:r w:rsidRPr="004D2A4F">
        <w:t>nel caso in cui, dopo tre tentativi “automatici” di re-invio nell’arco di due ore, il recapito al Ricevente non sia andato a buon fine, NSO invia al Trasmittente una Notifica di Mancata consegna.</w:t>
      </w:r>
      <w:commentRangeEnd w:id="2390"/>
      <w:r w:rsidR="006A042E">
        <w:rPr>
          <w:rStyle w:val="CommentReference"/>
          <w:rFonts w:ascii="Arial" w:hAnsi="Arial"/>
        </w:rPr>
        <w:commentReference w:id="2390"/>
      </w:r>
      <w:r w:rsidRPr="004D2A4F">
        <w:t xml:space="preserve"> Questa Notifica segnala la momentanea impossibilità di consegnare il Messaggio al Ricevente: si tratta, pertanto, di una comunicazione che ha valore temporaneo. Ne consegue che il comportamento corretto del Trasmittente sarà quello di attendere l’esito definitivo del processo di recapito. Ove tale processo abbia esito positivo il Trasmittente riceverà la Ricevuta di consegna; in caso contrario riceverà l’Attestazione di avvenuta trasmissione del messaggio con impossibilità di recapito;</w:t>
      </w:r>
    </w:p>
    <w:p w14:paraId="5EB1F853" w14:textId="77777777" w:rsidR="00795DDD" w:rsidRPr="004D2A4F" w:rsidRDefault="00795DDD" w:rsidP="00795DDD">
      <w:pPr>
        <w:pStyle w:val="Trattino"/>
        <w:numPr>
          <w:ilvl w:val="0"/>
          <w:numId w:val="8"/>
        </w:numPr>
        <w:ind w:left="1157" w:hanging="357"/>
      </w:pPr>
      <w:r w:rsidRPr="004D2A4F">
        <w:t>è importante sottolineare che, dopo l’invio della Notifica di Mancata consegna, il personale del Servizio di gestione di NSO effettua dei tentativi “manuali” di recapito del Messaggio e provvede a contattare il Trasmittente per risolvere i problemi tecnici che ne hanno impedito o ostacolato la consegna;</w:t>
      </w:r>
    </w:p>
    <w:p w14:paraId="6C907DDD" w14:textId="140CD29A" w:rsidR="00795DDD" w:rsidRPr="004D2A4F" w:rsidRDefault="00795DDD" w:rsidP="00795DDD">
      <w:pPr>
        <w:pStyle w:val="Trattino"/>
        <w:numPr>
          <w:ilvl w:val="0"/>
          <w:numId w:val="8"/>
        </w:numPr>
        <w:ind w:left="1157" w:hanging="357"/>
      </w:pPr>
      <w:r w:rsidRPr="004D2A4F">
        <w:t xml:space="preserve">qualora il processo di recapito del Messaggio non vada comunque a buon fine, NSO invia al Trasmittente l’Attestazione di avvenuta trasmissione del messaggio con impossibilità di recapito. In questo caso, il Trasmittente è autorizzato a recapitare autonomamente il Messaggio al Ricevente. Nella sostanza si realizza </w:t>
      </w:r>
      <w:r w:rsidRPr="004D2A4F">
        <w:lastRenderedPageBreak/>
        <w:t xml:space="preserve">una sorta di scenario di validazione </w:t>
      </w:r>
      <w:r w:rsidR="00E63944" w:rsidRPr="004D2A4F">
        <w:t xml:space="preserve">diretta </w:t>
      </w:r>
      <w:r w:rsidRPr="004D2A4F">
        <w:t xml:space="preserve">(v. Paragrafo </w:t>
      </w:r>
      <w:r w:rsidR="00A34DD2" w:rsidRPr="004D2A4F">
        <w:fldChar w:fldCharType="begin"/>
      </w:r>
      <w:r w:rsidR="00821582" w:rsidRPr="004D2A4F">
        <w:instrText xml:space="preserve"> REF _Ref502128218 \r \h </w:instrText>
      </w:r>
      <w:r w:rsidR="00BB34B0" w:rsidRPr="004D2A4F">
        <w:instrText xml:space="preserve"> \* MERGEFORMAT </w:instrText>
      </w:r>
      <w:r w:rsidR="00A34DD2" w:rsidRPr="004D2A4F">
        <w:fldChar w:fldCharType="separate"/>
      </w:r>
      <w:ins w:id="2391" w:author="Cernigliaro, Giuseppe (IT - Bologna)" w:date="2019-02-07T20:53:00Z">
        <w:r w:rsidR="004A592B" w:rsidRPr="004A592B">
          <w:rPr>
            <w:b/>
            <w:bCs/>
            <w:rPrChange w:id="2392" w:author="Cernigliaro, Giuseppe (IT - Bologna)" w:date="2019-02-07T20:54:00Z">
              <w:rPr>
                <w:b/>
                <w:bCs/>
                <w:lang w:val="en-US"/>
              </w:rPr>
            </w:rPrChange>
          </w:rPr>
          <w:t>Error! Reference source not found.</w:t>
        </w:r>
      </w:ins>
      <w:del w:id="2393" w:author="Cernigliaro, Giuseppe (IT - Bologna)" w:date="2019-02-07T20:53:00Z">
        <w:r w:rsidR="00A34DD2" w:rsidRPr="004D2A4F" w:rsidDel="004A592B">
          <w:rPr>
            <w:b/>
            <w:bCs/>
          </w:rPr>
          <w:fldChar w:fldCharType="begin"/>
        </w:r>
        <w:r w:rsidR="00E63944" w:rsidRPr="004D2A4F" w:rsidDel="004A592B">
          <w:delInstrText xml:space="preserve"> REF _Ref534625232 \r \h </w:delInstrText>
        </w:r>
        <w:r w:rsidR="004D2A4F" w:rsidDel="004A592B">
          <w:rPr>
            <w:b/>
            <w:bCs/>
          </w:rPr>
          <w:delInstrText xml:space="preserve"> \* MERGEFORMAT </w:delInstrText>
        </w:r>
        <w:r w:rsidR="00A34DD2" w:rsidRPr="004D2A4F" w:rsidDel="004A592B">
          <w:rPr>
            <w:b/>
            <w:bCs/>
          </w:rPr>
        </w:r>
        <w:r w:rsidR="00A34DD2" w:rsidRPr="004D2A4F" w:rsidDel="004A592B">
          <w:rPr>
            <w:b/>
            <w:bCs/>
          </w:rPr>
          <w:fldChar w:fldCharType="separate"/>
        </w:r>
        <w:r w:rsidR="00E63944" w:rsidRPr="004D2A4F" w:rsidDel="004A592B">
          <w:delText>2.5.3.2</w:delText>
        </w:r>
        <w:r w:rsidR="00A34DD2" w:rsidRPr="004D2A4F" w:rsidDel="004A592B">
          <w:fldChar w:fldCharType="end"/>
        </w:r>
      </w:del>
      <w:r w:rsidR="00A34DD2" w:rsidRPr="004D2A4F">
        <w:fldChar w:fldCharType="end"/>
      </w:r>
      <w:r w:rsidR="00E63944" w:rsidRPr="004D2A4F">
        <w:t xml:space="preserve">, punto </w:t>
      </w:r>
      <w:r w:rsidR="00A34DD2" w:rsidRPr="004D2A4F">
        <w:fldChar w:fldCharType="begin"/>
      </w:r>
      <w:r w:rsidR="00E63944" w:rsidRPr="004D2A4F">
        <w:instrText xml:space="preserve"> REF _Ref534625305 \r \h </w:instrText>
      </w:r>
      <w:r w:rsidR="00BB34B0" w:rsidRPr="004D2A4F">
        <w:instrText xml:space="preserve"> \* MERGEFORMAT </w:instrText>
      </w:r>
      <w:r w:rsidR="00A34DD2" w:rsidRPr="004D2A4F">
        <w:fldChar w:fldCharType="separate"/>
      </w:r>
      <w:ins w:id="2394" w:author="Cernigliaro, Giuseppe (IT - Bologna)" w:date="2019-02-07T20:53:00Z">
        <w:r w:rsidR="004A592B">
          <w:t>0</w:t>
        </w:r>
      </w:ins>
      <w:del w:id="2395" w:author="Cernigliaro, Giuseppe (IT - Bologna)" w:date="2019-02-07T20:53:00Z">
        <w:r w:rsidR="00E63944" w:rsidRPr="004D2A4F" w:rsidDel="004A592B">
          <w:delText>1</w:delText>
        </w:r>
      </w:del>
      <w:r w:rsidR="00A34DD2" w:rsidRPr="004D2A4F">
        <w:fldChar w:fldCharType="end"/>
      </w:r>
      <w:r w:rsidRPr="004D2A4F">
        <w:t>) causato dell’impossibilità tecnica di recapitare il Messaggio per il tramite di NSO.</w:t>
      </w:r>
    </w:p>
    <w:p w14:paraId="7E396ED5" w14:textId="77777777" w:rsidR="00BB2082" w:rsidRPr="004D2A4F" w:rsidRDefault="00BB2082" w:rsidP="00A85D17">
      <w:pPr>
        <w:pStyle w:val="Trattino"/>
        <w:ind w:left="800"/>
      </w:pPr>
    </w:p>
    <w:p w14:paraId="7C5DE2C7" w14:textId="77777777" w:rsidR="00A85D17" w:rsidRPr="004D2A4F" w:rsidRDefault="00A85D17" w:rsidP="00A85D17">
      <w:pPr>
        <w:pStyle w:val="Trattino"/>
        <w:ind w:left="800"/>
      </w:pPr>
      <w:r w:rsidRPr="004D2A4F">
        <w:t>Nella Tabella che segue</w:t>
      </w:r>
      <w:r w:rsidR="00EC1AE0" w:rsidRPr="004D2A4F">
        <w:t xml:space="preserve"> fornisce uno schema di sintesi d</w:t>
      </w:r>
      <w:r w:rsidR="00F347F6" w:rsidRPr="004D2A4F">
        <w:t>e</w:t>
      </w:r>
      <w:r w:rsidR="00EC1AE0" w:rsidRPr="004D2A4F">
        <w:t xml:space="preserve">lle </w:t>
      </w:r>
      <w:r w:rsidR="00EC1AE0" w:rsidRPr="004D2A4F">
        <w:rPr>
          <w:i/>
        </w:rPr>
        <w:t xml:space="preserve">Notifiche di sistema </w:t>
      </w:r>
      <w:r w:rsidR="00EC1AE0" w:rsidRPr="004D2A4F">
        <w:t>inviate da NSO al Trasmittente.</w:t>
      </w:r>
    </w:p>
    <w:p w14:paraId="38D1E0CF" w14:textId="77777777" w:rsidR="00BB2082" w:rsidRPr="004D2A4F" w:rsidRDefault="00BB2082" w:rsidP="00A85D17">
      <w:pPr>
        <w:pStyle w:val="Trattino"/>
        <w:ind w:left="800"/>
      </w:pPr>
    </w:p>
    <w:tbl>
      <w:tblPr>
        <w:tblStyle w:val="TableGrid"/>
        <w:tblW w:w="8789" w:type="dxa"/>
        <w:jc w:val="center"/>
        <w:tblLook w:val="04A0" w:firstRow="1" w:lastRow="0" w:firstColumn="1" w:lastColumn="0" w:noHBand="0" w:noVBand="1"/>
      </w:tblPr>
      <w:tblGrid>
        <w:gridCol w:w="1352"/>
        <w:gridCol w:w="1343"/>
        <w:gridCol w:w="2835"/>
        <w:gridCol w:w="3259"/>
      </w:tblGrid>
      <w:tr w:rsidR="002A1052" w:rsidRPr="004D2A4F" w14:paraId="1F2B24FA" w14:textId="77777777" w:rsidTr="000A5CFF">
        <w:trPr>
          <w:trHeight w:val="386"/>
          <w:jc w:val="center"/>
        </w:trPr>
        <w:tc>
          <w:tcPr>
            <w:tcW w:w="0" w:type="auto"/>
            <w:vMerge w:val="restart"/>
            <w:shd w:val="clear" w:color="auto" w:fill="D9D9D9" w:themeFill="background1" w:themeFillShade="D9"/>
            <w:vAlign w:val="center"/>
          </w:tcPr>
          <w:p w14:paraId="66AA2A0E" w14:textId="77777777" w:rsidR="00E63944" w:rsidRPr="004D2A4F" w:rsidRDefault="00E63944" w:rsidP="00F347F6">
            <w:pPr>
              <w:pStyle w:val="BodyText"/>
              <w:spacing w:before="120" w:after="120"/>
              <w:ind w:left="0"/>
              <w:contextualSpacing/>
              <w:jc w:val="center"/>
              <w:rPr>
                <w:b/>
              </w:rPr>
            </w:pPr>
            <w:r w:rsidRPr="004D2A4F">
              <w:rPr>
                <w:b/>
              </w:rPr>
              <w:t xml:space="preserve">Tipo di </w:t>
            </w:r>
          </w:p>
          <w:p w14:paraId="291C5885" w14:textId="77777777" w:rsidR="005157CE" w:rsidRPr="004D2A4F" w:rsidRDefault="005157CE" w:rsidP="00F347F6">
            <w:pPr>
              <w:pStyle w:val="BodyText"/>
              <w:spacing w:before="120" w:after="120"/>
              <w:ind w:left="0"/>
              <w:contextualSpacing/>
              <w:jc w:val="center"/>
              <w:rPr>
                <w:b/>
              </w:rPr>
            </w:pPr>
            <w:r w:rsidRPr="004D2A4F">
              <w:rPr>
                <w:b/>
              </w:rPr>
              <w:t>Scenario</w:t>
            </w:r>
          </w:p>
        </w:tc>
        <w:tc>
          <w:tcPr>
            <w:tcW w:w="1343" w:type="dxa"/>
            <w:vMerge w:val="restart"/>
            <w:shd w:val="clear" w:color="auto" w:fill="D9D9D9" w:themeFill="background1" w:themeFillShade="D9"/>
            <w:vAlign w:val="center"/>
          </w:tcPr>
          <w:p w14:paraId="3F7C9C57" w14:textId="77777777" w:rsidR="00E63944" w:rsidRPr="004D2A4F" w:rsidRDefault="005157CE" w:rsidP="00F347F6">
            <w:pPr>
              <w:pStyle w:val="BodyText"/>
              <w:spacing w:before="120" w:after="120"/>
              <w:ind w:left="0"/>
              <w:contextualSpacing/>
              <w:jc w:val="center"/>
              <w:rPr>
                <w:b/>
              </w:rPr>
            </w:pPr>
            <w:r w:rsidRPr="004D2A4F">
              <w:rPr>
                <w:b/>
              </w:rPr>
              <w:t xml:space="preserve">Tipo di </w:t>
            </w:r>
          </w:p>
          <w:p w14:paraId="2A868E06" w14:textId="77777777" w:rsidR="005157CE" w:rsidRPr="004D2A4F" w:rsidRDefault="005157CE" w:rsidP="00F347F6">
            <w:pPr>
              <w:pStyle w:val="BodyText"/>
              <w:spacing w:before="120" w:after="120"/>
              <w:ind w:left="0"/>
              <w:contextualSpacing/>
              <w:jc w:val="center"/>
              <w:rPr>
                <w:b/>
              </w:rPr>
            </w:pPr>
            <w:r w:rsidRPr="004D2A4F">
              <w:rPr>
                <w:b/>
              </w:rPr>
              <w:t xml:space="preserve">Notifica </w:t>
            </w:r>
          </w:p>
        </w:tc>
        <w:tc>
          <w:tcPr>
            <w:tcW w:w="2835" w:type="dxa"/>
            <w:vMerge w:val="restart"/>
            <w:shd w:val="clear" w:color="auto" w:fill="D9D9D9"/>
            <w:vAlign w:val="center"/>
          </w:tcPr>
          <w:p w14:paraId="07033C8C" w14:textId="77777777" w:rsidR="005157CE" w:rsidRPr="004D2A4F" w:rsidRDefault="005157CE" w:rsidP="000A5CFF">
            <w:pPr>
              <w:pStyle w:val="BodyText"/>
              <w:spacing w:before="120" w:after="120"/>
              <w:ind w:left="0"/>
              <w:contextualSpacing/>
              <w:jc w:val="center"/>
              <w:rPr>
                <w:b/>
              </w:rPr>
            </w:pPr>
            <w:r w:rsidRPr="004D2A4F">
              <w:rPr>
                <w:b/>
              </w:rPr>
              <w:t xml:space="preserve">Nome della Notifica </w:t>
            </w:r>
          </w:p>
        </w:tc>
        <w:tc>
          <w:tcPr>
            <w:tcW w:w="3259" w:type="dxa"/>
            <w:vMerge w:val="restart"/>
            <w:shd w:val="clear" w:color="auto" w:fill="D9D9D9" w:themeFill="background1" w:themeFillShade="D9"/>
            <w:vAlign w:val="center"/>
          </w:tcPr>
          <w:p w14:paraId="22367B76" w14:textId="77777777" w:rsidR="005157CE" w:rsidRPr="004D2A4F" w:rsidRDefault="005157CE" w:rsidP="00F347F6">
            <w:pPr>
              <w:pStyle w:val="BodyText"/>
              <w:spacing w:before="120" w:after="120"/>
              <w:ind w:left="0"/>
              <w:contextualSpacing/>
              <w:jc w:val="center"/>
              <w:rPr>
                <w:b/>
              </w:rPr>
            </w:pPr>
            <w:r w:rsidRPr="004D2A4F">
              <w:rPr>
                <w:b/>
              </w:rPr>
              <w:t>Significato della Notifica</w:t>
            </w:r>
          </w:p>
        </w:tc>
      </w:tr>
      <w:tr w:rsidR="002A1052" w:rsidRPr="004D2A4F" w14:paraId="13701CF7" w14:textId="77777777" w:rsidTr="000A5CFF">
        <w:trPr>
          <w:trHeight w:val="506"/>
          <w:jc w:val="center"/>
        </w:trPr>
        <w:tc>
          <w:tcPr>
            <w:tcW w:w="0" w:type="auto"/>
            <w:vMerge/>
            <w:shd w:val="clear" w:color="auto" w:fill="D9D9D9" w:themeFill="background1" w:themeFillShade="D9"/>
          </w:tcPr>
          <w:p w14:paraId="55364CC2" w14:textId="77777777" w:rsidR="005157CE" w:rsidRPr="004D2A4F" w:rsidRDefault="005157CE" w:rsidP="00AA5016">
            <w:pPr>
              <w:pStyle w:val="BodyText"/>
              <w:spacing w:before="120" w:after="120"/>
              <w:ind w:left="0"/>
              <w:jc w:val="center"/>
              <w:rPr>
                <w:b/>
              </w:rPr>
            </w:pPr>
          </w:p>
        </w:tc>
        <w:tc>
          <w:tcPr>
            <w:tcW w:w="1343" w:type="dxa"/>
            <w:vMerge/>
            <w:tcBorders>
              <w:bottom w:val="single" w:sz="4" w:space="0" w:color="auto"/>
            </w:tcBorders>
            <w:shd w:val="clear" w:color="auto" w:fill="D9D9D9" w:themeFill="background1" w:themeFillShade="D9"/>
            <w:vAlign w:val="center"/>
          </w:tcPr>
          <w:p w14:paraId="1F2B8253" w14:textId="77777777" w:rsidR="005157CE" w:rsidRPr="004D2A4F" w:rsidRDefault="005157CE" w:rsidP="00AA5016">
            <w:pPr>
              <w:pStyle w:val="BodyText"/>
              <w:spacing w:before="120" w:after="120"/>
              <w:ind w:left="0"/>
              <w:jc w:val="center"/>
              <w:rPr>
                <w:b/>
              </w:rPr>
            </w:pPr>
          </w:p>
        </w:tc>
        <w:tc>
          <w:tcPr>
            <w:tcW w:w="2835" w:type="dxa"/>
            <w:vMerge/>
            <w:tcBorders>
              <w:bottom w:val="single" w:sz="4" w:space="0" w:color="auto"/>
            </w:tcBorders>
            <w:shd w:val="clear" w:color="auto" w:fill="D9D9D9"/>
            <w:vAlign w:val="center"/>
          </w:tcPr>
          <w:p w14:paraId="63336771" w14:textId="77777777" w:rsidR="005157CE" w:rsidRPr="004D2A4F" w:rsidRDefault="005157CE" w:rsidP="00AA5016">
            <w:pPr>
              <w:pStyle w:val="BodyText"/>
              <w:spacing w:before="120" w:after="120"/>
              <w:ind w:left="0"/>
              <w:jc w:val="center"/>
              <w:rPr>
                <w:b/>
              </w:rPr>
            </w:pPr>
          </w:p>
        </w:tc>
        <w:tc>
          <w:tcPr>
            <w:tcW w:w="3259" w:type="dxa"/>
            <w:vMerge/>
            <w:tcBorders>
              <w:bottom w:val="single" w:sz="4" w:space="0" w:color="auto"/>
            </w:tcBorders>
            <w:shd w:val="clear" w:color="auto" w:fill="D9D9D9" w:themeFill="background1" w:themeFillShade="D9"/>
            <w:vAlign w:val="center"/>
          </w:tcPr>
          <w:p w14:paraId="46144A38" w14:textId="77777777" w:rsidR="005157CE" w:rsidRPr="004D2A4F" w:rsidRDefault="005157CE" w:rsidP="00AA5016">
            <w:pPr>
              <w:pStyle w:val="BodyText"/>
              <w:spacing w:before="120" w:after="120"/>
              <w:ind w:left="0"/>
              <w:jc w:val="center"/>
              <w:rPr>
                <w:b/>
              </w:rPr>
            </w:pPr>
          </w:p>
        </w:tc>
      </w:tr>
      <w:tr w:rsidR="00393239" w:rsidRPr="004D2A4F" w14:paraId="0EEF4692" w14:textId="77777777" w:rsidTr="000A5CFF">
        <w:trPr>
          <w:trHeight w:val="1238"/>
          <w:jc w:val="center"/>
        </w:trPr>
        <w:tc>
          <w:tcPr>
            <w:tcW w:w="0" w:type="auto"/>
            <w:vMerge w:val="restart"/>
            <w:vAlign w:val="center"/>
          </w:tcPr>
          <w:p w14:paraId="4F13E24E" w14:textId="77777777" w:rsidR="00E63944" w:rsidRPr="004D2A4F" w:rsidRDefault="00E63944" w:rsidP="00AA5016">
            <w:pPr>
              <w:pStyle w:val="BodyText"/>
              <w:spacing w:before="120"/>
              <w:ind w:left="0"/>
              <w:contextualSpacing/>
              <w:jc w:val="left"/>
            </w:pPr>
            <w:r w:rsidRPr="004D2A4F">
              <w:rPr>
                <w:b/>
              </w:rPr>
              <w:t>Trasmissione</w:t>
            </w:r>
          </w:p>
        </w:tc>
        <w:tc>
          <w:tcPr>
            <w:tcW w:w="1343" w:type="dxa"/>
            <w:vMerge w:val="restart"/>
            <w:tcBorders>
              <w:right w:val="nil"/>
            </w:tcBorders>
            <w:vAlign w:val="center"/>
          </w:tcPr>
          <w:p w14:paraId="48DDBB7A" w14:textId="77777777" w:rsidR="00E63944" w:rsidRPr="004D2A4F" w:rsidRDefault="00E63944" w:rsidP="00AA5016">
            <w:pPr>
              <w:pStyle w:val="BodyText"/>
              <w:spacing w:before="120"/>
              <w:ind w:left="0"/>
              <w:contextualSpacing/>
              <w:jc w:val="left"/>
            </w:pPr>
            <w:r w:rsidRPr="004D2A4F">
              <w:t xml:space="preserve">Notifica </w:t>
            </w:r>
          </w:p>
          <w:p w14:paraId="7D6E1BCC" w14:textId="77777777" w:rsidR="00E63944" w:rsidRPr="004D2A4F" w:rsidRDefault="00E63944" w:rsidP="00AA5016">
            <w:pPr>
              <w:pStyle w:val="BodyText"/>
              <w:spacing w:before="120"/>
              <w:ind w:left="0"/>
              <w:contextualSpacing/>
              <w:jc w:val="left"/>
            </w:pPr>
            <w:r w:rsidRPr="004D2A4F">
              <w:t>di consegna</w:t>
            </w:r>
          </w:p>
        </w:tc>
        <w:tc>
          <w:tcPr>
            <w:tcW w:w="2835" w:type="dxa"/>
            <w:tcBorders>
              <w:left w:val="nil"/>
              <w:bottom w:val="single" w:sz="4" w:space="0" w:color="auto"/>
              <w:right w:val="nil"/>
            </w:tcBorders>
            <w:vAlign w:val="center"/>
          </w:tcPr>
          <w:p w14:paraId="042D5135" w14:textId="77777777" w:rsidR="00E63944" w:rsidRPr="004D2A4F" w:rsidRDefault="00E63944" w:rsidP="00AA5016">
            <w:pPr>
              <w:pStyle w:val="BodyText"/>
              <w:ind w:left="0"/>
              <w:contextualSpacing/>
              <w:jc w:val="left"/>
              <w:rPr>
                <w:b/>
              </w:rPr>
            </w:pPr>
            <w:r w:rsidRPr="004D2A4F">
              <w:rPr>
                <w:b/>
              </w:rPr>
              <w:t>Ricevuta di consegna</w:t>
            </w:r>
          </w:p>
        </w:tc>
        <w:tc>
          <w:tcPr>
            <w:tcW w:w="3259" w:type="dxa"/>
            <w:tcBorders>
              <w:left w:val="nil"/>
              <w:bottom w:val="single" w:sz="4" w:space="0" w:color="auto"/>
            </w:tcBorders>
            <w:vAlign w:val="center"/>
          </w:tcPr>
          <w:p w14:paraId="5991078A" w14:textId="77777777" w:rsidR="002A1052" w:rsidRPr="004D2A4F" w:rsidRDefault="00E63944" w:rsidP="00AA5016">
            <w:pPr>
              <w:pStyle w:val="BodyText"/>
              <w:spacing w:before="0"/>
              <w:ind w:left="34"/>
              <w:jc w:val="left"/>
            </w:pPr>
            <w:r w:rsidRPr="004D2A4F">
              <w:t xml:space="preserve">NSO ha consegnato </w:t>
            </w:r>
          </w:p>
          <w:p w14:paraId="2BDB1632" w14:textId="77777777" w:rsidR="00E63944" w:rsidRPr="004D2A4F" w:rsidRDefault="00E63944" w:rsidP="002A1052">
            <w:pPr>
              <w:pStyle w:val="BodyText"/>
              <w:spacing w:before="0"/>
              <w:ind w:left="34"/>
              <w:jc w:val="left"/>
              <w:rPr>
                <w:b/>
              </w:rPr>
            </w:pPr>
            <w:r w:rsidRPr="004D2A4F">
              <w:t>il Messaggio al Ricevente</w:t>
            </w:r>
          </w:p>
        </w:tc>
      </w:tr>
      <w:tr w:rsidR="00393239" w:rsidRPr="004D2A4F" w14:paraId="06E59E87" w14:textId="77777777" w:rsidTr="000A5CFF">
        <w:trPr>
          <w:trHeight w:val="1238"/>
          <w:jc w:val="center"/>
        </w:trPr>
        <w:tc>
          <w:tcPr>
            <w:tcW w:w="0" w:type="auto"/>
            <w:vMerge/>
            <w:vAlign w:val="center"/>
          </w:tcPr>
          <w:p w14:paraId="0C7310AE" w14:textId="77777777" w:rsidR="00E63944" w:rsidRPr="004D2A4F" w:rsidRDefault="00E63944" w:rsidP="00AA5016">
            <w:pPr>
              <w:pStyle w:val="BodyText"/>
              <w:spacing w:before="120"/>
              <w:ind w:left="0"/>
              <w:contextualSpacing/>
              <w:jc w:val="left"/>
              <w:rPr>
                <w:b/>
              </w:rPr>
            </w:pPr>
          </w:p>
        </w:tc>
        <w:tc>
          <w:tcPr>
            <w:tcW w:w="1343" w:type="dxa"/>
            <w:vMerge/>
            <w:tcBorders>
              <w:right w:val="nil"/>
            </w:tcBorders>
            <w:vAlign w:val="center"/>
          </w:tcPr>
          <w:p w14:paraId="35539B2F" w14:textId="77777777" w:rsidR="00E63944" w:rsidRPr="004D2A4F" w:rsidRDefault="00E63944" w:rsidP="00AA5016">
            <w:pPr>
              <w:pStyle w:val="BodyText"/>
              <w:spacing w:before="120"/>
              <w:ind w:left="0"/>
              <w:contextualSpacing/>
              <w:jc w:val="left"/>
              <w:rPr>
                <w:b/>
              </w:rPr>
            </w:pPr>
          </w:p>
        </w:tc>
        <w:tc>
          <w:tcPr>
            <w:tcW w:w="2835" w:type="dxa"/>
            <w:tcBorders>
              <w:top w:val="single" w:sz="4" w:space="0" w:color="auto"/>
              <w:left w:val="nil"/>
              <w:bottom w:val="single" w:sz="4" w:space="0" w:color="auto"/>
              <w:right w:val="nil"/>
            </w:tcBorders>
            <w:vAlign w:val="center"/>
          </w:tcPr>
          <w:p w14:paraId="637527D9" w14:textId="77777777" w:rsidR="00E63944" w:rsidRPr="004D2A4F" w:rsidRDefault="00E63944" w:rsidP="00AA5016">
            <w:pPr>
              <w:pStyle w:val="BodyText"/>
              <w:ind w:left="0"/>
              <w:contextualSpacing/>
              <w:jc w:val="left"/>
              <w:rPr>
                <w:b/>
              </w:rPr>
            </w:pPr>
            <w:r w:rsidRPr="004D2A4F">
              <w:rPr>
                <w:b/>
              </w:rPr>
              <w:t>Mancata consegna</w:t>
            </w:r>
          </w:p>
        </w:tc>
        <w:tc>
          <w:tcPr>
            <w:tcW w:w="3259" w:type="dxa"/>
            <w:tcBorders>
              <w:top w:val="single" w:sz="4" w:space="0" w:color="auto"/>
              <w:left w:val="nil"/>
              <w:bottom w:val="single" w:sz="4" w:space="0" w:color="auto"/>
            </w:tcBorders>
            <w:vAlign w:val="center"/>
          </w:tcPr>
          <w:p w14:paraId="20869E81" w14:textId="77777777" w:rsidR="00E63944" w:rsidRPr="004D2A4F" w:rsidRDefault="00E63944" w:rsidP="00AA5016">
            <w:pPr>
              <w:pStyle w:val="BodyText"/>
              <w:spacing w:before="0"/>
              <w:ind w:left="34"/>
              <w:jc w:val="left"/>
            </w:pPr>
            <w:r w:rsidRPr="004D2A4F">
              <w:t xml:space="preserve">NSO è temporaneamente incapace </w:t>
            </w:r>
          </w:p>
          <w:p w14:paraId="677B7934" w14:textId="77777777" w:rsidR="00E63944" w:rsidRPr="004D2A4F" w:rsidRDefault="00E63944" w:rsidP="00E63944">
            <w:pPr>
              <w:pStyle w:val="BodyText"/>
              <w:spacing w:before="0"/>
              <w:ind w:left="34"/>
              <w:jc w:val="left"/>
            </w:pPr>
            <w:r w:rsidRPr="004D2A4F">
              <w:t xml:space="preserve">di recapitare il Messaggio al </w:t>
            </w:r>
            <w:r w:rsidR="002A1052" w:rsidRPr="004D2A4F">
              <w:t>R</w:t>
            </w:r>
            <w:r w:rsidRPr="004D2A4F">
              <w:t>icevente</w:t>
            </w:r>
          </w:p>
        </w:tc>
      </w:tr>
      <w:tr w:rsidR="00393239" w:rsidRPr="004D2A4F" w14:paraId="2C658DF7" w14:textId="77777777" w:rsidTr="000A5CFF">
        <w:trPr>
          <w:trHeight w:val="1238"/>
          <w:jc w:val="center"/>
        </w:trPr>
        <w:tc>
          <w:tcPr>
            <w:tcW w:w="0" w:type="auto"/>
            <w:vMerge/>
            <w:vAlign w:val="center"/>
          </w:tcPr>
          <w:p w14:paraId="31FF6454" w14:textId="77777777" w:rsidR="00E63944" w:rsidRPr="004D2A4F" w:rsidRDefault="00E63944" w:rsidP="00AA5016">
            <w:pPr>
              <w:pStyle w:val="BodyText"/>
              <w:spacing w:before="120"/>
              <w:ind w:left="0"/>
              <w:contextualSpacing/>
              <w:jc w:val="left"/>
              <w:rPr>
                <w:b/>
              </w:rPr>
            </w:pPr>
          </w:p>
        </w:tc>
        <w:tc>
          <w:tcPr>
            <w:tcW w:w="1343" w:type="dxa"/>
            <w:vMerge/>
            <w:tcBorders>
              <w:right w:val="nil"/>
            </w:tcBorders>
            <w:vAlign w:val="center"/>
          </w:tcPr>
          <w:p w14:paraId="2DB8C8B4" w14:textId="77777777" w:rsidR="00E63944" w:rsidRPr="004D2A4F" w:rsidRDefault="00E63944" w:rsidP="00AA5016">
            <w:pPr>
              <w:pStyle w:val="BodyText"/>
              <w:spacing w:before="120"/>
              <w:ind w:left="0"/>
              <w:contextualSpacing/>
              <w:jc w:val="left"/>
              <w:rPr>
                <w:b/>
              </w:rPr>
            </w:pPr>
          </w:p>
        </w:tc>
        <w:tc>
          <w:tcPr>
            <w:tcW w:w="2835" w:type="dxa"/>
            <w:tcBorders>
              <w:top w:val="single" w:sz="4" w:space="0" w:color="auto"/>
              <w:left w:val="nil"/>
              <w:bottom w:val="single" w:sz="4" w:space="0" w:color="auto"/>
              <w:right w:val="nil"/>
            </w:tcBorders>
            <w:vAlign w:val="center"/>
          </w:tcPr>
          <w:p w14:paraId="24F8613B" w14:textId="77777777" w:rsidR="00E63944" w:rsidRPr="004D2A4F" w:rsidRDefault="00E63944" w:rsidP="00AA5016">
            <w:pPr>
              <w:pStyle w:val="BodyText"/>
              <w:ind w:left="0"/>
              <w:contextualSpacing/>
              <w:jc w:val="left"/>
              <w:rPr>
                <w:b/>
              </w:rPr>
            </w:pPr>
            <w:r w:rsidRPr="004D2A4F">
              <w:rPr>
                <w:b/>
              </w:rPr>
              <w:t xml:space="preserve">Attestazione di avvenuta </w:t>
            </w:r>
          </w:p>
          <w:p w14:paraId="67B6E4FB" w14:textId="77777777" w:rsidR="00E63944" w:rsidRPr="004D2A4F" w:rsidRDefault="00E63944" w:rsidP="00AA5016">
            <w:pPr>
              <w:pStyle w:val="BodyText"/>
              <w:ind w:left="0"/>
              <w:contextualSpacing/>
              <w:jc w:val="left"/>
              <w:rPr>
                <w:b/>
              </w:rPr>
            </w:pPr>
            <w:r w:rsidRPr="004D2A4F">
              <w:rPr>
                <w:b/>
              </w:rPr>
              <w:t xml:space="preserve">trasmissione del messaggio </w:t>
            </w:r>
          </w:p>
          <w:p w14:paraId="6E7B5523" w14:textId="77777777" w:rsidR="00E63944" w:rsidRPr="004D2A4F" w:rsidRDefault="00E63944" w:rsidP="00AA5016">
            <w:pPr>
              <w:pStyle w:val="BodyText"/>
              <w:ind w:left="0"/>
              <w:contextualSpacing/>
              <w:jc w:val="left"/>
              <w:rPr>
                <w:b/>
              </w:rPr>
            </w:pPr>
            <w:r w:rsidRPr="004D2A4F">
              <w:rPr>
                <w:b/>
              </w:rPr>
              <w:t>con impossibilità di recapito</w:t>
            </w:r>
          </w:p>
        </w:tc>
        <w:tc>
          <w:tcPr>
            <w:tcW w:w="3259" w:type="dxa"/>
            <w:tcBorders>
              <w:top w:val="single" w:sz="4" w:space="0" w:color="auto"/>
              <w:left w:val="nil"/>
              <w:bottom w:val="single" w:sz="4" w:space="0" w:color="auto"/>
            </w:tcBorders>
            <w:vAlign w:val="center"/>
          </w:tcPr>
          <w:p w14:paraId="0C7E0565" w14:textId="77777777" w:rsidR="002A1052" w:rsidRPr="004D2A4F" w:rsidRDefault="002A1052" w:rsidP="00AA5016">
            <w:pPr>
              <w:pStyle w:val="BodyText"/>
              <w:spacing w:before="0"/>
              <w:ind w:left="34"/>
              <w:jc w:val="left"/>
            </w:pPr>
            <w:r w:rsidRPr="004D2A4F">
              <w:t xml:space="preserve">NSO non è in grado </w:t>
            </w:r>
          </w:p>
          <w:p w14:paraId="59A1B9E6" w14:textId="77777777" w:rsidR="00E63944" w:rsidRPr="004D2A4F" w:rsidRDefault="002A1052" w:rsidP="00AA5016">
            <w:pPr>
              <w:pStyle w:val="BodyText"/>
              <w:spacing w:before="0"/>
              <w:ind w:left="34"/>
              <w:jc w:val="left"/>
            </w:pPr>
            <w:r w:rsidRPr="004D2A4F">
              <w:t>di recapitare il Messaggio al Ricevente</w:t>
            </w:r>
          </w:p>
        </w:tc>
      </w:tr>
      <w:tr w:rsidR="002A1052" w:rsidRPr="004D2A4F" w14:paraId="4F6C97EC" w14:textId="77777777" w:rsidTr="000A5CFF">
        <w:trPr>
          <w:trHeight w:val="1238"/>
          <w:jc w:val="center"/>
        </w:trPr>
        <w:tc>
          <w:tcPr>
            <w:tcW w:w="0" w:type="auto"/>
            <w:vMerge/>
            <w:vAlign w:val="center"/>
          </w:tcPr>
          <w:p w14:paraId="4F03F54D" w14:textId="77777777" w:rsidR="00E63944" w:rsidRPr="004D2A4F" w:rsidRDefault="00E63944" w:rsidP="00AA5016">
            <w:pPr>
              <w:pStyle w:val="BodyText"/>
              <w:spacing w:before="120"/>
              <w:ind w:left="0"/>
              <w:contextualSpacing/>
              <w:jc w:val="left"/>
              <w:rPr>
                <w:b/>
              </w:rPr>
            </w:pPr>
          </w:p>
        </w:tc>
        <w:tc>
          <w:tcPr>
            <w:tcW w:w="1343" w:type="dxa"/>
            <w:tcBorders>
              <w:right w:val="nil"/>
            </w:tcBorders>
            <w:vAlign w:val="center"/>
          </w:tcPr>
          <w:p w14:paraId="65E66A21" w14:textId="77777777" w:rsidR="00E63944" w:rsidRPr="004D2A4F" w:rsidRDefault="00E63944" w:rsidP="00AA5016">
            <w:pPr>
              <w:pStyle w:val="BodyText"/>
              <w:spacing w:before="120"/>
              <w:ind w:left="0"/>
              <w:contextualSpacing/>
              <w:jc w:val="left"/>
            </w:pPr>
            <w:r w:rsidRPr="004D2A4F">
              <w:t xml:space="preserve">Notifica </w:t>
            </w:r>
          </w:p>
          <w:p w14:paraId="5382680D" w14:textId="77777777" w:rsidR="00E63944" w:rsidRPr="004D2A4F" w:rsidRDefault="00E63944" w:rsidP="00AA5016">
            <w:pPr>
              <w:pStyle w:val="BodyText"/>
              <w:spacing w:before="120"/>
              <w:ind w:left="0"/>
              <w:contextualSpacing/>
              <w:jc w:val="left"/>
              <w:rPr>
                <w:b/>
              </w:rPr>
            </w:pPr>
            <w:r w:rsidRPr="004D2A4F">
              <w:t>di scarto</w:t>
            </w:r>
          </w:p>
        </w:tc>
        <w:tc>
          <w:tcPr>
            <w:tcW w:w="2835" w:type="dxa"/>
            <w:tcBorders>
              <w:left w:val="nil"/>
              <w:bottom w:val="single" w:sz="4" w:space="0" w:color="auto"/>
              <w:right w:val="nil"/>
            </w:tcBorders>
            <w:vAlign w:val="center"/>
          </w:tcPr>
          <w:p w14:paraId="4CDEA26C" w14:textId="77777777" w:rsidR="00E63944" w:rsidRPr="004D2A4F" w:rsidRDefault="00E63944" w:rsidP="00AA5016">
            <w:pPr>
              <w:pStyle w:val="BodyText"/>
              <w:ind w:left="0"/>
              <w:contextualSpacing/>
              <w:jc w:val="left"/>
              <w:rPr>
                <w:b/>
              </w:rPr>
            </w:pPr>
            <w:r w:rsidRPr="004D2A4F">
              <w:rPr>
                <w:b/>
              </w:rPr>
              <w:t>Notifica di scarto</w:t>
            </w:r>
          </w:p>
        </w:tc>
        <w:tc>
          <w:tcPr>
            <w:tcW w:w="3259" w:type="dxa"/>
            <w:tcBorders>
              <w:left w:val="nil"/>
              <w:bottom w:val="single" w:sz="4" w:space="0" w:color="auto"/>
            </w:tcBorders>
            <w:vAlign w:val="center"/>
          </w:tcPr>
          <w:p w14:paraId="1409F210" w14:textId="77777777" w:rsidR="002A1052" w:rsidRPr="004D2A4F" w:rsidRDefault="002A1052" w:rsidP="00AA5016">
            <w:pPr>
              <w:pStyle w:val="BodyText"/>
              <w:spacing w:before="0"/>
              <w:ind w:left="34"/>
              <w:jc w:val="left"/>
            </w:pPr>
            <w:r w:rsidRPr="004D2A4F">
              <w:t xml:space="preserve">il Messaggio non ha superato </w:t>
            </w:r>
          </w:p>
          <w:p w14:paraId="5C9807B5" w14:textId="77777777" w:rsidR="00E63944" w:rsidRPr="004D2A4F" w:rsidRDefault="002A1052" w:rsidP="00AA5016">
            <w:pPr>
              <w:pStyle w:val="BodyText"/>
              <w:spacing w:before="0"/>
              <w:ind w:left="34"/>
              <w:jc w:val="left"/>
              <w:rPr>
                <w:b/>
              </w:rPr>
            </w:pPr>
            <w:r w:rsidRPr="004D2A4F">
              <w:t>i controlli di validazione</w:t>
            </w:r>
          </w:p>
        </w:tc>
      </w:tr>
      <w:tr w:rsidR="002A1052" w:rsidRPr="004D2A4F" w14:paraId="248E3C0A" w14:textId="77777777" w:rsidTr="000A5CFF">
        <w:trPr>
          <w:trHeight w:val="1238"/>
          <w:jc w:val="center"/>
        </w:trPr>
        <w:tc>
          <w:tcPr>
            <w:tcW w:w="0" w:type="auto"/>
            <w:vMerge w:val="restart"/>
            <w:vAlign w:val="center"/>
          </w:tcPr>
          <w:p w14:paraId="140D2B87" w14:textId="77777777" w:rsidR="002A1052" w:rsidRPr="004D2A4F" w:rsidRDefault="002A1052" w:rsidP="00AA5016">
            <w:pPr>
              <w:pStyle w:val="BodyText"/>
              <w:spacing w:before="120"/>
              <w:ind w:left="0"/>
              <w:contextualSpacing/>
              <w:jc w:val="left"/>
              <w:rPr>
                <w:b/>
              </w:rPr>
            </w:pPr>
            <w:r w:rsidRPr="004D2A4F">
              <w:rPr>
                <w:b/>
              </w:rPr>
              <w:t>Validazione</w:t>
            </w:r>
          </w:p>
        </w:tc>
        <w:tc>
          <w:tcPr>
            <w:tcW w:w="1343" w:type="dxa"/>
            <w:tcBorders>
              <w:right w:val="nil"/>
            </w:tcBorders>
            <w:vAlign w:val="center"/>
          </w:tcPr>
          <w:p w14:paraId="584B9802" w14:textId="77777777" w:rsidR="002A1052" w:rsidRPr="004D2A4F" w:rsidRDefault="002A1052" w:rsidP="002A1052">
            <w:pPr>
              <w:pStyle w:val="BodyText"/>
              <w:spacing w:before="120"/>
              <w:ind w:left="0"/>
              <w:contextualSpacing/>
              <w:jc w:val="left"/>
            </w:pPr>
            <w:r w:rsidRPr="004D2A4F">
              <w:t xml:space="preserve">Notifica </w:t>
            </w:r>
          </w:p>
          <w:p w14:paraId="671366E1" w14:textId="77777777" w:rsidR="002A1052" w:rsidRPr="004D2A4F" w:rsidRDefault="002A1052" w:rsidP="002A1052">
            <w:pPr>
              <w:pStyle w:val="BodyText"/>
              <w:spacing w:before="120"/>
              <w:ind w:left="0"/>
              <w:contextualSpacing/>
              <w:jc w:val="left"/>
            </w:pPr>
            <w:r w:rsidRPr="004D2A4F">
              <w:t>di consegna</w:t>
            </w:r>
          </w:p>
        </w:tc>
        <w:tc>
          <w:tcPr>
            <w:tcW w:w="2835" w:type="dxa"/>
            <w:tcBorders>
              <w:left w:val="nil"/>
              <w:right w:val="nil"/>
            </w:tcBorders>
            <w:vAlign w:val="center"/>
          </w:tcPr>
          <w:p w14:paraId="6E5EC3FD" w14:textId="77777777" w:rsidR="002A1052" w:rsidRPr="004D2A4F" w:rsidRDefault="002A1052" w:rsidP="00AA5016">
            <w:pPr>
              <w:pStyle w:val="BodyText"/>
              <w:ind w:left="0"/>
              <w:contextualSpacing/>
              <w:jc w:val="left"/>
              <w:rPr>
                <w:b/>
              </w:rPr>
            </w:pPr>
            <w:r w:rsidRPr="004D2A4F">
              <w:rPr>
                <w:b/>
              </w:rPr>
              <w:t>Ricevuta di consegna</w:t>
            </w:r>
          </w:p>
        </w:tc>
        <w:tc>
          <w:tcPr>
            <w:tcW w:w="3259" w:type="dxa"/>
            <w:tcBorders>
              <w:left w:val="nil"/>
            </w:tcBorders>
            <w:vAlign w:val="center"/>
          </w:tcPr>
          <w:p w14:paraId="4491C396" w14:textId="77777777" w:rsidR="002A1052" w:rsidRPr="004D2A4F" w:rsidRDefault="002A1052" w:rsidP="00AA5016">
            <w:pPr>
              <w:pStyle w:val="BodyText"/>
              <w:spacing w:before="0"/>
              <w:ind w:left="34"/>
              <w:jc w:val="left"/>
            </w:pPr>
            <w:r w:rsidRPr="004D2A4F">
              <w:t xml:space="preserve">Il Messaggio ha superato </w:t>
            </w:r>
          </w:p>
          <w:p w14:paraId="270922F1" w14:textId="77777777" w:rsidR="002A1052" w:rsidRPr="004D2A4F" w:rsidRDefault="002A1052" w:rsidP="00AA5016">
            <w:pPr>
              <w:pStyle w:val="BodyText"/>
              <w:spacing w:before="0"/>
              <w:ind w:left="34"/>
              <w:jc w:val="left"/>
            </w:pPr>
            <w:r w:rsidRPr="004D2A4F">
              <w:t>I controlli di validazione</w:t>
            </w:r>
          </w:p>
        </w:tc>
      </w:tr>
      <w:tr w:rsidR="002A1052" w:rsidRPr="004D2A4F" w14:paraId="6A473386" w14:textId="77777777" w:rsidTr="000A5CFF">
        <w:trPr>
          <w:trHeight w:val="1238"/>
          <w:jc w:val="center"/>
        </w:trPr>
        <w:tc>
          <w:tcPr>
            <w:tcW w:w="0" w:type="auto"/>
            <w:vMerge/>
            <w:vAlign w:val="center"/>
          </w:tcPr>
          <w:p w14:paraId="7FA1FFDB" w14:textId="77777777" w:rsidR="002A1052" w:rsidRPr="004D2A4F" w:rsidRDefault="002A1052" w:rsidP="002A1052">
            <w:pPr>
              <w:pStyle w:val="BodyText"/>
              <w:spacing w:before="120"/>
              <w:ind w:left="0"/>
              <w:contextualSpacing/>
              <w:jc w:val="left"/>
              <w:rPr>
                <w:b/>
              </w:rPr>
            </w:pPr>
          </w:p>
        </w:tc>
        <w:tc>
          <w:tcPr>
            <w:tcW w:w="1343" w:type="dxa"/>
            <w:tcBorders>
              <w:right w:val="nil"/>
            </w:tcBorders>
            <w:vAlign w:val="center"/>
          </w:tcPr>
          <w:p w14:paraId="04E1658E" w14:textId="77777777" w:rsidR="002A1052" w:rsidRPr="004D2A4F" w:rsidRDefault="002A1052" w:rsidP="002A1052">
            <w:pPr>
              <w:pStyle w:val="BodyText"/>
              <w:spacing w:before="120"/>
              <w:ind w:left="0"/>
              <w:contextualSpacing/>
              <w:jc w:val="left"/>
            </w:pPr>
            <w:r w:rsidRPr="004D2A4F">
              <w:t xml:space="preserve">Notifica </w:t>
            </w:r>
          </w:p>
          <w:p w14:paraId="5601A8C4" w14:textId="77777777" w:rsidR="002A1052" w:rsidRPr="004D2A4F" w:rsidRDefault="002A1052" w:rsidP="002A1052">
            <w:pPr>
              <w:pStyle w:val="BodyText"/>
              <w:spacing w:before="120"/>
              <w:ind w:left="0"/>
              <w:contextualSpacing/>
              <w:jc w:val="left"/>
              <w:rPr>
                <w:b/>
              </w:rPr>
            </w:pPr>
            <w:r w:rsidRPr="004D2A4F">
              <w:t>di scarto</w:t>
            </w:r>
          </w:p>
        </w:tc>
        <w:tc>
          <w:tcPr>
            <w:tcW w:w="2835" w:type="dxa"/>
            <w:tcBorders>
              <w:left w:val="nil"/>
              <w:right w:val="nil"/>
            </w:tcBorders>
            <w:vAlign w:val="center"/>
          </w:tcPr>
          <w:p w14:paraId="18B4392D" w14:textId="77777777" w:rsidR="002A1052" w:rsidRPr="004D2A4F" w:rsidRDefault="002A1052" w:rsidP="002A1052">
            <w:pPr>
              <w:pStyle w:val="BodyText"/>
              <w:ind w:left="0"/>
              <w:contextualSpacing/>
              <w:jc w:val="left"/>
              <w:rPr>
                <w:b/>
              </w:rPr>
            </w:pPr>
            <w:r w:rsidRPr="004D2A4F">
              <w:rPr>
                <w:b/>
              </w:rPr>
              <w:t>Notifica di scarto</w:t>
            </w:r>
          </w:p>
        </w:tc>
        <w:tc>
          <w:tcPr>
            <w:tcW w:w="3259" w:type="dxa"/>
            <w:tcBorders>
              <w:left w:val="nil"/>
            </w:tcBorders>
            <w:vAlign w:val="center"/>
          </w:tcPr>
          <w:p w14:paraId="5502423F" w14:textId="77777777" w:rsidR="002A1052" w:rsidRPr="004D2A4F" w:rsidRDefault="002A1052" w:rsidP="002A1052">
            <w:pPr>
              <w:pStyle w:val="BodyText"/>
              <w:spacing w:before="0"/>
              <w:ind w:left="34"/>
              <w:jc w:val="left"/>
            </w:pPr>
            <w:r w:rsidRPr="004D2A4F">
              <w:t xml:space="preserve">il Messaggio non ha superato </w:t>
            </w:r>
          </w:p>
          <w:p w14:paraId="52B44EFD" w14:textId="77777777" w:rsidR="002A1052" w:rsidRPr="004D2A4F" w:rsidRDefault="002A1052" w:rsidP="00BB2082">
            <w:pPr>
              <w:pStyle w:val="BodyText"/>
              <w:keepNext/>
              <w:spacing w:before="0"/>
              <w:ind w:left="34"/>
              <w:jc w:val="left"/>
              <w:rPr>
                <w:b/>
              </w:rPr>
            </w:pPr>
            <w:r w:rsidRPr="004D2A4F">
              <w:t>i controlli di validazione</w:t>
            </w:r>
          </w:p>
        </w:tc>
      </w:tr>
    </w:tbl>
    <w:p w14:paraId="48907FEF" w14:textId="77777777" w:rsidR="00EC1AE0" w:rsidRPr="004D2A4F" w:rsidRDefault="00BB2082" w:rsidP="00BB2082">
      <w:pPr>
        <w:pStyle w:val="Caption"/>
        <w:rPr>
          <w:rFonts w:ascii="Frutiger LT 45 Light" w:hAnsi="Frutiger LT 45 Light"/>
        </w:rPr>
      </w:pPr>
      <w:r w:rsidRPr="004D2A4F">
        <w:rPr>
          <w:rFonts w:ascii="Frutiger LT 45 Light" w:hAnsi="Frutiger LT 45 Light"/>
        </w:rPr>
        <w:t>Riepilogo delle Notifiche che NSO può inviare al Trasmittente</w:t>
      </w:r>
    </w:p>
    <w:p w14:paraId="6A88CF02" w14:textId="77777777" w:rsidR="00795DDD" w:rsidRDefault="00795DDD" w:rsidP="00795DDD">
      <w:pPr>
        <w:rPr>
          <w:rFonts w:ascii="Frutiger LT 45 Light" w:eastAsia="Times New Roman" w:hAnsi="Frutiger LT 45 Light" w:cs="Times New Roman"/>
          <w:b/>
          <w:bCs/>
          <w:smallCaps/>
          <w:szCs w:val="24"/>
        </w:rPr>
      </w:pPr>
      <w:bookmarkStart w:id="2396" w:name="_Toc500669957"/>
      <w:bookmarkStart w:id="2397" w:name="_Toc500669958"/>
      <w:bookmarkStart w:id="2398" w:name="_Toc500669959"/>
      <w:bookmarkStart w:id="2399" w:name="_Ref500661672"/>
      <w:bookmarkEnd w:id="2396"/>
      <w:bookmarkEnd w:id="2397"/>
      <w:bookmarkEnd w:id="2398"/>
      <w:r>
        <w:br w:type="page"/>
      </w:r>
    </w:p>
    <w:p w14:paraId="1D7A821B" w14:textId="77777777" w:rsidR="00043457" w:rsidRPr="005F1461" w:rsidRDefault="00043457" w:rsidP="005A65FB">
      <w:pPr>
        <w:pStyle w:val="Heading1"/>
      </w:pPr>
      <w:bookmarkStart w:id="2400" w:name="_Toc465281"/>
      <w:bookmarkEnd w:id="2399"/>
      <w:r w:rsidRPr="005F1461">
        <w:lastRenderedPageBreak/>
        <w:t>Regole tecniche per la formazione dei file</w:t>
      </w:r>
      <w:bookmarkEnd w:id="2359"/>
      <w:bookmarkEnd w:id="2400"/>
      <w:r w:rsidRPr="005F1461">
        <w:t xml:space="preserve"> </w:t>
      </w:r>
    </w:p>
    <w:p w14:paraId="7FDDFB61" w14:textId="77777777" w:rsidR="00043457" w:rsidRPr="005F1461" w:rsidRDefault="00043457" w:rsidP="00043457">
      <w:pPr>
        <w:pStyle w:val="Heading2"/>
      </w:pPr>
      <w:bookmarkStart w:id="2401" w:name="_Toc499408965"/>
      <w:bookmarkStart w:id="2402" w:name="_Toc497895222"/>
      <w:bookmarkStart w:id="2403" w:name="_Toc465282"/>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r w:rsidRPr="005F1461">
        <w:t>Nomi dei file</w:t>
      </w:r>
      <w:bookmarkEnd w:id="2403"/>
    </w:p>
    <w:p w14:paraId="0201B393" w14:textId="77777777" w:rsidR="00043457" w:rsidRPr="005F1461" w:rsidRDefault="000A2862" w:rsidP="00766B00">
      <w:pPr>
        <w:pStyle w:val="Heading3"/>
      </w:pPr>
      <w:bookmarkStart w:id="2404" w:name="_Ref499485388"/>
      <w:bookmarkStart w:id="2405" w:name="_Ref512327216"/>
      <w:bookmarkStart w:id="2406" w:name="_Toc465283"/>
      <w:r w:rsidRPr="005F1461">
        <w:t xml:space="preserve">Nomenclatura dei </w:t>
      </w:r>
      <w:bookmarkEnd w:id="2404"/>
      <w:r w:rsidRPr="005F1461">
        <w:t>Messaggi</w:t>
      </w:r>
      <w:bookmarkEnd w:id="2405"/>
      <w:bookmarkEnd w:id="2406"/>
    </w:p>
    <w:p w14:paraId="1652C148" w14:textId="77777777" w:rsidR="00043457" w:rsidRPr="005F1461" w:rsidRDefault="00043457" w:rsidP="009D2E26">
      <w:pPr>
        <w:pStyle w:val="BodyText"/>
        <w:rPr>
          <w:rFonts w:cs="Arial"/>
          <w:color w:val="000000"/>
        </w:rPr>
      </w:pPr>
      <w:r w:rsidRPr="005F1461">
        <w:t>I Messaggi devono essere trasmessi a NSO sotto forma di file secondo la seguente modalità</w:t>
      </w:r>
      <w:r w:rsidRPr="005F1461">
        <w:rPr>
          <w:rFonts w:cs="Arial"/>
          <w:color w:val="000000"/>
        </w:rPr>
        <w:t>:</w:t>
      </w:r>
    </w:p>
    <w:p w14:paraId="7FCDA772" w14:textId="77777777" w:rsidR="00043457" w:rsidRPr="005F1461" w:rsidRDefault="00043457" w:rsidP="005540E5">
      <w:pPr>
        <w:pStyle w:val="Trattino"/>
        <w:numPr>
          <w:ilvl w:val="0"/>
          <w:numId w:val="8"/>
        </w:numPr>
        <w:ind w:left="1157" w:hanging="357"/>
      </w:pPr>
      <w:r w:rsidRPr="005F1461">
        <w:t xml:space="preserve">un file in formato XML contenente: </w:t>
      </w:r>
    </w:p>
    <w:p w14:paraId="0F9DAB6A" w14:textId="55EE16E1" w:rsidR="00043457" w:rsidRPr="005F1461" w:rsidRDefault="00043457" w:rsidP="005540E5">
      <w:pPr>
        <w:pStyle w:val="Trattino"/>
        <w:numPr>
          <w:ilvl w:val="1"/>
          <w:numId w:val="8"/>
        </w:numPr>
      </w:pPr>
      <w:r w:rsidRPr="005F1461">
        <w:t xml:space="preserve">la </w:t>
      </w:r>
      <w:r w:rsidRPr="005F1461">
        <w:rPr>
          <w:i/>
        </w:rPr>
        <w:t>Busta di trasmissione</w:t>
      </w:r>
      <w:r w:rsidRPr="005F1461">
        <w:t xml:space="preserve"> predisposta secondo la specifica </w:t>
      </w:r>
      <w:r w:rsidR="004A592B">
        <w:rPr>
          <w:rStyle w:val="Hyperlink"/>
        </w:rPr>
        <w:fldChar w:fldCharType="begin"/>
      </w:r>
      <w:r w:rsidR="004A592B">
        <w:rPr>
          <w:rStyle w:val="Hyperlink"/>
        </w:rPr>
        <w:instrText xml:space="preserve"> HYPERLINK "https://joinup.ec.europa.eu/svn/peppol/TransportInfrastructure/ICT-Transport-OpenPEPPOL-Envelope_Specification-100_2014-01-15.pdf" </w:instrText>
      </w:r>
      <w:ins w:id="2407" w:author="Cernigliaro, Giuseppe (IT - Bologna)" w:date="2019-02-07T20:53:00Z">
        <w:r w:rsidR="004A592B">
          <w:rPr>
            <w:rStyle w:val="Hyperlink"/>
          </w:rPr>
        </w:r>
      </w:ins>
      <w:r w:rsidR="004A592B">
        <w:rPr>
          <w:rStyle w:val="Hyperlink"/>
        </w:rPr>
        <w:fldChar w:fldCharType="separate"/>
      </w:r>
      <w:r w:rsidRPr="005F1461">
        <w:rPr>
          <w:rStyle w:val="Hyperlink"/>
        </w:rPr>
        <w:t>openPEPPOL Message Envelope (SBDH)</w:t>
      </w:r>
      <w:r w:rsidR="004A592B">
        <w:rPr>
          <w:rStyle w:val="Hyperlink"/>
        </w:rPr>
        <w:fldChar w:fldCharType="end"/>
      </w:r>
      <w:r w:rsidRPr="005F1461">
        <w:t>,</w:t>
      </w:r>
    </w:p>
    <w:p w14:paraId="2EC5C3AC" w14:textId="2AEC2075" w:rsidR="00043457" w:rsidRPr="005F1461" w:rsidRDefault="00043457" w:rsidP="005540E5">
      <w:pPr>
        <w:pStyle w:val="Trattino"/>
        <w:numPr>
          <w:ilvl w:val="1"/>
          <w:numId w:val="8"/>
        </w:numPr>
      </w:pPr>
      <w:r w:rsidRPr="005F1461">
        <w:t xml:space="preserve">il </w:t>
      </w:r>
      <w:r w:rsidR="003C6FF0" w:rsidRPr="005F1461">
        <w:rPr>
          <w:i/>
        </w:rPr>
        <w:t>Corpo del messaggio</w:t>
      </w:r>
      <w:r w:rsidR="00BC30A8" w:rsidRPr="005F1461">
        <w:t xml:space="preserve"> che costituisce il</w:t>
      </w:r>
      <w:r w:rsidRPr="005F1461">
        <w:rPr>
          <w:i/>
        </w:rPr>
        <w:t xml:space="preserve"> Documento</w:t>
      </w:r>
      <w:r w:rsidRPr="005F1461">
        <w:t>, ossia la parte del Messaggio che contiene i dati di business, deve rispettare lo standard UBL v2.1 definito nei profili PEPPOL corrispondenti</w:t>
      </w:r>
      <w:r w:rsidR="00AB6911" w:rsidRPr="005F1461">
        <w:t xml:space="preserve"> </w:t>
      </w:r>
      <w:r w:rsidR="000A2862" w:rsidRPr="005F1461">
        <w:t xml:space="preserve">(v. Paragrafo </w:t>
      </w:r>
      <w:r w:rsidR="002F5F95" w:rsidRPr="005F1461">
        <w:fldChar w:fldCharType="begin"/>
      </w:r>
      <w:r w:rsidR="002F5F95" w:rsidRPr="005F1461">
        <w:instrText xml:space="preserve"> REF _Ref512327321 \r \h  \* MERGEFORMAT </w:instrText>
      </w:r>
      <w:r w:rsidR="002F5F95" w:rsidRPr="005F1461">
        <w:fldChar w:fldCharType="separate"/>
      </w:r>
      <w:ins w:id="2408" w:author="Cernigliaro, Giuseppe (IT - Bologna)" w:date="2019-02-07T20:53:00Z">
        <w:r w:rsidR="004A592B">
          <w:t>0</w:t>
        </w:r>
      </w:ins>
      <w:del w:id="2409" w:author="Cernigliaro, Giuseppe (IT - Bologna)" w:date="2019-02-07T20:53:00Z">
        <w:r w:rsidR="00CC0705" w:rsidRPr="005F1461" w:rsidDel="004A592B">
          <w:delText>4.2.1.2</w:delText>
        </w:r>
      </w:del>
      <w:r w:rsidR="002F5F95" w:rsidRPr="005F1461">
        <w:fldChar w:fldCharType="end"/>
      </w:r>
      <w:r w:rsidR="000A2862" w:rsidRPr="005F1461">
        <w:t>)</w:t>
      </w:r>
      <w:r w:rsidRPr="005F1461">
        <w:t>.</w:t>
      </w:r>
    </w:p>
    <w:p w14:paraId="73F05FDE" w14:textId="77777777" w:rsidR="00043457" w:rsidRPr="005F1461" w:rsidRDefault="00043457" w:rsidP="009D2E26">
      <w:pPr>
        <w:pStyle w:val="BodyText"/>
      </w:pPr>
      <w:r w:rsidRPr="005F1461">
        <w:t xml:space="preserve">Il </w:t>
      </w:r>
      <w:r w:rsidRPr="005F1461">
        <w:rPr>
          <w:bCs/>
          <w:i/>
        </w:rPr>
        <w:t>nome dei Messaggi</w:t>
      </w:r>
      <w:r w:rsidRPr="005F1461">
        <w:rPr>
          <w:b/>
          <w:bCs/>
          <w:i/>
        </w:rPr>
        <w:t xml:space="preserve"> </w:t>
      </w:r>
      <w:r w:rsidRPr="005F1461">
        <w:t xml:space="preserve">deve rispettare il seguente formato: </w:t>
      </w:r>
    </w:p>
    <w:p w14:paraId="679AC54D" w14:textId="77777777" w:rsidR="00043457" w:rsidRPr="005F1461" w:rsidRDefault="00043457" w:rsidP="009D2E26">
      <w:pPr>
        <w:pStyle w:val="BodyText"/>
        <w:rPr>
          <w:color w:val="000000"/>
        </w:rPr>
      </w:pPr>
      <w:r w:rsidRPr="005F1461">
        <w:t>&lt;codice paese&gt;&lt;identificativo univoco del Trasmittente&gt;_OZ_&lt;progressivo univoco del file&gt;.xml</w:t>
      </w:r>
    </w:p>
    <w:p w14:paraId="37900C57" w14:textId="77777777" w:rsidR="00043457" w:rsidRPr="005F1461" w:rsidRDefault="00043457" w:rsidP="009D2E26">
      <w:pPr>
        <w:pStyle w:val="BodyText"/>
      </w:pPr>
      <w:r w:rsidRPr="005F1461">
        <w:t xml:space="preserve">dove: </w:t>
      </w:r>
    </w:p>
    <w:p w14:paraId="2C3638A1" w14:textId="77777777" w:rsidR="00043457" w:rsidRPr="005F1461" w:rsidRDefault="00043457" w:rsidP="00D851AD">
      <w:pPr>
        <w:pStyle w:val="Trattino"/>
        <w:numPr>
          <w:ilvl w:val="0"/>
          <w:numId w:val="13"/>
        </w:numPr>
        <w:ind w:left="1157" w:hanging="357"/>
      </w:pPr>
      <w:r w:rsidRPr="005F1461">
        <w:t xml:space="preserve">il </w:t>
      </w:r>
      <w:r w:rsidRPr="005F1461">
        <w:rPr>
          <w:i/>
          <w:iCs/>
        </w:rPr>
        <w:t xml:space="preserve">codice paese </w:t>
      </w:r>
      <w:r w:rsidRPr="005F1461">
        <w:t xml:space="preserve">va espresso secondo lo standard ISO 3166-1 alpha-2 code; </w:t>
      </w:r>
    </w:p>
    <w:p w14:paraId="372735DB" w14:textId="77777777" w:rsidR="00043457" w:rsidRPr="005F1461" w:rsidRDefault="00043457" w:rsidP="00D851AD">
      <w:pPr>
        <w:pStyle w:val="Trattino"/>
        <w:numPr>
          <w:ilvl w:val="0"/>
          <w:numId w:val="13"/>
        </w:numPr>
        <w:ind w:left="1157" w:hanging="357"/>
      </w:pPr>
      <w:r w:rsidRPr="005F1461">
        <w:t>l’</w:t>
      </w:r>
      <w:r w:rsidRPr="005F1461">
        <w:rPr>
          <w:i/>
          <w:iCs/>
        </w:rPr>
        <w:t xml:space="preserve">identificativo univoco del Trasmittente </w:t>
      </w:r>
      <w:r w:rsidRPr="005F1461">
        <w:rPr>
          <w:iCs/>
        </w:rPr>
        <w:t>(Cliente, Fornitore, Intermediario)</w:t>
      </w:r>
      <w:r w:rsidRPr="005F1461">
        <w:t xml:space="preserve">, sia esso persona fisica o persona giuridica, è rappresentato dal suo identificativo fiscale (codice fiscale nel caso di Trasmittente residente in Italia, identificativo proprio del paese di appartenenza nel caso di Trasmittente residente all’estero); la lunghezza di questo identificativo è di: </w:t>
      </w:r>
    </w:p>
    <w:p w14:paraId="7649E354" w14:textId="77777777" w:rsidR="00043457" w:rsidRPr="005F1461" w:rsidRDefault="00043457" w:rsidP="005540E5">
      <w:pPr>
        <w:pStyle w:val="Trattino"/>
        <w:numPr>
          <w:ilvl w:val="1"/>
          <w:numId w:val="8"/>
        </w:numPr>
      </w:pPr>
      <w:r w:rsidRPr="005F1461">
        <w:t xml:space="preserve">11 caratteri (minimo) e 16 caratteri (massimo) nel caso di codice paese IT; </w:t>
      </w:r>
    </w:p>
    <w:p w14:paraId="0BA30661" w14:textId="77777777" w:rsidR="00043457" w:rsidRPr="005F1461" w:rsidRDefault="00043457" w:rsidP="005540E5">
      <w:pPr>
        <w:pStyle w:val="Trattino"/>
        <w:numPr>
          <w:ilvl w:val="1"/>
          <w:numId w:val="8"/>
        </w:numPr>
      </w:pPr>
      <w:r w:rsidRPr="005F1461">
        <w:t xml:space="preserve">2 caratteri (minimo) e 28 caratteri (massimo) altrimenti; </w:t>
      </w:r>
    </w:p>
    <w:p w14:paraId="08386A45" w14:textId="77777777" w:rsidR="00043457" w:rsidRPr="005F1461" w:rsidRDefault="00043457" w:rsidP="00D851AD">
      <w:pPr>
        <w:pStyle w:val="Trattino"/>
        <w:numPr>
          <w:ilvl w:val="0"/>
          <w:numId w:val="13"/>
        </w:numPr>
        <w:ind w:left="1157" w:hanging="357"/>
      </w:pPr>
      <w:r w:rsidRPr="005F1461">
        <w:t xml:space="preserve">il </w:t>
      </w:r>
      <w:r w:rsidRPr="005F1461">
        <w:rPr>
          <w:i/>
          <w:iCs/>
        </w:rPr>
        <w:t xml:space="preserve">progressivo univoco del file </w:t>
      </w:r>
      <w:r w:rsidRPr="005F1461">
        <w:t xml:space="preserve">è rappresentato da una stringa alfanumerica di lunghezza massima di 5 caratteri e con valori ammessi [a-z], [A-Z], [0-9]. </w:t>
      </w:r>
    </w:p>
    <w:p w14:paraId="775180ED" w14:textId="77777777" w:rsidR="00043457" w:rsidRPr="005F1461" w:rsidRDefault="00043457" w:rsidP="009D2E26">
      <w:pPr>
        <w:pStyle w:val="BodyText"/>
      </w:pPr>
      <w:r w:rsidRPr="005F1461">
        <w:rPr>
          <w:szCs w:val="20"/>
        </w:rPr>
        <w:t>Il</w:t>
      </w:r>
      <w:r w:rsidRPr="005F1461">
        <w:t xml:space="preserve"> progressivo univoco del file ha il solo scopo di differenziare il nome dei file trasmessi a NSO da parte del medesimo soggetto; non deve necessariamente seguire una stretta progressività e può presentare anche stili di numerazione differenti.</w:t>
      </w:r>
    </w:p>
    <w:p w14:paraId="0CCBF638" w14:textId="77777777" w:rsidR="00043457" w:rsidRPr="005F1461" w:rsidRDefault="00043457" w:rsidP="009D2E26">
      <w:pPr>
        <w:pStyle w:val="BodyText"/>
      </w:pPr>
      <w:r w:rsidRPr="005F1461">
        <w:t xml:space="preserve">Il separatore tra il secondo ed il terzo elemento del nome file è il carattere </w:t>
      </w:r>
      <w:r w:rsidRPr="005F1461">
        <w:rPr>
          <w:i/>
          <w:iCs/>
        </w:rPr>
        <w:t xml:space="preserve">underscore </w:t>
      </w:r>
      <w:r w:rsidRPr="005F1461">
        <w:t xml:space="preserve">(“_”), codice ASCII 95. </w:t>
      </w:r>
    </w:p>
    <w:p w14:paraId="07B16809" w14:textId="77777777" w:rsidR="00043457" w:rsidRPr="005F1461" w:rsidRDefault="00043457" w:rsidP="009D2E26">
      <w:pPr>
        <w:pStyle w:val="BodyText"/>
      </w:pPr>
      <w:r w:rsidRPr="005F1461">
        <w:t xml:space="preserve">Es.: ITMAABBB99T99X999W_OZ _00001.xml </w:t>
      </w:r>
    </w:p>
    <w:p w14:paraId="3BF0E2C2" w14:textId="77777777" w:rsidR="00043457" w:rsidRPr="005F1461" w:rsidRDefault="00043457" w:rsidP="009D2E26">
      <w:pPr>
        <w:pStyle w:val="BodyText"/>
      </w:pPr>
      <w:r w:rsidRPr="005F1461">
        <w:lastRenderedPageBreak/>
        <w:t xml:space="preserve">La nomenclatura dei Messaggi, così come descritta, viene mantenuta nella fase di inoltro al Ricevente. </w:t>
      </w:r>
    </w:p>
    <w:p w14:paraId="2337FCE0" w14:textId="77777777" w:rsidR="00043457" w:rsidRPr="005F1461" w:rsidRDefault="00043457" w:rsidP="009D2E26">
      <w:pPr>
        <w:pStyle w:val="BodyText"/>
      </w:pPr>
      <w:r w:rsidRPr="005F1461">
        <w:t>Ogni Messaggio inviato a NSO deve avere un contenuto diverso da qualsiasi altro inviato in precedenza: a garanzia di ciò, il sistema controlla che l’</w:t>
      </w:r>
      <w:r w:rsidRPr="005F1461">
        <w:rPr>
          <w:i/>
        </w:rPr>
        <w:t>impronta</w:t>
      </w:r>
      <w:r w:rsidRPr="005F1461">
        <w:t xml:space="preserve"> (hash) eseguita sul file non sia presente tra le trasmissioni già avvenute.</w:t>
      </w:r>
    </w:p>
    <w:p w14:paraId="35ECF365" w14:textId="77777777" w:rsidR="00043457" w:rsidRPr="005F1461" w:rsidRDefault="000A2862" w:rsidP="00766B00">
      <w:pPr>
        <w:pStyle w:val="Heading3"/>
      </w:pPr>
      <w:bookmarkStart w:id="2410" w:name="_Toc465284"/>
      <w:r w:rsidRPr="005F1461">
        <w:t>Nomenclatura delle Notifiche</w:t>
      </w:r>
      <w:bookmarkEnd w:id="2410"/>
    </w:p>
    <w:p w14:paraId="5E42313F" w14:textId="77777777" w:rsidR="00043457" w:rsidRPr="005F1461" w:rsidRDefault="00043457" w:rsidP="009D2E26">
      <w:pPr>
        <w:pStyle w:val="BodyText"/>
      </w:pPr>
      <w:r w:rsidRPr="005F1461">
        <w:t xml:space="preserve">Il nome delle Notifiche </w:t>
      </w:r>
      <w:r w:rsidR="000A2862" w:rsidRPr="005F1461">
        <w:t>rispetta</w:t>
      </w:r>
      <w:r w:rsidRPr="005F1461">
        <w:t xml:space="preserve"> la seguente nomenclatura generale:</w:t>
      </w:r>
    </w:p>
    <w:p w14:paraId="2C6829A3" w14:textId="77777777" w:rsidR="00043457" w:rsidRPr="005F1461" w:rsidRDefault="00043457" w:rsidP="009D2E26">
      <w:pPr>
        <w:pStyle w:val="BodyText"/>
      </w:pPr>
      <w:r w:rsidRPr="005F1461">
        <w:t>&lt;nome del Messaggio ricevuto&gt;_&lt;tipo di messaggio&gt;_&lt;progressivo univoco&gt;.xml</w:t>
      </w:r>
    </w:p>
    <w:p w14:paraId="33120D56" w14:textId="77777777" w:rsidR="00043457" w:rsidRPr="005F1461" w:rsidRDefault="00043457" w:rsidP="005540E5">
      <w:pPr>
        <w:pStyle w:val="BodyText"/>
        <w:jc w:val="left"/>
        <w:rPr>
          <w:color w:val="000000"/>
        </w:rPr>
      </w:pPr>
      <w:r w:rsidRPr="005F1461">
        <w:t>dove:</w:t>
      </w:r>
    </w:p>
    <w:p w14:paraId="56965BC8" w14:textId="5DA687CC" w:rsidR="00043457" w:rsidRPr="005F1461" w:rsidRDefault="00043457" w:rsidP="00D851AD">
      <w:pPr>
        <w:pStyle w:val="Trattino"/>
        <w:numPr>
          <w:ilvl w:val="0"/>
          <w:numId w:val="13"/>
        </w:numPr>
        <w:ind w:left="1157" w:hanging="357"/>
      </w:pPr>
      <w:r w:rsidRPr="005F1461">
        <w:t xml:space="preserve">Il </w:t>
      </w:r>
      <w:r w:rsidRPr="005F1461">
        <w:rPr>
          <w:i/>
          <w:iCs/>
        </w:rPr>
        <w:t xml:space="preserve">nome del Messaggio ricevuto </w:t>
      </w:r>
      <w:r w:rsidRPr="005F1461">
        <w:t xml:space="preserve">è conforme alle regole illustrate nel Paragrafo </w:t>
      </w:r>
      <w:r w:rsidR="002F5F95" w:rsidRPr="005F1461">
        <w:fldChar w:fldCharType="begin"/>
      </w:r>
      <w:r w:rsidR="002F5F95" w:rsidRPr="005F1461">
        <w:instrText xml:space="preserve"> REF _Ref499485388 \r \h  \* MERGEFORMAT </w:instrText>
      </w:r>
      <w:r w:rsidR="002F5F95" w:rsidRPr="005F1461">
        <w:fldChar w:fldCharType="separate"/>
      </w:r>
      <w:r w:rsidR="004A592B">
        <w:t>3.1.1</w:t>
      </w:r>
      <w:r w:rsidR="002F5F95" w:rsidRPr="005F1461">
        <w:fldChar w:fldCharType="end"/>
      </w:r>
      <w:r w:rsidRPr="005F1461">
        <w:t xml:space="preserve">, omettendo l’estensione del file. Nel caso in cui il nome Messaggio non sia conforme e la sua lunghezza sia superiore ai 36 caratteri, esso sarà troncato ed i caratteri oltre il 36-esimo non saranno riportati </w:t>
      </w:r>
      <w:r w:rsidR="00BC30A8" w:rsidRPr="005F1461">
        <w:t>nelle Notifiche</w:t>
      </w:r>
      <w:r w:rsidRPr="005F1461">
        <w:t>;</w:t>
      </w:r>
    </w:p>
    <w:p w14:paraId="614BE2B1" w14:textId="77777777" w:rsidR="00043457" w:rsidRPr="005F1461" w:rsidRDefault="00043457" w:rsidP="00D851AD">
      <w:pPr>
        <w:pStyle w:val="Trattino"/>
        <w:numPr>
          <w:ilvl w:val="0"/>
          <w:numId w:val="13"/>
        </w:numPr>
        <w:ind w:left="1157" w:hanging="357"/>
      </w:pPr>
      <w:r w:rsidRPr="005F1461">
        <w:t xml:space="preserve">Il </w:t>
      </w:r>
      <w:r w:rsidRPr="005F1461">
        <w:rPr>
          <w:i/>
        </w:rPr>
        <w:t>t</w:t>
      </w:r>
      <w:r w:rsidRPr="005F1461">
        <w:rPr>
          <w:i/>
          <w:iCs/>
        </w:rPr>
        <w:t xml:space="preserve">ipo di messaggio </w:t>
      </w:r>
      <w:r w:rsidRPr="005F1461">
        <w:t>può assumere i seguenti valori:</w:t>
      </w:r>
    </w:p>
    <w:p w14:paraId="374494BD" w14:textId="77777777" w:rsidR="00043457" w:rsidRPr="005F1461" w:rsidRDefault="00043457" w:rsidP="005540E5">
      <w:pPr>
        <w:pStyle w:val="Trattino"/>
        <w:ind w:left="80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3"/>
        <w:gridCol w:w="6156"/>
      </w:tblGrid>
      <w:tr w:rsidR="00043457" w:rsidRPr="005F1461" w14:paraId="586EF649" w14:textId="77777777" w:rsidTr="00AF4B22">
        <w:trPr>
          <w:trHeight w:val="501"/>
          <w:jc w:val="center"/>
        </w:trPr>
        <w:tc>
          <w:tcPr>
            <w:tcW w:w="1623" w:type="dxa"/>
            <w:tcBorders>
              <w:bottom w:val="single" w:sz="4" w:space="0" w:color="auto"/>
            </w:tcBorders>
            <w:shd w:val="clear" w:color="auto" w:fill="D9D9D9"/>
            <w:vAlign w:val="center"/>
          </w:tcPr>
          <w:p w14:paraId="5D0AFAD6" w14:textId="77777777" w:rsidR="00043457" w:rsidRPr="005F1461" w:rsidRDefault="00043457" w:rsidP="00AF4B22">
            <w:pPr>
              <w:pStyle w:val="BodyText"/>
              <w:spacing w:before="0"/>
              <w:ind w:left="0"/>
              <w:jc w:val="center"/>
              <w:rPr>
                <w:b/>
              </w:rPr>
            </w:pPr>
            <w:r w:rsidRPr="005F1461">
              <w:rPr>
                <w:b/>
              </w:rPr>
              <w:t>Valore</w:t>
            </w:r>
          </w:p>
        </w:tc>
        <w:tc>
          <w:tcPr>
            <w:tcW w:w="6156" w:type="dxa"/>
            <w:tcBorders>
              <w:bottom w:val="single" w:sz="4" w:space="0" w:color="auto"/>
            </w:tcBorders>
            <w:shd w:val="clear" w:color="auto" w:fill="D9D9D9"/>
            <w:vAlign w:val="center"/>
          </w:tcPr>
          <w:p w14:paraId="0945DE54" w14:textId="77777777" w:rsidR="00043457" w:rsidRPr="005F1461" w:rsidRDefault="00043457" w:rsidP="00AF4B22">
            <w:pPr>
              <w:adjustRightInd w:val="0"/>
              <w:spacing w:after="0"/>
              <w:jc w:val="center"/>
              <w:rPr>
                <w:rFonts w:ascii="Frutiger LT 45 Light" w:hAnsi="Frutiger LT 45 Light" w:cs="Arial"/>
                <w:b/>
                <w:color w:val="000000"/>
              </w:rPr>
            </w:pPr>
            <w:r w:rsidRPr="005F1461">
              <w:rPr>
                <w:rFonts w:ascii="Frutiger LT 45 Light" w:hAnsi="Frutiger LT 45 Light" w:cs="Arial"/>
                <w:b/>
                <w:color w:val="000000"/>
              </w:rPr>
              <w:t>Descrizione</w:t>
            </w:r>
          </w:p>
        </w:tc>
      </w:tr>
      <w:tr w:rsidR="00043457" w:rsidRPr="005F1461" w14:paraId="073AAC99" w14:textId="77777777" w:rsidTr="00AF4B22">
        <w:trPr>
          <w:trHeight w:val="269"/>
          <w:jc w:val="center"/>
        </w:trPr>
        <w:tc>
          <w:tcPr>
            <w:tcW w:w="1623" w:type="dxa"/>
            <w:tcBorders>
              <w:bottom w:val="nil"/>
              <w:right w:val="nil"/>
            </w:tcBorders>
            <w:vAlign w:val="bottom"/>
          </w:tcPr>
          <w:p w14:paraId="33EB2A15"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OC </w:t>
            </w:r>
          </w:p>
        </w:tc>
        <w:tc>
          <w:tcPr>
            <w:tcW w:w="6156" w:type="dxa"/>
            <w:tcBorders>
              <w:left w:val="nil"/>
              <w:bottom w:val="nil"/>
            </w:tcBorders>
            <w:vAlign w:val="bottom"/>
          </w:tcPr>
          <w:p w14:paraId="5FBA401E"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Ricevuta di consegna </w:t>
            </w:r>
          </w:p>
        </w:tc>
      </w:tr>
      <w:tr w:rsidR="00043457" w:rsidRPr="005F1461" w14:paraId="6B6BE52C" w14:textId="77777777" w:rsidTr="00AF4B22">
        <w:trPr>
          <w:trHeight w:val="219"/>
          <w:jc w:val="center"/>
        </w:trPr>
        <w:tc>
          <w:tcPr>
            <w:tcW w:w="1623" w:type="dxa"/>
            <w:tcBorders>
              <w:top w:val="nil"/>
              <w:bottom w:val="nil"/>
              <w:right w:val="nil"/>
            </w:tcBorders>
            <w:vAlign w:val="bottom"/>
          </w:tcPr>
          <w:p w14:paraId="70FC1A0F"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OS </w:t>
            </w:r>
          </w:p>
        </w:tc>
        <w:tc>
          <w:tcPr>
            <w:tcW w:w="6156" w:type="dxa"/>
            <w:tcBorders>
              <w:top w:val="nil"/>
              <w:left w:val="nil"/>
              <w:bottom w:val="nil"/>
            </w:tcBorders>
            <w:vAlign w:val="bottom"/>
          </w:tcPr>
          <w:p w14:paraId="12809F4C"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Notifica di scarto </w:t>
            </w:r>
          </w:p>
        </w:tc>
      </w:tr>
      <w:tr w:rsidR="00043457" w:rsidRPr="005F1461" w14:paraId="61EFCBC7" w14:textId="77777777" w:rsidTr="00AF4B22">
        <w:trPr>
          <w:trHeight w:val="239"/>
          <w:jc w:val="center"/>
        </w:trPr>
        <w:tc>
          <w:tcPr>
            <w:tcW w:w="1623" w:type="dxa"/>
            <w:tcBorders>
              <w:top w:val="nil"/>
              <w:bottom w:val="nil"/>
              <w:right w:val="nil"/>
            </w:tcBorders>
            <w:vAlign w:val="bottom"/>
          </w:tcPr>
          <w:p w14:paraId="2543BC87"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OM </w:t>
            </w:r>
          </w:p>
        </w:tc>
        <w:tc>
          <w:tcPr>
            <w:tcW w:w="6156" w:type="dxa"/>
            <w:tcBorders>
              <w:top w:val="nil"/>
              <w:left w:val="nil"/>
              <w:bottom w:val="nil"/>
            </w:tcBorders>
            <w:vAlign w:val="bottom"/>
          </w:tcPr>
          <w:p w14:paraId="32A43E1E"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Notifica di mancata consegna </w:t>
            </w:r>
          </w:p>
        </w:tc>
      </w:tr>
      <w:tr w:rsidR="00043457" w:rsidRPr="005F1461" w14:paraId="553BF9FE" w14:textId="77777777" w:rsidTr="00AF4B22">
        <w:trPr>
          <w:trHeight w:val="231"/>
          <w:jc w:val="center"/>
        </w:trPr>
        <w:tc>
          <w:tcPr>
            <w:tcW w:w="1623" w:type="dxa"/>
            <w:tcBorders>
              <w:top w:val="nil"/>
              <w:right w:val="nil"/>
            </w:tcBorders>
          </w:tcPr>
          <w:p w14:paraId="47698B0D"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OA </w:t>
            </w:r>
          </w:p>
        </w:tc>
        <w:tc>
          <w:tcPr>
            <w:tcW w:w="6156" w:type="dxa"/>
            <w:tcBorders>
              <w:top w:val="nil"/>
              <w:left w:val="nil"/>
            </w:tcBorders>
            <w:vAlign w:val="bottom"/>
          </w:tcPr>
          <w:p w14:paraId="370851EE"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Attestazione di avvenuta trasmissione dell’ordine o della risposta con impossibilità di recapito </w:t>
            </w:r>
          </w:p>
        </w:tc>
      </w:tr>
    </w:tbl>
    <w:p w14:paraId="78F259A4" w14:textId="77777777" w:rsidR="00043457" w:rsidRPr="005F1461" w:rsidRDefault="00043457" w:rsidP="00043457">
      <w:pPr>
        <w:adjustRightInd w:val="0"/>
        <w:rPr>
          <w:rFonts w:ascii="Frutiger LT 45 Light" w:hAnsi="Frutiger LT 45 Light" w:cs="Arial"/>
          <w:sz w:val="24"/>
        </w:rPr>
      </w:pPr>
    </w:p>
    <w:p w14:paraId="0465D6A7" w14:textId="77777777" w:rsidR="00043457" w:rsidRPr="005F1461" w:rsidRDefault="00043457" w:rsidP="00D851AD">
      <w:pPr>
        <w:pStyle w:val="Trattino"/>
        <w:numPr>
          <w:ilvl w:val="0"/>
          <w:numId w:val="13"/>
        </w:numPr>
        <w:ind w:left="1157" w:hanging="357"/>
      </w:pPr>
      <w:r w:rsidRPr="005F1461">
        <w:t>Il p</w:t>
      </w:r>
      <w:r w:rsidRPr="005F1461">
        <w:rPr>
          <w:i/>
          <w:iCs/>
        </w:rPr>
        <w:t xml:space="preserve">rogressivo univoco </w:t>
      </w:r>
      <w:r w:rsidR="00BC30A8" w:rsidRPr="005F1461">
        <w:t>è</w:t>
      </w:r>
      <w:r w:rsidRPr="005F1461">
        <w:t xml:space="preserve"> una stringa alfanumerica di lunghezza massima 3 caratteri e con valori ammessi [a-z], [A-Z], [0-9] che identifica univocamente ogni notifica / ricevuta relativa al file inviato. </w:t>
      </w:r>
    </w:p>
    <w:p w14:paraId="51E871B3" w14:textId="77777777" w:rsidR="00043457" w:rsidRPr="005F1461" w:rsidRDefault="00043457" w:rsidP="009D2E26">
      <w:pPr>
        <w:pStyle w:val="BodyText"/>
      </w:pPr>
      <w:r w:rsidRPr="005F1461">
        <w:t>Il carattere di separazione degli elementi componenti il nome file corrisponde all’</w:t>
      </w:r>
      <w:r w:rsidRPr="005F1461">
        <w:rPr>
          <w:i/>
          <w:iCs/>
        </w:rPr>
        <w:t xml:space="preserve">underscore </w:t>
      </w:r>
      <w:r w:rsidRPr="005F1461">
        <w:t>(“_”), codice ASCII 95, l’estensione è sempre “.xml”.</w:t>
      </w:r>
    </w:p>
    <w:p w14:paraId="5D5EC03C" w14:textId="77777777" w:rsidR="00043457" w:rsidRPr="004E6B99" w:rsidRDefault="00043457" w:rsidP="00043457">
      <w:pPr>
        <w:rPr>
          <w:rFonts w:ascii="Frutiger LT 45 Light" w:hAnsi="Frutiger LT 45 Light" w:cs="Arial"/>
          <w:color w:val="000000"/>
        </w:rPr>
      </w:pPr>
      <w:r w:rsidRPr="004E6B99">
        <w:rPr>
          <w:rFonts w:ascii="Frutiger LT 45 Light" w:hAnsi="Frutiger LT 45 Light" w:cs="Arial"/>
          <w:color w:val="000000"/>
        </w:rPr>
        <w:br w:type="page"/>
      </w:r>
    </w:p>
    <w:p w14:paraId="1701A055" w14:textId="77777777" w:rsidR="00085387" w:rsidRPr="004D2A4F" w:rsidRDefault="00085387">
      <w:pPr>
        <w:pStyle w:val="Heading2"/>
      </w:pPr>
      <w:bookmarkStart w:id="2411" w:name="_Toc465285"/>
      <w:bookmarkEnd w:id="2401"/>
      <w:r w:rsidRPr="004D2A4F">
        <w:lastRenderedPageBreak/>
        <w:t>Schemi dati</w:t>
      </w:r>
      <w:bookmarkEnd w:id="2411"/>
    </w:p>
    <w:p w14:paraId="34708AE3" w14:textId="77777777" w:rsidR="000F70E9" w:rsidRPr="004D2A4F" w:rsidRDefault="000F70E9" w:rsidP="000F70E9">
      <w:pPr>
        <w:pStyle w:val="Heading3"/>
      </w:pPr>
      <w:bookmarkStart w:id="2412" w:name="_Ref535050500"/>
      <w:bookmarkStart w:id="2413" w:name="_Ref535050539"/>
      <w:bookmarkStart w:id="2414" w:name="_Toc465286"/>
      <w:r w:rsidRPr="004D2A4F">
        <w:t>Schema dati del Messaggio</w:t>
      </w:r>
      <w:bookmarkEnd w:id="2412"/>
      <w:bookmarkEnd w:id="2413"/>
      <w:bookmarkEnd w:id="2414"/>
    </w:p>
    <w:p w14:paraId="5C8CEE2B" w14:textId="1EC29443" w:rsidR="000F70E9" w:rsidRPr="004D2A4F" w:rsidRDefault="000F70E9" w:rsidP="000F70E9">
      <w:pPr>
        <w:pStyle w:val="BodyText"/>
      </w:pPr>
      <w:r w:rsidRPr="004D2A4F">
        <w:t xml:space="preserve">I Messaggi sono composti dalla Busta di trasmissione, contenente i dati necessari per il corretto indirizzamento, e dal Corpo del messaggio, che costituisce il Documento, contenente i dati di business (v. Paragrafo </w:t>
      </w:r>
      <w:r w:rsidR="00A34DD2" w:rsidRPr="004D2A4F">
        <w:fldChar w:fldCharType="begin"/>
      </w:r>
      <w:r w:rsidRPr="004D2A4F">
        <w:instrText xml:space="preserve"> REF _Ref534561556 \r \h </w:instrText>
      </w:r>
      <w:r w:rsidR="00E534C5" w:rsidRPr="004D2A4F">
        <w:instrText xml:space="preserve"> \* MERGEFORMAT </w:instrText>
      </w:r>
      <w:r w:rsidR="00A34DD2" w:rsidRPr="004D2A4F">
        <w:fldChar w:fldCharType="separate"/>
      </w:r>
      <w:ins w:id="2415" w:author="Cernigliaro, Giuseppe (IT - Bologna)" w:date="2019-02-07T20:53:00Z">
        <w:r w:rsidR="004A592B">
          <w:t>2.2</w:t>
        </w:r>
      </w:ins>
      <w:del w:id="2416" w:author="Cernigliaro, Giuseppe (IT - Bologna)" w:date="2019-02-07T20:53:00Z">
        <w:r w:rsidRPr="004D2A4F" w:rsidDel="004A592B">
          <w:delText>2.3</w:delText>
        </w:r>
      </w:del>
      <w:r w:rsidR="00A34DD2" w:rsidRPr="004D2A4F">
        <w:fldChar w:fldCharType="end"/>
      </w:r>
      <w:r w:rsidRPr="004D2A4F">
        <w:t>).</w:t>
      </w:r>
    </w:p>
    <w:p w14:paraId="2599E14E" w14:textId="1D7A4830" w:rsidR="000F70E9" w:rsidRPr="004D2A4F" w:rsidRDefault="000F70E9" w:rsidP="000F70E9">
      <w:pPr>
        <w:pStyle w:val="BodyText"/>
      </w:pPr>
      <w:r w:rsidRPr="004D2A4F">
        <w:t xml:space="preserve">Il formato dei Documenti è conforme al </w:t>
      </w:r>
      <w:r w:rsidRPr="004D2A4F">
        <w:rPr>
          <w:i/>
        </w:rPr>
        <w:t>Universal Business Language</w:t>
      </w:r>
      <w:r w:rsidRPr="004D2A4F">
        <w:t xml:space="preserve"> versione 2.1 (</w:t>
      </w:r>
      <w:r w:rsidR="004A592B">
        <w:rPr>
          <w:rStyle w:val="Hyperlink"/>
          <w:rFonts w:cs="Arial"/>
        </w:rPr>
        <w:fldChar w:fldCharType="begin"/>
      </w:r>
      <w:r w:rsidR="004A592B">
        <w:rPr>
          <w:rStyle w:val="Hyperlink"/>
          <w:rFonts w:cs="Arial"/>
        </w:rPr>
        <w:instrText xml:space="preserve"> HYPERLINK "http://docs.oasis-open.org/ubl/UBL-2.1.html" </w:instrText>
      </w:r>
      <w:ins w:id="2417" w:author="Cernigliaro, Giuseppe (IT - Bologna)" w:date="2019-02-07T20:53:00Z">
        <w:r w:rsidR="004A592B">
          <w:rPr>
            <w:rStyle w:val="Hyperlink"/>
            <w:rFonts w:cs="Arial"/>
          </w:rPr>
        </w:r>
      </w:ins>
      <w:r w:rsidR="004A592B">
        <w:rPr>
          <w:rStyle w:val="Hyperlink"/>
          <w:rFonts w:cs="Arial"/>
        </w:rPr>
        <w:fldChar w:fldCharType="separate"/>
      </w:r>
      <w:r w:rsidRPr="004D2A4F">
        <w:rPr>
          <w:rStyle w:val="Hyperlink"/>
          <w:rFonts w:cs="Arial"/>
        </w:rPr>
        <w:t>UBL</w:t>
      </w:r>
      <w:r w:rsidR="004A592B">
        <w:rPr>
          <w:rStyle w:val="Hyperlink"/>
          <w:rFonts w:cs="Arial"/>
        </w:rPr>
        <w:fldChar w:fldCharType="end"/>
      </w:r>
      <w:r w:rsidRPr="004D2A4F">
        <w:t xml:space="preserve">), definito dal </w:t>
      </w:r>
      <w:r w:rsidRPr="004D2A4F">
        <w:rPr>
          <w:i/>
        </w:rPr>
        <w:t>Organization for the Advancement of Structured Information Standards</w:t>
      </w:r>
      <w:r w:rsidRPr="004D2A4F">
        <w:t xml:space="preserve">  (</w:t>
      </w:r>
      <w:r w:rsidR="004A592B">
        <w:rPr>
          <w:rStyle w:val="Hyperlink"/>
          <w:rFonts w:cs="Arial"/>
        </w:rPr>
        <w:fldChar w:fldCharType="begin"/>
      </w:r>
      <w:r w:rsidR="004A592B">
        <w:rPr>
          <w:rStyle w:val="Hyperlink"/>
          <w:rFonts w:cs="Arial"/>
        </w:rPr>
        <w:instrText xml:space="preserve"> HYPERLINK "https://www.oasis-open.org/" </w:instrText>
      </w:r>
      <w:ins w:id="2418" w:author="Cernigliaro, Giuseppe (IT - Bologna)" w:date="2019-02-07T20:53:00Z">
        <w:r w:rsidR="004A592B">
          <w:rPr>
            <w:rStyle w:val="Hyperlink"/>
            <w:rFonts w:cs="Arial"/>
          </w:rPr>
        </w:r>
      </w:ins>
      <w:r w:rsidR="004A592B">
        <w:rPr>
          <w:rStyle w:val="Hyperlink"/>
          <w:rFonts w:cs="Arial"/>
        </w:rPr>
        <w:fldChar w:fldCharType="separate"/>
      </w:r>
      <w:r w:rsidRPr="004D2A4F">
        <w:rPr>
          <w:rStyle w:val="Hyperlink"/>
          <w:rFonts w:cs="Arial"/>
        </w:rPr>
        <w:t>OASIS</w:t>
      </w:r>
      <w:r w:rsidR="004A592B">
        <w:rPr>
          <w:rStyle w:val="Hyperlink"/>
          <w:rFonts w:cs="Arial"/>
        </w:rPr>
        <w:fldChar w:fldCharType="end"/>
      </w:r>
      <w:r w:rsidRPr="004D2A4F">
        <w:t>).</w:t>
      </w:r>
    </w:p>
    <w:p w14:paraId="1B654694" w14:textId="77777777" w:rsidR="000F70E9" w:rsidRPr="004D2A4F" w:rsidRDefault="000F70E9" w:rsidP="000F70E9">
      <w:pPr>
        <w:pStyle w:val="Heading4"/>
        <w:numPr>
          <w:ilvl w:val="3"/>
          <w:numId w:val="1"/>
        </w:numPr>
      </w:pPr>
      <w:bookmarkStart w:id="2419" w:name="_Toc465287"/>
      <w:r w:rsidRPr="004D2A4F">
        <w:t>Schema dati della Busta di trasmissione</w:t>
      </w:r>
      <w:bookmarkEnd w:id="2419"/>
    </w:p>
    <w:p w14:paraId="17515C0F" w14:textId="77301407" w:rsidR="000F70E9" w:rsidRPr="004D2A4F" w:rsidRDefault="000F70E9" w:rsidP="000F70E9">
      <w:pPr>
        <w:pStyle w:val="BodyText"/>
      </w:pPr>
      <w:r w:rsidRPr="004D2A4F">
        <w:rPr>
          <w:rFonts w:cs="Arial"/>
        </w:rPr>
        <w:t xml:space="preserve">Lo schema dati della Busta di trasmissione è definito nella specifica </w:t>
      </w:r>
      <w:r w:rsidR="004A592B">
        <w:rPr>
          <w:rStyle w:val="Hyperlink"/>
        </w:rPr>
        <w:fldChar w:fldCharType="begin"/>
      </w:r>
      <w:r w:rsidR="004A592B">
        <w:rPr>
          <w:rStyle w:val="Hyperlink"/>
        </w:rPr>
        <w:instrText xml:space="preserve"> HYPERLINK "https://joinup.ec.europa.eu/svn/peppol/TransportInfrastructure/ICT-Transport-OpenPEPPOL-Envelope_Specification-100_2014-01-15.pdf" </w:instrText>
      </w:r>
      <w:ins w:id="2420" w:author="Cernigliaro, Giuseppe (IT - Bologna)" w:date="2019-02-07T20:53:00Z">
        <w:r w:rsidR="004A592B">
          <w:rPr>
            <w:rStyle w:val="Hyperlink"/>
          </w:rPr>
        </w:r>
      </w:ins>
      <w:r w:rsidR="004A592B">
        <w:rPr>
          <w:rStyle w:val="Hyperlink"/>
        </w:rPr>
        <w:fldChar w:fldCharType="separate"/>
      </w:r>
      <w:r w:rsidRPr="004D2A4F">
        <w:rPr>
          <w:rStyle w:val="Hyperlink"/>
        </w:rPr>
        <w:t>openPEPPOL Message Envelope (SBDH)</w:t>
      </w:r>
      <w:r w:rsidR="004A592B">
        <w:rPr>
          <w:rStyle w:val="Hyperlink"/>
        </w:rPr>
        <w:fldChar w:fldCharType="end"/>
      </w:r>
      <w:r w:rsidRPr="004D2A4F">
        <w:t>.</w:t>
      </w:r>
    </w:p>
    <w:p w14:paraId="27455915" w14:textId="77777777" w:rsidR="000F70E9" w:rsidRPr="004D2A4F" w:rsidRDefault="001D3693" w:rsidP="000F70E9">
      <w:pPr>
        <w:pStyle w:val="Heading4"/>
        <w:numPr>
          <w:ilvl w:val="3"/>
          <w:numId w:val="1"/>
        </w:numPr>
      </w:pPr>
      <w:bookmarkStart w:id="2421" w:name="_Ref534717608"/>
      <w:bookmarkStart w:id="2422" w:name="_Toc465288"/>
      <w:r w:rsidRPr="004D2A4F">
        <w:t>Schemi</w:t>
      </w:r>
      <w:r w:rsidR="000F70E9" w:rsidRPr="004D2A4F">
        <w:t xml:space="preserve"> dati d</w:t>
      </w:r>
      <w:r w:rsidRPr="004D2A4F">
        <w:t>ei</w:t>
      </w:r>
      <w:r w:rsidR="000F70E9" w:rsidRPr="004D2A4F">
        <w:t xml:space="preserve"> </w:t>
      </w:r>
      <w:r w:rsidRPr="004D2A4F">
        <w:t>Documenti</w:t>
      </w:r>
      <w:r w:rsidR="000F70E9" w:rsidRPr="004D2A4F">
        <w:t xml:space="preserve"> (Corpo del messaggio)</w:t>
      </w:r>
      <w:bookmarkEnd w:id="2421"/>
      <w:bookmarkEnd w:id="2422"/>
    </w:p>
    <w:p w14:paraId="2A7745DC" w14:textId="0A7D5266" w:rsidR="000F70E9" w:rsidRPr="004D2A4F" w:rsidRDefault="000F70E9" w:rsidP="000F70E9">
      <w:pPr>
        <w:pStyle w:val="BodyText"/>
        <w:tabs>
          <w:tab w:val="left" w:pos="7230"/>
        </w:tabs>
      </w:pPr>
      <w:r w:rsidRPr="004D2A4F">
        <w:t xml:space="preserve">Gli schemi dati </w:t>
      </w:r>
      <w:r w:rsidR="001D3693" w:rsidRPr="004D2A4F">
        <w:t>dei Documenti (</w:t>
      </w:r>
      <w:r w:rsidRPr="004D2A4F">
        <w:t xml:space="preserve">che costituisce il </w:t>
      </w:r>
      <w:r w:rsidR="001D3693" w:rsidRPr="004D2A4F">
        <w:t>Corpo del messaggio</w:t>
      </w:r>
      <w:r w:rsidRPr="004D2A4F">
        <w:t xml:space="preserve">) sono descritti nelle seguenti specifiche dello standard </w:t>
      </w:r>
      <w:r w:rsidR="004A592B">
        <w:rPr>
          <w:rStyle w:val="Hyperlink"/>
        </w:rPr>
        <w:fldChar w:fldCharType="begin"/>
      </w:r>
      <w:r w:rsidR="004A592B">
        <w:rPr>
          <w:rStyle w:val="Hyperlink"/>
        </w:rPr>
        <w:instrText xml:space="preserve"> HYPERLINK "http://docs.peppol.eu/poacc/upgrade-3/" </w:instrText>
      </w:r>
      <w:ins w:id="2423" w:author="Cernigliaro, Giuseppe (IT - Bologna)" w:date="2019-02-07T20:53:00Z">
        <w:r w:rsidR="004A592B">
          <w:rPr>
            <w:rStyle w:val="Hyperlink"/>
          </w:rPr>
        </w:r>
      </w:ins>
      <w:r w:rsidR="004A592B">
        <w:rPr>
          <w:rStyle w:val="Hyperlink"/>
        </w:rPr>
        <w:fldChar w:fldCharType="separate"/>
      </w:r>
      <w:r w:rsidRPr="004D2A4F">
        <w:rPr>
          <w:rStyle w:val="Hyperlink"/>
        </w:rPr>
        <w:t>PEPPOL BIS versione 3.0</w:t>
      </w:r>
      <w:r w:rsidR="004A592B">
        <w:rPr>
          <w:rStyle w:val="Hyperlink"/>
        </w:rPr>
        <w:fldChar w:fldCharType="end"/>
      </w:r>
      <w:ins w:id="2424" w:author="Marciante, Teresa Lucia (IT - Roma)" w:date="2019-02-07T18:26:00Z">
        <w:r w:rsidR="007763DD">
          <w:rPr>
            <w:rStyle w:val="Hyperlink"/>
          </w:rPr>
          <w:t xml:space="preserve"> </w:t>
        </w:r>
        <w:r w:rsidR="007763DD" w:rsidRPr="007763DD">
          <w:rPr>
            <w:highlight w:val="yellow"/>
          </w:rPr>
          <w:t>(INSERIRE LINK ASCIIDOC</w:t>
        </w:r>
      </w:ins>
      <w:del w:id="2425" w:author="Marciante, Teresa Lucia (IT - Roma)" w:date="2019-02-07T18:27:00Z">
        <w:r w:rsidRPr="004D2A4F" w:rsidDel="007763DD">
          <w:delText>:</w:delText>
        </w:r>
      </w:del>
      <w:ins w:id="2426" w:author="Marciante, Teresa Lucia (IT - Roma)" w:date="2019-02-07T18:26:00Z">
        <w:r w:rsidR="007763DD">
          <w:t>)</w:t>
        </w:r>
      </w:ins>
    </w:p>
    <w:p w14:paraId="3CBFCA7C" w14:textId="0E082F45" w:rsidR="00745380" w:rsidRPr="00CD7CB2" w:rsidRDefault="000F70E9" w:rsidP="007763DD">
      <w:pPr>
        <w:pStyle w:val="BodyText"/>
        <w:numPr>
          <w:ilvl w:val="0"/>
          <w:numId w:val="8"/>
        </w:numPr>
        <w:rPr>
          <w:ins w:id="2427" w:author="Marciante, Teresa Lucia (IT - Roma)" w:date="2019-02-07T18:40:00Z"/>
          <w:rStyle w:val="Hyperlink"/>
          <w:color w:val="auto"/>
          <w:u w:val="none"/>
        </w:rPr>
      </w:pPr>
      <w:r w:rsidRPr="004D2A4F">
        <w:t xml:space="preserve">per l’Ordine (v. Paragrafo </w:t>
      </w:r>
      <w:r w:rsidR="002F5F95" w:rsidRPr="004D2A4F">
        <w:fldChar w:fldCharType="begin"/>
      </w:r>
      <w:r w:rsidR="002F5F95" w:rsidRPr="004D2A4F">
        <w:instrText xml:space="preserve"> REF _Ref500671374 \r \h  \* MERGEFORMAT </w:instrText>
      </w:r>
      <w:r w:rsidR="002F5F95" w:rsidRPr="004D2A4F">
        <w:fldChar w:fldCharType="separate"/>
      </w:r>
      <w:ins w:id="2428" w:author="Cernigliaro, Giuseppe (IT - Bologna)" w:date="2019-02-07T20:53:00Z">
        <w:r w:rsidR="004A592B">
          <w:t>0</w:t>
        </w:r>
      </w:ins>
      <w:del w:id="2429" w:author="Cernigliaro, Giuseppe (IT - Bologna)" w:date="2019-02-07T20:53:00Z">
        <w:r w:rsidR="0099178A" w:rsidRPr="004D2A4F" w:rsidDel="004A592B">
          <w:delText>2.3.2.1</w:delText>
        </w:r>
      </w:del>
      <w:r w:rsidR="002F5F95" w:rsidRPr="004D2A4F">
        <w:fldChar w:fldCharType="end"/>
      </w:r>
      <w:r w:rsidRPr="004D2A4F">
        <w:t xml:space="preserve">), </w:t>
      </w:r>
      <w:ins w:id="2430" w:author="Marciante, Teresa Lucia (IT - Roma)" w:date="2019-02-07T18:26:00Z">
        <w:r w:rsidR="007763DD" w:rsidRPr="007763DD">
          <w:rPr>
            <w:highlight w:val="yellow"/>
          </w:rPr>
          <w:t>(INSERIRE LINK ASCIIDOC – SYNTAX)</w:t>
        </w:r>
        <w:r w:rsidR="007763DD" w:rsidDel="007763DD">
          <w:rPr>
            <w:rStyle w:val="Hyperlink"/>
          </w:rPr>
          <w:t xml:space="preserve"> </w:t>
        </w:r>
      </w:ins>
    </w:p>
    <w:p w14:paraId="24C7CE6A" w14:textId="77777777" w:rsidR="000F70E9" w:rsidRPr="004D2A4F" w:rsidDel="007763DD" w:rsidRDefault="00E55CA8" w:rsidP="007763DD">
      <w:pPr>
        <w:pStyle w:val="BodyText"/>
        <w:numPr>
          <w:ilvl w:val="0"/>
          <w:numId w:val="8"/>
        </w:numPr>
        <w:rPr>
          <w:del w:id="2431" w:author="Marciante, Teresa Lucia (IT - Roma)" w:date="2019-02-07T18:26:00Z"/>
        </w:rPr>
      </w:pPr>
      <w:del w:id="2432" w:author="Marciante, Teresa Lucia (IT - Roma)" w:date="2019-02-07T18:26:00Z">
        <w:r w:rsidDel="007763DD">
          <w:rPr>
            <w:rStyle w:val="Hyperlink"/>
          </w:rPr>
          <w:fldChar w:fldCharType="begin"/>
        </w:r>
        <w:r w:rsidDel="007763DD">
          <w:rPr>
            <w:rStyle w:val="Hyperlink"/>
          </w:rPr>
          <w:delInstrText xml:space="preserve"> HYPERLINK "http://intercenter.regione.emilia-romagna.it/noti-er-fatturazione-elettronica/specifiche-tecniche/specifiche-tecniche-generali/PEPPOL_BIS_3AOrdine_4.00.07_IT.pdf/at_download/file/PEPPOL_BIS_3A-Ordine_4.00.07_IT.pdf" </w:delInstrText>
        </w:r>
        <w:r w:rsidDel="007763DD">
          <w:rPr>
            <w:rStyle w:val="Hyperlink"/>
          </w:rPr>
          <w:fldChar w:fldCharType="separate"/>
        </w:r>
        <w:r w:rsidDel="007763DD">
          <w:rPr>
            <w:rStyle w:val="Hyperlink"/>
          </w:rPr>
          <w:fldChar w:fldCharType="begin"/>
        </w:r>
        <w:r w:rsidDel="007763DD">
          <w:rPr>
            <w:rStyle w:val="Hyperlink"/>
          </w:rPr>
          <w:delInstrText xml:space="preserve"> HYPERLINK "http://docs.peppol.eu/poacc/upgrade-3/syntax/Order/tree/" </w:delInstrText>
        </w:r>
        <w:r w:rsidDel="007763DD">
          <w:rPr>
            <w:rStyle w:val="Hyperlink"/>
          </w:rPr>
          <w:fldChar w:fldCharType="separate"/>
        </w:r>
        <w:r w:rsidR="00861BE6" w:rsidRPr="004D2A4F" w:rsidDel="007763DD">
          <w:rPr>
            <w:rStyle w:val="Hyperlink"/>
          </w:rPr>
          <w:delText>Order transaction</w:delText>
        </w:r>
        <w:r w:rsidDel="007763DD">
          <w:rPr>
            <w:rStyle w:val="Hyperlink"/>
          </w:rPr>
          <w:fldChar w:fldCharType="end"/>
        </w:r>
        <w:r w:rsidR="00861BE6" w:rsidRPr="004D2A4F" w:rsidDel="007763DD">
          <w:rPr>
            <w:rStyle w:val="Hyperlink"/>
          </w:rPr>
          <w:delText xml:space="preserve"> 3.0</w:delText>
        </w:r>
        <w:r w:rsidR="000F70E9" w:rsidRPr="004D2A4F" w:rsidDel="007763DD">
          <w:rPr>
            <w:rStyle w:val="Hyperlink"/>
          </w:rPr>
          <w:delText>;</w:delText>
        </w:r>
        <w:r w:rsidDel="007763DD">
          <w:rPr>
            <w:rStyle w:val="Hyperlink"/>
          </w:rPr>
          <w:fldChar w:fldCharType="end"/>
        </w:r>
      </w:del>
    </w:p>
    <w:p w14:paraId="20468A68" w14:textId="018607DB" w:rsidR="00CB144E" w:rsidRPr="00CD7CB2" w:rsidRDefault="000F70E9" w:rsidP="007763DD">
      <w:pPr>
        <w:pStyle w:val="BodyText"/>
        <w:numPr>
          <w:ilvl w:val="0"/>
          <w:numId w:val="8"/>
        </w:numPr>
        <w:rPr>
          <w:ins w:id="2433" w:author="Marciante, Teresa Lucia (IT - Roma)" w:date="2019-02-07T18:27:00Z"/>
        </w:rPr>
      </w:pPr>
      <w:r w:rsidRPr="004D2A4F">
        <w:t xml:space="preserve">per l’Ordine pre-concordato (v. Paragrafo </w:t>
      </w:r>
      <w:r w:rsidR="002F5F95" w:rsidRPr="004D2A4F">
        <w:fldChar w:fldCharType="begin"/>
      </w:r>
      <w:r w:rsidR="002F5F95" w:rsidRPr="004D2A4F">
        <w:instrText xml:space="preserve"> REF _Ref499406801 \r \h  \* MERGEFORMAT </w:instrText>
      </w:r>
      <w:r w:rsidR="002F5F95" w:rsidRPr="004D2A4F">
        <w:fldChar w:fldCharType="separate"/>
      </w:r>
      <w:ins w:id="2434" w:author="Cernigliaro, Giuseppe (IT - Bologna)" w:date="2019-02-07T20:53:00Z">
        <w:r w:rsidR="004A592B">
          <w:t>0</w:t>
        </w:r>
      </w:ins>
      <w:del w:id="2435" w:author="Cernigliaro, Giuseppe (IT - Bologna)" w:date="2019-02-07T20:53:00Z">
        <w:r w:rsidR="0099178A" w:rsidRPr="004D2A4F" w:rsidDel="004A592B">
          <w:delText>2.3.2.2</w:delText>
        </w:r>
      </w:del>
      <w:r w:rsidR="002F5F95" w:rsidRPr="004D2A4F">
        <w:fldChar w:fldCharType="end"/>
      </w:r>
      <w:r w:rsidRPr="004D2A4F">
        <w:t xml:space="preserve">), </w:t>
      </w:r>
      <w:ins w:id="2436" w:author="Marciante, Teresa Lucia (IT - Roma)" w:date="2019-02-07T18:27:00Z">
        <w:r w:rsidR="007763DD" w:rsidRPr="007763DD">
          <w:rPr>
            <w:highlight w:val="yellow"/>
          </w:rPr>
          <w:t>(INSERIRE LINK ASCIIDOC</w:t>
        </w:r>
        <w:r w:rsidR="00CB144E">
          <w:rPr>
            <w:highlight w:val="yellow"/>
          </w:rPr>
          <w:t>)</w:t>
        </w:r>
      </w:ins>
    </w:p>
    <w:p w14:paraId="4D387FB6" w14:textId="77777777" w:rsidR="00FD2134" w:rsidRDefault="00FD2134" w:rsidP="007763DD">
      <w:pPr>
        <w:pStyle w:val="BodyText"/>
        <w:numPr>
          <w:ilvl w:val="0"/>
          <w:numId w:val="8"/>
        </w:numPr>
        <w:rPr>
          <w:ins w:id="2437" w:author="Marciante, Teresa Lucia (IT - Roma)" w:date="2019-02-07T18:41:00Z"/>
        </w:rPr>
      </w:pPr>
      <w:ins w:id="2438" w:author="Marciante, Teresa Lucia (IT - Roma)" w:date="2019-02-07T18:40:00Z">
        <w:r>
          <w:t xml:space="preserve">per la Risposta (v. Paragrafo 2.3.2.3) </w:t>
        </w:r>
        <w:r w:rsidRPr="00CD7CB2">
          <w:rPr>
            <w:highlight w:val="yellow"/>
          </w:rPr>
          <w:t>(INSERIRE LINK ASCIIDOC)</w:t>
        </w:r>
      </w:ins>
    </w:p>
    <w:p w14:paraId="0B885159" w14:textId="77777777" w:rsidR="000F70E9" w:rsidRPr="004D2A4F" w:rsidRDefault="00FD2134" w:rsidP="007763DD">
      <w:pPr>
        <w:pStyle w:val="BodyText"/>
        <w:numPr>
          <w:ilvl w:val="0"/>
          <w:numId w:val="8"/>
        </w:numPr>
      </w:pPr>
      <w:ins w:id="2439" w:author="Marciante, Teresa Lucia (IT - Roma)" w:date="2019-02-07T18:41:00Z">
        <w:r>
          <w:t xml:space="preserve">per l’Ordine di riscontro (v. Paragrafo 2.3.2.4) </w:t>
        </w:r>
        <w:r w:rsidRPr="00CD7CB2">
          <w:rPr>
            <w:highlight w:val="yellow"/>
          </w:rPr>
          <w:t>(INSERIRE LINK ASCIIDOC)</w:t>
        </w:r>
      </w:ins>
      <w:del w:id="2440" w:author="Marciante, Teresa Lucia (IT - Roma)" w:date="2019-02-07T18:27:00Z">
        <w:r w:rsidR="00E55CA8" w:rsidDel="007763DD">
          <w:rPr>
            <w:rStyle w:val="Hyperlink"/>
          </w:rPr>
          <w:fldChar w:fldCharType="begin"/>
        </w:r>
        <w:r w:rsidR="00E55CA8" w:rsidDel="007763DD">
          <w:rPr>
            <w:rStyle w:val="Hyperlink"/>
          </w:rPr>
          <w:delInstrText xml:space="preserve"> HYPERLINK "http://docs.peppol.eu/poacc/upgrade-3/syntax/OrderAgreement/tree/" </w:delInstrText>
        </w:r>
        <w:r w:rsidR="00E55CA8" w:rsidDel="007763DD">
          <w:rPr>
            <w:rStyle w:val="Hyperlink"/>
          </w:rPr>
          <w:fldChar w:fldCharType="separate"/>
        </w:r>
        <w:r w:rsidR="00861BE6" w:rsidRPr="004D2A4F" w:rsidDel="007763DD">
          <w:rPr>
            <w:rStyle w:val="Hyperlink"/>
          </w:rPr>
          <w:delText>Order Agreement transaction</w:delText>
        </w:r>
        <w:r w:rsidR="00E55CA8" w:rsidDel="007763DD">
          <w:rPr>
            <w:rStyle w:val="Hyperlink"/>
          </w:rPr>
          <w:fldChar w:fldCharType="end"/>
        </w:r>
        <w:r w:rsidR="00861BE6" w:rsidRPr="004D2A4F" w:rsidDel="007763DD">
          <w:rPr>
            <w:rStyle w:val="Hyperlink"/>
          </w:rPr>
          <w:delText xml:space="preserve"> 3.0</w:delText>
        </w:r>
        <w:r w:rsidR="000F70E9" w:rsidRPr="004D2A4F" w:rsidDel="007763DD">
          <w:delText>;</w:delText>
        </w:r>
      </w:del>
    </w:p>
    <w:p w14:paraId="07A569D9" w14:textId="77777777" w:rsidR="002B2776" w:rsidRPr="00FE77CB" w:rsidDel="002B2776" w:rsidRDefault="002B2776" w:rsidP="002B2776">
      <w:pPr>
        <w:pStyle w:val="BodyText"/>
        <w:tabs>
          <w:tab w:val="left" w:pos="7230"/>
        </w:tabs>
        <w:rPr>
          <w:del w:id="2441" w:author="Cernigliaro, Giuseppe (IT - Bologna)" w:date="2019-02-07T19:38:00Z"/>
        </w:rPr>
      </w:pPr>
      <w:del w:id="2442" w:author="Cernigliaro, Giuseppe (IT - Bologna)" w:date="2019-02-07T19:38:00Z">
        <w:r w:rsidRPr="00FE77CB" w:rsidDel="002B2776">
          <w:delText xml:space="preserve">Esempi di messaggi riferiti a ciascuno dei tipi di Documento sopra menzionati sono forniti nel Paragrafo </w:delText>
        </w:r>
        <w:r w:rsidRPr="00FE77CB" w:rsidDel="002B2776">
          <w:fldChar w:fldCharType="begin"/>
        </w:r>
        <w:r w:rsidRPr="00FE77CB" w:rsidDel="002B2776">
          <w:delInstrText xml:space="preserve"> REF _Ref502262349 \r \h  \* MERGEFORMAT </w:delInstrText>
        </w:r>
        <w:r w:rsidRPr="00FE77CB" w:rsidDel="002B2776">
          <w:fldChar w:fldCharType="separate"/>
        </w:r>
        <w:r w:rsidRPr="00FE77CB" w:rsidDel="002B2776">
          <w:delText>7.1</w:delText>
        </w:r>
        <w:r w:rsidRPr="00FE77CB" w:rsidDel="002B2776">
          <w:fldChar w:fldCharType="end"/>
        </w:r>
        <w:r w:rsidRPr="00FE77CB" w:rsidDel="002B2776">
          <w:delText>.</w:delText>
        </w:r>
        <w:bookmarkStart w:id="2443" w:name="_Toc465289"/>
        <w:bookmarkEnd w:id="2443"/>
      </w:del>
    </w:p>
    <w:p w14:paraId="6FDA6B3E" w14:textId="77777777" w:rsidR="002B2776" w:rsidRPr="00FE77CB" w:rsidDel="002B2776" w:rsidRDefault="002B2776" w:rsidP="002B2776">
      <w:pPr>
        <w:pStyle w:val="BodyText"/>
        <w:rPr>
          <w:del w:id="2444" w:author="Cernigliaro, Giuseppe (IT - Bologna)" w:date="2019-02-07T19:38:00Z"/>
        </w:rPr>
      </w:pPr>
      <w:del w:id="2445" w:author="Cernigliaro, Giuseppe (IT - Bologna)" w:date="2019-02-07T19:38:00Z">
        <w:r w:rsidRPr="00FE77CB" w:rsidDel="002B2776">
          <w:delText>Ad integrazione di quanto descritto nei documenti sopra elencati, occorre tener conto delle istruzioni particolari fornite nei Paragrafi che seguono.</w:delText>
        </w:r>
        <w:bookmarkStart w:id="2446" w:name="_Toc465290"/>
        <w:bookmarkEnd w:id="2446"/>
      </w:del>
    </w:p>
    <w:p w14:paraId="29511951" w14:textId="77777777" w:rsidR="002B2776" w:rsidRPr="00FE77CB" w:rsidDel="002B2776" w:rsidRDefault="002B2776" w:rsidP="002B2776">
      <w:pPr>
        <w:pStyle w:val="BodyText"/>
        <w:rPr>
          <w:del w:id="2447" w:author="Cernigliaro, Giuseppe (IT - Bologna)" w:date="2019-02-07T19:38:00Z"/>
        </w:rPr>
      </w:pPr>
      <w:del w:id="2448" w:author="Cernigliaro, Giuseppe (IT - Bologna)" w:date="2019-02-07T19:38:00Z">
        <w:r w:rsidRPr="00FE77CB" w:rsidDel="002B2776">
          <w:delText>Si precisa che le modifiche ai formati di seguito illustrate saranno implementate nelle estensioni italiane delle specifiche PEPPOL.</w:delText>
        </w:r>
        <w:bookmarkStart w:id="2449" w:name="_Toc465291"/>
        <w:bookmarkEnd w:id="2449"/>
      </w:del>
    </w:p>
    <w:p w14:paraId="27451291" w14:textId="77777777" w:rsidR="002B2776" w:rsidRPr="00FE77CB" w:rsidDel="002B2776" w:rsidRDefault="002B2776" w:rsidP="002B2776">
      <w:pPr>
        <w:rPr>
          <w:del w:id="2450" w:author="Cernigliaro, Giuseppe (IT - Bologna)" w:date="2019-02-07T19:38:00Z"/>
          <w:rFonts w:ascii="Frutiger LT 45 Light" w:eastAsia="Times New Roman" w:hAnsi="Frutiger LT 45 Light" w:cs="Times New Roman"/>
          <w:b/>
          <w:u w:val="single"/>
        </w:rPr>
      </w:pPr>
      <w:del w:id="2451" w:author="Cernigliaro, Giuseppe (IT - Bologna)" w:date="2019-02-07T19:38:00Z">
        <w:r w:rsidRPr="00FE77CB" w:rsidDel="002B2776">
          <w:rPr>
            <w:b/>
            <w:u w:val="single"/>
          </w:rPr>
          <w:br w:type="page"/>
        </w:r>
      </w:del>
    </w:p>
    <w:p w14:paraId="1FE60BDC" w14:textId="77777777" w:rsidR="002B2776" w:rsidRPr="00FE77CB" w:rsidDel="002B2776" w:rsidRDefault="002B2776" w:rsidP="002B2776">
      <w:pPr>
        <w:pStyle w:val="Heading4"/>
        <w:numPr>
          <w:ilvl w:val="3"/>
          <w:numId w:val="1"/>
        </w:numPr>
        <w:tabs>
          <w:tab w:val="clear" w:pos="1617"/>
          <w:tab w:val="num" w:pos="907"/>
        </w:tabs>
        <w:ind w:left="907"/>
        <w:rPr>
          <w:del w:id="2452" w:author="Cernigliaro, Giuseppe (IT - Bologna)" w:date="2019-02-07T19:38:00Z"/>
        </w:rPr>
      </w:pPr>
      <w:bookmarkStart w:id="2453" w:name="_Toc536799316"/>
      <w:del w:id="2454" w:author="Cernigliaro, Giuseppe (IT - Bologna)" w:date="2019-02-07T19:38:00Z">
        <w:r w:rsidRPr="00FE77CB" w:rsidDel="002B2776">
          <w:delText>Modifiche e integrazioni al formato Order transaction</w:delText>
        </w:r>
        <w:bookmarkStart w:id="2455" w:name="_Toc465292"/>
        <w:bookmarkEnd w:id="2453"/>
        <w:bookmarkEnd w:id="2455"/>
      </w:del>
    </w:p>
    <w:p w14:paraId="5761BFD3" w14:textId="77777777" w:rsidR="002B2776" w:rsidRPr="00FE77CB" w:rsidDel="002B2776" w:rsidRDefault="002B2776" w:rsidP="002B2776">
      <w:pPr>
        <w:pStyle w:val="BodyText"/>
        <w:spacing w:after="360"/>
        <w:rPr>
          <w:del w:id="2456" w:author="Cernigliaro, Giuseppe (IT - Bologna)" w:date="2019-02-07T19:38:00Z"/>
        </w:rPr>
      </w:pPr>
      <w:del w:id="2457" w:author="Cernigliaro, Giuseppe (IT - Bologna)" w:date="2019-02-07T19:38:00Z">
        <w:r w:rsidRPr="00FE77CB" w:rsidDel="002B2776">
          <w:delText>Rispetto allo standard PEPPOL, lo schema dati per NSO si differenzia per gli elementi evidenziati in giallo nella seguente tabella.</w:delText>
        </w:r>
        <w:bookmarkStart w:id="2458" w:name="_Toc465293"/>
        <w:bookmarkEnd w:id="2458"/>
      </w:del>
    </w:p>
    <w:tbl>
      <w:tblPr>
        <w:tblStyle w:val="TableGrid"/>
        <w:tblW w:w="8789" w:type="dxa"/>
        <w:tblLook w:val="04A0" w:firstRow="1" w:lastRow="0" w:firstColumn="1" w:lastColumn="0" w:noHBand="0" w:noVBand="1"/>
      </w:tblPr>
      <w:tblGrid>
        <w:gridCol w:w="673"/>
        <w:gridCol w:w="3101"/>
        <w:gridCol w:w="5015"/>
      </w:tblGrid>
      <w:tr w:rsidR="002B2776" w:rsidRPr="00FE77CB" w:rsidDel="002B2776" w14:paraId="3A101181" w14:textId="77777777" w:rsidTr="004A592B">
        <w:trPr>
          <w:del w:id="2459" w:author="Cernigliaro, Giuseppe (IT - Bologna)" w:date="2019-02-07T19:38:00Z"/>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08F7BD" w14:textId="77777777" w:rsidR="002B2776" w:rsidRPr="00FE77CB" w:rsidDel="002B2776" w:rsidRDefault="002B2776" w:rsidP="004A592B">
            <w:pPr>
              <w:spacing w:before="120" w:after="120"/>
              <w:jc w:val="center"/>
              <w:rPr>
                <w:del w:id="2460" w:author="Cernigliaro, Giuseppe (IT - Bologna)" w:date="2019-02-07T19:38:00Z"/>
                <w:rFonts w:ascii="Frutiger LT 45 Light" w:hAnsi="Frutiger LT 45 Light" w:cs="Helvetica"/>
                <w:b/>
                <w:bCs/>
                <w:color w:val="333333"/>
              </w:rPr>
            </w:pPr>
            <w:del w:id="2461" w:author="Cernigliaro, Giuseppe (IT - Bologna)" w:date="2019-02-07T19:38:00Z">
              <w:r w:rsidRPr="00FE77CB" w:rsidDel="002B2776">
                <w:rPr>
                  <w:rFonts w:ascii="Frutiger LT 45 Light" w:hAnsi="Frutiger LT 45 Light" w:cs="Helvetica"/>
                  <w:b/>
                  <w:bCs/>
                  <w:color w:val="333333"/>
                </w:rPr>
                <w:delText>Card.</w:delText>
              </w:r>
              <w:bookmarkStart w:id="2462" w:name="_Toc465294"/>
              <w:bookmarkEnd w:id="2462"/>
            </w:del>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F14F1B0" w14:textId="77777777" w:rsidR="002B2776" w:rsidRPr="00FE77CB" w:rsidDel="002B2776" w:rsidRDefault="002B2776" w:rsidP="004A592B">
            <w:pPr>
              <w:spacing w:before="120" w:after="120"/>
              <w:jc w:val="center"/>
              <w:rPr>
                <w:del w:id="2463" w:author="Cernigliaro, Giuseppe (IT - Bologna)" w:date="2019-02-07T19:38:00Z"/>
                <w:rFonts w:ascii="Frutiger LT 45 Light" w:hAnsi="Frutiger LT 45 Light" w:cs="Helvetica"/>
                <w:b/>
                <w:bCs/>
                <w:color w:val="333333"/>
              </w:rPr>
            </w:pPr>
            <w:del w:id="2464" w:author="Cernigliaro, Giuseppe (IT - Bologna)" w:date="2019-02-07T19:38:00Z">
              <w:r w:rsidRPr="00FE77CB" w:rsidDel="002B2776">
                <w:rPr>
                  <w:rFonts w:ascii="Frutiger LT 45 Light" w:hAnsi="Frutiger LT 45 Light" w:cs="Helvetica"/>
                  <w:b/>
                  <w:bCs/>
                  <w:color w:val="333333"/>
                </w:rPr>
                <w:delText>Nome</w:delText>
              </w:r>
              <w:bookmarkStart w:id="2465" w:name="_Toc465295"/>
              <w:bookmarkEnd w:id="2465"/>
            </w:del>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4188D995" w14:textId="77777777" w:rsidR="002B2776" w:rsidRPr="00FE77CB" w:rsidDel="002B2776" w:rsidRDefault="002B2776" w:rsidP="004A592B">
            <w:pPr>
              <w:spacing w:before="120" w:after="120"/>
              <w:jc w:val="center"/>
              <w:rPr>
                <w:del w:id="2466" w:author="Cernigliaro, Giuseppe (IT - Bologna)" w:date="2019-02-07T19:38:00Z"/>
                <w:rFonts w:ascii="Frutiger LT 45 Light" w:hAnsi="Frutiger LT 45 Light" w:cs="Helvetica"/>
                <w:b/>
                <w:bCs/>
                <w:color w:val="333333"/>
              </w:rPr>
            </w:pPr>
            <w:del w:id="2467" w:author="Cernigliaro, Giuseppe (IT - Bologna)" w:date="2019-02-07T19:38:00Z">
              <w:r w:rsidRPr="00FE77CB" w:rsidDel="002B2776">
                <w:rPr>
                  <w:rFonts w:ascii="Frutiger LT 45 Light" w:hAnsi="Frutiger LT 45 Light" w:cs="Helvetica"/>
                  <w:b/>
                  <w:bCs/>
                  <w:color w:val="333333"/>
                </w:rPr>
                <w:delText>Descrizione</w:delText>
              </w:r>
              <w:bookmarkStart w:id="2468" w:name="_Toc465296"/>
              <w:bookmarkEnd w:id="2468"/>
            </w:del>
          </w:p>
        </w:tc>
        <w:bookmarkStart w:id="2469" w:name="_Toc465297"/>
        <w:bookmarkEnd w:id="2469"/>
      </w:tr>
      <w:tr w:rsidR="002B2776" w:rsidRPr="00FE77CB" w:rsidDel="002B2776" w14:paraId="197BB8C1" w14:textId="77777777" w:rsidTr="004A592B">
        <w:trPr>
          <w:del w:id="2470" w:author="Cernigliaro, Giuseppe (IT - Bologna)" w:date="2019-02-07T19:38:00Z"/>
        </w:trPr>
        <w:tc>
          <w:tcPr>
            <w:tcW w:w="0" w:type="auto"/>
            <w:tcBorders>
              <w:top w:val="single" w:sz="4" w:space="0" w:color="auto"/>
              <w:left w:val="single" w:sz="4" w:space="0" w:color="auto"/>
              <w:bottom w:val="single" w:sz="4" w:space="0" w:color="auto"/>
              <w:right w:val="nil"/>
            </w:tcBorders>
            <w:hideMark/>
          </w:tcPr>
          <w:p w14:paraId="157C5CAE" w14:textId="77777777" w:rsidR="002B2776" w:rsidRPr="004A592B" w:rsidDel="002B2776" w:rsidRDefault="002B2776" w:rsidP="004A592B">
            <w:pPr>
              <w:spacing w:before="20"/>
              <w:rPr>
                <w:del w:id="2471" w:author="Cernigliaro, Giuseppe (IT - Bologna)" w:date="2019-02-07T19:38:00Z"/>
                <w:rFonts w:ascii="Frutiger LT 45 Light" w:hAnsi="Frutiger LT 45 Light" w:cs="Helvetica"/>
                <w:color w:val="333333"/>
                <w:rPrChange w:id="2472" w:author="Cernigliaro, Giuseppe (IT - Bologna)" w:date="2019-02-07T20:48:00Z">
                  <w:rPr>
                    <w:del w:id="2473" w:author="Cernigliaro, Giuseppe (IT - Bologna)" w:date="2019-02-07T19:38:00Z"/>
                    <w:rFonts w:ascii="Frutiger LT 45 Light" w:hAnsi="Frutiger LT 45 Light" w:cs="Helvetica"/>
                    <w:color w:val="333333"/>
                    <w:lang w:val="en-US"/>
                  </w:rPr>
                </w:rPrChange>
              </w:rPr>
            </w:pPr>
            <w:del w:id="2474" w:author="Cernigliaro, Giuseppe (IT - Bologna)" w:date="2019-02-07T19:38:00Z">
              <w:r w:rsidRPr="004A592B" w:rsidDel="002B2776">
                <w:rPr>
                  <w:rFonts w:ascii="Frutiger LT 45 Light" w:hAnsi="Frutiger LT 45 Light" w:cs="Helvetica"/>
                  <w:color w:val="333333"/>
                  <w:rPrChange w:id="2475" w:author="Cernigliaro, Giuseppe (IT - Bologna)" w:date="2019-02-07T20:48:00Z">
                    <w:rPr>
                      <w:rFonts w:ascii="Frutiger LT 45 Light" w:hAnsi="Frutiger LT 45 Light" w:cs="Helvetica"/>
                      <w:color w:val="333333"/>
                      <w:lang w:val="en-US"/>
                    </w:rPr>
                  </w:rPrChange>
                </w:rPr>
                <w:delText xml:space="preserve">1..1 </w:delText>
              </w:r>
              <w:bookmarkStart w:id="2476" w:name="_Toc465298"/>
              <w:bookmarkEnd w:id="2476"/>
            </w:del>
          </w:p>
        </w:tc>
        <w:tc>
          <w:tcPr>
            <w:tcW w:w="0" w:type="auto"/>
            <w:tcBorders>
              <w:top w:val="single" w:sz="4" w:space="0" w:color="auto"/>
              <w:left w:val="nil"/>
              <w:bottom w:val="single" w:sz="4" w:space="0" w:color="auto"/>
              <w:right w:val="nil"/>
            </w:tcBorders>
            <w:hideMark/>
          </w:tcPr>
          <w:p w14:paraId="5EFC3861" w14:textId="77777777" w:rsidR="002B2776" w:rsidRPr="004A592B" w:rsidDel="002B2776" w:rsidRDefault="002B2776" w:rsidP="004A592B">
            <w:pPr>
              <w:spacing w:before="20"/>
              <w:rPr>
                <w:del w:id="2477" w:author="Cernigliaro, Giuseppe (IT - Bologna)" w:date="2019-02-07T19:38:00Z"/>
                <w:rFonts w:ascii="Frutiger LT 45 Light" w:hAnsi="Frutiger LT 45 Light" w:cs="Helvetica"/>
                <w:color w:val="333333"/>
                <w:rPrChange w:id="2478" w:author="Cernigliaro, Giuseppe (IT - Bologna)" w:date="2019-02-07T20:48:00Z">
                  <w:rPr>
                    <w:del w:id="2479" w:author="Cernigliaro, Giuseppe (IT - Bologna)" w:date="2019-02-07T19:38:00Z"/>
                    <w:rFonts w:ascii="Frutiger LT 45 Light" w:hAnsi="Frutiger LT 45 Light" w:cs="Helvetica"/>
                    <w:color w:val="333333"/>
                    <w:lang w:val="en-US"/>
                  </w:rPr>
                </w:rPrChange>
              </w:rPr>
            </w:pPr>
            <w:del w:id="2480" w:author="Cernigliaro, Giuseppe (IT - Bologna)" w:date="2019-02-07T19:38:00Z">
              <w:r w:rsidRPr="004A592B" w:rsidDel="002B2776">
                <w:rPr>
                  <w:rFonts w:ascii="Frutiger LT 45 Light" w:hAnsi="Frutiger LT 45 Light" w:cs="Helvetica"/>
                  <w:color w:val="333333"/>
                  <w:rPrChange w:id="2481"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482"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"http://docs.peppol.eu/poacc/upgrade-3/syntax/Order/cbc-ProfileID/"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483" w:author="Cernigliaro, Giuseppe (IT - Bologna)" w:date="2019-02-07T20:48:00Z">
                    <w:rPr>
                      <w:rStyle w:val="Hyperlink"/>
                      <w:rFonts w:ascii="Frutiger LT 45 Light" w:hAnsi="Frutiger LT 45 Light" w:cs="Helvetica"/>
                      <w:lang w:val="en-US"/>
                    </w:rPr>
                  </w:rPrChange>
                </w:rPr>
                <w:delText>cbc:ProfileID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484" w:author="Cernigliaro, Giuseppe (IT - Bologna)" w:date="2019-02-07T20:48:00Z">
                    <w:rPr>
                      <w:rFonts w:ascii="Frutiger LT 45 Light" w:hAnsi="Frutiger LT 45 Light" w:cs="Helvetica"/>
                      <w:color w:val="333333"/>
                      <w:lang w:val="en-US"/>
                    </w:rPr>
                  </w:rPrChange>
                </w:rPr>
                <w:delText xml:space="preserve"> </w:delText>
              </w:r>
              <w:bookmarkStart w:id="2485" w:name="_Toc465299"/>
              <w:bookmarkEnd w:id="2485"/>
            </w:del>
          </w:p>
        </w:tc>
        <w:tc>
          <w:tcPr>
            <w:tcW w:w="0" w:type="auto"/>
            <w:tcBorders>
              <w:top w:val="single" w:sz="4" w:space="0" w:color="auto"/>
              <w:left w:val="nil"/>
              <w:bottom w:val="single" w:sz="4" w:space="0" w:color="auto"/>
              <w:right w:val="single" w:sz="4" w:space="0" w:color="auto"/>
            </w:tcBorders>
            <w:hideMark/>
          </w:tcPr>
          <w:p w14:paraId="0D0BD1C9" w14:textId="77777777" w:rsidR="002B2776" w:rsidRPr="004A592B" w:rsidDel="002B2776" w:rsidRDefault="002B2776" w:rsidP="004A592B">
            <w:pPr>
              <w:pStyle w:val="NormalWeb"/>
              <w:spacing w:before="20" w:after="0"/>
              <w:rPr>
                <w:del w:id="2486" w:author="Cernigliaro, Giuseppe (IT - Bologna)" w:date="2019-02-07T19:38:00Z"/>
                <w:rFonts w:ascii="Frutiger LT 45 Light" w:hAnsi="Frutiger LT 45 Light" w:cs="Helvetica"/>
                <w:color w:val="333333"/>
                <w:sz w:val="20"/>
                <w:szCs w:val="20"/>
                <w:rPrChange w:id="2487" w:author="Cernigliaro, Giuseppe (IT - Bologna)" w:date="2019-02-07T20:48:00Z">
                  <w:rPr>
                    <w:del w:id="2488" w:author="Cernigliaro, Giuseppe (IT - Bologna)" w:date="2019-02-07T19:38:00Z"/>
                    <w:rFonts w:ascii="Frutiger LT 45 Light" w:hAnsi="Frutiger LT 45 Light" w:cs="Helvetica"/>
                    <w:color w:val="333333"/>
                    <w:sz w:val="20"/>
                    <w:szCs w:val="20"/>
                    <w:lang w:val="en-US"/>
                  </w:rPr>
                </w:rPrChange>
              </w:rPr>
            </w:pPr>
            <w:del w:id="2489" w:author="Cernigliaro, Giuseppe (IT - Bologna)" w:date="2019-02-07T19:38:00Z">
              <w:r w:rsidRPr="004A592B" w:rsidDel="002B2776">
                <w:rPr>
                  <w:rStyle w:val="Strong"/>
                  <w:rFonts w:ascii="Frutiger LT 45 Light" w:hAnsi="Frutiger LT 45 Light" w:cs="Helvetica"/>
                  <w:color w:val="333333"/>
                  <w:sz w:val="20"/>
                  <w:szCs w:val="20"/>
                  <w:rPrChange w:id="2490" w:author="Cernigliaro, Giuseppe (IT - Bologna)" w:date="2019-02-07T20:48:00Z">
                    <w:rPr>
                      <w:rStyle w:val="Strong"/>
                      <w:rFonts w:ascii="Frutiger LT 45 Light" w:hAnsi="Frutiger LT 45 Light" w:cs="Helvetica"/>
                      <w:color w:val="333333"/>
                      <w:sz w:val="20"/>
                      <w:szCs w:val="20"/>
                      <w:lang w:val="en-US"/>
                    </w:rPr>
                  </w:rPrChange>
                </w:rPr>
                <w:delText>Business process type identifier</w:delText>
              </w:r>
              <w:r w:rsidRPr="004A592B" w:rsidDel="002B2776">
                <w:rPr>
                  <w:rFonts w:ascii="Frutiger LT 45 Light" w:hAnsi="Frutiger LT 45 Light" w:cs="Helvetica"/>
                  <w:color w:val="333333"/>
                  <w:sz w:val="20"/>
                  <w:szCs w:val="20"/>
                  <w:rPrChange w:id="2491"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2492" w:author="Cernigliaro, Giuseppe (IT - Bologna)" w:date="2019-02-07T20:48:00Z">
                    <w:rPr>
                      <w:rStyle w:val="Emphasis"/>
                      <w:rFonts w:ascii="Frutiger LT 45 Light" w:hAnsi="Frutiger LT 45 Light" w:cs="Helvetica"/>
                      <w:color w:val="333333"/>
                      <w:sz w:val="20"/>
                      <w:szCs w:val="20"/>
                      <w:lang w:val="en-US"/>
                    </w:rPr>
                  </w:rPrChange>
                </w:rPr>
                <w:delText xml:space="preserve">Identifies the BII profile or business process context in which the transaction appears. Values to be used are either urn:fdc:peppol.eu:poacc:bis:order_only:3 or urn:fdc:peppol.eu:poacc:bis:ordering:3 </w:delText>
              </w:r>
              <w:r w:rsidRPr="004A592B" w:rsidDel="002B2776">
                <w:rPr>
                  <w:rStyle w:val="Emphasis"/>
                  <w:rFonts w:ascii="Frutiger LT 45 Light" w:hAnsi="Frutiger LT 45 Light" w:cs="Helvetica"/>
                  <w:color w:val="333333"/>
                  <w:sz w:val="20"/>
                  <w:szCs w:val="20"/>
                  <w:shd w:val="clear" w:color="auto" w:fill="FFFF66"/>
                  <w:rPrChange w:id="2493"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 xml:space="preserve">or </w:delText>
              </w:r>
              <w:r w:rsidRPr="004A592B" w:rsidDel="002B2776">
                <w:rPr>
                  <w:rFonts w:ascii="Frutiger LT 45 Light" w:hAnsi="Frutiger LT 45 Light" w:cs="Helvetica"/>
                  <w:i/>
                  <w:iCs/>
                  <w:color w:val="333333"/>
                  <w:sz w:val="20"/>
                  <w:szCs w:val="20"/>
                  <w:rPrChange w:id="2494" w:author="Cernigliaro, Giuseppe (IT - Bologna)" w:date="2019-02-07T20:48:00Z">
                    <w:rPr>
                      <w:rFonts w:ascii="Frutiger LT 45 Light" w:hAnsi="Frutiger LT 45 Light" w:cs="Helvetica"/>
                      <w:i/>
                      <w:iCs/>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2495"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urn:fdc:peppol.eu:poacc:bis:order_agreement:3</w:delText>
              </w:r>
              <w:r w:rsidRPr="004A592B" w:rsidDel="002B2776">
                <w:rPr>
                  <w:rFonts w:ascii="Frutiger LT 45 Light" w:hAnsi="Frutiger LT 45 Light" w:cs="Helvetica"/>
                  <w:color w:val="333333"/>
                  <w:sz w:val="20"/>
                  <w:szCs w:val="20"/>
                  <w:rPrChange w:id="2496" w:author="Cernigliaro, Giuseppe (IT - Bologna)" w:date="2019-02-07T20:48:00Z">
                    <w:rPr>
                      <w:rFonts w:ascii="Frutiger LT 45 Light" w:hAnsi="Frutiger LT 45 Light" w:cs="Helvetica"/>
                      <w:color w:val="333333"/>
                      <w:sz w:val="20"/>
                      <w:szCs w:val="20"/>
                      <w:lang w:val="en-US"/>
                    </w:rPr>
                  </w:rPrChange>
                </w:rPr>
                <w:delText xml:space="preserve"> </w:delText>
              </w:r>
              <w:bookmarkStart w:id="2497" w:name="_Toc465300"/>
              <w:bookmarkEnd w:id="2497"/>
            </w:del>
          </w:p>
        </w:tc>
        <w:bookmarkStart w:id="2498" w:name="_Toc465301"/>
        <w:bookmarkEnd w:id="2498"/>
      </w:tr>
      <w:tr w:rsidR="002B2776" w:rsidRPr="00FE77CB" w:rsidDel="002B2776" w14:paraId="7B3C072B" w14:textId="77777777" w:rsidTr="004A592B">
        <w:trPr>
          <w:del w:id="2499" w:author="Cernigliaro, Giuseppe (IT - Bologna)" w:date="2019-02-07T19:38:00Z"/>
        </w:trPr>
        <w:tc>
          <w:tcPr>
            <w:tcW w:w="0" w:type="auto"/>
            <w:tcBorders>
              <w:top w:val="single" w:sz="4" w:space="0" w:color="auto"/>
              <w:left w:val="single" w:sz="4" w:space="0" w:color="auto"/>
              <w:bottom w:val="nil"/>
              <w:right w:val="nil"/>
            </w:tcBorders>
            <w:hideMark/>
          </w:tcPr>
          <w:p w14:paraId="3A6B8873" w14:textId="77777777" w:rsidR="002B2776" w:rsidRPr="004A592B" w:rsidDel="002B2776" w:rsidRDefault="002B2776" w:rsidP="004A592B">
            <w:pPr>
              <w:spacing w:before="20"/>
              <w:rPr>
                <w:del w:id="2500" w:author="Cernigliaro, Giuseppe (IT - Bologna)" w:date="2019-02-07T19:38:00Z"/>
                <w:rFonts w:ascii="Frutiger LT 45 Light" w:hAnsi="Frutiger LT 45 Light" w:cs="Helvetica"/>
                <w:color w:val="333333"/>
                <w:rPrChange w:id="2501" w:author="Cernigliaro, Giuseppe (IT - Bologna)" w:date="2019-02-07T20:48:00Z">
                  <w:rPr>
                    <w:del w:id="2502" w:author="Cernigliaro, Giuseppe (IT - Bologna)" w:date="2019-02-07T19:38:00Z"/>
                    <w:rFonts w:ascii="Frutiger LT 45 Light" w:hAnsi="Frutiger LT 45 Light" w:cs="Helvetica"/>
                    <w:color w:val="333333"/>
                    <w:lang w:val="en-US"/>
                  </w:rPr>
                </w:rPrChange>
              </w:rPr>
            </w:pPr>
            <w:del w:id="2503" w:author="Cernigliaro, Giuseppe (IT - Bologna)" w:date="2019-02-07T19:38:00Z">
              <w:r w:rsidRPr="004A592B" w:rsidDel="002B2776">
                <w:rPr>
                  <w:rFonts w:ascii="Frutiger LT 45 Light" w:hAnsi="Frutiger LT 45 Light" w:cs="Helvetica"/>
                  <w:color w:val="333333"/>
                  <w:rPrChange w:id="2504" w:author="Cernigliaro, Giuseppe (IT - Bologna)" w:date="2019-02-07T20:48:00Z">
                    <w:rPr>
                      <w:rFonts w:ascii="Frutiger LT 45 Light" w:hAnsi="Frutiger LT 45 Light" w:cs="Helvetica"/>
                      <w:color w:val="333333"/>
                      <w:lang w:val="en-US"/>
                    </w:rPr>
                  </w:rPrChange>
                </w:rPr>
                <w:delText xml:space="preserve">0..1 </w:delText>
              </w:r>
              <w:bookmarkStart w:id="2505" w:name="_Toc465302"/>
              <w:bookmarkEnd w:id="2505"/>
            </w:del>
          </w:p>
        </w:tc>
        <w:tc>
          <w:tcPr>
            <w:tcW w:w="0" w:type="auto"/>
            <w:tcBorders>
              <w:top w:val="single" w:sz="4" w:space="0" w:color="auto"/>
              <w:left w:val="nil"/>
              <w:bottom w:val="nil"/>
              <w:right w:val="nil"/>
            </w:tcBorders>
            <w:hideMark/>
          </w:tcPr>
          <w:p w14:paraId="4A5E706E" w14:textId="77777777" w:rsidR="002B2776" w:rsidRPr="004A592B" w:rsidDel="002B2776" w:rsidRDefault="002B2776" w:rsidP="004A592B">
            <w:pPr>
              <w:spacing w:before="20"/>
              <w:rPr>
                <w:del w:id="2506" w:author="Cernigliaro, Giuseppe (IT - Bologna)" w:date="2019-02-07T19:38:00Z"/>
                <w:rFonts w:ascii="Frutiger LT 45 Light" w:hAnsi="Frutiger LT 45 Light" w:cs="Helvetica"/>
                <w:color w:val="333333"/>
                <w:rPrChange w:id="2507" w:author="Cernigliaro, Giuseppe (IT - Bologna)" w:date="2019-02-07T20:48:00Z">
                  <w:rPr>
                    <w:del w:id="2508" w:author="Cernigliaro, Giuseppe (IT - Bologna)" w:date="2019-02-07T19:38:00Z"/>
                    <w:rFonts w:ascii="Frutiger LT 45 Light" w:hAnsi="Frutiger LT 45 Light" w:cs="Helvetica"/>
                    <w:color w:val="333333"/>
                    <w:lang w:val="en-US"/>
                  </w:rPr>
                </w:rPrChange>
              </w:rPr>
            </w:pPr>
            <w:del w:id="2509" w:author="Cernigliaro, Giuseppe (IT - Bologna)" w:date="2019-02-07T19:38:00Z">
              <w:r w:rsidRPr="004A592B" w:rsidDel="002B2776">
                <w:rPr>
                  <w:rFonts w:ascii="Frutiger LT 45 Light" w:hAnsi="Frutiger LT 45 Light" w:cs="Helvetica"/>
                  <w:color w:val="333333"/>
                  <w:rPrChange w:id="2510"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511"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"http://docs.peppol.eu/poacc/upgrade-3/syntax/Order/cac-OrderDocumentReference/"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512" w:author="Cernigliaro, Giuseppe (IT - Bologna)" w:date="2019-02-07T20:48:00Z">
                    <w:rPr>
                      <w:rStyle w:val="Hyperlink"/>
                      <w:rFonts w:ascii="Frutiger LT 45 Light" w:hAnsi="Frutiger LT 45 Light" w:cs="Helvetica"/>
                      <w:lang w:val="en-US"/>
                    </w:rPr>
                  </w:rPrChange>
                </w:rPr>
                <w:delText>cac:OrderDocumentReference</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513" w:author="Cernigliaro, Giuseppe (IT - Bologna)" w:date="2019-02-07T20:48:00Z">
                    <w:rPr>
                      <w:rFonts w:ascii="Frutiger LT 45 Light" w:hAnsi="Frutiger LT 45 Light" w:cs="Helvetica"/>
                      <w:color w:val="333333"/>
                      <w:lang w:val="en-US"/>
                    </w:rPr>
                  </w:rPrChange>
                </w:rPr>
                <w:delText xml:space="preserve"> </w:delText>
              </w:r>
              <w:bookmarkStart w:id="2514" w:name="_Toc465303"/>
              <w:bookmarkEnd w:id="2514"/>
            </w:del>
          </w:p>
        </w:tc>
        <w:tc>
          <w:tcPr>
            <w:tcW w:w="0" w:type="auto"/>
            <w:tcBorders>
              <w:top w:val="single" w:sz="4" w:space="0" w:color="auto"/>
              <w:left w:val="nil"/>
              <w:bottom w:val="nil"/>
              <w:right w:val="single" w:sz="4" w:space="0" w:color="auto"/>
            </w:tcBorders>
            <w:hideMark/>
          </w:tcPr>
          <w:p w14:paraId="240BFED5" w14:textId="77777777" w:rsidR="002B2776" w:rsidRPr="004A592B" w:rsidDel="002B2776" w:rsidRDefault="002B2776" w:rsidP="004A592B">
            <w:pPr>
              <w:pStyle w:val="NormalWeb"/>
              <w:spacing w:before="20" w:after="0"/>
              <w:rPr>
                <w:del w:id="2515" w:author="Cernigliaro, Giuseppe (IT - Bologna)" w:date="2019-02-07T19:38:00Z"/>
                <w:rFonts w:ascii="Frutiger LT 45 Light" w:eastAsiaTheme="minorEastAsia" w:hAnsi="Frutiger LT 45 Light" w:cs="Helvetica"/>
                <w:color w:val="333333"/>
                <w:sz w:val="20"/>
                <w:szCs w:val="20"/>
                <w:rPrChange w:id="2516" w:author="Cernigliaro, Giuseppe (IT - Bologna)" w:date="2019-02-07T20:48:00Z">
                  <w:rPr>
                    <w:del w:id="2517" w:author="Cernigliaro, Giuseppe (IT - Bologna)" w:date="2019-02-07T19:38:00Z"/>
                    <w:rFonts w:ascii="Frutiger LT 45 Light" w:eastAsiaTheme="minorEastAsia" w:hAnsi="Frutiger LT 45 Light" w:cs="Helvetica"/>
                    <w:color w:val="333333"/>
                    <w:sz w:val="20"/>
                    <w:szCs w:val="20"/>
                    <w:lang w:val="en-US"/>
                  </w:rPr>
                </w:rPrChange>
              </w:rPr>
            </w:pPr>
            <w:del w:id="2518" w:author="Cernigliaro, Giuseppe (IT - Bologna)" w:date="2019-02-07T19:38:00Z">
              <w:r w:rsidRPr="004A592B" w:rsidDel="002B2776">
                <w:rPr>
                  <w:rStyle w:val="Strong"/>
                  <w:rFonts w:ascii="Frutiger LT 45 Light" w:hAnsi="Frutiger LT 45 Light" w:cs="Helvetica"/>
                  <w:color w:val="333333"/>
                  <w:sz w:val="20"/>
                  <w:szCs w:val="20"/>
                  <w:rPrChange w:id="2519" w:author="Cernigliaro, Giuseppe (IT - Bologna)" w:date="2019-02-07T20:48:00Z">
                    <w:rPr>
                      <w:rStyle w:val="Strong"/>
                      <w:rFonts w:ascii="Frutiger LT 45 Light" w:hAnsi="Frutiger LT 45 Light" w:cs="Helvetica"/>
                      <w:color w:val="333333"/>
                      <w:sz w:val="20"/>
                      <w:szCs w:val="20"/>
                      <w:lang w:val="en-US"/>
                    </w:rPr>
                  </w:rPrChange>
                </w:rPr>
                <w:delText>Order reference</w:delText>
              </w:r>
              <w:bookmarkStart w:id="2520" w:name="_Toc465304"/>
              <w:bookmarkEnd w:id="2520"/>
            </w:del>
          </w:p>
        </w:tc>
        <w:bookmarkStart w:id="2521" w:name="_Toc465305"/>
        <w:bookmarkEnd w:id="2521"/>
      </w:tr>
      <w:tr w:rsidR="002B2776" w:rsidRPr="00FE77CB" w:rsidDel="002B2776" w14:paraId="41EF917E" w14:textId="77777777" w:rsidTr="004A592B">
        <w:trPr>
          <w:del w:id="2522" w:author="Cernigliaro, Giuseppe (IT - Bologna)" w:date="2019-02-07T19:38:00Z"/>
        </w:trPr>
        <w:tc>
          <w:tcPr>
            <w:tcW w:w="0" w:type="auto"/>
            <w:tcBorders>
              <w:top w:val="nil"/>
              <w:left w:val="single" w:sz="4" w:space="0" w:color="auto"/>
              <w:bottom w:val="nil"/>
              <w:right w:val="nil"/>
            </w:tcBorders>
            <w:hideMark/>
          </w:tcPr>
          <w:p w14:paraId="48EBFC00" w14:textId="77777777" w:rsidR="002B2776" w:rsidRPr="004A592B" w:rsidDel="002B2776" w:rsidRDefault="002B2776" w:rsidP="004A592B">
            <w:pPr>
              <w:spacing w:before="20"/>
              <w:rPr>
                <w:del w:id="2523" w:author="Cernigliaro, Giuseppe (IT - Bologna)" w:date="2019-02-07T19:38:00Z"/>
                <w:rFonts w:ascii="Frutiger LT 45 Light" w:hAnsi="Frutiger LT 45 Light" w:cs="Helvetica"/>
                <w:color w:val="333333"/>
                <w:rPrChange w:id="2524" w:author="Cernigliaro, Giuseppe (IT - Bologna)" w:date="2019-02-07T20:48:00Z">
                  <w:rPr>
                    <w:del w:id="2525" w:author="Cernigliaro, Giuseppe (IT - Bologna)" w:date="2019-02-07T19:38:00Z"/>
                    <w:rFonts w:ascii="Frutiger LT 45 Light" w:hAnsi="Frutiger LT 45 Light" w:cs="Helvetica"/>
                    <w:color w:val="333333"/>
                    <w:lang w:val="en-US"/>
                  </w:rPr>
                </w:rPrChange>
              </w:rPr>
            </w:pPr>
            <w:del w:id="2526" w:author="Cernigliaro, Giuseppe (IT - Bologna)" w:date="2019-02-07T19:38:00Z">
              <w:r w:rsidRPr="004A592B" w:rsidDel="002B2776">
                <w:rPr>
                  <w:rFonts w:ascii="Frutiger LT 45 Light" w:hAnsi="Frutiger LT 45 Light" w:cs="Helvetica"/>
                  <w:color w:val="333333"/>
                  <w:rPrChange w:id="2527" w:author="Cernigliaro, Giuseppe (IT - Bologna)" w:date="2019-02-07T20:48:00Z">
                    <w:rPr>
                      <w:rFonts w:ascii="Frutiger LT 45 Light" w:hAnsi="Frutiger LT 45 Light" w:cs="Helvetica"/>
                      <w:color w:val="333333"/>
                      <w:lang w:val="en-US"/>
                    </w:rPr>
                  </w:rPrChange>
                </w:rPr>
                <w:delText xml:space="preserve">1..1 </w:delText>
              </w:r>
              <w:bookmarkStart w:id="2528" w:name="_Toc465306"/>
              <w:bookmarkEnd w:id="2528"/>
            </w:del>
          </w:p>
        </w:tc>
        <w:tc>
          <w:tcPr>
            <w:tcW w:w="0" w:type="auto"/>
            <w:tcBorders>
              <w:top w:val="nil"/>
              <w:left w:val="nil"/>
              <w:bottom w:val="nil"/>
              <w:right w:val="nil"/>
            </w:tcBorders>
            <w:hideMark/>
          </w:tcPr>
          <w:p w14:paraId="202F5DC0" w14:textId="77777777" w:rsidR="002B2776" w:rsidRPr="004A592B" w:rsidDel="002B2776" w:rsidRDefault="002B2776" w:rsidP="004A592B">
            <w:pPr>
              <w:spacing w:before="20"/>
              <w:rPr>
                <w:del w:id="2529" w:author="Cernigliaro, Giuseppe (IT - Bologna)" w:date="2019-02-07T19:38:00Z"/>
                <w:rFonts w:ascii="Frutiger LT 45 Light" w:hAnsi="Frutiger LT 45 Light" w:cs="Helvetica"/>
                <w:color w:val="333333"/>
                <w:rPrChange w:id="2530" w:author="Cernigliaro, Giuseppe (IT - Bologna)" w:date="2019-02-07T20:48:00Z">
                  <w:rPr>
                    <w:del w:id="2531" w:author="Cernigliaro, Giuseppe (IT - Bologna)" w:date="2019-02-07T19:38:00Z"/>
                    <w:rFonts w:ascii="Frutiger LT 45 Light" w:hAnsi="Frutiger LT 45 Light" w:cs="Helvetica"/>
                    <w:color w:val="333333"/>
                    <w:lang w:val="en-US"/>
                  </w:rPr>
                </w:rPrChange>
              </w:rPr>
            </w:pPr>
            <w:del w:id="2532" w:author="Cernigliaro, Giuseppe (IT - Bologna)" w:date="2019-02-07T19:38:00Z">
              <w:r w:rsidRPr="004A592B" w:rsidDel="002B2776">
                <w:rPr>
                  <w:rFonts w:ascii="Frutiger LT 45 Light" w:hAnsi="Frutiger LT 45 Light" w:cs="Helvetica"/>
                  <w:color w:val="333333"/>
                  <w:rPrChange w:id="2533"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534"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"http://docs.peppol.eu/poacc/upgrade-3/syntax/Order/cac-OrderDocumentReference/cbc-ID/"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535" w:author="Cernigliaro, Giuseppe (IT - Bologna)" w:date="2019-02-07T20:48:00Z">
                    <w:rPr>
                      <w:rStyle w:val="Hyperlink"/>
                      <w:rFonts w:ascii="Frutiger LT 45 Light" w:hAnsi="Frutiger LT 45 Light" w:cs="Helvetica"/>
                      <w:lang w:val="en-US"/>
                    </w:rPr>
                  </w:rPrChange>
                </w:rPr>
                <w:delText>cbc:ID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536" w:author="Cernigliaro, Giuseppe (IT - Bologna)" w:date="2019-02-07T20:48:00Z">
                    <w:rPr>
                      <w:rFonts w:ascii="Frutiger LT 45 Light" w:hAnsi="Frutiger LT 45 Light" w:cs="Helvetica"/>
                      <w:color w:val="333333"/>
                      <w:lang w:val="en-US"/>
                    </w:rPr>
                  </w:rPrChange>
                </w:rPr>
                <w:delText xml:space="preserve"> </w:delText>
              </w:r>
              <w:bookmarkStart w:id="2537" w:name="_Toc465307"/>
              <w:bookmarkEnd w:id="2537"/>
            </w:del>
          </w:p>
        </w:tc>
        <w:tc>
          <w:tcPr>
            <w:tcW w:w="0" w:type="auto"/>
            <w:tcBorders>
              <w:top w:val="nil"/>
              <w:left w:val="nil"/>
              <w:bottom w:val="nil"/>
              <w:right w:val="single" w:sz="4" w:space="0" w:color="auto"/>
            </w:tcBorders>
            <w:hideMark/>
          </w:tcPr>
          <w:p w14:paraId="542C48BE" w14:textId="77777777" w:rsidR="002B2776" w:rsidRPr="004A592B" w:rsidDel="002B2776" w:rsidRDefault="002B2776" w:rsidP="004A592B">
            <w:pPr>
              <w:pStyle w:val="NormalWeb"/>
              <w:spacing w:before="20" w:after="0"/>
              <w:rPr>
                <w:del w:id="2538" w:author="Cernigliaro, Giuseppe (IT - Bologna)" w:date="2019-02-07T19:38:00Z"/>
                <w:rFonts w:ascii="Frutiger LT 45 Light" w:hAnsi="Frutiger LT 45 Light" w:cs="Helvetica"/>
                <w:color w:val="333333"/>
                <w:sz w:val="20"/>
                <w:szCs w:val="20"/>
                <w:rPrChange w:id="2539" w:author="Cernigliaro, Giuseppe (IT - Bologna)" w:date="2019-02-07T20:48:00Z">
                  <w:rPr>
                    <w:del w:id="2540" w:author="Cernigliaro, Giuseppe (IT - Bologna)" w:date="2019-02-07T19:38:00Z"/>
                    <w:rFonts w:ascii="Frutiger LT 45 Light" w:hAnsi="Frutiger LT 45 Light" w:cs="Helvetica"/>
                    <w:color w:val="333333"/>
                    <w:sz w:val="20"/>
                    <w:szCs w:val="20"/>
                    <w:lang w:val="en-US"/>
                  </w:rPr>
                </w:rPrChange>
              </w:rPr>
            </w:pPr>
            <w:del w:id="2541" w:author="Cernigliaro, Giuseppe (IT - Bologna)" w:date="2019-02-07T19:38:00Z">
              <w:r w:rsidRPr="004A592B" w:rsidDel="002B2776">
                <w:rPr>
                  <w:rStyle w:val="Strong"/>
                  <w:rFonts w:ascii="Frutiger LT 45 Light" w:hAnsi="Frutiger LT 45 Light" w:cs="Helvetica"/>
                  <w:color w:val="333333"/>
                  <w:sz w:val="20"/>
                  <w:szCs w:val="20"/>
                  <w:rPrChange w:id="2542" w:author="Cernigliaro, Giuseppe (IT - Bologna)" w:date="2019-02-07T20:48:00Z">
                    <w:rPr>
                      <w:rStyle w:val="Strong"/>
                      <w:rFonts w:ascii="Frutiger LT 45 Light" w:hAnsi="Frutiger LT 45 Light" w:cs="Helvetica"/>
                      <w:color w:val="333333"/>
                      <w:sz w:val="20"/>
                      <w:szCs w:val="20"/>
                      <w:lang w:val="en-US"/>
                    </w:rPr>
                  </w:rPrChange>
                </w:rPr>
                <w:delText>Order document reference</w:delText>
              </w:r>
              <w:r w:rsidRPr="004A592B" w:rsidDel="002B2776">
                <w:rPr>
                  <w:rFonts w:ascii="Frutiger LT 45 Light" w:hAnsi="Frutiger LT 45 Light" w:cs="Helvetica"/>
                  <w:color w:val="333333"/>
                  <w:sz w:val="20"/>
                  <w:szCs w:val="20"/>
                  <w:rPrChange w:id="2543"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2544" w:author="Cernigliaro, Giuseppe (IT - Bologna)" w:date="2019-02-07T20:48:00Z">
                    <w:rPr>
                      <w:rStyle w:val="Emphasis"/>
                      <w:rFonts w:ascii="Frutiger LT 45 Light" w:hAnsi="Frutiger LT 45 Light" w:cs="Helvetica"/>
                      <w:color w:val="333333"/>
                      <w:sz w:val="20"/>
                      <w:szCs w:val="20"/>
                      <w:lang w:val="en-US"/>
                    </w:rPr>
                  </w:rPrChange>
                </w:rPr>
                <w:delText>Used to reference the initial order that was rejected and a new order is issued.</w:delText>
              </w:r>
              <w:r w:rsidRPr="004A592B" w:rsidDel="002B2776">
                <w:rPr>
                  <w:rFonts w:ascii="Frutiger LT 45 Light" w:hAnsi="Frutiger LT 45 Light" w:cs="Helvetica"/>
                  <w:color w:val="333333"/>
                  <w:sz w:val="20"/>
                  <w:szCs w:val="20"/>
                  <w:rPrChange w:id="2545" w:author="Cernigliaro, Giuseppe (IT - Bologna)" w:date="2019-02-07T20:48:00Z">
                    <w:rPr>
                      <w:rFonts w:ascii="Frutiger LT 45 Light" w:hAnsi="Frutiger LT 45 Light" w:cs="Helvetica"/>
                      <w:color w:val="333333"/>
                      <w:sz w:val="20"/>
                      <w:szCs w:val="20"/>
                      <w:lang w:val="en-US"/>
                    </w:rPr>
                  </w:rPrChange>
                </w:rPr>
                <w:delText xml:space="preserve"> </w:delText>
              </w:r>
              <w:bookmarkStart w:id="2546" w:name="_Toc465308"/>
              <w:bookmarkEnd w:id="2546"/>
            </w:del>
          </w:p>
        </w:tc>
        <w:bookmarkStart w:id="2547" w:name="_Toc465309"/>
        <w:bookmarkEnd w:id="2547"/>
      </w:tr>
      <w:tr w:rsidR="002B2776" w:rsidRPr="00FE77CB" w:rsidDel="002B2776" w14:paraId="232499B6" w14:textId="77777777" w:rsidTr="004A592B">
        <w:trPr>
          <w:del w:id="2548" w:author="Cernigliaro, Giuseppe (IT - Bologna)" w:date="2019-02-07T19:38:00Z"/>
        </w:trPr>
        <w:tc>
          <w:tcPr>
            <w:tcW w:w="0" w:type="auto"/>
            <w:tcBorders>
              <w:top w:val="nil"/>
              <w:left w:val="single" w:sz="4" w:space="0" w:color="auto"/>
              <w:bottom w:val="nil"/>
              <w:right w:val="nil"/>
            </w:tcBorders>
            <w:hideMark/>
          </w:tcPr>
          <w:p w14:paraId="1EAD5AE7" w14:textId="77777777" w:rsidR="002B2776" w:rsidRPr="004A592B" w:rsidDel="002B2776" w:rsidRDefault="002B2776" w:rsidP="004A592B">
            <w:pPr>
              <w:spacing w:before="20"/>
              <w:rPr>
                <w:del w:id="2549" w:author="Cernigliaro, Giuseppe (IT - Bologna)" w:date="2019-02-07T19:38:00Z"/>
                <w:rFonts w:ascii="Frutiger LT 45 Light" w:hAnsi="Frutiger LT 45 Light" w:cs="Helvetica"/>
                <w:color w:val="333333"/>
                <w:rPrChange w:id="2550" w:author="Cernigliaro, Giuseppe (IT - Bologna)" w:date="2019-02-07T20:48:00Z">
                  <w:rPr>
                    <w:del w:id="2551" w:author="Cernigliaro, Giuseppe (IT - Bologna)" w:date="2019-02-07T19:38:00Z"/>
                    <w:rFonts w:ascii="Frutiger LT 45 Light" w:hAnsi="Frutiger LT 45 Light" w:cs="Helvetica"/>
                    <w:color w:val="333333"/>
                    <w:lang w:val="en-US"/>
                  </w:rPr>
                </w:rPrChange>
              </w:rPr>
            </w:pPr>
            <w:del w:id="2552" w:author="Cernigliaro, Giuseppe (IT - Bologna)" w:date="2019-02-07T19:38:00Z">
              <w:r w:rsidRPr="004A592B" w:rsidDel="002B2776">
                <w:rPr>
                  <w:rFonts w:ascii="Frutiger LT 45 Light" w:hAnsi="Frutiger LT 45 Light" w:cs="Helvetica"/>
                  <w:color w:val="333333"/>
                  <w:shd w:val="clear" w:color="auto" w:fill="FFFF66"/>
                  <w:rPrChange w:id="2553" w:author="Cernigliaro, Giuseppe (IT - Bologna)" w:date="2019-02-07T20:48:00Z">
                    <w:rPr>
                      <w:rFonts w:ascii="Frutiger LT 45 Light" w:hAnsi="Frutiger LT 45 Light" w:cs="Helvetica"/>
                      <w:color w:val="333333"/>
                      <w:shd w:val="clear" w:color="auto" w:fill="FFFF66"/>
                      <w:lang w:val="en-US"/>
                    </w:rPr>
                  </w:rPrChange>
                </w:rPr>
                <w:delText>1..1</w:delText>
              </w:r>
              <w:bookmarkStart w:id="2554" w:name="_Toc465310"/>
              <w:bookmarkEnd w:id="2554"/>
            </w:del>
          </w:p>
        </w:tc>
        <w:tc>
          <w:tcPr>
            <w:tcW w:w="0" w:type="auto"/>
            <w:tcBorders>
              <w:top w:val="nil"/>
              <w:left w:val="nil"/>
              <w:bottom w:val="nil"/>
              <w:right w:val="nil"/>
            </w:tcBorders>
            <w:hideMark/>
          </w:tcPr>
          <w:p w14:paraId="7B85185F" w14:textId="77777777" w:rsidR="002B2776" w:rsidRPr="004A592B" w:rsidDel="002B2776" w:rsidRDefault="002B2776" w:rsidP="004A592B">
            <w:pPr>
              <w:spacing w:before="20"/>
              <w:rPr>
                <w:del w:id="2555" w:author="Cernigliaro, Giuseppe (IT - Bologna)" w:date="2019-02-07T19:38:00Z"/>
                <w:rFonts w:ascii="Frutiger LT 45 Light" w:hAnsi="Frutiger LT 45 Light" w:cs="Helvetica"/>
                <w:color w:val="333333"/>
                <w:rPrChange w:id="2556" w:author="Cernigliaro, Giuseppe (IT - Bologna)" w:date="2019-02-07T20:48:00Z">
                  <w:rPr>
                    <w:del w:id="2557" w:author="Cernigliaro, Giuseppe (IT - Bologna)" w:date="2019-02-07T19:38:00Z"/>
                    <w:rFonts w:ascii="Frutiger LT 45 Light" w:hAnsi="Frutiger LT 45 Light" w:cs="Helvetica"/>
                    <w:color w:val="333333"/>
                    <w:lang w:val="en-US"/>
                  </w:rPr>
                </w:rPrChange>
              </w:rPr>
            </w:pPr>
            <w:del w:id="2558" w:author="Cernigliaro, Giuseppe (IT - Bologna)" w:date="2019-02-07T19:38:00Z">
              <w:r w:rsidRPr="004A592B" w:rsidDel="002B2776">
                <w:rPr>
                  <w:rFonts w:ascii="Frutiger LT 45 Light" w:hAnsi="Frutiger LT 45 Light" w:cs="Helvetica"/>
                  <w:color w:val="333333"/>
                  <w:rPrChange w:id="2559"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560"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"http://www.datypic.com/sc/ubl21/e-cbc_IssueDate.html"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561" w:author="Cernigliaro, Giuseppe (IT - Bologna)" w:date="2019-02-07T20:48:00Z">
                    <w:rPr>
                      <w:rStyle w:val="Hyperlink"/>
                      <w:rFonts w:ascii="Frutiger LT 45 Light" w:hAnsi="Frutiger LT 45 Light" w:cs="Helvetica"/>
                      <w:shd w:val="clear" w:color="auto" w:fill="FFFF66"/>
                      <w:lang w:val="en-US"/>
                    </w:rPr>
                  </w:rPrChange>
                </w:rPr>
                <w:delText>cbc:IssueDate</w:delText>
              </w:r>
              <w:r w:rsidRPr="00FE77CB" w:rsidDel="002B2776">
                <w:rPr>
                  <w:rStyle w:val="Hyperlink"/>
                  <w:rFonts w:ascii="Frutiger LT 45 Light" w:hAnsi="Frutiger LT 45 Light" w:cs="Helvetica"/>
                  <w:shd w:val="clear" w:color="auto" w:fill="FFFF66"/>
                  <w:lang w:val="en-US"/>
                </w:rPr>
                <w:fldChar w:fldCharType="end"/>
              </w:r>
              <w:bookmarkStart w:id="2562" w:name="_Toc465311"/>
              <w:bookmarkEnd w:id="2562"/>
            </w:del>
          </w:p>
        </w:tc>
        <w:tc>
          <w:tcPr>
            <w:tcW w:w="0" w:type="auto"/>
            <w:tcBorders>
              <w:top w:val="nil"/>
              <w:left w:val="nil"/>
              <w:bottom w:val="nil"/>
              <w:right w:val="single" w:sz="4" w:space="0" w:color="auto"/>
            </w:tcBorders>
            <w:hideMark/>
          </w:tcPr>
          <w:p w14:paraId="3C04E727" w14:textId="77777777" w:rsidR="002B2776" w:rsidRPr="004A592B" w:rsidDel="002B2776" w:rsidRDefault="002B2776" w:rsidP="004A592B">
            <w:pPr>
              <w:pStyle w:val="NormalWeb"/>
              <w:spacing w:before="20" w:after="0"/>
              <w:rPr>
                <w:del w:id="2563" w:author="Cernigliaro, Giuseppe (IT - Bologna)" w:date="2019-02-07T19:38:00Z"/>
                <w:rFonts w:ascii="Frutiger LT 45 Light" w:hAnsi="Frutiger LT 45 Light" w:cs="Helvetica"/>
                <w:color w:val="333333"/>
                <w:sz w:val="20"/>
                <w:szCs w:val="20"/>
                <w:rPrChange w:id="2564" w:author="Cernigliaro, Giuseppe (IT - Bologna)" w:date="2019-02-07T20:48:00Z">
                  <w:rPr>
                    <w:del w:id="2565" w:author="Cernigliaro, Giuseppe (IT - Bologna)" w:date="2019-02-07T19:38:00Z"/>
                    <w:rFonts w:ascii="Frutiger LT 45 Light" w:hAnsi="Frutiger LT 45 Light" w:cs="Helvetica"/>
                    <w:color w:val="333333"/>
                    <w:sz w:val="20"/>
                    <w:szCs w:val="20"/>
                    <w:lang w:val="en-US"/>
                  </w:rPr>
                </w:rPrChange>
              </w:rPr>
            </w:pPr>
            <w:del w:id="2566"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2567"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Issue date</w:delText>
              </w:r>
              <w:r w:rsidRPr="004A592B" w:rsidDel="002B2776">
                <w:rPr>
                  <w:rFonts w:ascii="Frutiger LT 45 Light" w:hAnsi="Frutiger LT 45 Light" w:cs="Helvetica"/>
                  <w:color w:val="333333"/>
                  <w:sz w:val="20"/>
                  <w:szCs w:val="20"/>
                  <w:rPrChange w:id="2568"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2569"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The date on which the initial order was issued</w:delText>
              </w:r>
              <w:r w:rsidRPr="004A592B" w:rsidDel="002B2776">
                <w:rPr>
                  <w:rStyle w:val="Emphasis"/>
                  <w:rFonts w:ascii="Frutiger LT 45 Light" w:hAnsi="Frutiger LT 45 Light" w:cs="Helvetica"/>
                  <w:color w:val="333333"/>
                  <w:sz w:val="20"/>
                  <w:szCs w:val="20"/>
                  <w:rPrChange w:id="2570"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2571" w:author="Cernigliaro, Giuseppe (IT - Bologna)" w:date="2019-02-07T20:48:00Z">
                    <w:rPr>
                      <w:rFonts w:ascii="Frutiger LT 45 Light" w:hAnsi="Frutiger LT 45 Light" w:cs="Helvetica"/>
                      <w:color w:val="333333"/>
                      <w:sz w:val="20"/>
                      <w:szCs w:val="20"/>
                      <w:lang w:val="en-US"/>
                    </w:rPr>
                  </w:rPrChange>
                </w:rPr>
                <w:delText xml:space="preserve"> </w:delText>
              </w:r>
              <w:bookmarkStart w:id="2572" w:name="_Toc465312"/>
              <w:bookmarkEnd w:id="2572"/>
            </w:del>
          </w:p>
        </w:tc>
        <w:bookmarkStart w:id="2573" w:name="_Toc465313"/>
        <w:bookmarkEnd w:id="2573"/>
      </w:tr>
      <w:tr w:rsidR="002B2776" w:rsidRPr="00FE77CB" w:rsidDel="002B2776" w14:paraId="39FF4718" w14:textId="77777777" w:rsidTr="004A592B">
        <w:trPr>
          <w:del w:id="2574" w:author="Cernigliaro, Giuseppe (IT - Bologna)" w:date="2019-02-07T19:38:00Z"/>
        </w:trPr>
        <w:tc>
          <w:tcPr>
            <w:tcW w:w="0" w:type="auto"/>
            <w:tcBorders>
              <w:top w:val="nil"/>
              <w:left w:val="single" w:sz="4" w:space="0" w:color="auto"/>
              <w:bottom w:val="nil"/>
              <w:right w:val="nil"/>
            </w:tcBorders>
            <w:hideMark/>
          </w:tcPr>
          <w:p w14:paraId="4E29AD17" w14:textId="77777777" w:rsidR="002B2776" w:rsidRPr="004A592B" w:rsidDel="002B2776" w:rsidRDefault="002B2776" w:rsidP="004A592B">
            <w:pPr>
              <w:spacing w:before="20"/>
              <w:rPr>
                <w:del w:id="2575" w:author="Cernigliaro, Giuseppe (IT - Bologna)" w:date="2019-02-07T19:38:00Z"/>
                <w:rFonts w:ascii="Frutiger LT 45 Light" w:hAnsi="Frutiger LT 45 Light" w:cs="Helvetica"/>
                <w:color w:val="333333"/>
                <w:rPrChange w:id="2576" w:author="Cernigliaro, Giuseppe (IT - Bologna)" w:date="2019-02-07T20:48:00Z">
                  <w:rPr>
                    <w:del w:id="2577" w:author="Cernigliaro, Giuseppe (IT - Bologna)" w:date="2019-02-07T19:38:00Z"/>
                    <w:rFonts w:ascii="Frutiger LT 45 Light" w:hAnsi="Frutiger LT 45 Light" w:cs="Helvetica"/>
                    <w:color w:val="333333"/>
                    <w:lang w:val="en-US"/>
                  </w:rPr>
                </w:rPrChange>
              </w:rPr>
            </w:pPr>
            <w:del w:id="2578" w:author="Cernigliaro, Giuseppe (IT - Bologna)" w:date="2019-02-07T19:38:00Z">
              <w:r w:rsidRPr="004A592B" w:rsidDel="002B2776">
                <w:rPr>
                  <w:rFonts w:ascii="Frutiger LT 45 Light" w:hAnsi="Frutiger LT 45 Light" w:cs="Helvetica"/>
                  <w:color w:val="333333"/>
                  <w:shd w:val="clear" w:color="auto" w:fill="FFFF66"/>
                  <w:rPrChange w:id="2579" w:author="Cernigliaro, Giuseppe (IT - Bologna)" w:date="2019-02-07T20:48:00Z">
                    <w:rPr>
                      <w:rFonts w:ascii="Frutiger LT 45 Light" w:hAnsi="Frutiger LT 45 Light" w:cs="Helvetica"/>
                      <w:color w:val="333333"/>
                      <w:shd w:val="clear" w:color="auto" w:fill="FFFF66"/>
                      <w:lang w:val="en-US"/>
                    </w:rPr>
                  </w:rPrChange>
                </w:rPr>
                <w:delText>1..1</w:delText>
              </w:r>
              <w:bookmarkStart w:id="2580" w:name="_Toc465314"/>
              <w:bookmarkEnd w:id="2580"/>
            </w:del>
          </w:p>
        </w:tc>
        <w:tc>
          <w:tcPr>
            <w:tcW w:w="0" w:type="auto"/>
            <w:tcBorders>
              <w:top w:val="nil"/>
              <w:left w:val="nil"/>
              <w:bottom w:val="nil"/>
              <w:right w:val="nil"/>
            </w:tcBorders>
            <w:hideMark/>
          </w:tcPr>
          <w:p w14:paraId="2FE21A42" w14:textId="77777777" w:rsidR="002B2776" w:rsidRPr="004A592B" w:rsidDel="002B2776" w:rsidRDefault="002B2776" w:rsidP="004A592B">
            <w:pPr>
              <w:spacing w:before="20"/>
              <w:rPr>
                <w:del w:id="2581" w:author="Cernigliaro, Giuseppe (IT - Bologna)" w:date="2019-02-07T19:38:00Z"/>
                <w:rFonts w:ascii="Frutiger LT 45 Light" w:hAnsi="Frutiger LT 45 Light" w:cs="Helvetica"/>
                <w:color w:val="333333"/>
                <w:rPrChange w:id="2582" w:author="Cernigliaro, Giuseppe (IT - Bologna)" w:date="2019-02-07T20:48:00Z">
                  <w:rPr>
                    <w:del w:id="2583" w:author="Cernigliaro, Giuseppe (IT - Bologna)" w:date="2019-02-07T19:38:00Z"/>
                    <w:rFonts w:ascii="Frutiger LT 45 Light" w:hAnsi="Frutiger LT 45 Light" w:cs="Helvetica"/>
                    <w:color w:val="333333"/>
                    <w:lang w:val="en-US"/>
                  </w:rPr>
                </w:rPrChange>
              </w:rPr>
            </w:pPr>
            <w:del w:id="2584" w:author="Cernigliaro, Giuseppe (IT - Bologna)" w:date="2019-02-07T19:38:00Z">
              <w:r w:rsidRPr="004A592B" w:rsidDel="002B2776">
                <w:rPr>
                  <w:rFonts w:ascii="Frutiger LT 45 Light" w:hAnsi="Frutiger LT 45 Light" w:cs="Helvetica"/>
                  <w:color w:val="333333"/>
                  <w:rPrChange w:id="2585"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586"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"http://www.datypic.com/sc/ubl21/e-cac_IssuerParty.html"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587" w:author="Cernigliaro, Giuseppe (IT - Bologna)" w:date="2019-02-07T20:48:00Z">
                    <w:rPr>
                      <w:rStyle w:val="Hyperlink"/>
                      <w:rFonts w:ascii="Frutiger LT 45 Light" w:hAnsi="Frutiger LT 45 Light" w:cs="Helvetica"/>
                      <w:shd w:val="clear" w:color="auto" w:fill="FFFF66"/>
                      <w:lang w:val="en-US"/>
                    </w:rPr>
                  </w:rPrChange>
                </w:rPr>
                <w:delText>cac:IssuerParty</w:delText>
              </w:r>
              <w:r w:rsidRPr="00FE77CB" w:rsidDel="002B2776">
                <w:rPr>
                  <w:rStyle w:val="Hyperlink"/>
                  <w:rFonts w:ascii="Frutiger LT 45 Light" w:hAnsi="Frutiger LT 45 Light" w:cs="Helvetica"/>
                  <w:shd w:val="clear" w:color="auto" w:fill="FFFF66"/>
                  <w:lang w:val="en-US"/>
                </w:rPr>
                <w:fldChar w:fldCharType="end"/>
              </w:r>
              <w:r w:rsidRPr="004A592B" w:rsidDel="002B2776">
                <w:rPr>
                  <w:rFonts w:ascii="Frutiger LT 45 Light" w:hAnsi="Frutiger LT 45 Light" w:cs="Helvetica"/>
                  <w:color w:val="333333"/>
                  <w:rPrChange w:id="2588" w:author="Cernigliaro, Giuseppe (IT - Bologna)" w:date="2019-02-07T20:48:00Z">
                    <w:rPr>
                      <w:rFonts w:ascii="Frutiger LT 45 Light" w:hAnsi="Frutiger LT 45 Light" w:cs="Helvetica"/>
                      <w:color w:val="333333"/>
                      <w:lang w:val="en-US"/>
                    </w:rPr>
                  </w:rPrChange>
                </w:rPr>
                <w:delText xml:space="preserve"> </w:delText>
              </w:r>
              <w:bookmarkStart w:id="2589" w:name="_Toc465315"/>
              <w:bookmarkEnd w:id="2589"/>
            </w:del>
          </w:p>
        </w:tc>
        <w:tc>
          <w:tcPr>
            <w:tcW w:w="0" w:type="auto"/>
            <w:tcBorders>
              <w:top w:val="nil"/>
              <w:left w:val="nil"/>
              <w:bottom w:val="nil"/>
              <w:right w:val="single" w:sz="4" w:space="0" w:color="auto"/>
            </w:tcBorders>
            <w:hideMark/>
          </w:tcPr>
          <w:p w14:paraId="101613B9" w14:textId="77777777" w:rsidR="002B2776" w:rsidRPr="004A592B" w:rsidDel="002B2776" w:rsidRDefault="002B2776" w:rsidP="004A592B">
            <w:pPr>
              <w:pStyle w:val="NormalWeb"/>
              <w:spacing w:before="20" w:after="0"/>
              <w:rPr>
                <w:del w:id="2590" w:author="Cernigliaro, Giuseppe (IT - Bologna)" w:date="2019-02-07T19:38:00Z"/>
                <w:rFonts w:ascii="Frutiger LT 45 Light" w:eastAsiaTheme="minorEastAsia" w:hAnsi="Frutiger LT 45 Light" w:cs="Helvetica"/>
                <w:color w:val="333333"/>
                <w:sz w:val="20"/>
                <w:szCs w:val="20"/>
                <w:rPrChange w:id="2591" w:author="Cernigliaro, Giuseppe (IT - Bologna)" w:date="2019-02-07T20:48:00Z">
                  <w:rPr>
                    <w:del w:id="2592" w:author="Cernigliaro, Giuseppe (IT - Bologna)" w:date="2019-02-07T19:38:00Z"/>
                    <w:rFonts w:ascii="Frutiger LT 45 Light" w:eastAsiaTheme="minorEastAsia" w:hAnsi="Frutiger LT 45 Light" w:cs="Helvetica"/>
                    <w:color w:val="333333"/>
                    <w:sz w:val="20"/>
                    <w:szCs w:val="20"/>
                    <w:lang w:val="en-US"/>
                  </w:rPr>
                </w:rPrChange>
              </w:rPr>
            </w:pPr>
            <w:del w:id="2593"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2594"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Issuer party</w:delText>
              </w:r>
              <w:bookmarkStart w:id="2595" w:name="_Toc465316"/>
              <w:bookmarkEnd w:id="2595"/>
            </w:del>
          </w:p>
        </w:tc>
        <w:bookmarkStart w:id="2596" w:name="_Toc465317"/>
        <w:bookmarkEnd w:id="2596"/>
      </w:tr>
      <w:tr w:rsidR="002B2776" w:rsidRPr="00FE77CB" w:rsidDel="002B2776" w14:paraId="1045B395" w14:textId="77777777" w:rsidTr="004A592B">
        <w:trPr>
          <w:del w:id="2597" w:author="Cernigliaro, Giuseppe (IT - Bologna)" w:date="2019-02-07T19:38:00Z"/>
        </w:trPr>
        <w:tc>
          <w:tcPr>
            <w:tcW w:w="0" w:type="auto"/>
            <w:tcBorders>
              <w:top w:val="nil"/>
              <w:left w:val="single" w:sz="4" w:space="0" w:color="auto"/>
              <w:bottom w:val="nil"/>
              <w:right w:val="nil"/>
            </w:tcBorders>
            <w:hideMark/>
          </w:tcPr>
          <w:p w14:paraId="115747FA" w14:textId="77777777" w:rsidR="002B2776" w:rsidRPr="004A592B" w:rsidDel="002B2776" w:rsidRDefault="002B2776" w:rsidP="004A592B">
            <w:pPr>
              <w:spacing w:before="20"/>
              <w:rPr>
                <w:del w:id="2598" w:author="Cernigliaro, Giuseppe (IT - Bologna)" w:date="2019-02-07T19:38:00Z"/>
                <w:rFonts w:ascii="Frutiger LT 45 Light" w:hAnsi="Frutiger LT 45 Light" w:cs="Helvetica"/>
                <w:color w:val="333333"/>
                <w:rPrChange w:id="2599" w:author="Cernigliaro, Giuseppe (IT - Bologna)" w:date="2019-02-07T20:48:00Z">
                  <w:rPr>
                    <w:del w:id="2600" w:author="Cernigliaro, Giuseppe (IT - Bologna)" w:date="2019-02-07T19:38:00Z"/>
                    <w:rFonts w:ascii="Frutiger LT 45 Light" w:hAnsi="Frutiger LT 45 Light" w:cs="Helvetica"/>
                    <w:color w:val="333333"/>
                    <w:lang w:val="en-US"/>
                  </w:rPr>
                </w:rPrChange>
              </w:rPr>
            </w:pPr>
            <w:del w:id="2601" w:author="Cernigliaro, Giuseppe (IT - Bologna)" w:date="2019-02-07T19:38:00Z">
              <w:r w:rsidRPr="004A592B" w:rsidDel="002B2776">
                <w:rPr>
                  <w:rFonts w:ascii="Frutiger LT 45 Light" w:hAnsi="Frutiger LT 45 Light" w:cs="Helvetica"/>
                  <w:color w:val="333333"/>
                  <w:shd w:val="clear" w:color="auto" w:fill="FFFF66"/>
                  <w:rPrChange w:id="2602" w:author="Cernigliaro, Giuseppe (IT - Bologna)" w:date="2019-02-07T20:48:00Z">
                    <w:rPr>
                      <w:rFonts w:ascii="Frutiger LT 45 Light" w:hAnsi="Frutiger LT 45 Light" w:cs="Helvetica"/>
                      <w:color w:val="333333"/>
                      <w:shd w:val="clear" w:color="auto" w:fill="FFFF66"/>
                      <w:lang w:val="en-US"/>
                    </w:rPr>
                  </w:rPrChange>
                </w:rPr>
                <w:delText>1..1</w:delText>
              </w:r>
              <w:r w:rsidRPr="004A592B" w:rsidDel="002B2776">
                <w:rPr>
                  <w:rFonts w:ascii="Frutiger LT 45 Light" w:hAnsi="Frutiger LT 45 Light" w:cs="Helvetica"/>
                  <w:color w:val="333333"/>
                  <w:rPrChange w:id="2603" w:author="Cernigliaro, Giuseppe (IT - Bologna)" w:date="2019-02-07T20:48:00Z">
                    <w:rPr>
                      <w:rFonts w:ascii="Frutiger LT 45 Light" w:hAnsi="Frutiger LT 45 Light" w:cs="Helvetica"/>
                      <w:color w:val="333333"/>
                      <w:lang w:val="en-US"/>
                    </w:rPr>
                  </w:rPrChange>
                </w:rPr>
                <w:delText xml:space="preserve"> </w:delText>
              </w:r>
              <w:bookmarkStart w:id="2604" w:name="_Toc465318"/>
              <w:bookmarkEnd w:id="2604"/>
            </w:del>
          </w:p>
        </w:tc>
        <w:tc>
          <w:tcPr>
            <w:tcW w:w="0" w:type="auto"/>
            <w:tcBorders>
              <w:top w:val="nil"/>
              <w:left w:val="nil"/>
              <w:bottom w:val="nil"/>
              <w:right w:val="nil"/>
            </w:tcBorders>
            <w:hideMark/>
          </w:tcPr>
          <w:p w14:paraId="5C70F6A5" w14:textId="77777777" w:rsidR="002B2776" w:rsidRPr="004A592B" w:rsidDel="002B2776" w:rsidRDefault="002B2776" w:rsidP="004A592B">
            <w:pPr>
              <w:spacing w:before="20"/>
              <w:rPr>
                <w:del w:id="2605" w:author="Cernigliaro, Giuseppe (IT - Bologna)" w:date="2019-02-07T19:38:00Z"/>
                <w:rFonts w:ascii="Frutiger LT 45 Light" w:hAnsi="Frutiger LT 45 Light" w:cs="Helvetica"/>
                <w:color w:val="333333"/>
                <w:rPrChange w:id="2606" w:author="Cernigliaro, Giuseppe (IT - Bologna)" w:date="2019-02-07T20:48:00Z">
                  <w:rPr>
                    <w:del w:id="2607" w:author="Cernigliaro, Giuseppe (IT - Bologna)" w:date="2019-02-07T19:38:00Z"/>
                    <w:rFonts w:ascii="Frutiger LT 45 Light" w:hAnsi="Frutiger LT 45 Light" w:cs="Helvetica"/>
                    <w:color w:val="333333"/>
                    <w:lang w:val="en-US"/>
                  </w:rPr>
                </w:rPrChange>
              </w:rPr>
            </w:pPr>
            <w:del w:id="2608" w:author="Cernigliaro, Giuseppe (IT - Bologna)" w:date="2019-02-07T19:38:00Z">
              <w:r w:rsidRPr="004A592B" w:rsidDel="002B2776">
                <w:rPr>
                  <w:rFonts w:ascii="Frutiger LT 45 Light" w:hAnsi="Frutiger LT 45 Light" w:cs="Helvetica"/>
                  <w:color w:val="333333"/>
                  <w:rPrChange w:id="2609"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610"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"http://www.datypic.com/sc/ubl21/e-cac_PartyIdentification.html"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611" w:author="Cernigliaro, Giuseppe (IT - Bologna)" w:date="2019-02-07T20:48:00Z">
                    <w:rPr>
                      <w:rStyle w:val="Hyperlink"/>
                      <w:rFonts w:ascii="Frutiger LT 45 Light" w:hAnsi="Frutiger LT 45 Light" w:cs="Helvetica"/>
                      <w:shd w:val="clear" w:color="auto" w:fill="FFFF66"/>
                      <w:lang w:val="en-US"/>
                    </w:rPr>
                  </w:rPrChange>
                </w:rPr>
                <w:delText>cac:PartyIdentification</w:delText>
              </w:r>
              <w:r w:rsidRPr="00FE77CB" w:rsidDel="002B2776">
                <w:rPr>
                  <w:rStyle w:val="Hyperlink"/>
                  <w:rFonts w:ascii="Frutiger LT 45 Light" w:hAnsi="Frutiger LT 45 Light" w:cs="Helvetica"/>
                  <w:shd w:val="clear" w:color="auto" w:fill="FFFF66"/>
                  <w:lang w:val="en-US"/>
                </w:rPr>
                <w:fldChar w:fldCharType="end"/>
              </w:r>
              <w:r w:rsidRPr="004A592B" w:rsidDel="002B2776">
                <w:rPr>
                  <w:rFonts w:ascii="Frutiger LT 45 Light" w:hAnsi="Frutiger LT 45 Light" w:cs="Helvetica"/>
                  <w:color w:val="333333"/>
                  <w:rPrChange w:id="2612" w:author="Cernigliaro, Giuseppe (IT - Bologna)" w:date="2019-02-07T20:48:00Z">
                    <w:rPr>
                      <w:rFonts w:ascii="Frutiger LT 45 Light" w:hAnsi="Frutiger LT 45 Light" w:cs="Helvetica"/>
                      <w:color w:val="333333"/>
                      <w:lang w:val="en-US"/>
                    </w:rPr>
                  </w:rPrChange>
                </w:rPr>
                <w:delText xml:space="preserve"> </w:delText>
              </w:r>
              <w:bookmarkStart w:id="2613" w:name="_Toc465319"/>
              <w:bookmarkEnd w:id="2613"/>
            </w:del>
          </w:p>
        </w:tc>
        <w:tc>
          <w:tcPr>
            <w:tcW w:w="0" w:type="auto"/>
            <w:tcBorders>
              <w:top w:val="nil"/>
              <w:left w:val="nil"/>
              <w:bottom w:val="nil"/>
              <w:right w:val="single" w:sz="4" w:space="0" w:color="auto"/>
            </w:tcBorders>
            <w:hideMark/>
          </w:tcPr>
          <w:p w14:paraId="74B2F3F3" w14:textId="77777777" w:rsidR="002B2776" w:rsidRPr="004A592B" w:rsidDel="002B2776" w:rsidRDefault="002B2776" w:rsidP="004A592B">
            <w:pPr>
              <w:pStyle w:val="NormalWeb"/>
              <w:spacing w:before="20" w:after="0"/>
              <w:rPr>
                <w:del w:id="2614" w:author="Cernigliaro, Giuseppe (IT - Bologna)" w:date="2019-02-07T19:38:00Z"/>
                <w:rFonts w:ascii="Frutiger LT 45 Light" w:eastAsiaTheme="minorEastAsia" w:hAnsi="Frutiger LT 45 Light" w:cs="Helvetica"/>
                <w:color w:val="333333"/>
                <w:sz w:val="20"/>
                <w:szCs w:val="20"/>
                <w:rPrChange w:id="2615" w:author="Cernigliaro, Giuseppe (IT - Bologna)" w:date="2019-02-07T20:48:00Z">
                  <w:rPr>
                    <w:del w:id="2616" w:author="Cernigliaro, Giuseppe (IT - Bologna)" w:date="2019-02-07T19:38:00Z"/>
                    <w:rFonts w:ascii="Frutiger LT 45 Light" w:eastAsiaTheme="minorEastAsia" w:hAnsi="Frutiger LT 45 Light" w:cs="Helvetica"/>
                    <w:color w:val="333333"/>
                    <w:sz w:val="20"/>
                    <w:szCs w:val="20"/>
                    <w:lang w:val="en-US"/>
                  </w:rPr>
                </w:rPrChange>
              </w:rPr>
            </w:pPr>
            <w:del w:id="2617"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2618"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Party identification</w:delText>
              </w:r>
              <w:r w:rsidRPr="004A592B" w:rsidDel="002B2776">
                <w:rPr>
                  <w:rFonts w:ascii="Frutiger LT 45 Light" w:hAnsi="Frutiger LT 45 Light" w:cs="Helvetica"/>
                  <w:color w:val="333333"/>
                  <w:sz w:val="20"/>
                  <w:szCs w:val="20"/>
                  <w:rPrChange w:id="2619" w:author="Cernigliaro, Giuseppe (IT - Bologna)" w:date="2019-02-07T20:48:00Z">
                    <w:rPr>
                      <w:rFonts w:ascii="Frutiger LT 45 Light" w:hAnsi="Frutiger LT 45 Light" w:cs="Helvetica"/>
                      <w:color w:val="333333"/>
                      <w:sz w:val="20"/>
                      <w:szCs w:val="20"/>
                      <w:lang w:val="en-US"/>
                    </w:rPr>
                  </w:rPrChange>
                </w:rPr>
                <w:delText xml:space="preserve"> </w:delText>
              </w:r>
              <w:bookmarkStart w:id="2620" w:name="_Toc465320"/>
              <w:bookmarkEnd w:id="2620"/>
            </w:del>
          </w:p>
        </w:tc>
        <w:bookmarkStart w:id="2621" w:name="_Toc465321"/>
        <w:bookmarkEnd w:id="2621"/>
      </w:tr>
      <w:tr w:rsidR="002B2776" w:rsidRPr="00FE77CB" w:rsidDel="002B2776" w14:paraId="25668FBA" w14:textId="77777777" w:rsidTr="004A592B">
        <w:trPr>
          <w:del w:id="2622" w:author="Cernigliaro, Giuseppe (IT - Bologna)" w:date="2019-02-07T19:38:00Z"/>
        </w:trPr>
        <w:tc>
          <w:tcPr>
            <w:tcW w:w="0" w:type="auto"/>
            <w:tcBorders>
              <w:top w:val="nil"/>
              <w:left w:val="single" w:sz="4" w:space="0" w:color="auto"/>
              <w:bottom w:val="nil"/>
              <w:right w:val="nil"/>
            </w:tcBorders>
            <w:hideMark/>
          </w:tcPr>
          <w:p w14:paraId="5D0709CF" w14:textId="77777777" w:rsidR="002B2776" w:rsidRPr="004A592B" w:rsidDel="002B2776" w:rsidRDefault="002B2776" w:rsidP="004A592B">
            <w:pPr>
              <w:spacing w:before="20"/>
              <w:rPr>
                <w:del w:id="2623" w:author="Cernigliaro, Giuseppe (IT - Bologna)" w:date="2019-02-07T19:38:00Z"/>
                <w:rFonts w:ascii="Frutiger LT 45 Light" w:hAnsi="Frutiger LT 45 Light" w:cs="Helvetica"/>
                <w:color w:val="333333"/>
                <w:rPrChange w:id="2624" w:author="Cernigliaro, Giuseppe (IT - Bologna)" w:date="2019-02-07T20:48:00Z">
                  <w:rPr>
                    <w:del w:id="2625" w:author="Cernigliaro, Giuseppe (IT - Bologna)" w:date="2019-02-07T19:38:00Z"/>
                    <w:rFonts w:ascii="Frutiger LT 45 Light" w:hAnsi="Frutiger LT 45 Light" w:cs="Helvetica"/>
                    <w:color w:val="333333"/>
                    <w:lang w:val="en-US"/>
                  </w:rPr>
                </w:rPrChange>
              </w:rPr>
            </w:pPr>
            <w:del w:id="2626" w:author="Cernigliaro, Giuseppe (IT - Bologna)" w:date="2019-02-07T19:38:00Z">
              <w:r w:rsidRPr="004A592B" w:rsidDel="002B2776">
                <w:rPr>
                  <w:rFonts w:ascii="Frutiger LT 45 Light" w:hAnsi="Frutiger LT 45 Light" w:cs="Helvetica"/>
                  <w:color w:val="333333"/>
                  <w:shd w:val="clear" w:color="auto" w:fill="FFFF66"/>
                  <w:rPrChange w:id="2627" w:author="Cernigliaro, Giuseppe (IT - Bologna)" w:date="2019-02-07T20:48:00Z">
                    <w:rPr>
                      <w:rFonts w:ascii="Frutiger LT 45 Light" w:hAnsi="Frutiger LT 45 Light" w:cs="Helvetica"/>
                      <w:color w:val="333333"/>
                      <w:shd w:val="clear" w:color="auto" w:fill="FFFF66"/>
                      <w:lang w:val="en-US"/>
                    </w:rPr>
                  </w:rPrChange>
                </w:rPr>
                <w:delText>1..1</w:delText>
              </w:r>
              <w:r w:rsidRPr="004A592B" w:rsidDel="002B2776">
                <w:rPr>
                  <w:rFonts w:ascii="Frutiger LT 45 Light" w:hAnsi="Frutiger LT 45 Light" w:cs="Helvetica"/>
                  <w:color w:val="333333"/>
                  <w:rPrChange w:id="2628" w:author="Cernigliaro, Giuseppe (IT - Bologna)" w:date="2019-02-07T20:48:00Z">
                    <w:rPr>
                      <w:rFonts w:ascii="Frutiger LT 45 Light" w:hAnsi="Frutiger LT 45 Light" w:cs="Helvetica"/>
                      <w:color w:val="333333"/>
                      <w:lang w:val="en-US"/>
                    </w:rPr>
                  </w:rPrChange>
                </w:rPr>
                <w:delText xml:space="preserve"> </w:delText>
              </w:r>
              <w:bookmarkStart w:id="2629" w:name="_Toc465322"/>
              <w:bookmarkEnd w:id="2629"/>
            </w:del>
          </w:p>
        </w:tc>
        <w:tc>
          <w:tcPr>
            <w:tcW w:w="0" w:type="auto"/>
            <w:tcBorders>
              <w:top w:val="nil"/>
              <w:left w:val="nil"/>
              <w:bottom w:val="nil"/>
              <w:right w:val="nil"/>
            </w:tcBorders>
            <w:hideMark/>
          </w:tcPr>
          <w:p w14:paraId="72102A41" w14:textId="77777777" w:rsidR="002B2776" w:rsidRPr="004A592B" w:rsidDel="002B2776" w:rsidRDefault="002B2776" w:rsidP="004A592B">
            <w:pPr>
              <w:spacing w:before="20"/>
              <w:rPr>
                <w:del w:id="2630" w:author="Cernigliaro, Giuseppe (IT - Bologna)" w:date="2019-02-07T19:38:00Z"/>
                <w:rFonts w:ascii="Frutiger LT 45 Light" w:hAnsi="Frutiger LT 45 Light" w:cs="Helvetica"/>
                <w:color w:val="333333"/>
                <w:rPrChange w:id="2631" w:author="Cernigliaro, Giuseppe (IT - Bologna)" w:date="2019-02-07T20:48:00Z">
                  <w:rPr>
                    <w:del w:id="2632" w:author="Cernigliaro, Giuseppe (IT - Bologna)" w:date="2019-02-07T19:38:00Z"/>
                    <w:rFonts w:ascii="Frutiger LT 45 Light" w:hAnsi="Frutiger LT 45 Light" w:cs="Helvetica"/>
                    <w:color w:val="333333"/>
                    <w:lang w:val="en-US"/>
                  </w:rPr>
                </w:rPrChange>
              </w:rPr>
            </w:pPr>
            <w:del w:id="2633" w:author="Cernigliaro, Giuseppe (IT - Bologna)" w:date="2019-02-07T19:38:00Z">
              <w:r w:rsidRPr="004A592B" w:rsidDel="002B2776">
                <w:rPr>
                  <w:rFonts w:ascii="Frutiger LT 45 Light" w:hAnsi="Frutiger LT 45 Light" w:cs="Helvetica"/>
                  <w:color w:val="333333"/>
                  <w:rPrChange w:id="2634" w:author="Cernigliaro, Giuseppe (IT - Bologna)" w:date="2019-02-07T20:48:00Z">
                    <w:rPr>
                      <w:rFonts w:ascii="Frutiger LT 45 Light" w:hAnsi="Frutiger LT 45 Light" w:cs="Helvetica"/>
                      <w:color w:val="333333"/>
                      <w:lang w:val="en-US"/>
                    </w:rPr>
                  </w:rPrChange>
                </w:rPr>
                <w:delText xml:space="preserve">•   •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635"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"http://www.datypic.com/sc/ubl21/e-cbc_ID.html"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636" w:author="Cernigliaro, Giuseppe (IT - Bologna)" w:date="2019-02-07T20:48:00Z">
                    <w:rPr>
                      <w:rStyle w:val="Hyperlink"/>
                      <w:rFonts w:ascii="Frutiger LT 45 Light" w:hAnsi="Frutiger LT 45 Light" w:cs="Helvetica"/>
                      <w:shd w:val="clear" w:color="auto" w:fill="FFFF66"/>
                      <w:lang w:val="en-US"/>
                    </w:rPr>
                  </w:rPrChange>
                </w:rPr>
                <w:delText>cbc:ID</w:delText>
              </w:r>
              <w:r w:rsidRPr="00FE77CB" w:rsidDel="002B2776">
                <w:rPr>
                  <w:rStyle w:val="Hyperlink"/>
                  <w:rFonts w:ascii="Frutiger LT 45 Light" w:hAnsi="Frutiger LT 45 Light" w:cs="Helvetica"/>
                  <w:shd w:val="clear" w:color="auto" w:fill="FFFF66"/>
                  <w:lang w:val="en-US"/>
                </w:rPr>
                <w:fldChar w:fldCharType="end"/>
              </w:r>
              <w:r w:rsidRPr="004A592B" w:rsidDel="002B2776">
                <w:rPr>
                  <w:rFonts w:ascii="Frutiger LT 45 Light" w:hAnsi="Frutiger LT 45 Light" w:cs="Helvetica"/>
                  <w:color w:val="333333"/>
                  <w:rPrChange w:id="2637" w:author="Cernigliaro, Giuseppe (IT - Bologna)" w:date="2019-02-07T20:48:00Z">
                    <w:rPr>
                      <w:rFonts w:ascii="Frutiger LT 45 Light" w:hAnsi="Frutiger LT 45 Light" w:cs="Helvetica"/>
                      <w:color w:val="333333"/>
                      <w:lang w:val="en-US"/>
                    </w:rPr>
                  </w:rPrChange>
                </w:rPr>
                <w:delText xml:space="preserve"> </w:delText>
              </w:r>
              <w:bookmarkStart w:id="2638" w:name="_Toc465323"/>
              <w:bookmarkEnd w:id="2638"/>
            </w:del>
          </w:p>
        </w:tc>
        <w:tc>
          <w:tcPr>
            <w:tcW w:w="0" w:type="auto"/>
            <w:tcBorders>
              <w:top w:val="nil"/>
              <w:left w:val="nil"/>
              <w:bottom w:val="nil"/>
              <w:right w:val="single" w:sz="4" w:space="0" w:color="auto"/>
            </w:tcBorders>
            <w:hideMark/>
          </w:tcPr>
          <w:p w14:paraId="7131FA91" w14:textId="77777777" w:rsidR="002B2776" w:rsidRPr="004A592B" w:rsidDel="002B2776" w:rsidRDefault="002B2776" w:rsidP="004A592B">
            <w:pPr>
              <w:pStyle w:val="NormalWeb"/>
              <w:spacing w:before="20" w:after="0"/>
              <w:rPr>
                <w:del w:id="2639" w:author="Cernigliaro, Giuseppe (IT - Bologna)" w:date="2019-02-07T19:38:00Z"/>
                <w:rFonts w:ascii="Frutiger LT 45 Light" w:hAnsi="Frutiger LT 45 Light" w:cs="Helvetica"/>
                <w:color w:val="333333"/>
                <w:sz w:val="20"/>
                <w:szCs w:val="20"/>
                <w:rPrChange w:id="2640" w:author="Cernigliaro, Giuseppe (IT - Bologna)" w:date="2019-02-07T20:48:00Z">
                  <w:rPr>
                    <w:del w:id="2641" w:author="Cernigliaro, Giuseppe (IT - Bologna)" w:date="2019-02-07T19:38:00Z"/>
                    <w:rFonts w:ascii="Frutiger LT 45 Light" w:hAnsi="Frutiger LT 45 Light" w:cs="Helvetica"/>
                    <w:color w:val="333333"/>
                    <w:sz w:val="20"/>
                    <w:szCs w:val="20"/>
                    <w:lang w:val="en-US"/>
                  </w:rPr>
                </w:rPrChange>
              </w:rPr>
            </w:pPr>
            <w:del w:id="2642"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2643"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Buyer / Seller party identification</w:delText>
              </w:r>
              <w:r w:rsidRPr="004A592B" w:rsidDel="002B2776">
                <w:rPr>
                  <w:rFonts w:ascii="Frutiger LT 45 Light" w:hAnsi="Frutiger LT 45 Light" w:cs="Helvetica"/>
                  <w:color w:val="333333"/>
                  <w:sz w:val="20"/>
                  <w:szCs w:val="20"/>
                  <w:rPrChange w:id="2644"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2645"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An identification for the party who issued the initial order (the Buyer or the Seller, in case of pre-agreed order</w:delText>
              </w:r>
              <w:r w:rsidRPr="004A592B" w:rsidDel="002B2776">
                <w:rPr>
                  <w:rStyle w:val="Emphasis"/>
                  <w:rFonts w:ascii="Frutiger LT 45 Light" w:hAnsi="Frutiger LT 45 Light" w:cs="Helvetica"/>
                  <w:color w:val="333333"/>
                  <w:sz w:val="20"/>
                  <w:szCs w:val="20"/>
                  <w:rPrChange w:id="2646"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2647" w:author="Cernigliaro, Giuseppe (IT - Bologna)" w:date="2019-02-07T20:48:00Z">
                    <w:rPr>
                      <w:rFonts w:ascii="Frutiger LT 45 Light" w:hAnsi="Frutiger LT 45 Light" w:cs="Helvetica"/>
                      <w:color w:val="333333"/>
                      <w:sz w:val="20"/>
                      <w:szCs w:val="20"/>
                      <w:lang w:val="en-US"/>
                    </w:rPr>
                  </w:rPrChange>
                </w:rPr>
                <w:delText xml:space="preserve"> </w:delText>
              </w:r>
              <w:bookmarkStart w:id="2648" w:name="_Toc465324"/>
              <w:bookmarkEnd w:id="2648"/>
            </w:del>
          </w:p>
        </w:tc>
        <w:bookmarkStart w:id="2649" w:name="_Toc465325"/>
        <w:bookmarkEnd w:id="2649"/>
      </w:tr>
      <w:tr w:rsidR="002B2776" w:rsidRPr="00FE77CB" w:rsidDel="002B2776" w14:paraId="0F88219E" w14:textId="77777777" w:rsidTr="004A592B">
        <w:trPr>
          <w:del w:id="2650" w:author="Cernigliaro, Giuseppe (IT - Bologna)" w:date="2019-02-07T19:38:00Z"/>
        </w:trPr>
        <w:tc>
          <w:tcPr>
            <w:tcW w:w="0" w:type="auto"/>
            <w:tcBorders>
              <w:top w:val="nil"/>
              <w:left w:val="single" w:sz="4" w:space="0" w:color="auto"/>
              <w:bottom w:val="nil"/>
              <w:right w:val="nil"/>
            </w:tcBorders>
            <w:hideMark/>
          </w:tcPr>
          <w:p w14:paraId="6AA4A092" w14:textId="77777777" w:rsidR="002B2776" w:rsidRPr="004A592B" w:rsidDel="002B2776" w:rsidRDefault="002B2776" w:rsidP="004A592B">
            <w:pPr>
              <w:spacing w:before="20"/>
              <w:rPr>
                <w:del w:id="2651" w:author="Cernigliaro, Giuseppe (IT - Bologna)" w:date="2019-02-07T19:38:00Z"/>
                <w:rFonts w:ascii="Frutiger LT 45 Light" w:hAnsi="Frutiger LT 45 Light" w:cs="Helvetica"/>
                <w:color w:val="333333"/>
                <w:rPrChange w:id="2652" w:author="Cernigliaro, Giuseppe (IT - Bologna)" w:date="2019-02-07T20:48:00Z">
                  <w:rPr>
                    <w:del w:id="2653" w:author="Cernigliaro, Giuseppe (IT - Bologna)" w:date="2019-02-07T19:38:00Z"/>
                    <w:rFonts w:ascii="Frutiger LT 45 Light" w:hAnsi="Frutiger LT 45 Light" w:cs="Helvetica"/>
                    <w:color w:val="333333"/>
                    <w:lang w:val="en-US"/>
                  </w:rPr>
                </w:rPrChange>
              </w:rPr>
            </w:pPr>
            <w:del w:id="2654" w:author="Cernigliaro, Giuseppe (IT - Bologna)" w:date="2019-02-07T19:38:00Z">
              <w:r w:rsidRPr="004A592B" w:rsidDel="002B2776">
                <w:rPr>
                  <w:rFonts w:ascii="Frutiger LT 45 Light" w:hAnsi="Frutiger LT 45 Light" w:cs="Helvetica"/>
                  <w:color w:val="333333"/>
                  <w:shd w:val="clear" w:color="auto" w:fill="FFFF66"/>
                  <w:rPrChange w:id="2655" w:author="Cernigliaro, Giuseppe (IT - Bologna)" w:date="2019-02-07T20:48:00Z">
                    <w:rPr>
                      <w:rFonts w:ascii="Frutiger LT 45 Light" w:hAnsi="Frutiger LT 45 Light" w:cs="Helvetica"/>
                      <w:color w:val="333333"/>
                      <w:shd w:val="clear" w:color="auto" w:fill="FFFF66"/>
                      <w:lang w:val="en-US"/>
                    </w:rPr>
                  </w:rPrChange>
                </w:rPr>
                <w:delText>M</w:delText>
              </w:r>
              <w:r w:rsidRPr="004A592B" w:rsidDel="002B2776">
                <w:rPr>
                  <w:rFonts w:ascii="Frutiger LT 45 Light" w:hAnsi="Frutiger LT 45 Light" w:cs="Helvetica"/>
                  <w:color w:val="333333"/>
                  <w:rPrChange w:id="2656" w:author="Cernigliaro, Giuseppe (IT - Bologna)" w:date="2019-02-07T20:48:00Z">
                    <w:rPr>
                      <w:rFonts w:ascii="Frutiger LT 45 Light" w:hAnsi="Frutiger LT 45 Light" w:cs="Helvetica"/>
                      <w:color w:val="333333"/>
                      <w:lang w:val="en-US"/>
                    </w:rPr>
                  </w:rPrChange>
                </w:rPr>
                <w:delText xml:space="preserve"> </w:delText>
              </w:r>
              <w:bookmarkStart w:id="2657" w:name="_Toc465326"/>
              <w:bookmarkEnd w:id="2657"/>
            </w:del>
          </w:p>
        </w:tc>
        <w:tc>
          <w:tcPr>
            <w:tcW w:w="0" w:type="auto"/>
            <w:tcBorders>
              <w:top w:val="nil"/>
              <w:left w:val="nil"/>
              <w:bottom w:val="nil"/>
              <w:right w:val="nil"/>
            </w:tcBorders>
            <w:hideMark/>
          </w:tcPr>
          <w:p w14:paraId="48B0DE40" w14:textId="77777777" w:rsidR="002B2776" w:rsidRPr="004A592B" w:rsidDel="002B2776" w:rsidRDefault="002B2776" w:rsidP="004A592B">
            <w:pPr>
              <w:spacing w:before="20"/>
              <w:rPr>
                <w:del w:id="2658" w:author="Cernigliaro, Giuseppe (IT - Bologna)" w:date="2019-02-07T19:38:00Z"/>
                <w:rFonts w:ascii="Frutiger LT 45 Light" w:hAnsi="Frutiger LT 45 Light" w:cs="Helvetica"/>
                <w:color w:val="333333"/>
                <w:rPrChange w:id="2659" w:author="Cernigliaro, Giuseppe (IT - Bologna)" w:date="2019-02-07T20:48:00Z">
                  <w:rPr>
                    <w:del w:id="2660" w:author="Cernigliaro, Giuseppe (IT - Bologna)" w:date="2019-02-07T19:38:00Z"/>
                    <w:rFonts w:ascii="Frutiger LT 45 Light" w:hAnsi="Frutiger LT 45 Light" w:cs="Helvetica"/>
                    <w:color w:val="333333"/>
                    <w:lang w:val="en-US"/>
                  </w:rPr>
                </w:rPrChange>
              </w:rPr>
            </w:pPr>
            <w:del w:id="2661" w:author="Cernigliaro, Giuseppe (IT - Bologna)" w:date="2019-02-07T19:38:00Z">
              <w:r w:rsidRPr="004A592B" w:rsidDel="002B2776">
                <w:rPr>
                  <w:rFonts w:ascii="Frutiger LT 45 Light" w:hAnsi="Frutiger LT 45 Light" w:cs="Helvetica"/>
                  <w:color w:val="333333"/>
                  <w:rPrChange w:id="2662" w:author="Cernigliaro, Giuseppe (IT - Bologna)" w:date="2019-02-07T20:48:00Z">
                    <w:rPr>
                      <w:rFonts w:ascii="Frutiger LT 45 Light" w:hAnsi="Frutiger LT 45 Light" w:cs="Helvetica"/>
                      <w:color w:val="333333"/>
                      <w:lang w:val="en-US"/>
                    </w:rPr>
                  </w:rPrChange>
                </w:rPr>
                <w:delText xml:space="preserve">•   •   •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663"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"http://www.datypic.com/sc/ubl21/a-schemeID-1.html"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664" w:author="Cernigliaro, Giuseppe (IT - Bologna)" w:date="2019-02-07T20:48:00Z">
                    <w:rPr>
                      <w:rStyle w:val="Hyperlink"/>
                      <w:rFonts w:ascii="Frutiger LT 45 Light" w:hAnsi="Frutiger LT 45 Light" w:cs="Helvetica"/>
                      <w:shd w:val="clear" w:color="auto" w:fill="FFFF66"/>
                      <w:lang w:val="en-US"/>
                    </w:rPr>
                  </w:rPrChange>
                </w:rPr>
                <w:delText>@schemeID</w:delText>
              </w:r>
              <w:r w:rsidRPr="00FE77CB" w:rsidDel="002B2776">
                <w:rPr>
                  <w:rStyle w:val="Hyperlink"/>
                  <w:rFonts w:ascii="Frutiger LT 45 Light" w:hAnsi="Frutiger LT 45 Light" w:cs="Helvetica"/>
                  <w:shd w:val="clear" w:color="auto" w:fill="FFFF66"/>
                  <w:lang w:val="en-US"/>
                </w:rPr>
                <w:fldChar w:fldCharType="end"/>
              </w:r>
              <w:r w:rsidRPr="004A592B" w:rsidDel="002B2776">
                <w:rPr>
                  <w:rFonts w:ascii="Frutiger LT 45 Light" w:hAnsi="Frutiger LT 45 Light" w:cs="Helvetica"/>
                  <w:color w:val="333333"/>
                  <w:rPrChange w:id="2665" w:author="Cernigliaro, Giuseppe (IT - Bologna)" w:date="2019-02-07T20:48:00Z">
                    <w:rPr>
                      <w:rFonts w:ascii="Frutiger LT 45 Light" w:hAnsi="Frutiger LT 45 Light" w:cs="Helvetica"/>
                      <w:color w:val="333333"/>
                      <w:lang w:val="en-US"/>
                    </w:rPr>
                  </w:rPrChange>
                </w:rPr>
                <w:delText xml:space="preserve"> </w:delText>
              </w:r>
              <w:bookmarkStart w:id="2666" w:name="_Toc465327"/>
              <w:bookmarkEnd w:id="2666"/>
            </w:del>
          </w:p>
        </w:tc>
        <w:tc>
          <w:tcPr>
            <w:tcW w:w="0" w:type="auto"/>
            <w:tcBorders>
              <w:top w:val="nil"/>
              <w:left w:val="nil"/>
              <w:bottom w:val="nil"/>
              <w:right w:val="single" w:sz="4" w:space="0" w:color="auto"/>
            </w:tcBorders>
            <w:hideMark/>
          </w:tcPr>
          <w:p w14:paraId="444B1597" w14:textId="77777777" w:rsidR="002B2776" w:rsidRPr="004A592B" w:rsidDel="002B2776" w:rsidRDefault="002B2776" w:rsidP="004A592B">
            <w:pPr>
              <w:pStyle w:val="NormalWeb"/>
              <w:spacing w:before="20" w:after="0"/>
              <w:rPr>
                <w:del w:id="2667" w:author="Cernigliaro, Giuseppe (IT - Bologna)" w:date="2019-02-07T19:38:00Z"/>
                <w:rFonts w:ascii="Frutiger LT 45 Light" w:hAnsi="Frutiger LT 45 Light" w:cs="Helvetica"/>
                <w:color w:val="333333"/>
                <w:sz w:val="20"/>
                <w:szCs w:val="20"/>
                <w:rPrChange w:id="2668" w:author="Cernigliaro, Giuseppe (IT - Bologna)" w:date="2019-02-07T20:48:00Z">
                  <w:rPr>
                    <w:del w:id="2669" w:author="Cernigliaro, Giuseppe (IT - Bologna)" w:date="2019-02-07T19:38:00Z"/>
                    <w:rFonts w:ascii="Frutiger LT 45 Light" w:hAnsi="Frutiger LT 45 Light" w:cs="Helvetica"/>
                    <w:color w:val="333333"/>
                    <w:sz w:val="20"/>
                    <w:szCs w:val="20"/>
                    <w:lang w:val="en-US"/>
                  </w:rPr>
                </w:rPrChange>
              </w:rPr>
            </w:pPr>
            <w:del w:id="2670"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2671"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Scheme identifier</w:delText>
              </w:r>
              <w:r w:rsidRPr="004A592B" w:rsidDel="002B2776">
                <w:rPr>
                  <w:rFonts w:ascii="Frutiger LT 45 Light" w:hAnsi="Frutiger LT 45 Light" w:cs="Helvetica"/>
                  <w:color w:val="333333"/>
                  <w:sz w:val="20"/>
                  <w:szCs w:val="20"/>
                  <w:rPrChange w:id="2672"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2673"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Scheme identifier for party identification</w:delText>
              </w:r>
              <w:r w:rsidRPr="004A592B" w:rsidDel="002B2776">
                <w:rPr>
                  <w:rStyle w:val="Emphasis"/>
                  <w:rFonts w:ascii="Frutiger LT 45 Light" w:hAnsi="Frutiger LT 45 Light" w:cs="Helvetica"/>
                  <w:color w:val="333333"/>
                  <w:sz w:val="20"/>
                  <w:szCs w:val="20"/>
                  <w:rPrChange w:id="2674"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2675" w:author="Cernigliaro, Giuseppe (IT - Bologna)" w:date="2019-02-07T20:48:00Z">
                    <w:rPr>
                      <w:rFonts w:ascii="Frutiger LT 45 Light" w:hAnsi="Frutiger LT 45 Light" w:cs="Helvetica"/>
                      <w:color w:val="333333"/>
                      <w:sz w:val="20"/>
                      <w:szCs w:val="20"/>
                      <w:lang w:val="en-US"/>
                    </w:rPr>
                  </w:rPrChange>
                </w:rPr>
                <w:delText xml:space="preserve"> </w:delText>
              </w:r>
              <w:bookmarkStart w:id="2676" w:name="_Toc465328"/>
              <w:bookmarkEnd w:id="2676"/>
            </w:del>
          </w:p>
        </w:tc>
        <w:bookmarkStart w:id="2677" w:name="_Toc465329"/>
        <w:bookmarkEnd w:id="2677"/>
      </w:tr>
      <w:tr w:rsidR="002B2776" w:rsidRPr="00FE77CB" w:rsidDel="002B2776" w14:paraId="1C79FF2C" w14:textId="77777777" w:rsidTr="004A592B">
        <w:trPr>
          <w:del w:id="2678" w:author="Cernigliaro, Giuseppe (IT - Bologna)" w:date="2019-02-07T19:38:00Z"/>
        </w:trPr>
        <w:tc>
          <w:tcPr>
            <w:tcW w:w="0" w:type="auto"/>
            <w:tcBorders>
              <w:top w:val="nil"/>
              <w:left w:val="single" w:sz="4" w:space="0" w:color="auto"/>
              <w:bottom w:val="single" w:sz="4" w:space="0" w:color="auto"/>
              <w:right w:val="nil"/>
            </w:tcBorders>
            <w:hideMark/>
          </w:tcPr>
          <w:p w14:paraId="747E631E" w14:textId="77777777" w:rsidR="002B2776" w:rsidRPr="004A592B" w:rsidDel="002B2776" w:rsidRDefault="002B2776" w:rsidP="004A592B">
            <w:pPr>
              <w:spacing w:before="20"/>
              <w:rPr>
                <w:del w:id="2679" w:author="Cernigliaro, Giuseppe (IT - Bologna)" w:date="2019-02-07T19:38:00Z"/>
                <w:rFonts w:ascii="Frutiger LT 45 Light" w:hAnsi="Frutiger LT 45 Light" w:cs="Helvetica"/>
                <w:color w:val="333333"/>
                <w:rPrChange w:id="2680" w:author="Cernigliaro, Giuseppe (IT - Bologna)" w:date="2019-02-07T20:48:00Z">
                  <w:rPr>
                    <w:del w:id="2681" w:author="Cernigliaro, Giuseppe (IT - Bologna)" w:date="2019-02-07T19:38:00Z"/>
                    <w:rFonts w:ascii="Frutiger LT 45 Light" w:hAnsi="Frutiger LT 45 Light" w:cs="Helvetica"/>
                    <w:color w:val="333333"/>
                    <w:lang w:val="en-US"/>
                  </w:rPr>
                </w:rPrChange>
              </w:rPr>
            </w:pPr>
            <w:del w:id="2682" w:author="Cernigliaro, Giuseppe (IT - Bologna)" w:date="2019-02-07T19:38:00Z">
              <w:r w:rsidRPr="004A592B" w:rsidDel="002B2776">
                <w:rPr>
                  <w:rFonts w:ascii="Frutiger LT 45 Light" w:hAnsi="Frutiger LT 45 Light" w:cs="Helvetica"/>
                  <w:color w:val="333333"/>
                  <w:shd w:val="clear" w:color="auto" w:fill="FFFF66"/>
                  <w:rPrChange w:id="2683" w:author="Cernigliaro, Giuseppe (IT - Bologna)" w:date="2019-02-07T20:48:00Z">
                    <w:rPr>
                      <w:rFonts w:ascii="Frutiger LT 45 Light" w:hAnsi="Frutiger LT 45 Light" w:cs="Helvetica"/>
                      <w:color w:val="333333"/>
                      <w:shd w:val="clear" w:color="auto" w:fill="FFFF66"/>
                      <w:lang w:val="en-US"/>
                    </w:rPr>
                  </w:rPrChange>
                </w:rPr>
                <w:delText>1..1</w:delText>
              </w:r>
              <w:bookmarkStart w:id="2684" w:name="_Toc465330"/>
              <w:bookmarkEnd w:id="2684"/>
            </w:del>
          </w:p>
        </w:tc>
        <w:tc>
          <w:tcPr>
            <w:tcW w:w="0" w:type="auto"/>
            <w:tcBorders>
              <w:top w:val="nil"/>
              <w:left w:val="nil"/>
              <w:bottom w:val="single" w:sz="4" w:space="0" w:color="auto"/>
              <w:right w:val="nil"/>
            </w:tcBorders>
            <w:hideMark/>
          </w:tcPr>
          <w:p w14:paraId="2FAD62FF" w14:textId="77777777" w:rsidR="002B2776" w:rsidRPr="004A592B" w:rsidDel="002B2776" w:rsidRDefault="002B2776" w:rsidP="004A592B">
            <w:pPr>
              <w:spacing w:before="20"/>
              <w:rPr>
                <w:del w:id="2685" w:author="Cernigliaro, Giuseppe (IT - Bologna)" w:date="2019-02-07T19:38:00Z"/>
                <w:rFonts w:ascii="Frutiger LT 45 Light" w:hAnsi="Frutiger LT 45 Light" w:cs="Helvetica"/>
                <w:color w:val="333333"/>
                <w:rPrChange w:id="2686" w:author="Cernigliaro, Giuseppe (IT - Bologna)" w:date="2019-02-07T20:48:00Z">
                  <w:rPr>
                    <w:del w:id="2687" w:author="Cernigliaro, Giuseppe (IT - Bologna)" w:date="2019-02-07T19:38:00Z"/>
                    <w:rFonts w:ascii="Frutiger LT 45 Light" w:hAnsi="Frutiger LT 45 Light" w:cs="Helvetica"/>
                    <w:color w:val="333333"/>
                    <w:lang w:val="en-US"/>
                  </w:rPr>
                </w:rPrChange>
              </w:rPr>
            </w:pPr>
            <w:del w:id="2688" w:author="Cernigliaro, Giuseppe (IT - Bologna)" w:date="2019-02-07T19:38:00Z">
              <w:r w:rsidRPr="004A592B" w:rsidDel="002B2776">
                <w:rPr>
                  <w:rFonts w:ascii="Frutiger LT 45 Light" w:hAnsi="Frutiger LT 45 Light" w:cs="Helvetica"/>
                  <w:color w:val="333333"/>
                  <w:rPrChange w:id="2689"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690"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"http://www.datypic.com/sc/ubl21/e-cbc_DocumentStatusCode.html"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691" w:author="Cernigliaro, Giuseppe (IT - Bologna)" w:date="2019-02-07T20:48:00Z">
                    <w:rPr>
                      <w:rStyle w:val="Hyperlink"/>
                      <w:rFonts w:ascii="Frutiger LT 45 Light" w:hAnsi="Frutiger LT 45 Light" w:cs="Helvetica"/>
                      <w:shd w:val="clear" w:color="auto" w:fill="FFFF66"/>
                      <w:lang w:val="en-US"/>
                    </w:rPr>
                  </w:rPrChange>
                </w:rPr>
                <w:delText>cbc:DocumentStatusCode</w:delText>
              </w:r>
              <w:r w:rsidRPr="00FE77CB" w:rsidDel="002B2776">
                <w:rPr>
                  <w:rStyle w:val="Hyperlink"/>
                  <w:rFonts w:ascii="Frutiger LT 45 Light" w:hAnsi="Frutiger LT 45 Light" w:cs="Helvetica"/>
                  <w:shd w:val="clear" w:color="auto" w:fill="FFFF66"/>
                  <w:lang w:val="en-US"/>
                </w:rPr>
                <w:fldChar w:fldCharType="end"/>
              </w:r>
              <w:r w:rsidRPr="004A592B" w:rsidDel="002B2776">
                <w:rPr>
                  <w:rFonts w:ascii="Frutiger LT 45 Light" w:hAnsi="Frutiger LT 45 Light" w:cs="Helvetica"/>
                  <w:color w:val="333333"/>
                  <w:rPrChange w:id="2692" w:author="Cernigliaro, Giuseppe (IT - Bologna)" w:date="2019-02-07T20:48:00Z">
                    <w:rPr>
                      <w:rFonts w:ascii="Frutiger LT 45 Light" w:hAnsi="Frutiger LT 45 Light" w:cs="Helvetica"/>
                      <w:color w:val="333333"/>
                      <w:lang w:val="en-US"/>
                    </w:rPr>
                  </w:rPrChange>
                </w:rPr>
                <w:delText xml:space="preserve"> </w:delText>
              </w:r>
              <w:bookmarkStart w:id="2693" w:name="_Toc465331"/>
              <w:bookmarkEnd w:id="2693"/>
            </w:del>
          </w:p>
        </w:tc>
        <w:tc>
          <w:tcPr>
            <w:tcW w:w="0" w:type="auto"/>
            <w:tcBorders>
              <w:top w:val="nil"/>
              <w:left w:val="nil"/>
              <w:bottom w:val="single" w:sz="4" w:space="0" w:color="auto"/>
              <w:right w:val="single" w:sz="4" w:space="0" w:color="auto"/>
            </w:tcBorders>
            <w:hideMark/>
          </w:tcPr>
          <w:p w14:paraId="29BB9619" w14:textId="77777777" w:rsidR="002B2776" w:rsidRPr="004A592B" w:rsidDel="002B2776" w:rsidRDefault="002B2776" w:rsidP="004A592B">
            <w:pPr>
              <w:pStyle w:val="NormalWeb"/>
              <w:spacing w:before="20" w:after="0"/>
              <w:rPr>
                <w:del w:id="2694" w:author="Cernigliaro, Giuseppe (IT - Bologna)" w:date="2019-02-07T19:38:00Z"/>
                <w:rFonts w:ascii="Frutiger LT 45 Light" w:hAnsi="Frutiger LT 45 Light" w:cs="Helvetica"/>
                <w:color w:val="333333"/>
                <w:sz w:val="20"/>
                <w:szCs w:val="20"/>
                <w:rPrChange w:id="2695" w:author="Cernigliaro, Giuseppe (IT - Bologna)" w:date="2019-02-07T20:48:00Z">
                  <w:rPr>
                    <w:del w:id="2696" w:author="Cernigliaro, Giuseppe (IT - Bologna)" w:date="2019-02-07T19:38:00Z"/>
                    <w:rFonts w:ascii="Frutiger LT 45 Light" w:hAnsi="Frutiger LT 45 Light" w:cs="Helvetica"/>
                    <w:color w:val="333333"/>
                    <w:sz w:val="20"/>
                    <w:szCs w:val="20"/>
                    <w:lang w:val="en-US"/>
                  </w:rPr>
                </w:rPrChange>
              </w:rPr>
            </w:pPr>
            <w:del w:id="2697"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2698"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Document status code</w:delText>
              </w:r>
              <w:r w:rsidRPr="004A592B" w:rsidDel="002B2776">
                <w:rPr>
                  <w:rFonts w:ascii="Frutiger LT 45 Light" w:hAnsi="Frutiger LT 45 Light" w:cs="Helvetica"/>
                  <w:color w:val="333333"/>
                  <w:sz w:val="20"/>
                  <w:szCs w:val="20"/>
                  <w:rPrChange w:id="2699"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2700"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 xml:space="preserve">A code signifying the status of the reference document with respect to its original state. </w:delText>
              </w:r>
              <w:r w:rsidRPr="004A592B" w:rsidDel="002B2776">
                <w:rPr>
                  <w:rFonts w:ascii="Frutiger LT 45 Light" w:hAnsi="Frutiger LT 45 Light" w:cs="Helvetica"/>
                  <w:i/>
                  <w:iCs/>
                  <w:color w:val="333333"/>
                  <w:sz w:val="20"/>
                  <w:szCs w:val="20"/>
                  <w:rPrChange w:id="2701" w:author="Cernigliaro, Giuseppe (IT - Bologna)" w:date="2019-02-07T20:48:00Z">
                    <w:rPr>
                      <w:rFonts w:ascii="Frutiger LT 45 Light" w:hAnsi="Frutiger LT 45 Light" w:cs="Helvetica"/>
                      <w:i/>
                      <w:iCs/>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2702"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Values to be used are either Accepted, Cancelled or Revised</w:delText>
              </w:r>
              <w:r w:rsidRPr="004A592B" w:rsidDel="002B2776">
                <w:rPr>
                  <w:rStyle w:val="Emphasis"/>
                  <w:rFonts w:ascii="Frutiger LT 45 Light" w:hAnsi="Frutiger LT 45 Light" w:cs="Helvetica"/>
                  <w:color w:val="333333"/>
                  <w:sz w:val="20"/>
                  <w:szCs w:val="20"/>
                  <w:rPrChange w:id="2703"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2704" w:author="Cernigliaro, Giuseppe (IT - Bologna)" w:date="2019-02-07T20:48:00Z">
                    <w:rPr>
                      <w:rFonts w:ascii="Frutiger LT 45 Light" w:hAnsi="Frutiger LT 45 Light" w:cs="Helvetica"/>
                      <w:color w:val="333333"/>
                      <w:sz w:val="20"/>
                      <w:szCs w:val="20"/>
                      <w:lang w:val="en-US"/>
                    </w:rPr>
                  </w:rPrChange>
                </w:rPr>
                <w:delText xml:space="preserve"> </w:delText>
              </w:r>
              <w:bookmarkStart w:id="2705" w:name="_Toc465332"/>
              <w:bookmarkEnd w:id="2705"/>
            </w:del>
          </w:p>
        </w:tc>
        <w:bookmarkStart w:id="2706" w:name="_Toc465333"/>
        <w:bookmarkEnd w:id="2706"/>
      </w:tr>
      <w:tr w:rsidR="002B2776" w:rsidRPr="00FE77CB" w:rsidDel="002B2776" w14:paraId="3D8F4979" w14:textId="77777777" w:rsidTr="004A592B">
        <w:trPr>
          <w:del w:id="2707" w:author="Cernigliaro, Giuseppe (IT - Bologna)" w:date="2019-02-07T19:38:00Z"/>
        </w:trPr>
        <w:tc>
          <w:tcPr>
            <w:tcW w:w="0" w:type="auto"/>
            <w:tcBorders>
              <w:top w:val="single" w:sz="4" w:space="0" w:color="auto"/>
              <w:left w:val="single" w:sz="4" w:space="0" w:color="auto"/>
              <w:bottom w:val="nil"/>
              <w:right w:val="nil"/>
            </w:tcBorders>
            <w:hideMark/>
          </w:tcPr>
          <w:p w14:paraId="0F3EF668" w14:textId="77777777" w:rsidR="002B2776" w:rsidRPr="004A592B" w:rsidDel="002B2776" w:rsidRDefault="002B2776" w:rsidP="004A592B">
            <w:pPr>
              <w:spacing w:before="20"/>
              <w:rPr>
                <w:del w:id="2708" w:author="Cernigliaro, Giuseppe (IT - Bologna)" w:date="2019-02-07T19:38:00Z"/>
                <w:rFonts w:ascii="Frutiger LT 45 Light" w:hAnsi="Frutiger LT 45 Light" w:cs="Helvetica"/>
                <w:color w:val="333333"/>
                <w:rPrChange w:id="2709" w:author="Cernigliaro, Giuseppe (IT - Bologna)" w:date="2019-02-07T20:48:00Z">
                  <w:rPr>
                    <w:del w:id="2710" w:author="Cernigliaro, Giuseppe (IT - Bologna)" w:date="2019-02-07T19:38:00Z"/>
                    <w:rFonts w:ascii="Frutiger LT 45 Light" w:hAnsi="Frutiger LT 45 Light" w:cs="Helvetica"/>
                    <w:color w:val="333333"/>
                    <w:lang w:val="en-US"/>
                  </w:rPr>
                </w:rPrChange>
              </w:rPr>
            </w:pPr>
            <w:del w:id="2711" w:author="Cernigliaro, Giuseppe (IT - Bologna)" w:date="2019-02-07T19:38:00Z">
              <w:r w:rsidRPr="004A592B" w:rsidDel="002B2776">
                <w:rPr>
                  <w:rFonts w:ascii="Frutiger LT 45 Light" w:hAnsi="Frutiger LT 45 Light" w:cs="Helvetica"/>
                  <w:color w:val="333333"/>
                  <w:rPrChange w:id="2712" w:author="Cernigliaro, Giuseppe (IT - Bologna)" w:date="2019-02-07T20:48:00Z">
                    <w:rPr>
                      <w:rFonts w:ascii="Frutiger LT 45 Light" w:hAnsi="Frutiger LT 45 Light" w:cs="Helvetica"/>
                      <w:color w:val="333333"/>
                      <w:lang w:val="en-US"/>
                    </w:rPr>
                  </w:rPrChange>
                </w:rPr>
                <w:delText xml:space="preserve">1..1 </w:delText>
              </w:r>
              <w:bookmarkStart w:id="2713" w:name="_Toc465334"/>
              <w:bookmarkEnd w:id="2713"/>
            </w:del>
          </w:p>
        </w:tc>
        <w:tc>
          <w:tcPr>
            <w:tcW w:w="0" w:type="auto"/>
            <w:tcBorders>
              <w:top w:val="single" w:sz="4" w:space="0" w:color="auto"/>
              <w:left w:val="nil"/>
              <w:bottom w:val="nil"/>
              <w:right w:val="nil"/>
            </w:tcBorders>
            <w:hideMark/>
          </w:tcPr>
          <w:p w14:paraId="7D7FA8D4" w14:textId="77777777" w:rsidR="002B2776" w:rsidRPr="004A592B" w:rsidDel="002B2776" w:rsidRDefault="002B2776" w:rsidP="004A592B">
            <w:pPr>
              <w:spacing w:before="20"/>
              <w:rPr>
                <w:del w:id="2714" w:author="Cernigliaro, Giuseppe (IT - Bologna)" w:date="2019-02-07T19:38:00Z"/>
                <w:rFonts w:ascii="Frutiger LT 45 Light" w:hAnsi="Frutiger LT 45 Light" w:cs="Helvetica"/>
                <w:color w:val="333333"/>
                <w:rPrChange w:id="2715" w:author="Cernigliaro, Giuseppe (IT - Bologna)" w:date="2019-02-07T20:48:00Z">
                  <w:rPr>
                    <w:del w:id="2716" w:author="Cernigliaro, Giuseppe (IT - Bologna)" w:date="2019-02-07T19:38:00Z"/>
                    <w:rFonts w:ascii="Frutiger LT 45 Light" w:hAnsi="Frutiger LT 45 Light" w:cs="Helvetica"/>
                    <w:color w:val="333333"/>
                    <w:lang w:val="en-US"/>
                  </w:rPr>
                </w:rPrChange>
              </w:rPr>
            </w:pPr>
            <w:del w:id="2717" w:author="Cernigliaro, Giuseppe (IT - Bologna)" w:date="2019-02-07T19:38:00Z">
              <w:r w:rsidRPr="004A592B" w:rsidDel="002B2776">
                <w:rPr>
                  <w:rFonts w:ascii="Frutiger LT 45 Light" w:hAnsi="Frutiger LT 45 Light" w:cs="Helvetica"/>
                  <w:color w:val="333333"/>
                  <w:rPrChange w:id="2718"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719"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"http://docs.peppol.eu/poacc/upgrade-3/syntax/Order/cac-BuyerCustomerParty/"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720" w:author="Cernigliaro, Giuseppe (IT - Bologna)" w:date="2019-02-07T20:48:00Z">
                    <w:rPr>
                      <w:rStyle w:val="Hyperlink"/>
                      <w:rFonts w:ascii="Frutiger LT 45 Light" w:hAnsi="Frutiger LT 45 Light" w:cs="Helvetica"/>
                      <w:lang w:val="en-US"/>
                    </w:rPr>
                  </w:rPrChange>
                </w:rPr>
                <w:delText>cac:BuyerCustomerParty</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721" w:author="Cernigliaro, Giuseppe (IT - Bologna)" w:date="2019-02-07T20:48:00Z">
                    <w:rPr>
                      <w:rFonts w:ascii="Frutiger LT 45 Light" w:hAnsi="Frutiger LT 45 Light" w:cs="Helvetica"/>
                      <w:color w:val="333333"/>
                      <w:lang w:val="en-US"/>
                    </w:rPr>
                  </w:rPrChange>
                </w:rPr>
                <w:delText xml:space="preserve"> </w:delText>
              </w:r>
              <w:bookmarkStart w:id="2722" w:name="_Toc465335"/>
              <w:bookmarkEnd w:id="2722"/>
            </w:del>
          </w:p>
        </w:tc>
        <w:tc>
          <w:tcPr>
            <w:tcW w:w="0" w:type="auto"/>
            <w:tcBorders>
              <w:top w:val="single" w:sz="4" w:space="0" w:color="auto"/>
              <w:left w:val="nil"/>
              <w:bottom w:val="nil"/>
              <w:right w:val="single" w:sz="4" w:space="0" w:color="auto"/>
            </w:tcBorders>
            <w:hideMark/>
          </w:tcPr>
          <w:p w14:paraId="257CBDEF" w14:textId="77777777" w:rsidR="002B2776" w:rsidRPr="004A592B" w:rsidDel="002B2776" w:rsidRDefault="002B2776" w:rsidP="004A592B">
            <w:pPr>
              <w:pStyle w:val="NormalWeb"/>
              <w:spacing w:before="20" w:after="0"/>
              <w:rPr>
                <w:del w:id="2723" w:author="Cernigliaro, Giuseppe (IT - Bologna)" w:date="2019-02-07T19:38:00Z"/>
                <w:rFonts w:ascii="Frutiger LT 45 Light" w:eastAsiaTheme="minorEastAsia" w:hAnsi="Frutiger LT 45 Light" w:cs="Helvetica"/>
                <w:color w:val="333333"/>
                <w:sz w:val="20"/>
                <w:szCs w:val="20"/>
                <w:rPrChange w:id="2724" w:author="Cernigliaro, Giuseppe (IT - Bologna)" w:date="2019-02-07T20:48:00Z">
                  <w:rPr>
                    <w:del w:id="2725" w:author="Cernigliaro, Giuseppe (IT - Bologna)" w:date="2019-02-07T19:38:00Z"/>
                    <w:rFonts w:ascii="Frutiger LT 45 Light" w:eastAsiaTheme="minorEastAsia" w:hAnsi="Frutiger LT 45 Light" w:cs="Helvetica"/>
                    <w:color w:val="333333"/>
                    <w:sz w:val="20"/>
                    <w:szCs w:val="20"/>
                    <w:lang w:val="en-US"/>
                  </w:rPr>
                </w:rPrChange>
              </w:rPr>
            </w:pPr>
            <w:del w:id="2726" w:author="Cernigliaro, Giuseppe (IT - Bologna)" w:date="2019-02-07T19:38:00Z">
              <w:r w:rsidRPr="004A592B" w:rsidDel="002B2776">
                <w:rPr>
                  <w:rStyle w:val="Strong"/>
                  <w:rFonts w:ascii="Frutiger LT 45 Light" w:hAnsi="Frutiger LT 45 Light" w:cs="Helvetica"/>
                  <w:color w:val="333333"/>
                  <w:sz w:val="20"/>
                  <w:szCs w:val="20"/>
                  <w:rPrChange w:id="2727" w:author="Cernigliaro, Giuseppe (IT - Bologna)" w:date="2019-02-07T20:48:00Z">
                    <w:rPr>
                      <w:rStyle w:val="Strong"/>
                      <w:rFonts w:ascii="Frutiger LT 45 Light" w:hAnsi="Frutiger LT 45 Light" w:cs="Helvetica"/>
                      <w:color w:val="333333"/>
                      <w:sz w:val="20"/>
                      <w:szCs w:val="20"/>
                      <w:lang w:val="en-US"/>
                    </w:rPr>
                  </w:rPrChange>
                </w:rPr>
                <w:delText>Buyer information</w:delText>
              </w:r>
              <w:r w:rsidRPr="004A592B" w:rsidDel="002B2776">
                <w:rPr>
                  <w:rFonts w:ascii="Frutiger LT 45 Light" w:hAnsi="Frutiger LT 45 Light" w:cs="Helvetica"/>
                  <w:color w:val="333333"/>
                  <w:sz w:val="20"/>
                  <w:szCs w:val="20"/>
                  <w:rPrChange w:id="2728"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2729" w:author="Cernigliaro, Giuseppe (IT - Bologna)" w:date="2019-02-07T20:48:00Z">
                    <w:rPr>
                      <w:rStyle w:val="Emphasis"/>
                      <w:rFonts w:ascii="Frutiger LT 45 Light" w:hAnsi="Frutiger LT 45 Light" w:cs="Helvetica"/>
                      <w:color w:val="333333"/>
                      <w:sz w:val="20"/>
                      <w:szCs w:val="20"/>
                      <w:lang w:val="en-US"/>
                    </w:rPr>
                  </w:rPrChange>
                </w:rPr>
                <w:delText xml:space="preserve">Description of buyer </w:delText>
              </w:r>
              <w:bookmarkStart w:id="2730" w:name="_Toc465336"/>
              <w:bookmarkEnd w:id="2730"/>
            </w:del>
          </w:p>
        </w:tc>
        <w:bookmarkStart w:id="2731" w:name="_Toc465337"/>
        <w:bookmarkEnd w:id="2731"/>
      </w:tr>
      <w:tr w:rsidR="002B2776" w:rsidRPr="00FE77CB" w:rsidDel="002B2776" w14:paraId="41CE984E" w14:textId="77777777" w:rsidTr="004A592B">
        <w:trPr>
          <w:del w:id="2732" w:author="Cernigliaro, Giuseppe (IT - Bologna)" w:date="2019-02-07T19:38:00Z"/>
        </w:trPr>
        <w:tc>
          <w:tcPr>
            <w:tcW w:w="0" w:type="auto"/>
            <w:tcBorders>
              <w:top w:val="nil"/>
              <w:left w:val="single" w:sz="4" w:space="0" w:color="auto"/>
              <w:bottom w:val="nil"/>
              <w:right w:val="nil"/>
            </w:tcBorders>
            <w:hideMark/>
          </w:tcPr>
          <w:p w14:paraId="3D028405" w14:textId="77777777" w:rsidR="002B2776" w:rsidRPr="004A592B" w:rsidDel="002B2776" w:rsidRDefault="002B2776" w:rsidP="004A592B">
            <w:pPr>
              <w:spacing w:before="20"/>
              <w:rPr>
                <w:del w:id="2733" w:author="Cernigliaro, Giuseppe (IT - Bologna)" w:date="2019-02-07T19:38:00Z"/>
                <w:rFonts w:ascii="Frutiger LT 45 Light" w:hAnsi="Frutiger LT 45 Light" w:cs="Helvetica"/>
                <w:color w:val="333333"/>
                <w:rPrChange w:id="2734" w:author="Cernigliaro, Giuseppe (IT - Bologna)" w:date="2019-02-07T20:48:00Z">
                  <w:rPr>
                    <w:del w:id="2735" w:author="Cernigliaro, Giuseppe (IT - Bologna)" w:date="2019-02-07T19:38:00Z"/>
                    <w:rFonts w:ascii="Frutiger LT 45 Light" w:hAnsi="Frutiger LT 45 Light" w:cs="Helvetica"/>
                    <w:color w:val="333333"/>
                    <w:lang w:val="en-US"/>
                  </w:rPr>
                </w:rPrChange>
              </w:rPr>
            </w:pPr>
            <w:del w:id="2736" w:author="Cernigliaro, Giuseppe (IT - Bologna)" w:date="2019-02-07T19:38:00Z">
              <w:r w:rsidRPr="004A592B" w:rsidDel="002B2776">
                <w:rPr>
                  <w:rFonts w:ascii="Frutiger LT 45 Light" w:hAnsi="Frutiger LT 45 Light" w:cs="Helvetica"/>
                  <w:color w:val="333333"/>
                  <w:rPrChange w:id="2737" w:author="Cernigliaro, Giuseppe (IT - Bologna)" w:date="2019-02-07T20:48:00Z">
                    <w:rPr>
                      <w:rFonts w:ascii="Frutiger LT 45 Light" w:hAnsi="Frutiger LT 45 Light" w:cs="Helvetica"/>
                      <w:color w:val="333333"/>
                      <w:lang w:val="en-US"/>
                    </w:rPr>
                  </w:rPrChange>
                </w:rPr>
                <w:delText xml:space="preserve">1..1 </w:delText>
              </w:r>
              <w:bookmarkStart w:id="2738" w:name="_Toc465338"/>
              <w:bookmarkEnd w:id="2738"/>
            </w:del>
          </w:p>
        </w:tc>
        <w:tc>
          <w:tcPr>
            <w:tcW w:w="0" w:type="auto"/>
            <w:tcBorders>
              <w:top w:val="nil"/>
              <w:left w:val="nil"/>
              <w:bottom w:val="nil"/>
              <w:right w:val="nil"/>
            </w:tcBorders>
            <w:hideMark/>
          </w:tcPr>
          <w:p w14:paraId="248F7E39" w14:textId="77777777" w:rsidR="002B2776" w:rsidRPr="004A592B" w:rsidDel="002B2776" w:rsidRDefault="002B2776" w:rsidP="004A592B">
            <w:pPr>
              <w:spacing w:before="20"/>
              <w:rPr>
                <w:del w:id="2739" w:author="Cernigliaro, Giuseppe (IT - Bologna)" w:date="2019-02-07T19:38:00Z"/>
                <w:rFonts w:ascii="Frutiger LT 45 Light" w:hAnsi="Frutiger LT 45 Light" w:cs="Helvetica"/>
                <w:color w:val="333333"/>
                <w:rPrChange w:id="2740" w:author="Cernigliaro, Giuseppe (IT - Bologna)" w:date="2019-02-07T20:48:00Z">
                  <w:rPr>
                    <w:del w:id="2741" w:author="Cernigliaro, Giuseppe (IT - Bologna)" w:date="2019-02-07T19:38:00Z"/>
                    <w:rFonts w:ascii="Frutiger LT 45 Light" w:hAnsi="Frutiger LT 45 Light" w:cs="Helvetica"/>
                    <w:color w:val="333333"/>
                    <w:lang w:val="en-US"/>
                  </w:rPr>
                </w:rPrChange>
              </w:rPr>
            </w:pPr>
            <w:del w:id="2742" w:author="Cernigliaro, Giuseppe (IT - Bologna)" w:date="2019-02-07T19:38:00Z">
              <w:r w:rsidRPr="004A592B" w:rsidDel="002B2776">
                <w:rPr>
                  <w:rFonts w:ascii="Frutiger LT 45 Light" w:hAnsi="Frutiger LT 45 Light" w:cs="Helvetica"/>
                  <w:color w:val="333333"/>
                  <w:rPrChange w:id="2743"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744"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"http://docs.peppol.eu/poacc/upgrade-3/syntax/Order/cac-BuyerCustomerParty/cac-Party/"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745" w:author="Cernigliaro, Giuseppe (IT - Bologna)" w:date="2019-02-07T20:48:00Z">
                    <w:rPr>
                      <w:rStyle w:val="Hyperlink"/>
                      <w:rFonts w:ascii="Frutiger LT 45 Light" w:hAnsi="Frutiger LT 45 Light" w:cs="Helvetica"/>
                      <w:lang w:val="en-US"/>
                    </w:rPr>
                  </w:rPrChange>
                </w:rPr>
                <w:delText>cac:Party</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746" w:author="Cernigliaro, Giuseppe (IT - Bologna)" w:date="2019-02-07T20:48:00Z">
                    <w:rPr>
                      <w:rFonts w:ascii="Frutiger LT 45 Light" w:hAnsi="Frutiger LT 45 Light" w:cs="Helvetica"/>
                      <w:color w:val="333333"/>
                      <w:lang w:val="en-US"/>
                    </w:rPr>
                  </w:rPrChange>
                </w:rPr>
                <w:delText xml:space="preserve"> </w:delText>
              </w:r>
              <w:bookmarkStart w:id="2747" w:name="_Toc465339"/>
              <w:bookmarkEnd w:id="2747"/>
            </w:del>
          </w:p>
        </w:tc>
        <w:tc>
          <w:tcPr>
            <w:tcW w:w="0" w:type="auto"/>
            <w:tcBorders>
              <w:top w:val="nil"/>
              <w:left w:val="nil"/>
              <w:bottom w:val="nil"/>
              <w:right w:val="single" w:sz="4" w:space="0" w:color="auto"/>
            </w:tcBorders>
            <w:hideMark/>
          </w:tcPr>
          <w:p w14:paraId="2FEA1258" w14:textId="77777777" w:rsidR="002B2776" w:rsidRPr="004A592B" w:rsidDel="002B2776" w:rsidRDefault="002B2776" w:rsidP="004A592B">
            <w:pPr>
              <w:pStyle w:val="NormalWeb"/>
              <w:spacing w:before="20" w:after="0"/>
              <w:rPr>
                <w:del w:id="2748" w:author="Cernigliaro, Giuseppe (IT - Bologna)" w:date="2019-02-07T19:38:00Z"/>
                <w:rFonts w:ascii="Frutiger LT 45 Light" w:eastAsiaTheme="minorEastAsia" w:hAnsi="Frutiger LT 45 Light" w:cs="Helvetica"/>
                <w:color w:val="333333"/>
                <w:sz w:val="20"/>
                <w:szCs w:val="20"/>
                <w:rPrChange w:id="2749" w:author="Cernigliaro, Giuseppe (IT - Bologna)" w:date="2019-02-07T20:48:00Z">
                  <w:rPr>
                    <w:del w:id="2750" w:author="Cernigliaro, Giuseppe (IT - Bologna)" w:date="2019-02-07T19:38:00Z"/>
                    <w:rFonts w:ascii="Frutiger LT 45 Light" w:eastAsiaTheme="minorEastAsia" w:hAnsi="Frutiger LT 45 Light" w:cs="Helvetica"/>
                    <w:color w:val="333333"/>
                    <w:sz w:val="20"/>
                    <w:szCs w:val="20"/>
                    <w:lang w:val="en-US"/>
                  </w:rPr>
                </w:rPrChange>
              </w:rPr>
            </w:pPr>
            <w:del w:id="2751" w:author="Cernigliaro, Giuseppe (IT - Bologna)" w:date="2019-02-07T19:38:00Z">
              <w:r w:rsidRPr="004A592B" w:rsidDel="002B2776">
                <w:rPr>
                  <w:rStyle w:val="Strong"/>
                  <w:rFonts w:ascii="Frutiger LT 45 Light" w:hAnsi="Frutiger LT 45 Light" w:cs="Helvetica"/>
                  <w:color w:val="333333"/>
                  <w:sz w:val="20"/>
                  <w:szCs w:val="20"/>
                  <w:rPrChange w:id="2752" w:author="Cernigliaro, Giuseppe (IT - Bologna)" w:date="2019-02-07T20:48:00Z">
                    <w:rPr>
                      <w:rStyle w:val="Strong"/>
                      <w:rFonts w:ascii="Frutiger LT 45 Light" w:hAnsi="Frutiger LT 45 Light" w:cs="Helvetica"/>
                      <w:color w:val="333333"/>
                      <w:sz w:val="20"/>
                      <w:szCs w:val="20"/>
                      <w:lang w:val="en-US"/>
                    </w:rPr>
                  </w:rPrChange>
                </w:rPr>
                <w:delText>Party information</w:delText>
              </w:r>
              <w:bookmarkStart w:id="2753" w:name="_Toc465340"/>
              <w:bookmarkEnd w:id="2753"/>
            </w:del>
          </w:p>
        </w:tc>
        <w:bookmarkStart w:id="2754" w:name="_Toc465341"/>
        <w:bookmarkEnd w:id="2754"/>
      </w:tr>
      <w:tr w:rsidR="002B2776" w:rsidRPr="00FE77CB" w:rsidDel="002B2776" w14:paraId="4E85BDD5" w14:textId="77777777" w:rsidTr="004A592B">
        <w:trPr>
          <w:del w:id="2755" w:author="Cernigliaro, Giuseppe (IT - Bologna)" w:date="2019-02-07T19:38:00Z"/>
        </w:trPr>
        <w:tc>
          <w:tcPr>
            <w:tcW w:w="0" w:type="auto"/>
            <w:tcBorders>
              <w:top w:val="nil"/>
              <w:left w:val="single" w:sz="4" w:space="0" w:color="auto"/>
              <w:bottom w:val="nil"/>
              <w:right w:val="nil"/>
            </w:tcBorders>
            <w:hideMark/>
          </w:tcPr>
          <w:p w14:paraId="2DB5B61D" w14:textId="77777777" w:rsidR="002B2776" w:rsidRPr="004A592B" w:rsidDel="002B2776" w:rsidRDefault="002B2776" w:rsidP="004A592B">
            <w:pPr>
              <w:spacing w:before="20"/>
              <w:rPr>
                <w:del w:id="2756" w:author="Cernigliaro, Giuseppe (IT - Bologna)" w:date="2019-02-07T19:38:00Z"/>
                <w:rFonts w:ascii="Frutiger LT 45 Light" w:hAnsi="Frutiger LT 45 Light" w:cs="Helvetica"/>
                <w:color w:val="333333"/>
                <w:rPrChange w:id="2757" w:author="Cernigliaro, Giuseppe (IT - Bologna)" w:date="2019-02-07T20:48:00Z">
                  <w:rPr>
                    <w:del w:id="2758" w:author="Cernigliaro, Giuseppe (IT - Bologna)" w:date="2019-02-07T19:38:00Z"/>
                    <w:rFonts w:ascii="Frutiger LT 45 Light" w:hAnsi="Frutiger LT 45 Light" w:cs="Helvetica"/>
                    <w:color w:val="333333"/>
                    <w:lang w:val="en-US"/>
                  </w:rPr>
                </w:rPrChange>
              </w:rPr>
            </w:pPr>
            <w:del w:id="2759" w:author="Cernigliaro, Giuseppe (IT - Bologna)" w:date="2019-02-07T19:38:00Z">
              <w:r w:rsidRPr="004A592B" w:rsidDel="002B2776">
                <w:rPr>
                  <w:rFonts w:ascii="Frutiger LT 45 Light" w:hAnsi="Frutiger LT 45 Light" w:cs="Helvetica"/>
                  <w:color w:val="333333"/>
                  <w:shd w:val="clear" w:color="auto" w:fill="FFFF66"/>
                  <w:rPrChange w:id="2760" w:author="Cernigliaro, Giuseppe (IT - Bologna)" w:date="2019-02-07T20:48:00Z">
                    <w:rPr>
                      <w:rFonts w:ascii="Frutiger LT 45 Light" w:hAnsi="Frutiger LT 45 Light" w:cs="Helvetica"/>
                      <w:color w:val="333333"/>
                      <w:shd w:val="clear" w:color="auto" w:fill="FFFF66"/>
                      <w:lang w:val="en-US"/>
                    </w:rPr>
                  </w:rPrChange>
                </w:rPr>
                <w:delText>1</w:delText>
              </w:r>
              <w:r w:rsidRPr="004A592B" w:rsidDel="002B2776">
                <w:rPr>
                  <w:rFonts w:ascii="Frutiger LT 45 Light" w:hAnsi="Frutiger LT 45 Light" w:cs="Helvetica"/>
                  <w:color w:val="333333"/>
                  <w:rPrChange w:id="2761" w:author="Cernigliaro, Giuseppe (IT - Bologna)" w:date="2019-02-07T20:48:00Z">
                    <w:rPr>
                      <w:rFonts w:ascii="Frutiger LT 45 Light" w:hAnsi="Frutiger LT 45 Light" w:cs="Helvetica"/>
                      <w:color w:val="333333"/>
                      <w:lang w:val="en-US"/>
                    </w:rPr>
                  </w:rPrChange>
                </w:rPr>
                <w:delText xml:space="preserve">..1 </w:delText>
              </w:r>
              <w:bookmarkStart w:id="2762" w:name="_Toc465342"/>
              <w:bookmarkEnd w:id="2762"/>
            </w:del>
          </w:p>
        </w:tc>
        <w:tc>
          <w:tcPr>
            <w:tcW w:w="0" w:type="auto"/>
            <w:tcBorders>
              <w:top w:val="nil"/>
              <w:left w:val="nil"/>
              <w:bottom w:val="nil"/>
              <w:right w:val="nil"/>
            </w:tcBorders>
            <w:hideMark/>
          </w:tcPr>
          <w:p w14:paraId="2F183ED8" w14:textId="77777777" w:rsidR="002B2776" w:rsidRPr="004A592B" w:rsidDel="002B2776" w:rsidRDefault="002B2776" w:rsidP="004A592B">
            <w:pPr>
              <w:spacing w:before="20"/>
              <w:rPr>
                <w:del w:id="2763" w:author="Cernigliaro, Giuseppe (IT - Bologna)" w:date="2019-02-07T19:38:00Z"/>
                <w:rFonts w:ascii="Frutiger LT 45 Light" w:hAnsi="Frutiger LT 45 Light" w:cs="Helvetica"/>
                <w:color w:val="333333"/>
                <w:rPrChange w:id="2764" w:author="Cernigliaro, Giuseppe (IT - Bologna)" w:date="2019-02-07T20:48:00Z">
                  <w:rPr>
                    <w:del w:id="2765" w:author="Cernigliaro, Giuseppe (IT - Bologna)" w:date="2019-02-07T19:38:00Z"/>
                    <w:rFonts w:ascii="Frutiger LT 45 Light" w:hAnsi="Frutiger LT 45 Light" w:cs="Helvetica"/>
                    <w:color w:val="333333"/>
                    <w:lang w:val="en-US"/>
                  </w:rPr>
                </w:rPrChange>
              </w:rPr>
            </w:pPr>
            <w:del w:id="2766" w:author="Cernigliaro, Giuseppe (IT - Bologna)" w:date="2019-02-07T19:38:00Z">
              <w:r w:rsidRPr="004A592B" w:rsidDel="002B2776">
                <w:rPr>
                  <w:rFonts w:ascii="Frutiger LT 45 Light" w:hAnsi="Frutiger LT 45 Light" w:cs="Helvetica"/>
                  <w:color w:val="333333"/>
                  <w:rPrChange w:id="2767"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768"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"http://docs.peppol.eu/poacc/upgrade-3/syntax/Order/cac-BuyerCustomerParty/cac-Party/cac-PartyIdentification/"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769" w:author="Cernigliaro, Giuseppe (IT - Bologna)" w:date="2019-02-07T20:48:00Z">
                    <w:rPr>
                      <w:rStyle w:val="Hyperlink"/>
                      <w:rFonts w:ascii="Frutiger LT 45 Light" w:hAnsi="Frutiger LT 45 Light" w:cs="Helvetica"/>
                      <w:lang w:val="en-US"/>
                    </w:rPr>
                  </w:rPrChange>
                </w:rPr>
                <w:delText>cac:PartyIdentification</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770" w:author="Cernigliaro, Giuseppe (IT - Bologna)" w:date="2019-02-07T20:48:00Z">
                    <w:rPr>
                      <w:rFonts w:ascii="Frutiger LT 45 Light" w:hAnsi="Frutiger LT 45 Light" w:cs="Helvetica"/>
                      <w:color w:val="333333"/>
                      <w:lang w:val="en-US"/>
                    </w:rPr>
                  </w:rPrChange>
                </w:rPr>
                <w:delText xml:space="preserve"> </w:delText>
              </w:r>
              <w:bookmarkStart w:id="2771" w:name="_Toc465343"/>
              <w:bookmarkEnd w:id="2771"/>
            </w:del>
          </w:p>
        </w:tc>
        <w:tc>
          <w:tcPr>
            <w:tcW w:w="0" w:type="auto"/>
            <w:tcBorders>
              <w:top w:val="nil"/>
              <w:left w:val="nil"/>
              <w:bottom w:val="nil"/>
              <w:right w:val="single" w:sz="4" w:space="0" w:color="auto"/>
            </w:tcBorders>
            <w:hideMark/>
          </w:tcPr>
          <w:p w14:paraId="502FA2CF" w14:textId="77777777" w:rsidR="002B2776" w:rsidRPr="004A592B" w:rsidDel="002B2776" w:rsidRDefault="002B2776" w:rsidP="004A592B">
            <w:pPr>
              <w:pStyle w:val="NormalWeb"/>
              <w:spacing w:before="20" w:after="0"/>
              <w:rPr>
                <w:del w:id="2772" w:author="Cernigliaro, Giuseppe (IT - Bologna)" w:date="2019-02-07T19:38:00Z"/>
                <w:rFonts w:ascii="Frutiger LT 45 Light" w:eastAsiaTheme="minorEastAsia" w:hAnsi="Frutiger LT 45 Light" w:cs="Helvetica"/>
                <w:color w:val="333333"/>
                <w:sz w:val="20"/>
                <w:szCs w:val="20"/>
                <w:rPrChange w:id="2773" w:author="Cernigliaro, Giuseppe (IT - Bologna)" w:date="2019-02-07T20:48:00Z">
                  <w:rPr>
                    <w:del w:id="2774" w:author="Cernigliaro, Giuseppe (IT - Bologna)" w:date="2019-02-07T19:38:00Z"/>
                    <w:rFonts w:ascii="Frutiger LT 45 Light" w:eastAsiaTheme="minorEastAsia" w:hAnsi="Frutiger LT 45 Light" w:cs="Helvetica"/>
                    <w:color w:val="333333"/>
                    <w:sz w:val="20"/>
                    <w:szCs w:val="20"/>
                    <w:lang w:val="en-US"/>
                  </w:rPr>
                </w:rPrChange>
              </w:rPr>
            </w:pPr>
            <w:del w:id="2775" w:author="Cernigliaro, Giuseppe (IT - Bologna)" w:date="2019-02-07T19:38:00Z">
              <w:r w:rsidRPr="004A592B" w:rsidDel="002B2776">
                <w:rPr>
                  <w:rStyle w:val="Strong"/>
                  <w:rFonts w:ascii="Frutiger LT 45 Light" w:hAnsi="Frutiger LT 45 Light" w:cs="Helvetica"/>
                  <w:color w:val="333333"/>
                  <w:sz w:val="20"/>
                  <w:szCs w:val="20"/>
                  <w:rPrChange w:id="2776" w:author="Cernigliaro, Giuseppe (IT - Bologna)" w:date="2019-02-07T20:48:00Z">
                    <w:rPr>
                      <w:rStyle w:val="Strong"/>
                      <w:rFonts w:ascii="Frutiger LT 45 Light" w:hAnsi="Frutiger LT 45 Light" w:cs="Helvetica"/>
                      <w:color w:val="333333"/>
                      <w:sz w:val="20"/>
                      <w:szCs w:val="20"/>
                      <w:lang w:val="en-US"/>
                    </w:rPr>
                  </w:rPrChange>
                </w:rPr>
                <w:delText xml:space="preserve">Party identification </w:delText>
              </w:r>
              <w:bookmarkStart w:id="2777" w:name="_Toc465344"/>
              <w:bookmarkEnd w:id="2777"/>
            </w:del>
          </w:p>
        </w:tc>
        <w:bookmarkStart w:id="2778" w:name="_Toc465345"/>
        <w:bookmarkEnd w:id="2778"/>
      </w:tr>
      <w:tr w:rsidR="002B2776" w:rsidRPr="00FE77CB" w:rsidDel="002B2776" w14:paraId="476C1D59" w14:textId="77777777" w:rsidTr="004A592B">
        <w:trPr>
          <w:del w:id="2779" w:author="Cernigliaro, Giuseppe (IT - Bologna)" w:date="2019-02-07T19:38:00Z"/>
        </w:trPr>
        <w:tc>
          <w:tcPr>
            <w:tcW w:w="0" w:type="auto"/>
            <w:tcBorders>
              <w:top w:val="nil"/>
              <w:left w:val="single" w:sz="4" w:space="0" w:color="auto"/>
              <w:bottom w:val="nil"/>
              <w:right w:val="nil"/>
            </w:tcBorders>
            <w:hideMark/>
          </w:tcPr>
          <w:p w14:paraId="7BD07E06" w14:textId="77777777" w:rsidR="002B2776" w:rsidRPr="004A592B" w:rsidDel="002B2776" w:rsidRDefault="002B2776" w:rsidP="004A592B">
            <w:pPr>
              <w:spacing w:before="20"/>
              <w:rPr>
                <w:del w:id="2780" w:author="Cernigliaro, Giuseppe (IT - Bologna)" w:date="2019-02-07T19:38:00Z"/>
                <w:rFonts w:ascii="Frutiger LT 45 Light" w:hAnsi="Frutiger LT 45 Light" w:cs="Helvetica"/>
                <w:color w:val="333333"/>
                <w:rPrChange w:id="2781" w:author="Cernigliaro, Giuseppe (IT - Bologna)" w:date="2019-02-07T20:48:00Z">
                  <w:rPr>
                    <w:del w:id="2782" w:author="Cernigliaro, Giuseppe (IT - Bologna)" w:date="2019-02-07T19:38:00Z"/>
                    <w:rFonts w:ascii="Frutiger LT 45 Light" w:hAnsi="Frutiger LT 45 Light" w:cs="Helvetica"/>
                    <w:color w:val="333333"/>
                    <w:lang w:val="en-US"/>
                  </w:rPr>
                </w:rPrChange>
              </w:rPr>
            </w:pPr>
            <w:del w:id="2783" w:author="Cernigliaro, Giuseppe (IT - Bologna)" w:date="2019-02-07T19:38:00Z">
              <w:r w:rsidRPr="004A592B" w:rsidDel="002B2776">
                <w:rPr>
                  <w:rFonts w:ascii="Frutiger LT 45 Light" w:hAnsi="Frutiger LT 45 Light" w:cs="Helvetica"/>
                  <w:color w:val="333333"/>
                  <w:rPrChange w:id="2784" w:author="Cernigliaro, Giuseppe (IT - Bologna)" w:date="2019-02-07T20:48:00Z">
                    <w:rPr>
                      <w:rFonts w:ascii="Frutiger LT 45 Light" w:hAnsi="Frutiger LT 45 Light" w:cs="Helvetica"/>
                      <w:color w:val="333333"/>
                      <w:lang w:val="en-US"/>
                    </w:rPr>
                  </w:rPrChange>
                </w:rPr>
                <w:delText xml:space="preserve">1..1 </w:delText>
              </w:r>
              <w:bookmarkStart w:id="2785" w:name="_Toc465346"/>
              <w:bookmarkEnd w:id="2785"/>
            </w:del>
          </w:p>
        </w:tc>
        <w:tc>
          <w:tcPr>
            <w:tcW w:w="0" w:type="auto"/>
            <w:tcBorders>
              <w:top w:val="nil"/>
              <w:left w:val="nil"/>
              <w:bottom w:val="nil"/>
              <w:right w:val="nil"/>
            </w:tcBorders>
            <w:hideMark/>
          </w:tcPr>
          <w:p w14:paraId="087FB0BB" w14:textId="77777777" w:rsidR="002B2776" w:rsidRPr="004A592B" w:rsidDel="002B2776" w:rsidRDefault="002B2776" w:rsidP="004A592B">
            <w:pPr>
              <w:spacing w:before="20"/>
              <w:rPr>
                <w:del w:id="2786" w:author="Cernigliaro, Giuseppe (IT - Bologna)" w:date="2019-02-07T19:38:00Z"/>
                <w:rFonts w:ascii="Frutiger LT 45 Light" w:hAnsi="Frutiger LT 45 Light" w:cs="Helvetica"/>
                <w:color w:val="333333"/>
                <w:rPrChange w:id="2787" w:author="Cernigliaro, Giuseppe (IT - Bologna)" w:date="2019-02-07T20:48:00Z">
                  <w:rPr>
                    <w:del w:id="2788" w:author="Cernigliaro, Giuseppe (IT - Bologna)" w:date="2019-02-07T19:38:00Z"/>
                    <w:rFonts w:ascii="Frutiger LT 45 Light" w:hAnsi="Frutiger LT 45 Light" w:cs="Helvetica"/>
                    <w:color w:val="333333"/>
                    <w:lang w:val="en-US"/>
                  </w:rPr>
                </w:rPrChange>
              </w:rPr>
            </w:pPr>
            <w:del w:id="2789" w:author="Cernigliaro, Giuseppe (IT - Bologna)" w:date="2019-02-07T19:38:00Z">
              <w:r w:rsidRPr="004A592B" w:rsidDel="002B2776">
                <w:rPr>
                  <w:rFonts w:ascii="Frutiger LT 45 Light" w:hAnsi="Frutiger LT 45 Light" w:cs="Helvetica"/>
                  <w:color w:val="333333"/>
                  <w:rPrChange w:id="2790" w:author="Cernigliaro, Giuseppe (IT - Bologna)" w:date="2019-02-07T20:48:00Z">
                    <w:rPr>
                      <w:rFonts w:ascii="Frutiger LT 45 Light" w:hAnsi="Frutiger LT 45 Light" w:cs="Helvetica"/>
                      <w:color w:val="333333"/>
                      <w:lang w:val="en-US"/>
                    </w:rPr>
                  </w:rPrChange>
                </w:rPr>
                <w:delText xml:space="preserve">•   •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791"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"http://docs.peppol.eu/poacc/upgrade-3/syntax/Order/cac-BuyerCustomerParty/cac-Party/cac-PartyIdentification/cbc-ID/"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792" w:author="Cernigliaro, Giuseppe (IT - Bologna)" w:date="2019-02-07T20:48:00Z">
                    <w:rPr>
                      <w:rStyle w:val="Hyperlink"/>
                      <w:rFonts w:ascii="Frutiger LT 45 Light" w:hAnsi="Frutiger LT 45 Light" w:cs="Helvetica"/>
                      <w:lang w:val="en-US"/>
                    </w:rPr>
                  </w:rPrChange>
                </w:rPr>
                <w:delText>cbc:ID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793" w:author="Cernigliaro, Giuseppe (IT - Bologna)" w:date="2019-02-07T20:48:00Z">
                    <w:rPr>
                      <w:rFonts w:ascii="Frutiger LT 45 Light" w:hAnsi="Frutiger LT 45 Light" w:cs="Helvetica"/>
                      <w:color w:val="333333"/>
                      <w:lang w:val="en-US"/>
                    </w:rPr>
                  </w:rPrChange>
                </w:rPr>
                <w:delText xml:space="preserve"> </w:delText>
              </w:r>
              <w:bookmarkStart w:id="2794" w:name="_Toc465347"/>
              <w:bookmarkEnd w:id="2794"/>
            </w:del>
          </w:p>
        </w:tc>
        <w:tc>
          <w:tcPr>
            <w:tcW w:w="0" w:type="auto"/>
            <w:tcBorders>
              <w:top w:val="nil"/>
              <w:left w:val="nil"/>
              <w:bottom w:val="nil"/>
              <w:right w:val="single" w:sz="4" w:space="0" w:color="auto"/>
            </w:tcBorders>
            <w:hideMark/>
          </w:tcPr>
          <w:p w14:paraId="25ABB5D9" w14:textId="77777777" w:rsidR="002B2776" w:rsidRPr="004A592B" w:rsidDel="002B2776" w:rsidRDefault="002B2776" w:rsidP="004A592B">
            <w:pPr>
              <w:pStyle w:val="NormalWeb"/>
              <w:spacing w:before="20" w:after="0"/>
              <w:rPr>
                <w:del w:id="2795" w:author="Cernigliaro, Giuseppe (IT - Bologna)" w:date="2019-02-07T19:38:00Z"/>
                <w:rFonts w:ascii="Frutiger LT 45 Light" w:hAnsi="Frutiger LT 45 Light" w:cs="Helvetica"/>
                <w:color w:val="333333"/>
                <w:sz w:val="20"/>
                <w:szCs w:val="20"/>
                <w:rPrChange w:id="2796" w:author="Cernigliaro, Giuseppe (IT - Bologna)" w:date="2019-02-07T20:48:00Z">
                  <w:rPr>
                    <w:del w:id="2797" w:author="Cernigliaro, Giuseppe (IT - Bologna)" w:date="2019-02-07T19:38:00Z"/>
                    <w:rFonts w:ascii="Frutiger LT 45 Light" w:hAnsi="Frutiger LT 45 Light" w:cs="Helvetica"/>
                    <w:color w:val="333333"/>
                    <w:sz w:val="20"/>
                    <w:szCs w:val="20"/>
                    <w:lang w:val="en-US"/>
                  </w:rPr>
                </w:rPrChange>
              </w:rPr>
            </w:pPr>
            <w:del w:id="2798" w:author="Cernigliaro, Giuseppe (IT - Bologna)" w:date="2019-02-07T19:38:00Z">
              <w:r w:rsidRPr="004A592B" w:rsidDel="002B2776">
                <w:rPr>
                  <w:rStyle w:val="Strong"/>
                  <w:rFonts w:ascii="Frutiger LT 45 Light" w:hAnsi="Frutiger LT 45 Light" w:cs="Helvetica"/>
                  <w:color w:val="333333"/>
                  <w:sz w:val="20"/>
                  <w:szCs w:val="20"/>
                  <w:rPrChange w:id="2799" w:author="Cernigliaro, Giuseppe (IT - Bologna)" w:date="2019-02-07T20:48:00Z">
                    <w:rPr>
                      <w:rStyle w:val="Strong"/>
                      <w:rFonts w:ascii="Frutiger LT 45 Light" w:hAnsi="Frutiger LT 45 Light" w:cs="Helvetica"/>
                      <w:color w:val="333333"/>
                      <w:sz w:val="20"/>
                      <w:szCs w:val="20"/>
                      <w:lang w:val="en-US"/>
                    </w:rPr>
                  </w:rPrChange>
                </w:rPr>
                <w:delText>Buyer party identification</w:delText>
              </w:r>
              <w:r w:rsidRPr="004A592B" w:rsidDel="002B2776">
                <w:rPr>
                  <w:rFonts w:ascii="Frutiger LT 45 Light" w:hAnsi="Frutiger LT 45 Light" w:cs="Helvetica"/>
                  <w:color w:val="333333"/>
                  <w:sz w:val="20"/>
                  <w:szCs w:val="20"/>
                  <w:rPrChange w:id="2800"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2801" w:author="Cernigliaro, Giuseppe (IT - Bologna)" w:date="2019-02-07T20:48:00Z">
                    <w:rPr>
                      <w:rStyle w:val="Emphasis"/>
                      <w:rFonts w:ascii="Frutiger LT 45 Light" w:hAnsi="Frutiger LT 45 Light" w:cs="Helvetica"/>
                      <w:color w:val="333333"/>
                      <w:sz w:val="20"/>
                      <w:szCs w:val="20"/>
                      <w:lang w:val="en-US"/>
                    </w:rPr>
                  </w:rPrChange>
                </w:rPr>
                <w:delText>An identification for the buyer party.</w:delText>
              </w:r>
              <w:r w:rsidRPr="004A592B" w:rsidDel="002B2776">
                <w:rPr>
                  <w:rFonts w:ascii="Frutiger LT 45 Light" w:hAnsi="Frutiger LT 45 Light" w:cs="Helvetica"/>
                  <w:color w:val="333333"/>
                  <w:sz w:val="20"/>
                  <w:szCs w:val="20"/>
                  <w:rPrChange w:id="2802" w:author="Cernigliaro, Giuseppe (IT - Bologna)" w:date="2019-02-07T20:48:00Z">
                    <w:rPr>
                      <w:rFonts w:ascii="Frutiger LT 45 Light" w:hAnsi="Frutiger LT 45 Light" w:cs="Helvetica"/>
                      <w:color w:val="333333"/>
                      <w:sz w:val="20"/>
                      <w:szCs w:val="20"/>
                      <w:lang w:val="en-US"/>
                    </w:rPr>
                  </w:rPrChange>
                </w:rPr>
                <w:delText xml:space="preserve"> </w:delText>
              </w:r>
              <w:bookmarkStart w:id="2803" w:name="_Toc465348"/>
              <w:bookmarkEnd w:id="2803"/>
            </w:del>
          </w:p>
        </w:tc>
        <w:bookmarkStart w:id="2804" w:name="_Toc465349"/>
        <w:bookmarkEnd w:id="2804"/>
      </w:tr>
      <w:tr w:rsidR="002B2776" w:rsidRPr="00FE77CB" w:rsidDel="002B2776" w14:paraId="0E5E49AF" w14:textId="77777777" w:rsidTr="004A592B">
        <w:trPr>
          <w:del w:id="2805" w:author="Cernigliaro, Giuseppe (IT - Bologna)" w:date="2019-02-07T19:38:00Z"/>
        </w:trPr>
        <w:tc>
          <w:tcPr>
            <w:tcW w:w="0" w:type="auto"/>
            <w:tcBorders>
              <w:top w:val="nil"/>
              <w:left w:val="single" w:sz="4" w:space="0" w:color="auto"/>
              <w:bottom w:val="single" w:sz="4" w:space="0" w:color="auto"/>
              <w:right w:val="nil"/>
            </w:tcBorders>
            <w:hideMark/>
          </w:tcPr>
          <w:p w14:paraId="19AEBF2B" w14:textId="77777777" w:rsidR="002B2776" w:rsidRPr="004A592B" w:rsidDel="002B2776" w:rsidRDefault="002B2776" w:rsidP="004A592B">
            <w:pPr>
              <w:spacing w:before="20"/>
              <w:rPr>
                <w:del w:id="2806" w:author="Cernigliaro, Giuseppe (IT - Bologna)" w:date="2019-02-07T19:38:00Z"/>
                <w:rFonts w:ascii="Frutiger LT 45 Light" w:hAnsi="Frutiger LT 45 Light" w:cs="Helvetica"/>
                <w:color w:val="333333"/>
                <w:rPrChange w:id="2807" w:author="Cernigliaro, Giuseppe (IT - Bologna)" w:date="2019-02-07T20:48:00Z">
                  <w:rPr>
                    <w:del w:id="2808" w:author="Cernigliaro, Giuseppe (IT - Bologna)" w:date="2019-02-07T19:38:00Z"/>
                    <w:rFonts w:ascii="Frutiger LT 45 Light" w:hAnsi="Frutiger LT 45 Light" w:cs="Helvetica"/>
                    <w:color w:val="333333"/>
                    <w:lang w:val="en-US"/>
                  </w:rPr>
                </w:rPrChange>
              </w:rPr>
            </w:pPr>
            <w:del w:id="2809" w:author="Cernigliaro, Giuseppe (IT - Bologna)" w:date="2019-02-07T19:38:00Z">
              <w:r w:rsidRPr="004A592B" w:rsidDel="002B2776">
                <w:rPr>
                  <w:rFonts w:ascii="Frutiger LT 45 Light" w:hAnsi="Frutiger LT 45 Light" w:cs="Helvetica"/>
                  <w:color w:val="333333"/>
                  <w:shd w:val="clear" w:color="auto" w:fill="FFFF66"/>
                  <w:rPrChange w:id="2810" w:author="Cernigliaro, Giuseppe (IT - Bologna)" w:date="2019-02-07T20:48:00Z">
                    <w:rPr>
                      <w:rFonts w:ascii="Frutiger LT 45 Light" w:hAnsi="Frutiger LT 45 Light" w:cs="Helvetica"/>
                      <w:color w:val="333333"/>
                      <w:shd w:val="clear" w:color="auto" w:fill="FFFF66"/>
                      <w:lang w:val="en-US"/>
                    </w:rPr>
                  </w:rPrChange>
                </w:rPr>
                <w:delText>M</w:delText>
              </w:r>
              <w:bookmarkStart w:id="2811" w:name="_Toc465350"/>
              <w:bookmarkEnd w:id="2811"/>
            </w:del>
          </w:p>
        </w:tc>
        <w:tc>
          <w:tcPr>
            <w:tcW w:w="0" w:type="auto"/>
            <w:tcBorders>
              <w:top w:val="nil"/>
              <w:left w:val="nil"/>
              <w:bottom w:val="single" w:sz="4" w:space="0" w:color="auto"/>
              <w:right w:val="nil"/>
            </w:tcBorders>
            <w:hideMark/>
          </w:tcPr>
          <w:p w14:paraId="5FE8944F" w14:textId="77777777" w:rsidR="002B2776" w:rsidRPr="004A592B" w:rsidDel="002B2776" w:rsidRDefault="002B2776" w:rsidP="004A592B">
            <w:pPr>
              <w:spacing w:before="20"/>
              <w:rPr>
                <w:del w:id="2812" w:author="Cernigliaro, Giuseppe (IT - Bologna)" w:date="2019-02-07T19:38:00Z"/>
                <w:rFonts w:ascii="Frutiger LT 45 Light" w:hAnsi="Frutiger LT 45 Light" w:cs="Helvetica"/>
                <w:color w:val="333333"/>
                <w:rPrChange w:id="2813" w:author="Cernigliaro, Giuseppe (IT - Bologna)" w:date="2019-02-07T20:48:00Z">
                  <w:rPr>
                    <w:del w:id="2814" w:author="Cernigliaro, Giuseppe (IT - Bologna)" w:date="2019-02-07T19:38:00Z"/>
                    <w:rFonts w:ascii="Frutiger LT 45 Light" w:hAnsi="Frutiger LT 45 Light" w:cs="Helvetica"/>
                    <w:color w:val="333333"/>
                    <w:lang w:val="en-US"/>
                  </w:rPr>
                </w:rPrChange>
              </w:rPr>
            </w:pPr>
            <w:del w:id="2815" w:author="Cernigliaro, Giuseppe (IT - Bologna)" w:date="2019-02-07T19:38:00Z">
              <w:r w:rsidRPr="004A592B" w:rsidDel="002B2776">
                <w:rPr>
                  <w:rFonts w:ascii="Frutiger LT 45 Light" w:hAnsi="Frutiger LT 45 Light" w:cs="Helvetica"/>
                  <w:color w:val="333333"/>
                  <w:rPrChange w:id="2816" w:author="Cernigliaro, Giuseppe (IT - Bologna)" w:date="2019-02-07T20:48:00Z">
                    <w:rPr>
                      <w:rFonts w:ascii="Frutiger LT 45 Light" w:hAnsi="Frutiger LT 45 Light" w:cs="Helvetica"/>
                      <w:color w:val="333333"/>
                      <w:lang w:val="en-US"/>
                    </w:rPr>
                  </w:rPrChange>
                </w:rPr>
                <w:delText xml:space="preserve">•   •   •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817"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"http://docs.peppol.eu/poacc/upgrade-3/syntax/Order/cac-BuyerCustomerParty/cac-Party/cac-PartyIdentification/cbc-ID/schemeID/"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818" w:author="Cernigliaro, Giuseppe (IT - Bologna)" w:date="2019-02-07T20:48:00Z">
                    <w:rPr>
                      <w:rStyle w:val="Hyperlink"/>
                      <w:rFonts w:ascii="Frutiger LT 45 Light" w:hAnsi="Frutiger LT 45 Light" w:cs="Helvetica"/>
                      <w:lang w:val="en-US"/>
                    </w:rPr>
                  </w:rPrChange>
                </w:rPr>
                <w:delText>@schemeID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819" w:author="Cernigliaro, Giuseppe (IT - Bologna)" w:date="2019-02-07T20:48:00Z">
                    <w:rPr>
                      <w:rFonts w:ascii="Frutiger LT 45 Light" w:hAnsi="Frutiger LT 45 Light" w:cs="Helvetica"/>
                      <w:color w:val="333333"/>
                      <w:lang w:val="en-US"/>
                    </w:rPr>
                  </w:rPrChange>
                </w:rPr>
                <w:delText xml:space="preserve"> </w:delText>
              </w:r>
              <w:bookmarkStart w:id="2820" w:name="_Toc465351"/>
              <w:bookmarkEnd w:id="2820"/>
            </w:del>
          </w:p>
        </w:tc>
        <w:tc>
          <w:tcPr>
            <w:tcW w:w="0" w:type="auto"/>
            <w:tcBorders>
              <w:top w:val="nil"/>
              <w:left w:val="nil"/>
              <w:bottom w:val="single" w:sz="4" w:space="0" w:color="auto"/>
              <w:right w:val="single" w:sz="4" w:space="0" w:color="auto"/>
            </w:tcBorders>
            <w:hideMark/>
          </w:tcPr>
          <w:p w14:paraId="788E83AC" w14:textId="77777777" w:rsidR="002B2776" w:rsidRPr="004A592B" w:rsidDel="002B2776" w:rsidRDefault="002B2776" w:rsidP="004A592B">
            <w:pPr>
              <w:pStyle w:val="NormalWeb"/>
              <w:spacing w:before="20" w:after="0"/>
              <w:rPr>
                <w:del w:id="2821" w:author="Cernigliaro, Giuseppe (IT - Bologna)" w:date="2019-02-07T19:38:00Z"/>
                <w:rFonts w:ascii="Frutiger LT 45 Light" w:hAnsi="Frutiger LT 45 Light" w:cs="Helvetica"/>
                <w:color w:val="333333"/>
                <w:sz w:val="20"/>
                <w:szCs w:val="20"/>
                <w:rPrChange w:id="2822" w:author="Cernigliaro, Giuseppe (IT - Bologna)" w:date="2019-02-07T20:48:00Z">
                  <w:rPr>
                    <w:del w:id="2823" w:author="Cernigliaro, Giuseppe (IT - Bologna)" w:date="2019-02-07T19:38:00Z"/>
                    <w:rFonts w:ascii="Frutiger LT 45 Light" w:hAnsi="Frutiger LT 45 Light" w:cs="Helvetica"/>
                    <w:color w:val="333333"/>
                    <w:sz w:val="20"/>
                    <w:szCs w:val="20"/>
                    <w:lang w:val="en-US"/>
                  </w:rPr>
                </w:rPrChange>
              </w:rPr>
            </w:pPr>
            <w:del w:id="2824" w:author="Cernigliaro, Giuseppe (IT - Bologna)" w:date="2019-02-07T19:38:00Z">
              <w:r w:rsidRPr="004A592B" w:rsidDel="002B2776">
                <w:rPr>
                  <w:rStyle w:val="Strong"/>
                  <w:rFonts w:ascii="Frutiger LT 45 Light" w:hAnsi="Frutiger LT 45 Light" w:cs="Helvetica"/>
                  <w:color w:val="333333"/>
                  <w:sz w:val="20"/>
                  <w:szCs w:val="20"/>
                  <w:rPrChange w:id="2825" w:author="Cernigliaro, Giuseppe (IT - Bologna)" w:date="2019-02-07T20:48:00Z">
                    <w:rPr>
                      <w:rStyle w:val="Strong"/>
                      <w:rFonts w:ascii="Frutiger LT 45 Light" w:hAnsi="Frutiger LT 45 Light" w:cs="Helvetica"/>
                      <w:color w:val="333333"/>
                      <w:sz w:val="20"/>
                      <w:szCs w:val="20"/>
                      <w:lang w:val="en-US"/>
                    </w:rPr>
                  </w:rPrChange>
                </w:rPr>
                <w:delText>Scheme identifier</w:delText>
              </w:r>
              <w:r w:rsidRPr="004A592B" w:rsidDel="002B2776">
                <w:rPr>
                  <w:rFonts w:ascii="Frutiger LT 45 Light" w:hAnsi="Frutiger LT 45 Light" w:cs="Helvetica"/>
                  <w:color w:val="333333"/>
                  <w:sz w:val="20"/>
                  <w:szCs w:val="20"/>
                  <w:rPrChange w:id="2826"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2827" w:author="Cernigliaro, Giuseppe (IT - Bologna)" w:date="2019-02-07T20:48:00Z">
                    <w:rPr>
                      <w:rStyle w:val="Emphasis"/>
                      <w:rFonts w:ascii="Frutiger LT 45 Light" w:hAnsi="Frutiger LT 45 Light" w:cs="Helvetica"/>
                      <w:color w:val="333333"/>
                      <w:sz w:val="20"/>
                      <w:szCs w:val="20"/>
                      <w:lang w:val="en-US"/>
                    </w:rPr>
                  </w:rPrChange>
                </w:rPr>
                <w:delText>Scheme identifier for party identification</w:delText>
              </w:r>
              <w:r w:rsidRPr="004A592B" w:rsidDel="002B2776">
                <w:rPr>
                  <w:rFonts w:ascii="Frutiger LT 45 Light" w:hAnsi="Frutiger LT 45 Light" w:cs="Helvetica"/>
                  <w:color w:val="333333"/>
                  <w:sz w:val="20"/>
                  <w:szCs w:val="20"/>
                  <w:rPrChange w:id="2828" w:author="Cernigliaro, Giuseppe (IT - Bologna)" w:date="2019-02-07T20:48:00Z">
                    <w:rPr>
                      <w:rFonts w:ascii="Frutiger LT 45 Light" w:hAnsi="Frutiger LT 45 Light" w:cs="Helvetica"/>
                      <w:color w:val="333333"/>
                      <w:sz w:val="20"/>
                      <w:szCs w:val="20"/>
                      <w:lang w:val="en-US"/>
                    </w:rPr>
                  </w:rPrChange>
                </w:rPr>
                <w:delText xml:space="preserve"> </w:delText>
              </w:r>
              <w:bookmarkStart w:id="2829" w:name="_Toc465352"/>
              <w:bookmarkEnd w:id="2829"/>
            </w:del>
          </w:p>
        </w:tc>
        <w:bookmarkStart w:id="2830" w:name="_Toc465353"/>
        <w:bookmarkEnd w:id="2830"/>
      </w:tr>
      <w:tr w:rsidR="002B2776" w:rsidRPr="00FE77CB" w:rsidDel="002B2776" w14:paraId="774FFBDC" w14:textId="77777777" w:rsidTr="004A592B">
        <w:trPr>
          <w:del w:id="2831" w:author="Cernigliaro, Giuseppe (IT - Bologna)" w:date="2019-02-07T19:38:00Z"/>
        </w:trPr>
        <w:tc>
          <w:tcPr>
            <w:tcW w:w="0" w:type="auto"/>
            <w:tcBorders>
              <w:top w:val="single" w:sz="4" w:space="0" w:color="auto"/>
              <w:left w:val="single" w:sz="4" w:space="0" w:color="auto"/>
              <w:bottom w:val="nil"/>
              <w:right w:val="nil"/>
            </w:tcBorders>
            <w:hideMark/>
          </w:tcPr>
          <w:p w14:paraId="523D7D23" w14:textId="77777777" w:rsidR="002B2776" w:rsidRPr="004A592B" w:rsidDel="002B2776" w:rsidRDefault="002B2776" w:rsidP="004A592B">
            <w:pPr>
              <w:spacing w:before="20"/>
              <w:rPr>
                <w:del w:id="2832" w:author="Cernigliaro, Giuseppe (IT - Bologna)" w:date="2019-02-07T19:38:00Z"/>
                <w:rFonts w:ascii="Frutiger LT 45 Light" w:hAnsi="Frutiger LT 45 Light" w:cs="Helvetica"/>
                <w:color w:val="333333"/>
                <w:rPrChange w:id="2833" w:author="Cernigliaro, Giuseppe (IT - Bologna)" w:date="2019-02-07T20:48:00Z">
                  <w:rPr>
                    <w:del w:id="2834" w:author="Cernigliaro, Giuseppe (IT - Bologna)" w:date="2019-02-07T19:38:00Z"/>
                    <w:rFonts w:ascii="Frutiger LT 45 Light" w:hAnsi="Frutiger LT 45 Light" w:cs="Helvetica"/>
                    <w:color w:val="333333"/>
                    <w:lang w:val="en-US"/>
                  </w:rPr>
                </w:rPrChange>
              </w:rPr>
            </w:pPr>
            <w:del w:id="2835" w:author="Cernigliaro, Giuseppe (IT - Bologna)" w:date="2019-02-07T19:38:00Z">
              <w:r w:rsidRPr="004A592B" w:rsidDel="002B2776">
                <w:rPr>
                  <w:rFonts w:ascii="Frutiger LT 45 Light" w:hAnsi="Frutiger LT 45 Light" w:cs="Helvetica"/>
                  <w:color w:val="333333"/>
                  <w:shd w:val="clear" w:color="auto" w:fill="FFFF66"/>
                  <w:rPrChange w:id="2836" w:author="Cernigliaro, Giuseppe (IT - Bologna)" w:date="2019-02-07T20:48:00Z">
                    <w:rPr>
                      <w:rFonts w:ascii="Frutiger LT 45 Light" w:hAnsi="Frutiger LT 45 Light" w:cs="Helvetica"/>
                      <w:color w:val="333333"/>
                      <w:shd w:val="clear" w:color="auto" w:fill="FFFF66"/>
                      <w:lang w:val="en-US"/>
                    </w:rPr>
                  </w:rPrChange>
                </w:rPr>
                <w:delText>0..n</w:delText>
              </w:r>
              <w:r w:rsidRPr="004A592B" w:rsidDel="002B2776">
                <w:rPr>
                  <w:rFonts w:ascii="Frutiger LT 45 Light" w:hAnsi="Frutiger LT 45 Light" w:cs="Helvetica"/>
                  <w:color w:val="333333"/>
                  <w:rPrChange w:id="2837" w:author="Cernigliaro, Giuseppe (IT - Bologna)" w:date="2019-02-07T20:48:00Z">
                    <w:rPr>
                      <w:rFonts w:ascii="Frutiger LT 45 Light" w:hAnsi="Frutiger LT 45 Light" w:cs="Helvetica"/>
                      <w:color w:val="333333"/>
                      <w:lang w:val="en-US"/>
                    </w:rPr>
                  </w:rPrChange>
                </w:rPr>
                <w:delText xml:space="preserve"> </w:delText>
              </w:r>
              <w:bookmarkStart w:id="2838" w:name="_Toc465354"/>
              <w:bookmarkEnd w:id="2838"/>
            </w:del>
          </w:p>
        </w:tc>
        <w:tc>
          <w:tcPr>
            <w:tcW w:w="0" w:type="auto"/>
            <w:tcBorders>
              <w:top w:val="single" w:sz="4" w:space="0" w:color="auto"/>
              <w:left w:val="nil"/>
              <w:bottom w:val="nil"/>
              <w:right w:val="nil"/>
            </w:tcBorders>
            <w:hideMark/>
          </w:tcPr>
          <w:p w14:paraId="1BF69B42" w14:textId="77777777" w:rsidR="002B2776" w:rsidRPr="004A592B" w:rsidDel="002B2776" w:rsidRDefault="002B2776" w:rsidP="004A592B">
            <w:pPr>
              <w:spacing w:before="20"/>
              <w:rPr>
                <w:del w:id="2839" w:author="Cernigliaro, Giuseppe (IT - Bologna)" w:date="2019-02-07T19:38:00Z"/>
                <w:rFonts w:ascii="Frutiger LT 45 Light" w:hAnsi="Frutiger LT 45 Light" w:cs="Helvetica"/>
                <w:color w:val="333333"/>
                <w:rPrChange w:id="2840" w:author="Cernigliaro, Giuseppe (IT - Bologna)" w:date="2019-02-07T20:48:00Z">
                  <w:rPr>
                    <w:del w:id="2841" w:author="Cernigliaro, Giuseppe (IT - Bologna)" w:date="2019-02-07T19:38:00Z"/>
                    <w:rFonts w:ascii="Frutiger LT 45 Light" w:hAnsi="Frutiger LT 45 Light" w:cs="Helvetica"/>
                    <w:color w:val="333333"/>
                    <w:lang w:val="en-US"/>
                  </w:rPr>
                </w:rPrChange>
              </w:rPr>
            </w:pPr>
            <w:del w:id="2842" w:author="Cernigliaro, Giuseppe (IT - Bologna)" w:date="2019-02-07T19:38:00Z">
              <w:r w:rsidRPr="004A592B" w:rsidDel="002B2776">
                <w:rPr>
                  <w:rFonts w:ascii="Frutiger LT 45 Light" w:hAnsi="Frutiger LT 45 Light" w:cs="Helvetica"/>
                  <w:color w:val="333333"/>
                  <w:rPrChange w:id="2843"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844"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"http://docs.peppol.eu/poacc/upgrade-3/syntax/Order/cac-OrderLine/"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845" w:author="Cernigliaro, Giuseppe (IT - Bologna)" w:date="2019-02-07T20:48:00Z">
                    <w:rPr>
                      <w:rStyle w:val="Hyperlink"/>
                      <w:rFonts w:ascii="Frutiger LT 45 Light" w:hAnsi="Frutiger LT 45 Light" w:cs="Helvetica"/>
                      <w:lang w:val="en-US"/>
                    </w:rPr>
                  </w:rPrChange>
                </w:rPr>
                <w:delText>cac:OrderLine</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846" w:author="Cernigliaro, Giuseppe (IT - Bologna)" w:date="2019-02-07T20:48:00Z">
                    <w:rPr>
                      <w:rFonts w:ascii="Frutiger LT 45 Light" w:hAnsi="Frutiger LT 45 Light" w:cs="Helvetica"/>
                      <w:color w:val="333333"/>
                      <w:lang w:val="en-US"/>
                    </w:rPr>
                  </w:rPrChange>
                </w:rPr>
                <w:delText xml:space="preserve"> </w:delText>
              </w:r>
              <w:bookmarkStart w:id="2847" w:name="_Toc465355"/>
              <w:bookmarkEnd w:id="2847"/>
            </w:del>
          </w:p>
        </w:tc>
        <w:tc>
          <w:tcPr>
            <w:tcW w:w="0" w:type="auto"/>
            <w:tcBorders>
              <w:top w:val="single" w:sz="4" w:space="0" w:color="auto"/>
              <w:left w:val="nil"/>
              <w:bottom w:val="nil"/>
              <w:right w:val="single" w:sz="4" w:space="0" w:color="auto"/>
            </w:tcBorders>
            <w:hideMark/>
          </w:tcPr>
          <w:p w14:paraId="5EAEE9E6" w14:textId="77777777" w:rsidR="002B2776" w:rsidRPr="004A592B" w:rsidDel="002B2776" w:rsidRDefault="002B2776" w:rsidP="004A592B">
            <w:pPr>
              <w:pStyle w:val="NormalWeb"/>
              <w:spacing w:before="20" w:after="0"/>
              <w:rPr>
                <w:del w:id="2848" w:author="Cernigliaro, Giuseppe (IT - Bologna)" w:date="2019-02-07T19:38:00Z"/>
                <w:rFonts w:ascii="Frutiger LT 45 Light" w:eastAsiaTheme="minorEastAsia" w:hAnsi="Frutiger LT 45 Light" w:cs="Helvetica"/>
                <w:color w:val="333333"/>
                <w:sz w:val="20"/>
                <w:szCs w:val="20"/>
                <w:rPrChange w:id="2849" w:author="Cernigliaro, Giuseppe (IT - Bologna)" w:date="2019-02-07T20:48:00Z">
                  <w:rPr>
                    <w:del w:id="2850" w:author="Cernigliaro, Giuseppe (IT - Bologna)" w:date="2019-02-07T19:38:00Z"/>
                    <w:rFonts w:ascii="Frutiger LT 45 Light" w:eastAsiaTheme="minorEastAsia" w:hAnsi="Frutiger LT 45 Light" w:cs="Helvetica"/>
                    <w:color w:val="333333"/>
                    <w:sz w:val="20"/>
                    <w:szCs w:val="20"/>
                    <w:lang w:val="en-US"/>
                  </w:rPr>
                </w:rPrChange>
              </w:rPr>
            </w:pPr>
            <w:del w:id="2851" w:author="Cernigliaro, Giuseppe (IT - Bologna)" w:date="2019-02-07T19:38:00Z">
              <w:r w:rsidRPr="004A592B" w:rsidDel="002B2776">
                <w:rPr>
                  <w:rStyle w:val="Strong"/>
                  <w:rFonts w:ascii="Frutiger LT 45 Light" w:hAnsi="Frutiger LT 45 Light" w:cs="Helvetica"/>
                  <w:color w:val="333333"/>
                  <w:sz w:val="20"/>
                  <w:szCs w:val="20"/>
                  <w:rPrChange w:id="2852" w:author="Cernigliaro, Giuseppe (IT - Bologna)" w:date="2019-02-07T20:48:00Z">
                    <w:rPr>
                      <w:rStyle w:val="Strong"/>
                      <w:rFonts w:ascii="Frutiger LT 45 Light" w:hAnsi="Frutiger LT 45 Light" w:cs="Helvetica"/>
                      <w:color w:val="333333"/>
                      <w:sz w:val="20"/>
                      <w:szCs w:val="20"/>
                      <w:lang w:val="en-US"/>
                    </w:rPr>
                  </w:rPrChange>
                </w:rPr>
                <w:delText>Order line</w:delText>
              </w:r>
              <w:r w:rsidRPr="004A592B" w:rsidDel="002B2776">
                <w:rPr>
                  <w:rFonts w:ascii="Frutiger LT 45 Light" w:hAnsi="Frutiger LT 45 Light" w:cs="Helvetica"/>
                  <w:color w:val="333333"/>
                  <w:sz w:val="20"/>
                  <w:szCs w:val="20"/>
                  <w:rPrChange w:id="2853"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2854" w:author="Cernigliaro, Giuseppe (IT - Bologna)" w:date="2019-02-07T20:48:00Z">
                    <w:rPr>
                      <w:rStyle w:val="Emphasis"/>
                      <w:rFonts w:ascii="Frutiger LT 45 Light" w:hAnsi="Frutiger LT 45 Light" w:cs="Helvetica"/>
                      <w:color w:val="333333"/>
                      <w:sz w:val="20"/>
                      <w:szCs w:val="20"/>
                      <w:lang w:val="en-US"/>
                    </w:rPr>
                  </w:rPrChange>
                </w:rPr>
                <w:delText>Specification of order lines</w:delText>
              </w:r>
              <w:r w:rsidRPr="004A592B" w:rsidDel="002B2776">
                <w:rPr>
                  <w:rFonts w:ascii="Frutiger LT 45 Light" w:hAnsi="Frutiger LT 45 Light" w:cs="Helvetica"/>
                  <w:color w:val="333333"/>
                  <w:sz w:val="20"/>
                  <w:szCs w:val="20"/>
                  <w:rPrChange w:id="2855" w:author="Cernigliaro, Giuseppe (IT - Bologna)" w:date="2019-02-07T20:48:00Z">
                    <w:rPr>
                      <w:rFonts w:ascii="Frutiger LT 45 Light" w:hAnsi="Frutiger LT 45 Light" w:cs="Helvetica"/>
                      <w:color w:val="333333"/>
                      <w:sz w:val="20"/>
                      <w:szCs w:val="20"/>
                      <w:lang w:val="en-US"/>
                    </w:rPr>
                  </w:rPrChange>
                </w:rPr>
                <w:delText xml:space="preserve"> </w:delText>
              </w:r>
              <w:bookmarkStart w:id="2856" w:name="_Toc465356"/>
              <w:bookmarkEnd w:id="2856"/>
            </w:del>
          </w:p>
        </w:tc>
        <w:bookmarkStart w:id="2857" w:name="_Toc465357"/>
        <w:bookmarkEnd w:id="2857"/>
      </w:tr>
      <w:tr w:rsidR="002B2776" w:rsidRPr="00FE77CB" w:rsidDel="002B2776" w14:paraId="7E02EDFB" w14:textId="77777777" w:rsidTr="004A592B">
        <w:trPr>
          <w:del w:id="2858" w:author="Cernigliaro, Giuseppe (IT - Bologna)" w:date="2019-02-07T19:38:00Z"/>
        </w:trPr>
        <w:tc>
          <w:tcPr>
            <w:tcW w:w="0" w:type="auto"/>
            <w:tcBorders>
              <w:top w:val="nil"/>
              <w:left w:val="single" w:sz="4" w:space="0" w:color="auto"/>
              <w:bottom w:val="nil"/>
              <w:right w:val="nil"/>
            </w:tcBorders>
            <w:hideMark/>
          </w:tcPr>
          <w:p w14:paraId="527E28EC" w14:textId="77777777" w:rsidR="002B2776" w:rsidRPr="004A592B" w:rsidDel="002B2776" w:rsidRDefault="002B2776" w:rsidP="004A592B">
            <w:pPr>
              <w:spacing w:before="20"/>
              <w:rPr>
                <w:del w:id="2859" w:author="Cernigliaro, Giuseppe (IT - Bologna)" w:date="2019-02-07T19:38:00Z"/>
                <w:rFonts w:ascii="Frutiger LT 45 Light" w:hAnsi="Frutiger LT 45 Light" w:cs="Helvetica"/>
                <w:color w:val="333333"/>
                <w:rPrChange w:id="2860" w:author="Cernigliaro, Giuseppe (IT - Bologna)" w:date="2019-02-07T20:48:00Z">
                  <w:rPr>
                    <w:del w:id="2861" w:author="Cernigliaro, Giuseppe (IT - Bologna)" w:date="2019-02-07T19:38:00Z"/>
                    <w:rFonts w:ascii="Frutiger LT 45 Light" w:hAnsi="Frutiger LT 45 Light" w:cs="Helvetica"/>
                    <w:color w:val="333333"/>
                    <w:lang w:val="en-US"/>
                  </w:rPr>
                </w:rPrChange>
              </w:rPr>
            </w:pPr>
            <w:del w:id="2862" w:author="Cernigliaro, Giuseppe (IT - Bologna)" w:date="2019-02-07T19:38:00Z">
              <w:r w:rsidRPr="004A592B" w:rsidDel="002B2776">
                <w:rPr>
                  <w:rFonts w:ascii="Frutiger LT 45 Light" w:hAnsi="Frutiger LT 45 Light" w:cs="Helvetica"/>
                  <w:color w:val="333333"/>
                  <w:shd w:val="clear" w:color="auto" w:fill="FFFF66"/>
                  <w:rPrChange w:id="2863" w:author="Cernigliaro, Giuseppe (IT - Bologna)" w:date="2019-02-07T20:48:00Z">
                    <w:rPr>
                      <w:rFonts w:ascii="Frutiger LT 45 Light" w:hAnsi="Frutiger LT 45 Light" w:cs="Helvetica"/>
                      <w:color w:val="333333"/>
                      <w:shd w:val="clear" w:color="auto" w:fill="FFFF66"/>
                      <w:lang w:val="en-US"/>
                    </w:rPr>
                  </w:rPrChange>
                </w:rPr>
                <w:delText>0..n</w:delText>
              </w:r>
              <w:bookmarkStart w:id="2864" w:name="_Toc465358"/>
              <w:bookmarkEnd w:id="2864"/>
            </w:del>
          </w:p>
        </w:tc>
        <w:tc>
          <w:tcPr>
            <w:tcW w:w="0" w:type="auto"/>
            <w:tcBorders>
              <w:top w:val="nil"/>
              <w:left w:val="nil"/>
              <w:bottom w:val="nil"/>
              <w:right w:val="nil"/>
            </w:tcBorders>
            <w:hideMark/>
          </w:tcPr>
          <w:p w14:paraId="4CF4C544" w14:textId="77777777" w:rsidR="002B2776" w:rsidRPr="004A592B" w:rsidDel="002B2776" w:rsidRDefault="002B2776" w:rsidP="004A592B">
            <w:pPr>
              <w:spacing w:before="20"/>
              <w:rPr>
                <w:del w:id="2865" w:author="Cernigliaro, Giuseppe (IT - Bologna)" w:date="2019-02-07T19:38:00Z"/>
                <w:rFonts w:ascii="Frutiger LT 45 Light" w:hAnsi="Frutiger LT 45 Light" w:cs="Helvetica"/>
                <w:color w:val="333333"/>
                <w:rPrChange w:id="2866" w:author="Cernigliaro, Giuseppe (IT - Bologna)" w:date="2019-02-07T20:48:00Z">
                  <w:rPr>
                    <w:del w:id="2867" w:author="Cernigliaro, Giuseppe (IT - Bologna)" w:date="2019-02-07T19:38:00Z"/>
                    <w:rFonts w:ascii="Frutiger LT 45 Light" w:hAnsi="Frutiger LT 45 Light" w:cs="Helvetica"/>
                    <w:color w:val="333333"/>
                    <w:lang w:val="en-US"/>
                  </w:rPr>
                </w:rPrChange>
              </w:rPr>
            </w:pPr>
            <w:del w:id="2868" w:author="Cernigliaro, Giuseppe (IT - Bologna)" w:date="2019-02-07T19:38:00Z">
              <w:r w:rsidRPr="004A592B" w:rsidDel="002B2776">
                <w:rPr>
                  <w:rFonts w:ascii="Frutiger LT 45 Light" w:hAnsi="Frutiger LT 45 Light" w:cs="Helvetica"/>
                  <w:color w:val="333333"/>
                  <w:rPrChange w:id="2869"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870"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"http://www.datypic.com/sc/ubl21/e-cac_DocumentReference.html"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871" w:author="Cernigliaro, Giuseppe (IT - Bologna)" w:date="2019-02-07T20:48:00Z">
                    <w:rPr>
                      <w:rStyle w:val="Hyperlink"/>
                      <w:rFonts w:ascii="Frutiger LT 45 Light" w:hAnsi="Frutiger LT 45 Light" w:cs="Helvetica"/>
                      <w:shd w:val="clear" w:color="auto" w:fill="FFFF66"/>
                      <w:lang w:val="en-US"/>
                    </w:rPr>
                  </w:rPrChange>
                </w:rPr>
                <w:delText>cac:DocumentReference</w:delText>
              </w:r>
              <w:r w:rsidRPr="00FE77CB" w:rsidDel="002B2776">
                <w:rPr>
                  <w:rStyle w:val="Hyperlink"/>
                  <w:rFonts w:ascii="Frutiger LT 45 Light" w:hAnsi="Frutiger LT 45 Light" w:cs="Helvetica"/>
                  <w:shd w:val="clear" w:color="auto" w:fill="FFFF66"/>
                  <w:lang w:val="en-US"/>
                </w:rPr>
                <w:fldChar w:fldCharType="end"/>
              </w:r>
              <w:bookmarkStart w:id="2872" w:name="_Toc465359"/>
              <w:bookmarkEnd w:id="2872"/>
            </w:del>
          </w:p>
        </w:tc>
        <w:tc>
          <w:tcPr>
            <w:tcW w:w="0" w:type="auto"/>
            <w:tcBorders>
              <w:top w:val="nil"/>
              <w:left w:val="nil"/>
              <w:bottom w:val="nil"/>
              <w:right w:val="single" w:sz="4" w:space="0" w:color="auto"/>
            </w:tcBorders>
            <w:hideMark/>
          </w:tcPr>
          <w:p w14:paraId="6540B23E" w14:textId="77777777" w:rsidR="002B2776" w:rsidRPr="004A592B" w:rsidDel="002B2776" w:rsidRDefault="002B2776" w:rsidP="004A592B">
            <w:pPr>
              <w:spacing w:before="20"/>
              <w:rPr>
                <w:del w:id="2873" w:author="Cernigliaro, Giuseppe (IT - Bologna)" w:date="2019-02-07T19:38:00Z"/>
                <w:rFonts w:ascii="Frutiger LT 45 Light" w:hAnsi="Frutiger LT 45 Light" w:cs="Helvetica"/>
                <w:color w:val="333333"/>
                <w:rPrChange w:id="2874" w:author="Cernigliaro, Giuseppe (IT - Bologna)" w:date="2019-02-07T20:48:00Z">
                  <w:rPr>
                    <w:del w:id="2875" w:author="Cernigliaro, Giuseppe (IT - Bologna)" w:date="2019-02-07T19:38:00Z"/>
                    <w:rFonts w:ascii="Frutiger LT 45 Light" w:hAnsi="Frutiger LT 45 Light" w:cs="Helvetica"/>
                    <w:color w:val="333333"/>
                    <w:lang w:val="en-US"/>
                  </w:rPr>
                </w:rPrChange>
              </w:rPr>
            </w:pPr>
            <w:del w:id="2876" w:author="Cernigliaro, Giuseppe (IT - Bologna)" w:date="2019-02-07T19:38:00Z">
              <w:r w:rsidRPr="004A592B" w:rsidDel="002B2776">
                <w:rPr>
                  <w:rStyle w:val="Strong"/>
                  <w:rFonts w:ascii="Frutiger LT 45 Light" w:hAnsi="Frutiger LT 45 Light" w:cs="Helvetica"/>
                  <w:color w:val="333333"/>
                  <w:shd w:val="clear" w:color="auto" w:fill="FFFF66"/>
                  <w:rPrChange w:id="2877" w:author="Cernigliaro, Giuseppe (IT - Bologna)" w:date="2019-02-07T20:48:00Z">
                    <w:rPr>
                      <w:rStyle w:val="Strong"/>
                      <w:rFonts w:ascii="Frutiger LT 45 Light" w:hAnsi="Frutiger LT 45 Light" w:cs="Helvetica"/>
                      <w:color w:val="333333"/>
                      <w:shd w:val="clear" w:color="auto" w:fill="FFFF66"/>
                      <w:lang w:val="en-US"/>
                    </w:rPr>
                  </w:rPrChange>
                </w:rPr>
                <w:delText>Document reference</w:delText>
              </w:r>
              <w:r w:rsidRPr="004A592B" w:rsidDel="002B2776">
                <w:rPr>
                  <w:rFonts w:ascii="Frutiger LT 45 Light" w:hAnsi="Frutiger LT 45 Light" w:cs="Helvetica"/>
                  <w:color w:val="333333"/>
                  <w:rPrChange w:id="2878" w:author="Cernigliaro, Giuseppe (IT - Bologna)" w:date="2019-02-07T20:48:00Z">
                    <w:rPr>
                      <w:rFonts w:ascii="Frutiger LT 45 Light" w:hAnsi="Frutiger LT 45 Light" w:cs="Helvetica"/>
                      <w:color w:val="333333"/>
                      <w:lang w:val="en-US"/>
                    </w:rPr>
                  </w:rPrChange>
                </w:rPr>
                <w:br/>
              </w:r>
              <w:r w:rsidRPr="004A592B" w:rsidDel="002B2776">
                <w:rPr>
                  <w:rStyle w:val="Emphasis"/>
                  <w:rFonts w:ascii="Frutiger LT 45 Light" w:hAnsi="Frutiger LT 45 Light" w:cs="Helvetica"/>
                  <w:color w:val="333333"/>
                  <w:shd w:val="clear" w:color="auto" w:fill="FFFF66"/>
                  <w:rPrChange w:id="2879" w:author="Cernigliaro, Giuseppe (IT - Bologna)" w:date="2019-02-07T20:48:00Z">
                    <w:rPr>
                      <w:rStyle w:val="Emphasis"/>
                      <w:rFonts w:ascii="Frutiger LT 45 Light" w:hAnsi="Frutiger LT 45 Light" w:cs="Helvetica"/>
                      <w:color w:val="333333"/>
                      <w:shd w:val="clear" w:color="auto" w:fill="FFFF66"/>
                      <w:lang w:val="en-US"/>
                    </w:rPr>
                  </w:rPrChange>
                </w:rPr>
                <w:delText>A reference to a document associated with this order line.</w:delText>
              </w:r>
              <w:bookmarkStart w:id="2880" w:name="_Toc465360"/>
              <w:bookmarkEnd w:id="2880"/>
            </w:del>
          </w:p>
        </w:tc>
        <w:bookmarkStart w:id="2881" w:name="_Toc465361"/>
        <w:bookmarkEnd w:id="2881"/>
      </w:tr>
      <w:tr w:rsidR="002B2776" w:rsidRPr="00FE77CB" w:rsidDel="002B2776" w14:paraId="40E93957" w14:textId="77777777" w:rsidTr="004A592B">
        <w:trPr>
          <w:del w:id="2882" w:author="Cernigliaro, Giuseppe (IT - Bologna)" w:date="2019-02-07T19:38:00Z"/>
        </w:trPr>
        <w:tc>
          <w:tcPr>
            <w:tcW w:w="0" w:type="auto"/>
            <w:tcBorders>
              <w:top w:val="nil"/>
              <w:left w:val="single" w:sz="4" w:space="0" w:color="auto"/>
              <w:bottom w:val="nil"/>
              <w:right w:val="nil"/>
            </w:tcBorders>
            <w:hideMark/>
          </w:tcPr>
          <w:p w14:paraId="5170A0E1" w14:textId="77777777" w:rsidR="002B2776" w:rsidRPr="004A592B" w:rsidDel="002B2776" w:rsidRDefault="002B2776" w:rsidP="004A592B">
            <w:pPr>
              <w:spacing w:before="20"/>
              <w:rPr>
                <w:del w:id="2883" w:author="Cernigliaro, Giuseppe (IT - Bologna)" w:date="2019-02-07T19:38:00Z"/>
                <w:rFonts w:ascii="Frutiger LT 45 Light" w:hAnsi="Frutiger LT 45 Light" w:cs="Helvetica"/>
                <w:color w:val="333333"/>
                <w:rPrChange w:id="2884" w:author="Cernigliaro, Giuseppe (IT - Bologna)" w:date="2019-02-07T20:48:00Z">
                  <w:rPr>
                    <w:del w:id="2885" w:author="Cernigliaro, Giuseppe (IT - Bologna)" w:date="2019-02-07T19:38:00Z"/>
                    <w:rFonts w:ascii="Frutiger LT 45 Light" w:hAnsi="Frutiger LT 45 Light" w:cs="Helvetica"/>
                    <w:color w:val="333333"/>
                    <w:lang w:val="en-US"/>
                  </w:rPr>
                </w:rPrChange>
              </w:rPr>
            </w:pPr>
            <w:del w:id="2886" w:author="Cernigliaro, Giuseppe (IT - Bologna)" w:date="2019-02-07T19:38:00Z">
              <w:r w:rsidRPr="004A592B" w:rsidDel="002B2776">
                <w:rPr>
                  <w:rFonts w:ascii="Frutiger LT 45 Light" w:hAnsi="Frutiger LT 45 Light" w:cs="Helvetica"/>
                  <w:color w:val="333333"/>
                  <w:shd w:val="clear" w:color="auto" w:fill="FFFF66"/>
                  <w:rPrChange w:id="2887" w:author="Cernigliaro, Giuseppe (IT - Bologna)" w:date="2019-02-07T20:48:00Z">
                    <w:rPr>
                      <w:rFonts w:ascii="Frutiger LT 45 Light" w:hAnsi="Frutiger LT 45 Light" w:cs="Helvetica"/>
                      <w:color w:val="333333"/>
                      <w:shd w:val="clear" w:color="auto" w:fill="FFFF66"/>
                      <w:lang w:val="en-US"/>
                    </w:rPr>
                  </w:rPrChange>
                </w:rPr>
                <w:delText>1..1</w:delText>
              </w:r>
              <w:bookmarkStart w:id="2888" w:name="_Toc465362"/>
              <w:bookmarkEnd w:id="2888"/>
            </w:del>
          </w:p>
        </w:tc>
        <w:tc>
          <w:tcPr>
            <w:tcW w:w="0" w:type="auto"/>
            <w:tcBorders>
              <w:top w:val="nil"/>
              <w:left w:val="nil"/>
              <w:bottom w:val="nil"/>
              <w:right w:val="nil"/>
            </w:tcBorders>
            <w:hideMark/>
          </w:tcPr>
          <w:p w14:paraId="68D8CAC0" w14:textId="77777777" w:rsidR="002B2776" w:rsidRPr="004A592B" w:rsidDel="002B2776" w:rsidRDefault="002B2776" w:rsidP="004A592B">
            <w:pPr>
              <w:spacing w:before="20"/>
              <w:rPr>
                <w:del w:id="2889" w:author="Cernigliaro, Giuseppe (IT - Bologna)" w:date="2019-02-07T19:38:00Z"/>
                <w:rFonts w:ascii="Frutiger LT 45 Light" w:hAnsi="Frutiger LT 45 Light" w:cs="Helvetica"/>
                <w:color w:val="333333"/>
                <w:rPrChange w:id="2890" w:author="Cernigliaro, Giuseppe (IT - Bologna)" w:date="2019-02-07T20:48:00Z">
                  <w:rPr>
                    <w:del w:id="2891" w:author="Cernigliaro, Giuseppe (IT - Bologna)" w:date="2019-02-07T19:38:00Z"/>
                    <w:rFonts w:ascii="Frutiger LT 45 Light" w:hAnsi="Frutiger LT 45 Light" w:cs="Helvetica"/>
                    <w:color w:val="333333"/>
                    <w:lang w:val="en-US"/>
                  </w:rPr>
                </w:rPrChange>
              </w:rPr>
            </w:pPr>
            <w:del w:id="2892" w:author="Cernigliaro, Giuseppe (IT - Bologna)" w:date="2019-02-07T19:38:00Z">
              <w:r w:rsidRPr="004A592B" w:rsidDel="002B2776">
                <w:rPr>
                  <w:rFonts w:ascii="Frutiger LT 45 Light" w:hAnsi="Frutiger LT 45 Light" w:cs="Helvetica"/>
                  <w:color w:val="333333"/>
                  <w:rPrChange w:id="2893"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894"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"http://www.datypic.com/sc/ubl21/e-cbc_ID.html"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895" w:author="Cernigliaro, Giuseppe (IT - Bologna)" w:date="2019-02-07T20:48:00Z">
                    <w:rPr>
                      <w:rStyle w:val="Hyperlink"/>
                      <w:rFonts w:ascii="Frutiger LT 45 Light" w:hAnsi="Frutiger LT 45 Light" w:cs="Helvetica"/>
                      <w:shd w:val="clear" w:color="auto" w:fill="FFFF66"/>
                      <w:lang w:val="en-US"/>
                    </w:rPr>
                  </w:rPrChange>
                </w:rPr>
                <w:delText>cbc:ID</w:delText>
              </w:r>
              <w:r w:rsidRPr="00FE77CB" w:rsidDel="002B2776">
                <w:rPr>
                  <w:rStyle w:val="Hyperlink"/>
                  <w:rFonts w:ascii="Frutiger LT 45 Light" w:hAnsi="Frutiger LT 45 Light" w:cs="Helvetica"/>
                  <w:shd w:val="clear" w:color="auto" w:fill="FFFF66"/>
                  <w:lang w:val="en-US"/>
                </w:rPr>
                <w:fldChar w:fldCharType="end"/>
              </w:r>
              <w:bookmarkStart w:id="2896" w:name="_Toc465363"/>
              <w:bookmarkEnd w:id="2896"/>
            </w:del>
          </w:p>
        </w:tc>
        <w:tc>
          <w:tcPr>
            <w:tcW w:w="0" w:type="auto"/>
            <w:tcBorders>
              <w:top w:val="nil"/>
              <w:left w:val="nil"/>
              <w:bottom w:val="nil"/>
              <w:right w:val="single" w:sz="4" w:space="0" w:color="auto"/>
            </w:tcBorders>
            <w:hideMark/>
          </w:tcPr>
          <w:p w14:paraId="5FE720FB" w14:textId="77777777" w:rsidR="002B2776" w:rsidRPr="004A592B" w:rsidDel="002B2776" w:rsidRDefault="002B2776" w:rsidP="004A592B">
            <w:pPr>
              <w:spacing w:before="20"/>
              <w:rPr>
                <w:del w:id="2897" w:author="Cernigliaro, Giuseppe (IT - Bologna)" w:date="2019-02-07T19:38:00Z"/>
                <w:rFonts w:ascii="Frutiger LT 45 Light" w:hAnsi="Frutiger LT 45 Light" w:cs="Helvetica"/>
                <w:color w:val="333333"/>
                <w:rPrChange w:id="2898" w:author="Cernigliaro, Giuseppe (IT - Bologna)" w:date="2019-02-07T20:48:00Z">
                  <w:rPr>
                    <w:del w:id="2899" w:author="Cernigliaro, Giuseppe (IT - Bologna)" w:date="2019-02-07T19:38:00Z"/>
                    <w:rFonts w:ascii="Frutiger LT 45 Light" w:hAnsi="Frutiger LT 45 Light" w:cs="Helvetica"/>
                    <w:color w:val="333333"/>
                    <w:lang w:val="en-US"/>
                  </w:rPr>
                </w:rPrChange>
              </w:rPr>
            </w:pPr>
            <w:del w:id="2900" w:author="Cernigliaro, Giuseppe (IT - Bologna)" w:date="2019-02-07T19:38:00Z">
              <w:r w:rsidRPr="004A592B" w:rsidDel="002B2776">
                <w:rPr>
                  <w:rStyle w:val="Strong"/>
                  <w:rFonts w:ascii="Frutiger LT 45 Light" w:hAnsi="Frutiger LT 45 Light" w:cs="Helvetica"/>
                  <w:color w:val="333333"/>
                  <w:shd w:val="clear" w:color="auto" w:fill="FFFF66"/>
                  <w:rPrChange w:id="2901" w:author="Cernigliaro, Giuseppe (IT - Bologna)" w:date="2019-02-07T20:48:00Z">
                    <w:rPr>
                      <w:rStyle w:val="Strong"/>
                      <w:rFonts w:ascii="Frutiger LT 45 Light" w:hAnsi="Frutiger LT 45 Light" w:cs="Helvetica"/>
                      <w:color w:val="333333"/>
                      <w:shd w:val="clear" w:color="auto" w:fill="FFFF66"/>
                      <w:lang w:val="en-US"/>
                    </w:rPr>
                  </w:rPrChange>
                </w:rPr>
                <w:delText>Document identification</w:delText>
              </w:r>
              <w:r w:rsidRPr="004A592B" w:rsidDel="002B2776">
                <w:rPr>
                  <w:rFonts w:ascii="Frutiger LT 45 Light" w:hAnsi="Frutiger LT 45 Light" w:cs="Helvetica"/>
                  <w:color w:val="333333"/>
                  <w:rPrChange w:id="2902" w:author="Cernigliaro, Giuseppe (IT - Bologna)" w:date="2019-02-07T20:48:00Z">
                    <w:rPr>
                      <w:rFonts w:ascii="Frutiger LT 45 Light" w:hAnsi="Frutiger LT 45 Light" w:cs="Helvetica"/>
                      <w:color w:val="333333"/>
                      <w:lang w:val="en-US"/>
                    </w:rPr>
                  </w:rPrChange>
                </w:rPr>
                <w:br/>
              </w:r>
              <w:r w:rsidRPr="004A592B" w:rsidDel="002B2776">
                <w:rPr>
                  <w:rStyle w:val="Emphasis"/>
                  <w:rFonts w:ascii="Frutiger LT 45 Light" w:hAnsi="Frutiger LT 45 Light" w:cs="Helvetica"/>
                  <w:color w:val="333333"/>
                  <w:shd w:val="clear" w:color="auto" w:fill="FFFF66"/>
                  <w:rPrChange w:id="2903" w:author="Cernigliaro, Giuseppe (IT - Bologna)" w:date="2019-02-07T20:48:00Z">
                    <w:rPr>
                      <w:rStyle w:val="Emphasis"/>
                      <w:rFonts w:ascii="Frutiger LT 45 Light" w:hAnsi="Frutiger LT 45 Light" w:cs="Helvetica"/>
                      <w:color w:val="333333"/>
                      <w:shd w:val="clear" w:color="auto" w:fill="FFFF66"/>
                      <w:lang w:val="en-US"/>
                    </w:rPr>
                  </w:rPrChange>
                </w:rPr>
                <w:delText>An identifier for the referenced document.</w:delText>
              </w:r>
              <w:bookmarkStart w:id="2904" w:name="_Toc465364"/>
              <w:bookmarkEnd w:id="2904"/>
            </w:del>
          </w:p>
        </w:tc>
        <w:bookmarkStart w:id="2905" w:name="_Toc465365"/>
        <w:bookmarkEnd w:id="2905"/>
      </w:tr>
      <w:tr w:rsidR="002B2776" w:rsidRPr="00FE77CB" w:rsidDel="002B2776" w14:paraId="3664D3BF" w14:textId="77777777" w:rsidTr="004A592B">
        <w:trPr>
          <w:del w:id="2906" w:author="Cernigliaro, Giuseppe (IT - Bologna)" w:date="2019-02-07T19:38:00Z"/>
        </w:trPr>
        <w:tc>
          <w:tcPr>
            <w:tcW w:w="0" w:type="auto"/>
            <w:tcBorders>
              <w:top w:val="nil"/>
              <w:left w:val="single" w:sz="4" w:space="0" w:color="auto"/>
              <w:bottom w:val="single" w:sz="4" w:space="0" w:color="auto"/>
              <w:right w:val="nil"/>
            </w:tcBorders>
            <w:hideMark/>
          </w:tcPr>
          <w:p w14:paraId="4E49979F" w14:textId="77777777" w:rsidR="002B2776" w:rsidRPr="004A592B" w:rsidDel="002B2776" w:rsidRDefault="002B2776" w:rsidP="004A592B">
            <w:pPr>
              <w:spacing w:before="20"/>
              <w:rPr>
                <w:del w:id="2907" w:author="Cernigliaro, Giuseppe (IT - Bologna)" w:date="2019-02-07T19:38:00Z"/>
                <w:rFonts w:ascii="Frutiger LT 45 Light" w:hAnsi="Frutiger LT 45 Light" w:cs="Helvetica"/>
                <w:color w:val="333333"/>
                <w:rPrChange w:id="2908" w:author="Cernigliaro, Giuseppe (IT - Bologna)" w:date="2019-02-07T20:48:00Z">
                  <w:rPr>
                    <w:del w:id="2909" w:author="Cernigliaro, Giuseppe (IT - Bologna)" w:date="2019-02-07T19:38:00Z"/>
                    <w:rFonts w:ascii="Frutiger LT 45 Light" w:hAnsi="Frutiger LT 45 Light" w:cs="Helvetica"/>
                    <w:color w:val="333333"/>
                    <w:lang w:val="en-US"/>
                  </w:rPr>
                </w:rPrChange>
              </w:rPr>
            </w:pPr>
            <w:del w:id="2910" w:author="Cernigliaro, Giuseppe (IT - Bologna)" w:date="2019-02-07T19:38:00Z">
              <w:r w:rsidRPr="004A592B" w:rsidDel="002B2776">
                <w:rPr>
                  <w:rFonts w:ascii="Frutiger LT 45 Light" w:hAnsi="Frutiger LT 45 Light" w:cs="Helvetica"/>
                  <w:color w:val="333333"/>
                  <w:shd w:val="clear" w:color="auto" w:fill="FFFF66"/>
                  <w:rPrChange w:id="2911" w:author="Cernigliaro, Giuseppe (IT - Bologna)" w:date="2019-02-07T20:48:00Z">
                    <w:rPr>
                      <w:rFonts w:ascii="Frutiger LT 45 Light" w:hAnsi="Frutiger LT 45 Light" w:cs="Helvetica"/>
                      <w:color w:val="333333"/>
                      <w:shd w:val="clear" w:color="auto" w:fill="FFFF66"/>
                      <w:lang w:val="en-US"/>
                    </w:rPr>
                  </w:rPrChange>
                </w:rPr>
                <w:delText>1..1</w:delText>
              </w:r>
              <w:bookmarkStart w:id="2912" w:name="_Toc465366"/>
              <w:bookmarkEnd w:id="2912"/>
            </w:del>
          </w:p>
        </w:tc>
        <w:tc>
          <w:tcPr>
            <w:tcW w:w="0" w:type="auto"/>
            <w:tcBorders>
              <w:top w:val="nil"/>
              <w:left w:val="nil"/>
              <w:bottom w:val="single" w:sz="4" w:space="0" w:color="auto"/>
              <w:right w:val="nil"/>
            </w:tcBorders>
            <w:hideMark/>
          </w:tcPr>
          <w:p w14:paraId="784A8081" w14:textId="77777777" w:rsidR="002B2776" w:rsidRPr="004A592B" w:rsidDel="002B2776" w:rsidRDefault="002B2776" w:rsidP="004A592B">
            <w:pPr>
              <w:spacing w:before="20"/>
              <w:rPr>
                <w:del w:id="2913" w:author="Cernigliaro, Giuseppe (IT - Bologna)" w:date="2019-02-07T19:38:00Z"/>
                <w:rFonts w:ascii="Frutiger LT 45 Light" w:hAnsi="Frutiger LT 45 Light" w:cs="Helvetica"/>
                <w:color w:val="333333"/>
                <w:rPrChange w:id="2914" w:author="Cernigliaro, Giuseppe (IT - Bologna)" w:date="2019-02-07T20:48:00Z">
                  <w:rPr>
                    <w:del w:id="2915" w:author="Cernigliaro, Giuseppe (IT - Bologna)" w:date="2019-02-07T19:38:00Z"/>
                    <w:rFonts w:ascii="Frutiger LT 45 Light" w:hAnsi="Frutiger LT 45 Light" w:cs="Helvetica"/>
                    <w:color w:val="333333"/>
                    <w:lang w:val="en-US"/>
                  </w:rPr>
                </w:rPrChange>
              </w:rPr>
            </w:pPr>
            <w:del w:id="2916" w:author="Cernigliaro, Giuseppe (IT - Bologna)" w:date="2019-02-07T19:38:00Z">
              <w:r w:rsidRPr="004A592B" w:rsidDel="002B2776">
                <w:rPr>
                  <w:rFonts w:ascii="Frutiger LT 45 Light" w:hAnsi="Frutiger LT 45 Light" w:cs="Helvetica"/>
                  <w:color w:val="333333"/>
                  <w:rPrChange w:id="2917"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2918"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"http://www.datypic.com/sc/ubl21/e-cbc_DocumentType.html"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2919" w:author="Cernigliaro, Giuseppe (IT - Bologna)" w:date="2019-02-07T20:48:00Z">
                    <w:rPr>
                      <w:rStyle w:val="Hyperlink"/>
                      <w:rFonts w:ascii="Frutiger LT 45 Light" w:hAnsi="Frutiger LT 45 Light" w:cs="Helvetica"/>
                      <w:shd w:val="clear" w:color="auto" w:fill="FFFF66"/>
                      <w:lang w:val="en-US"/>
                    </w:rPr>
                  </w:rPrChange>
                </w:rPr>
                <w:delText>cbc:DocumentType</w:delText>
              </w:r>
              <w:r w:rsidRPr="00FE77CB" w:rsidDel="002B2776">
                <w:rPr>
                  <w:rStyle w:val="Hyperlink"/>
                  <w:rFonts w:ascii="Frutiger LT 45 Light" w:hAnsi="Frutiger LT 45 Light" w:cs="Helvetica"/>
                  <w:shd w:val="clear" w:color="auto" w:fill="FFFF66"/>
                  <w:lang w:val="en-US"/>
                </w:rPr>
                <w:fldChar w:fldCharType="end"/>
              </w:r>
              <w:bookmarkStart w:id="2920" w:name="_Toc465367"/>
              <w:bookmarkEnd w:id="2920"/>
            </w:del>
          </w:p>
        </w:tc>
        <w:tc>
          <w:tcPr>
            <w:tcW w:w="0" w:type="auto"/>
            <w:tcBorders>
              <w:top w:val="nil"/>
              <w:left w:val="nil"/>
              <w:bottom w:val="single" w:sz="4" w:space="0" w:color="auto"/>
              <w:right w:val="single" w:sz="4" w:space="0" w:color="auto"/>
            </w:tcBorders>
            <w:hideMark/>
          </w:tcPr>
          <w:p w14:paraId="5D30DB95" w14:textId="77777777" w:rsidR="002B2776" w:rsidRPr="004A592B" w:rsidDel="002B2776" w:rsidRDefault="002B2776" w:rsidP="004A592B">
            <w:pPr>
              <w:spacing w:before="20"/>
              <w:rPr>
                <w:del w:id="2921" w:author="Cernigliaro, Giuseppe (IT - Bologna)" w:date="2019-02-07T19:38:00Z"/>
                <w:rFonts w:ascii="Frutiger LT 45 Light" w:hAnsi="Frutiger LT 45 Light" w:cs="Helvetica"/>
                <w:color w:val="333333"/>
                <w:rPrChange w:id="2922" w:author="Cernigliaro, Giuseppe (IT - Bologna)" w:date="2019-02-07T20:48:00Z">
                  <w:rPr>
                    <w:del w:id="2923" w:author="Cernigliaro, Giuseppe (IT - Bologna)" w:date="2019-02-07T19:38:00Z"/>
                    <w:rFonts w:ascii="Frutiger LT 45 Light" w:hAnsi="Frutiger LT 45 Light" w:cs="Helvetica"/>
                    <w:color w:val="333333"/>
                    <w:lang w:val="en-US"/>
                  </w:rPr>
                </w:rPrChange>
              </w:rPr>
            </w:pPr>
            <w:del w:id="2924" w:author="Cernigliaro, Giuseppe (IT - Bologna)" w:date="2019-02-07T19:38:00Z">
              <w:r w:rsidRPr="004A592B" w:rsidDel="002B2776">
                <w:rPr>
                  <w:rStyle w:val="Strong"/>
                  <w:rFonts w:ascii="Frutiger LT 45 Light" w:hAnsi="Frutiger LT 45 Light" w:cs="Helvetica"/>
                  <w:color w:val="333333"/>
                  <w:shd w:val="clear" w:color="auto" w:fill="FFFF66"/>
                  <w:rPrChange w:id="2925" w:author="Cernigliaro, Giuseppe (IT - Bologna)" w:date="2019-02-07T20:48:00Z">
                    <w:rPr>
                      <w:rStyle w:val="Strong"/>
                      <w:rFonts w:ascii="Frutiger LT 45 Light" w:hAnsi="Frutiger LT 45 Light" w:cs="Helvetica"/>
                      <w:color w:val="333333"/>
                      <w:shd w:val="clear" w:color="auto" w:fill="FFFF66"/>
                      <w:lang w:val="en-US"/>
                    </w:rPr>
                  </w:rPrChange>
                </w:rPr>
                <w:delText>Document description</w:delText>
              </w:r>
              <w:r w:rsidRPr="004A592B" w:rsidDel="002B2776">
                <w:rPr>
                  <w:rFonts w:ascii="Frutiger LT 45 Light" w:hAnsi="Frutiger LT 45 Light" w:cs="Helvetica"/>
                  <w:color w:val="333333"/>
                  <w:rPrChange w:id="2926" w:author="Cernigliaro, Giuseppe (IT - Bologna)" w:date="2019-02-07T20:48:00Z">
                    <w:rPr>
                      <w:rFonts w:ascii="Frutiger LT 45 Light" w:hAnsi="Frutiger LT 45 Light" w:cs="Helvetica"/>
                      <w:color w:val="333333"/>
                      <w:lang w:val="en-US"/>
                    </w:rPr>
                  </w:rPrChange>
                </w:rPr>
                <w:br/>
              </w:r>
              <w:r w:rsidRPr="004A592B" w:rsidDel="002B2776">
                <w:rPr>
                  <w:rStyle w:val="Emphasis"/>
                  <w:rFonts w:ascii="Frutiger LT 45 Light" w:hAnsi="Frutiger LT 45 Light" w:cs="Helvetica"/>
                  <w:color w:val="333333"/>
                  <w:shd w:val="clear" w:color="auto" w:fill="FFFF66"/>
                  <w:rPrChange w:id="2927" w:author="Cernigliaro, Giuseppe (IT - Bologna)" w:date="2019-02-07T20:48:00Z">
                    <w:rPr>
                      <w:rStyle w:val="Emphasis"/>
                      <w:rFonts w:ascii="Frutiger LT 45 Light" w:hAnsi="Frutiger LT 45 Light" w:cs="Helvetica"/>
                      <w:color w:val="333333"/>
                      <w:shd w:val="clear" w:color="auto" w:fill="FFFF66"/>
                      <w:lang w:val="en-US"/>
                    </w:rPr>
                  </w:rPrChange>
                </w:rPr>
                <w:delText>Textual description of the document.</w:delText>
              </w:r>
              <w:bookmarkStart w:id="2928" w:name="_Toc465368"/>
              <w:bookmarkEnd w:id="2928"/>
            </w:del>
          </w:p>
        </w:tc>
        <w:bookmarkStart w:id="2929" w:name="_Toc465369"/>
        <w:bookmarkEnd w:id="2929"/>
      </w:tr>
    </w:tbl>
    <w:p w14:paraId="551C2073" w14:textId="77777777" w:rsidR="002B2776" w:rsidRPr="004A592B" w:rsidDel="002B2776" w:rsidRDefault="002B2776" w:rsidP="002B2776">
      <w:pPr>
        <w:pStyle w:val="BodyText"/>
        <w:ind w:left="1267"/>
        <w:rPr>
          <w:del w:id="2930" w:author="Cernigliaro, Giuseppe (IT - Bologna)" w:date="2019-02-07T19:38:00Z"/>
          <w:b/>
          <w:u w:val="single"/>
          <w:rPrChange w:id="2931" w:author="Cernigliaro, Giuseppe (IT - Bologna)" w:date="2019-02-07T20:48:00Z">
            <w:rPr>
              <w:del w:id="2932" w:author="Cernigliaro, Giuseppe (IT - Bologna)" w:date="2019-02-07T19:38:00Z"/>
              <w:b/>
              <w:u w:val="single"/>
              <w:lang w:val="en-US"/>
            </w:rPr>
          </w:rPrChange>
        </w:rPr>
      </w:pPr>
      <w:bookmarkStart w:id="2933" w:name="_Toc465370"/>
      <w:bookmarkEnd w:id="2933"/>
    </w:p>
    <w:p w14:paraId="3315C25B" w14:textId="77777777" w:rsidR="002B2776" w:rsidRPr="00FE77CB" w:rsidDel="002B2776" w:rsidRDefault="002B2776" w:rsidP="002B2776">
      <w:pPr>
        <w:pStyle w:val="Heading4"/>
        <w:numPr>
          <w:ilvl w:val="3"/>
          <w:numId w:val="1"/>
        </w:numPr>
        <w:tabs>
          <w:tab w:val="clear" w:pos="1617"/>
          <w:tab w:val="num" w:pos="907"/>
        </w:tabs>
        <w:ind w:left="907"/>
        <w:rPr>
          <w:del w:id="2934" w:author="Cernigliaro, Giuseppe (IT - Bologna)" w:date="2019-02-07T19:38:00Z"/>
        </w:rPr>
      </w:pPr>
      <w:bookmarkStart w:id="2935" w:name="_Toc536799317"/>
      <w:del w:id="2936" w:author="Cernigliaro, Giuseppe (IT - Bologna)" w:date="2019-02-07T19:38:00Z">
        <w:r w:rsidRPr="00FE77CB" w:rsidDel="002B2776">
          <w:delText>Modifiche e integrazioni al formato Order Agreement transaction</w:delText>
        </w:r>
        <w:bookmarkStart w:id="2937" w:name="_Toc465371"/>
        <w:bookmarkEnd w:id="2935"/>
        <w:bookmarkEnd w:id="2937"/>
      </w:del>
    </w:p>
    <w:p w14:paraId="64CDEA15" w14:textId="77777777" w:rsidR="002B2776" w:rsidRPr="00FE77CB" w:rsidDel="002B2776" w:rsidRDefault="002B2776" w:rsidP="002B2776">
      <w:pPr>
        <w:pStyle w:val="BodyText"/>
        <w:spacing w:after="360"/>
        <w:rPr>
          <w:del w:id="2938" w:author="Cernigliaro, Giuseppe (IT - Bologna)" w:date="2019-02-07T19:38:00Z"/>
        </w:rPr>
      </w:pPr>
      <w:del w:id="2939" w:author="Cernigliaro, Giuseppe (IT - Bologna)" w:date="2019-02-07T19:38:00Z">
        <w:r w:rsidRPr="00FE77CB" w:rsidDel="002B2776">
          <w:delText>Rispetto allo standard PEPPOL, lo schema dati per NSO si differenzia per gli elementi evidenziati in giallo nella seguente tabella.</w:delText>
        </w:r>
        <w:bookmarkStart w:id="2940" w:name="_Toc465372"/>
        <w:bookmarkEnd w:id="2940"/>
      </w:del>
    </w:p>
    <w:tbl>
      <w:tblPr>
        <w:tblStyle w:val="TableGrid"/>
        <w:tblW w:w="8789" w:type="dxa"/>
        <w:tblLook w:val="04A0" w:firstRow="1" w:lastRow="0" w:firstColumn="1" w:lastColumn="0" w:noHBand="0" w:noVBand="1"/>
      </w:tblPr>
      <w:tblGrid>
        <w:gridCol w:w="673"/>
        <w:gridCol w:w="2979"/>
        <w:gridCol w:w="5137"/>
      </w:tblGrid>
      <w:tr w:rsidR="002B2776" w:rsidRPr="00FE77CB" w:rsidDel="002B2776" w14:paraId="3D218E60" w14:textId="77777777" w:rsidTr="004A592B">
        <w:trPr>
          <w:del w:id="2941" w:author="Cernigliaro, Giuseppe (IT - Bologna)" w:date="2019-02-07T19:38:00Z"/>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4A9A1D57" w14:textId="77777777" w:rsidR="002B2776" w:rsidRPr="00FE77CB" w:rsidDel="002B2776" w:rsidRDefault="002B2776" w:rsidP="004A592B">
            <w:pPr>
              <w:spacing w:before="120" w:after="120"/>
              <w:jc w:val="center"/>
              <w:rPr>
                <w:del w:id="2942" w:author="Cernigliaro, Giuseppe (IT - Bologna)" w:date="2019-02-07T19:38:00Z"/>
                <w:rFonts w:ascii="Frutiger LT 45 Light" w:hAnsi="Frutiger LT 45 Light" w:cs="Helvetica"/>
                <w:b/>
                <w:bCs/>
                <w:color w:val="333333"/>
              </w:rPr>
            </w:pPr>
            <w:del w:id="2943" w:author="Cernigliaro, Giuseppe (IT - Bologna)" w:date="2019-02-07T19:38:00Z">
              <w:r w:rsidRPr="00FE77CB" w:rsidDel="002B2776">
                <w:rPr>
                  <w:rFonts w:ascii="Frutiger LT 45 Light" w:hAnsi="Frutiger LT 45 Light" w:cs="Helvetica"/>
                  <w:b/>
                  <w:bCs/>
                  <w:color w:val="333333"/>
                </w:rPr>
                <w:delText>Card.</w:delText>
              </w:r>
              <w:bookmarkStart w:id="2944" w:name="_Toc465373"/>
              <w:bookmarkEnd w:id="2944"/>
            </w:del>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15647A29" w14:textId="77777777" w:rsidR="002B2776" w:rsidRPr="00FE77CB" w:rsidDel="002B2776" w:rsidRDefault="002B2776" w:rsidP="004A592B">
            <w:pPr>
              <w:spacing w:before="120" w:after="120"/>
              <w:jc w:val="center"/>
              <w:rPr>
                <w:del w:id="2945" w:author="Cernigliaro, Giuseppe (IT - Bologna)" w:date="2019-02-07T19:38:00Z"/>
                <w:rFonts w:ascii="Frutiger LT 45 Light" w:hAnsi="Frutiger LT 45 Light" w:cs="Helvetica"/>
                <w:b/>
                <w:bCs/>
                <w:color w:val="333333"/>
              </w:rPr>
            </w:pPr>
            <w:del w:id="2946" w:author="Cernigliaro, Giuseppe (IT - Bologna)" w:date="2019-02-07T19:38:00Z">
              <w:r w:rsidRPr="00FE77CB" w:rsidDel="002B2776">
                <w:rPr>
                  <w:rFonts w:ascii="Frutiger LT 45 Light" w:hAnsi="Frutiger LT 45 Light" w:cs="Helvetica"/>
                  <w:b/>
                  <w:bCs/>
                  <w:color w:val="333333"/>
                </w:rPr>
                <w:delText>Nome</w:delText>
              </w:r>
              <w:bookmarkStart w:id="2947" w:name="_Toc465374"/>
              <w:bookmarkEnd w:id="2947"/>
            </w:del>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4AAF2B6B" w14:textId="77777777" w:rsidR="002B2776" w:rsidRPr="00FE77CB" w:rsidDel="002B2776" w:rsidRDefault="002B2776" w:rsidP="004A592B">
            <w:pPr>
              <w:spacing w:before="120" w:after="120"/>
              <w:jc w:val="center"/>
              <w:rPr>
                <w:del w:id="2948" w:author="Cernigliaro, Giuseppe (IT - Bologna)" w:date="2019-02-07T19:38:00Z"/>
                <w:rFonts w:ascii="Frutiger LT 45 Light" w:hAnsi="Frutiger LT 45 Light" w:cs="Helvetica"/>
                <w:b/>
                <w:bCs/>
                <w:color w:val="333333"/>
              </w:rPr>
            </w:pPr>
            <w:del w:id="2949" w:author="Cernigliaro, Giuseppe (IT - Bologna)" w:date="2019-02-07T19:38:00Z">
              <w:r w:rsidRPr="00FE77CB" w:rsidDel="002B2776">
                <w:rPr>
                  <w:rFonts w:ascii="Frutiger LT 45 Light" w:hAnsi="Frutiger LT 45 Light" w:cs="Helvetica"/>
                  <w:b/>
                  <w:bCs/>
                  <w:color w:val="333333"/>
                </w:rPr>
                <w:delText>Descrizione</w:delText>
              </w:r>
              <w:bookmarkStart w:id="2950" w:name="_Toc465375"/>
              <w:bookmarkEnd w:id="2950"/>
            </w:del>
          </w:p>
        </w:tc>
        <w:bookmarkStart w:id="2951" w:name="_Toc465376"/>
        <w:bookmarkEnd w:id="2951"/>
      </w:tr>
      <w:tr w:rsidR="002B2776" w:rsidRPr="00FE77CB" w:rsidDel="002B2776" w14:paraId="05CD9BA6" w14:textId="77777777" w:rsidTr="004A592B">
        <w:trPr>
          <w:del w:id="2952" w:author="Cernigliaro, Giuseppe (IT - Bologna)" w:date="2019-02-07T19:38:00Z"/>
        </w:trPr>
        <w:tc>
          <w:tcPr>
            <w:tcW w:w="0" w:type="auto"/>
            <w:tcBorders>
              <w:top w:val="single" w:sz="4" w:space="0" w:color="auto"/>
              <w:left w:val="single" w:sz="4" w:space="0" w:color="auto"/>
              <w:bottom w:val="nil"/>
              <w:right w:val="nil"/>
            </w:tcBorders>
          </w:tcPr>
          <w:p w14:paraId="4B5FBEEF" w14:textId="77777777" w:rsidR="002B2776" w:rsidRPr="004A592B" w:rsidDel="002B2776" w:rsidRDefault="002B2776" w:rsidP="004A592B">
            <w:pPr>
              <w:spacing w:before="20"/>
              <w:rPr>
                <w:del w:id="2953" w:author="Cernigliaro, Giuseppe (IT - Bologna)" w:date="2019-02-07T19:38:00Z"/>
                <w:rFonts w:ascii="Frutiger LT 45 Light" w:hAnsi="Frutiger LT 45 Light" w:cs="Helvetica"/>
                <w:color w:val="333333"/>
                <w:highlight w:val="yellow"/>
                <w:rPrChange w:id="2954" w:author="Cernigliaro, Giuseppe (IT - Bologna)" w:date="2019-02-07T20:48:00Z">
                  <w:rPr>
                    <w:del w:id="2955" w:author="Cernigliaro, Giuseppe (IT - Bologna)" w:date="2019-02-07T19:38:00Z"/>
                    <w:rFonts w:ascii="Frutiger LT 45 Light" w:hAnsi="Frutiger LT 45 Light" w:cs="Helvetica"/>
                    <w:color w:val="333333"/>
                    <w:highlight w:val="yellow"/>
                    <w:lang w:val="en-US"/>
                  </w:rPr>
                </w:rPrChange>
              </w:rPr>
            </w:pPr>
            <w:del w:id="2956" w:author="Cernigliaro, Giuseppe (IT - Bologna)" w:date="2019-02-07T19:38:00Z">
              <w:r w:rsidRPr="004A592B" w:rsidDel="002B2776">
                <w:rPr>
                  <w:rFonts w:ascii="Frutiger LT 45 Light" w:hAnsi="Frutiger LT 45 Light" w:cs="Helvetica"/>
                  <w:color w:val="333333"/>
                  <w:highlight w:val="yellow"/>
                  <w:rPrChange w:id="2957" w:author="Cernigliaro, Giuseppe (IT - Bologna)" w:date="2019-02-07T20:48:00Z">
                    <w:rPr>
                      <w:rFonts w:ascii="Frutiger LT 45 Light" w:hAnsi="Frutiger LT 45 Light" w:cs="Helvetica"/>
                      <w:color w:val="333333"/>
                      <w:highlight w:val="yellow"/>
                      <w:lang w:val="en-US"/>
                    </w:rPr>
                  </w:rPrChange>
                </w:rPr>
                <w:delText>0..1</w:delText>
              </w:r>
              <w:bookmarkStart w:id="2958" w:name="_Toc465377"/>
              <w:bookmarkEnd w:id="2958"/>
            </w:del>
          </w:p>
        </w:tc>
        <w:tc>
          <w:tcPr>
            <w:tcW w:w="0" w:type="auto"/>
            <w:tcBorders>
              <w:top w:val="single" w:sz="4" w:space="0" w:color="auto"/>
              <w:left w:val="nil"/>
              <w:bottom w:val="nil"/>
              <w:right w:val="nil"/>
            </w:tcBorders>
          </w:tcPr>
          <w:p w14:paraId="332CAA4C" w14:textId="77777777" w:rsidR="002B2776" w:rsidRPr="004A592B" w:rsidDel="002B2776" w:rsidRDefault="002B2776" w:rsidP="004A592B">
            <w:pPr>
              <w:spacing w:before="20"/>
              <w:rPr>
                <w:del w:id="2959" w:author="Cernigliaro, Giuseppe (IT - Bologna)" w:date="2019-02-07T19:38:00Z"/>
                <w:rFonts w:ascii="Frutiger LT 45 Light" w:hAnsi="Frutiger LT 45 Light" w:cs="Helvetica"/>
                <w:color w:val="333333"/>
                <w:highlight w:val="yellow"/>
                <w:rPrChange w:id="2960" w:author="Cernigliaro, Giuseppe (IT - Bologna)" w:date="2019-02-07T20:48:00Z">
                  <w:rPr>
                    <w:del w:id="2961" w:author="Cernigliaro, Giuseppe (IT - Bologna)" w:date="2019-02-07T19:38:00Z"/>
                    <w:rFonts w:ascii="Frutiger LT 45 Light" w:hAnsi="Frutiger LT 45 Light" w:cs="Helvetica"/>
                    <w:color w:val="333333"/>
                    <w:highlight w:val="yellow"/>
                    <w:lang w:val="en-US"/>
                  </w:rPr>
                </w:rPrChange>
              </w:rPr>
            </w:pPr>
            <w:del w:id="2962" w:author="Cernigliaro, Giuseppe (IT - Bologna)" w:date="2019-02-07T19:38:00Z">
              <w:r w:rsidRPr="00FE77CB" w:rsidDel="002B2776">
                <w:rPr>
                  <w:rFonts w:ascii="Frutiger LT 45 Light" w:hAnsi="Frutiger LT 45 Light" w:cs="Helvetica"/>
                  <w:color w:val="333333"/>
                  <w:sz w:val="21"/>
                  <w:szCs w:val="21"/>
                  <w:highlight w:val="yellow"/>
                </w:rPr>
                <w:delText xml:space="preserve">•   </w:delText>
              </w:r>
              <w:r w:rsidRPr="00FE77CB" w:rsidDel="002B2776">
                <w:rPr>
                  <w:rStyle w:val="Hyperlink"/>
                  <w:rFonts w:ascii="Frutiger LT 45 Light" w:hAnsi="Frutiger LT 45 Light" w:cs="Helvetica"/>
                  <w:sz w:val="21"/>
                  <w:szCs w:val="21"/>
                  <w:highlight w:val="yellow"/>
                </w:rPr>
                <w:fldChar w:fldCharType="begin"/>
              </w:r>
              <w:r w:rsidRPr="00FE77CB" w:rsidDel="002B2776">
                <w:rPr>
                  <w:rStyle w:val="Hyperlink"/>
                  <w:rFonts w:ascii="Frutiger LT 45 Light" w:eastAsiaTheme="minorEastAsia" w:hAnsi="Frutiger LT 45 Light" w:cs="Helvetica"/>
                  <w:sz w:val="21"/>
                  <w:szCs w:val="21"/>
                  <w:highlight w:val="yellow"/>
                </w:rPr>
                <w:delInstrText xml:space="preserve"> HYPERLINK "http://docs.peppol.eu/poacc/upgrade-3/syntax/Order/cbc-OrderTypeCode/" </w:delInstrText>
              </w:r>
              <w:r w:rsidRPr="00FE77CB" w:rsidDel="002B2776">
                <w:rPr>
                  <w:rStyle w:val="Hyperlink"/>
                  <w:rFonts w:ascii="Frutiger LT 45 Light" w:hAnsi="Frutiger LT 45 Light" w:cs="Helvetica"/>
                  <w:sz w:val="21"/>
                  <w:szCs w:val="21"/>
                  <w:highlight w:val="yellow"/>
                </w:rPr>
                <w:fldChar w:fldCharType="separate"/>
              </w:r>
              <w:r w:rsidRPr="00FE77CB" w:rsidDel="002B2776">
                <w:rPr>
                  <w:rStyle w:val="Hyperlink"/>
                  <w:rFonts w:ascii="Frutiger LT 45 Light" w:hAnsi="Frutiger LT 45 Light" w:cs="Helvetica"/>
                  <w:sz w:val="21"/>
                  <w:szCs w:val="21"/>
                  <w:highlight w:val="yellow"/>
                </w:rPr>
                <w:delText>cbc:OrderTypeCode</w:delText>
              </w:r>
              <w:r w:rsidRPr="00FE77CB" w:rsidDel="002B2776">
                <w:rPr>
                  <w:rStyle w:val="Hyperlink"/>
                  <w:rFonts w:ascii="Frutiger LT 45 Light" w:hAnsi="Frutiger LT 45 Light" w:cs="Helvetica"/>
                  <w:sz w:val="21"/>
                  <w:szCs w:val="21"/>
                  <w:highlight w:val="yellow"/>
                </w:rPr>
                <w:fldChar w:fldCharType="end"/>
              </w:r>
              <w:bookmarkStart w:id="2963" w:name="_Toc465378"/>
              <w:bookmarkEnd w:id="2963"/>
            </w:del>
          </w:p>
        </w:tc>
        <w:tc>
          <w:tcPr>
            <w:tcW w:w="0" w:type="auto"/>
            <w:tcBorders>
              <w:top w:val="single" w:sz="4" w:space="0" w:color="auto"/>
              <w:left w:val="nil"/>
              <w:bottom w:val="nil"/>
              <w:right w:val="single" w:sz="4" w:space="0" w:color="auto"/>
            </w:tcBorders>
          </w:tcPr>
          <w:p w14:paraId="538DE66C" w14:textId="77777777" w:rsidR="002B2776" w:rsidRPr="004A592B" w:rsidDel="002B2776" w:rsidRDefault="002B2776" w:rsidP="004A592B">
            <w:pPr>
              <w:pStyle w:val="NormalWeb"/>
              <w:spacing w:before="20" w:after="0"/>
              <w:rPr>
                <w:del w:id="2964" w:author="Cernigliaro, Giuseppe (IT - Bologna)" w:date="2019-02-07T19:38:00Z"/>
                <w:rStyle w:val="Strong"/>
                <w:rFonts w:ascii="Frutiger LT 45 Light" w:hAnsi="Frutiger LT 45 Light" w:cs="Helvetica"/>
                <w:color w:val="333333"/>
                <w:sz w:val="20"/>
                <w:szCs w:val="20"/>
                <w:rPrChange w:id="2965" w:author="Cernigliaro, Giuseppe (IT - Bologna)" w:date="2019-02-07T20:48:00Z">
                  <w:rPr>
                    <w:del w:id="2966" w:author="Cernigliaro, Giuseppe (IT - Bologna)" w:date="2019-02-07T19:38:00Z"/>
                    <w:rStyle w:val="Strong"/>
                    <w:rFonts w:ascii="Frutiger LT 45 Light" w:hAnsi="Frutiger LT 45 Light" w:cs="Helvetica"/>
                    <w:color w:val="333333"/>
                    <w:sz w:val="20"/>
                    <w:szCs w:val="20"/>
                    <w:lang w:val="en-US"/>
                  </w:rPr>
                </w:rPrChange>
              </w:rPr>
            </w:pPr>
            <w:del w:id="2967" w:author="Cernigliaro, Giuseppe (IT - Bologna)" w:date="2019-02-07T19:38:00Z">
              <w:r w:rsidRPr="004A592B" w:rsidDel="002B2776">
                <w:rPr>
                  <w:rStyle w:val="Strong"/>
                  <w:rFonts w:ascii="Frutiger LT 45 Light" w:hAnsi="Frutiger LT 45 Light" w:cs="Helvetica"/>
                  <w:color w:val="333333"/>
                  <w:sz w:val="21"/>
                  <w:szCs w:val="21"/>
                  <w:shd w:val="clear" w:color="auto" w:fill="FFFF66"/>
                  <w:rPrChange w:id="2968" w:author="Cernigliaro, Giuseppe (IT - Bologna)" w:date="2019-02-07T20:48:00Z">
                    <w:rPr>
                      <w:rStyle w:val="Strong"/>
                      <w:rFonts w:ascii="Frutiger LT 45 Light" w:hAnsi="Frutiger LT 45 Light" w:cs="Helvetica"/>
                      <w:color w:val="333333"/>
                      <w:sz w:val="21"/>
                      <w:szCs w:val="21"/>
                      <w:shd w:val="clear" w:color="auto" w:fill="FFFF66"/>
                      <w:lang w:val="en-US"/>
                    </w:rPr>
                  </w:rPrChange>
                </w:rPr>
                <w:delText>Consignment order indication</w:delText>
              </w:r>
              <w:r w:rsidRPr="004A592B" w:rsidDel="002B2776">
                <w:rPr>
                  <w:rFonts w:ascii="Helvetica" w:hAnsi="Helvetica" w:cs="Helvetica"/>
                  <w:color w:val="333333"/>
                  <w:sz w:val="21"/>
                  <w:szCs w:val="21"/>
                  <w:rPrChange w:id="2969" w:author="Cernigliaro, Giuseppe (IT - Bologna)" w:date="2019-02-07T20:48:00Z">
                    <w:rPr>
                      <w:rFonts w:ascii="Helvetica" w:hAnsi="Helvetica" w:cs="Helvetica"/>
                      <w:color w:val="333333"/>
                      <w:sz w:val="21"/>
                      <w:szCs w:val="21"/>
                      <w:lang w:val="en-US"/>
                    </w:rPr>
                  </w:rPrChange>
                </w:rPr>
                <w:br/>
              </w:r>
              <w:r w:rsidRPr="004A592B" w:rsidDel="002B2776">
                <w:rPr>
                  <w:rStyle w:val="Emphasis"/>
                  <w:rFonts w:ascii="Frutiger LT 45 Light" w:hAnsi="Frutiger LT 45 Light" w:cs="Helvetica"/>
                  <w:color w:val="333333"/>
                  <w:sz w:val="21"/>
                  <w:szCs w:val="21"/>
                  <w:shd w:val="clear" w:color="auto" w:fill="FFFF66"/>
                  <w:rPrChange w:id="2970" w:author="Cernigliaro, Giuseppe (IT - Bologna)" w:date="2019-02-07T20:48:00Z">
                    <w:rPr>
                      <w:rStyle w:val="Emphasis"/>
                      <w:rFonts w:ascii="Frutiger LT 45 Light" w:hAnsi="Frutiger LT 45 Light" w:cs="Helvetica"/>
                      <w:color w:val="333333"/>
                      <w:sz w:val="21"/>
                      <w:szCs w:val="21"/>
                      <w:shd w:val="clear" w:color="auto" w:fill="FFFF66"/>
                      <w:lang w:val="en-US"/>
                    </w:rPr>
                  </w:rPrChange>
                </w:rPr>
                <w:delText xml:space="preserve">Indicates wether the order is a purchase order or consignement order. </w:delText>
              </w:r>
              <w:r w:rsidRPr="00FE77CB" w:rsidDel="002B2776">
                <w:rPr>
                  <w:rStyle w:val="Emphasis"/>
                  <w:rFonts w:ascii="Frutiger LT 45 Light" w:hAnsi="Frutiger LT 45 Light" w:cs="Helvetica"/>
                  <w:color w:val="333333"/>
                  <w:sz w:val="21"/>
                  <w:szCs w:val="21"/>
                  <w:shd w:val="clear" w:color="auto" w:fill="FFFF66"/>
                </w:rPr>
                <w:delText>Default is purchase order.</w:delText>
              </w:r>
              <w:bookmarkStart w:id="2971" w:name="_Toc465379"/>
              <w:bookmarkEnd w:id="2971"/>
            </w:del>
          </w:p>
        </w:tc>
        <w:bookmarkStart w:id="2972" w:name="_Toc465380"/>
        <w:bookmarkEnd w:id="2972"/>
      </w:tr>
      <w:tr w:rsidR="002B2776" w:rsidRPr="00FE77CB" w:rsidDel="002B2776" w14:paraId="5D289BB8" w14:textId="77777777" w:rsidTr="004A592B">
        <w:trPr>
          <w:del w:id="2973" w:author="Cernigliaro, Giuseppe (IT - Bologna)" w:date="2019-02-07T19:38:00Z"/>
        </w:trPr>
        <w:tc>
          <w:tcPr>
            <w:tcW w:w="0" w:type="auto"/>
            <w:tcBorders>
              <w:top w:val="single" w:sz="4" w:space="0" w:color="auto"/>
              <w:left w:val="single" w:sz="4" w:space="0" w:color="auto"/>
              <w:bottom w:val="nil"/>
              <w:right w:val="nil"/>
            </w:tcBorders>
            <w:hideMark/>
          </w:tcPr>
          <w:p w14:paraId="3BD8DDB0" w14:textId="77777777" w:rsidR="002B2776" w:rsidRPr="004A592B" w:rsidDel="002B2776" w:rsidRDefault="002B2776" w:rsidP="004A592B">
            <w:pPr>
              <w:spacing w:before="20"/>
              <w:rPr>
                <w:del w:id="2974" w:author="Cernigliaro, Giuseppe (IT - Bologna)" w:date="2019-02-07T19:38:00Z"/>
                <w:rFonts w:ascii="Frutiger LT 45 Light" w:hAnsi="Frutiger LT 45 Light" w:cs="Helvetica"/>
                <w:color w:val="333333"/>
                <w:rPrChange w:id="2975" w:author="Cernigliaro, Giuseppe (IT - Bologna)" w:date="2019-02-07T20:48:00Z">
                  <w:rPr>
                    <w:del w:id="2976" w:author="Cernigliaro, Giuseppe (IT - Bologna)" w:date="2019-02-07T19:38:00Z"/>
                    <w:rFonts w:ascii="Frutiger LT 45 Light" w:hAnsi="Frutiger LT 45 Light" w:cs="Helvetica"/>
                    <w:color w:val="333333"/>
                    <w:lang w:val="en-US"/>
                  </w:rPr>
                </w:rPrChange>
              </w:rPr>
            </w:pPr>
            <w:del w:id="2977" w:author="Cernigliaro, Giuseppe (IT - Bologna)" w:date="2019-02-07T19:38:00Z">
              <w:r w:rsidRPr="004A592B" w:rsidDel="002B2776">
                <w:rPr>
                  <w:rFonts w:ascii="Frutiger LT 45 Light" w:hAnsi="Frutiger LT 45 Light" w:cs="Helvetica"/>
                  <w:color w:val="333333"/>
                  <w:rPrChange w:id="2978" w:author="Cernigliaro, Giuseppe (IT - Bologna)" w:date="2019-02-07T20:48:00Z">
                    <w:rPr>
                      <w:rFonts w:ascii="Frutiger LT 45 Light" w:hAnsi="Frutiger LT 45 Light" w:cs="Helvetica"/>
                      <w:color w:val="333333"/>
                      <w:lang w:val="en-US"/>
                    </w:rPr>
                  </w:rPrChange>
                </w:rPr>
                <w:delText xml:space="preserve">1..1 </w:delText>
              </w:r>
              <w:bookmarkStart w:id="2979" w:name="_Toc465381"/>
              <w:bookmarkEnd w:id="2979"/>
            </w:del>
          </w:p>
        </w:tc>
        <w:tc>
          <w:tcPr>
            <w:tcW w:w="0" w:type="auto"/>
            <w:tcBorders>
              <w:top w:val="single" w:sz="4" w:space="0" w:color="auto"/>
              <w:left w:val="nil"/>
              <w:bottom w:val="nil"/>
              <w:right w:val="nil"/>
            </w:tcBorders>
            <w:hideMark/>
          </w:tcPr>
          <w:p w14:paraId="09BD6D20" w14:textId="77777777" w:rsidR="002B2776" w:rsidRPr="004A592B" w:rsidDel="002B2776" w:rsidRDefault="002B2776" w:rsidP="004A592B">
            <w:pPr>
              <w:spacing w:before="20"/>
              <w:rPr>
                <w:del w:id="2980" w:author="Cernigliaro, Giuseppe (IT - Bologna)" w:date="2019-02-07T19:38:00Z"/>
                <w:rFonts w:ascii="Frutiger LT 45 Light" w:hAnsi="Frutiger LT 45 Light" w:cs="Helvetica"/>
                <w:color w:val="333333"/>
                <w:rPrChange w:id="2981" w:author="Cernigliaro, Giuseppe (IT - Bologna)" w:date="2019-02-07T20:48:00Z">
                  <w:rPr>
                    <w:del w:id="2982" w:author="Cernigliaro, Giuseppe (IT - Bologna)" w:date="2019-02-07T19:38:00Z"/>
                    <w:rFonts w:ascii="Frutiger LT 45 Light" w:hAnsi="Frutiger LT 45 Light" w:cs="Helvetica"/>
                    <w:color w:val="333333"/>
                    <w:lang w:val="en-US"/>
                  </w:rPr>
                </w:rPrChange>
              </w:rPr>
            </w:pPr>
            <w:del w:id="2983" w:author="Cernigliaro, Giuseppe (IT - Bologna)" w:date="2019-02-07T19:38:00Z">
              <w:r w:rsidRPr="004A592B" w:rsidDel="002B2776">
                <w:rPr>
                  <w:rFonts w:ascii="Frutiger LT 45 Light" w:hAnsi="Frutiger LT 45 Light" w:cs="Helvetica"/>
                  <w:color w:val="333333"/>
                  <w:rPrChange w:id="2984"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2985"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"http://docs.peppol.eu/poacc/upgrade-3/syntax/OrderAgreement/cac-OrderReference/"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2986" w:author="Cernigliaro, Giuseppe (IT - Bologna)" w:date="2019-02-07T20:48:00Z">
                    <w:rPr>
                      <w:rStyle w:val="Hyperlink"/>
                      <w:rFonts w:ascii="Frutiger LT 45 Light" w:hAnsi="Frutiger LT 45 Light" w:cs="Helvetica"/>
                      <w:lang w:val="en-US"/>
                    </w:rPr>
                  </w:rPrChange>
                </w:rPr>
                <w:delText>cac:OrderReference</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2987" w:author="Cernigliaro, Giuseppe (IT - Bologna)" w:date="2019-02-07T20:48:00Z">
                    <w:rPr>
                      <w:rFonts w:ascii="Frutiger LT 45 Light" w:hAnsi="Frutiger LT 45 Light" w:cs="Helvetica"/>
                      <w:color w:val="333333"/>
                      <w:lang w:val="en-US"/>
                    </w:rPr>
                  </w:rPrChange>
                </w:rPr>
                <w:delText xml:space="preserve"> </w:delText>
              </w:r>
              <w:bookmarkStart w:id="2988" w:name="_Toc465382"/>
              <w:bookmarkEnd w:id="2988"/>
            </w:del>
          </w:p>
        </w:tc>
        <w:tc>
          <w:tcPr>
            <w:tcW w:w="0" w:type="auto"/>
            <w:tcBorders>
              <w:top w:val="single" w:sz="4" w:space="0" w:color="auto"/>
              <w:left w:val="nil"/>
              <w:bottom w:val="nil"/>
              <w:right w:val="single" w:sz="4" w:space="0" w:color="auto"/>
            </w:tcBorders>
            <w:hideMark/>
          </w:tcPr>
          <w:p w14:paraId="43102357" w14:textId="77777777" w:rsidR="002B2776" w:rsidRPr="004A592B" w:rsidDel="002B2776" w:rsidRDefault="002B2776" w:rsidP="004A592B">
            <w:pPr>
              <w:pStyle w:val="NormalWeb"/>
              <w:spacing w:before="20" w:after="0"/>
              <w:rPr>
                <w:del w:id="2989" w:author="Cernigliaro, Giuseppe (IT - Bologna)" w:date="2019-02-07T19:38:00Z"/>
                <w:rFonts w:ascii="Frutiger LT 45 Light" w:eastAsiaTheme="minorEastAsia" w:hAnsi="Frutiger LT 45 Light" w:cs="Helvetica"/>
                <w:color w:val="333333"/>
                <w:sz w:val="20"/>
                <w:szCs w:val="20"/>
                <w:rPrChange w:id="2990" w:author="Cernigliaro, Giuseppe (IT - Bologna)" w:date="2019-02-07T20:48:00Z">
                  <w:rPr>
                    <w:del w:id="2991" w:author="Cernigliaro, Giuseppe (IT - Bologna)" w:date="2019-02-07T19:38:00Z"/>
                    <w:rFonts w:ascii="Frutiger LT 45 Light" w:eastAsiaTheme="minorEastAsia" w:hAnsi="Frutiger LT 45 Light" w:cs="Helvetica"/>
                    <w:color w:val="333333"/>
                    <w:sz w:val="20"/>
                    <w:szCs w:val="20"/>
                    <w:lang w:val="en-US"/>
                  </w:rPr>
                </w:rPrChange>
              </w:rPr>
            </w:pPr>
            <w:del w:id="2992" w:author="Cernigliaro, Giuseppe (IT - Bologna)" w:date="2019-02-07T19:38:00Z">
              <w:r w:rsidRPr="004A592B" w:rsidDel="002B2776">
                <w:rPr>
                  <w:rStyle w:val="Strong"/>
                  <w:rFonts w:ascii="Frutiger LT 45 Light" w:hAnsi="Frutiger LT 45 Light" w:cs="Helvetica"/>
                  <w:color w:val="333333"/>
                  <w:sz w:val="20"/>
                  <w:szCs w:val="20"/>
                  <w:rPrChange w:id="2993" w:author="Cernigliaro, Giuseppe (IT - Bologna)" w:date="2019-02-07T20:48:00Z">
                    <w:rPr>
                      <w:rStyle w:val="Strong"/>
                      <w:rFonts w:ascii="Frutiger LT 45 Light" w:hAnsi="Frutiger LT 45 Light" w:cs="Helvetica"/>
                      <w:color w:val="333333"/>
                      <w:sz w:val="20"/>
                      <w:szCs w:val="20"/>
                      <w:lang w:val="en-US"/>
                    </w:rPr>
                  </w:rPrChange>
                </w:rPr>
                <w:delText>Previous order reference</w:delText>
              </w:r>
              <w:bookmarkStart w:id="2994" w:name="_Toc465383"/>
              <w:bookmarkEnd w:id="2994"/>
            </w:del>
          </w:p>
        </w:tc>
        <w:bookmarkStart w:id="2995" w:name="_Toc465384"/>
        <w:bookmarkEnd w:id="2995"/>
      </w:tr>
      <w:tr w:rsidR="002B2776" w:rsidRPr="00FE77CB" w:rsidDel="002B2776" w14:paraId="2C9250C9" w14:textId="77777777" w:rsidTr="004A592B">
        <w:trPr>
          <w:del w:id="2996" w:author="Cernigliaro, Giuseppe (IT - Bologna)" w:date="2019-02-07T19:38:00Z"/>
        </w:trPr>
        <w:tc>
          <w:tcPr>
            <w:tcW w:w="0" w:type="auto"/>
            <w:tcBorders>
              <w:top w:val="nil"/>
              <w:left w:val="single" w:sz="4" w:space="0" w:color="auto"/>
              <w:bottom w:val="nil"/>
              <w:right w:val="nil"/>
            </w:tcBorders>
            <w:hideMark/>
          </w:tcPr>
          <w:p w14:paraId="79EAB6E2" w14:textId="77777777" w:rsidR="002B2776" w:rsidRPr="004A592B" w:rsidDel="002B2776" w:rsidRDefault="002B2776" w:rsidP="004A592B">
            <w:pPr>
              <w:spacing w:before="20"/>
              <w:rPr>
                <w:del w:id="2997" w:author="Cernigliaro, Giuseppe (IT - Bologna)" w:date="2019-02-07T19:38:00Z"/>
                <w:rFonts w:ascii="Frutiger LT 45 Light" w:hAnsi="Frutiger LT 45 Light" w:cs="Helvetica"/>
                <w:color w:val="333333"/>
                <w:rPrChange w:id="2998" w:author="Cernigliaro, Giuseppe (IT - Bologna)" w:date="2019-02-07T20:48:00Z">
                  <w:rPr>
                    <w:del w:id="2999" w:author="Cernigliaro, Giuseppe (IT - Bologna)" w:date="2019-02-07T19:38:00Z"/>
                    <w:rFonts w:ascii="Frutiger LT 45 Light" w:hAnsi="Frutiger LT 45 Light" w:cs="Helvetica"/>
                    <w:color w:val="333333"/>
                    <w:lang w:val="en-US"/>
                  </w:rPr>
                </w:rPrChange>
              </w:rPr>
            </w:pPr>
            <w:del w:id="3000" w:author="Cernigliaro, Giuseppe (IT - Bologna)" w:date="2019-02-07T19:38:00Z">
              <w:r w:rsidRPr="004A592B" w:rsidDel="002B2776">
                <w:rPr>
                  <w:rFonts w:ascii="Frutiger LT 45 Light" w:hAnsi="Frutiger LT 45 Light" w:cs="Helvetica"/>
                  <w:color w:val="333333"/>
                  <w:rPrChange w:id="3001" w:author="Cernigliaro, Giuseppe (IT - Bologna)" w:date="2019-02-07T20:48:00Z">
                    <w:rPr>
                      <w:rFonts w:ascii="Frutiger LT 45 Light" w:hAnsi="Frutiger LT 45 Light" w:cs="Helvetica"/>
                      <w:color w:val="333333"/>
                      <w:lang w:val="en-US"/>
                    </w:rPr>
                  </w:rPrChange>
                </w:rPr>
                <w:delText xml:space="preserve">1..1 </w:delText>
              </w:r>
              <w:bookmarkStart w:id="3002" w:name="_Toc465385"/>
              <w:bookmarkEnd w:id="3002"/>
            </w:del>
          </w:p>
        </w:tc>
        <w:tc>
          <w:tcPr>
            <w:tcW w:w="0" w:type="auto"/>
            <w:tcBorders>
              <w:top w:val="nil"/>
              <w:left w:val="nil"/>
              <w:bottom w:val="nil"/>
              <w:right w:val="nil"/>
            </w:tcBorders>
            <w:hideMark/>
          </w:tcPr>
          <w:p w14:paraId="3C770286" w14:textId="77777777" w:rsidR="002B2776" w:rsidRPr="004A592B" w:rsidDel="002B2776" w:rsidRDefault="002B2776" w:rsidP="004A592B">
            <w:pPr>
              <w:spacing w:before="20"/>
              <w:rPr>
                <w:del w:id="3003" w:author="Cernigliaro, Giuseppe (IT - Bologna)" w:date="2019-02-07T19:38:00Z"/>
                <w:rFonts w:ascii="Frutiger LT 45 Light" w:hAnsi="Frutiger LT 45 Light" w:cs="Helvetica"/>
                <w:color w:val="333333"/>
                <w:rPrChange w:id="3004" w:author="Cernigliaro, Giuseppe (IT - Bologna)" w:date="2019-02-07T20:48:00Z">
                  <w:rPr>
                    <w:del w:id="3005" w:author="Cernigliaro, Giuseppe (IT - Bologna)" w:date="2019-02-07T19:38:00Z"/>
                    <w:rFonts w:ascii="Frutiger LT 45 Light" w:hAnsi="Frutiger LT 45 Light" w:cs="Helvetica"/>
                    <w:color w:val="333333"/>
                    <w:lang w:val="en-US"/>
                  </w:rPr>
                </w:rPrChange>
              </w:rPr>
            </w:pPr>
            <w:del w:id="3006" w:author="Cernigliaro, Giuseppe (IT - Bologna)" w:date="2019-02-07T19:38:00Z">
              <w:r w:rsidRPr="004A592B" w:rsidDel="002B2776">
                <w:rPr>
                  <w:rFonts w:ascii="Frutiger LT 45 Light" w:hAnsi="Frutiger LT 45 Light" w:cs="Helvetica"/>
                  <w:color w:val="333333"/>
                  <w:rPrChange w:id="3007"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008"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"http://docs.peppol.eu/poacc/upgrade-3/syntax/OrderAgreement/cac-OrderReference/cbc-ID/"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009" w:author="Cernigliaro, Giuseppe (IT - Bologna)" w:date="2019-02-07T20:48:00Z">
                    <w:rPr>
                      <w:rStyle w:val="Hyperlink"/>
                      <w:rFonts w:ascii="Frutiger LT 45 Light" w:hAnsi="Frutiger LT 45 Light" w:cs="Helvetica"/>
                      <w:lang w:val="en-US"/>
                    </w:rPr>
                  </w:rPrChange>
                </w:rPr>
                <w:delText>cbc:ID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010" w:author="Cernigliaro, Giuseppe (IT - Bologna)" w:date="2019-02-07T20:48:00Z">
                    <w:rPr>
                      <w:rFonts w:ascii="Frutiger LT 45 Light" w:hAnsi="Frutiger LT 45 Light" w:cs="Helvetica"/>
                      <w:color w:val="333333"/>
                      <w:lang w:val="en-US"/>
                    </w:rPr>
                  </w:rPrChange>
                </w:rPr>
                <w:delText xml:space="preserve"> </w:delText>
              </w:r>
              <w:bookmarkStart w:id="3011" w:name="_Toc465386"/>
              <w:bookmarkEnd w:id="3011"/>
            </w:del>
          </w:p>
        </w:tc>
        <w:tc>
          <w:tcPr>
            <w:tcW w:w="0" w:type="auto"/>
            <w:tcBorders>
              <w:top w:val="nil"/>
              <w:left w:val="nil"/>
              <w:bottom w:val="nil"/>
              <w:right w:val="single" w:sz="4" w:space="0" w:color="auto"/>
            </w:tcBorders>
            <w:hideMark/>
          </w:tcPr>
          <w:p w14:paraId="3CA8A36D" w14:textId="77777777" w:rsidR="002B2776" w:rsidRPr="004A592B" w:rsidDel="002B2776" w:rsidRDefault="002B2776" w:rsidP="004A592B">
            <w:pPr>
              <w:pStyle w:val="NormalWeb"/>
              <w:spacing w:before="20" w:after="0"/>
              <w:rPr>
                <w:del w:id="3012" w:author="Cernigliaro, Giuseppe (IT - Bologna)" w:date="2019-02-07T19:38:00Z"/>
                <w:rFonts w:ascii="Frutiger LT 45 Light" w:hAnsi="Frutiger LT 45 Light" w:cs="Helvetica"/>
                <w:color w:val="333333"/>
                <w:sz w:val="20"/>
                <w:szCs w:val="20"/>
                <w:rPrChange w:id="3013" w:author="Cernigliaro, Giuseppe (IT - Bologna)" w:date="2019-02-07T20:48:00Z">
                  <w:rPr>
                    <w:del w:id="3014" w:author="Cernigliaro, Giuseppe (IT - Bologna)" w:date="2019-02-07T19:38:00Z"/>
                    <w:rFonts w:ascii="Frutiger LT 45 Light" w:hAnsi="Frutiger LT 45 Light" w:cs="Helvetica"/>
                    <w:color w:val="333333"/>
                    <w:sz w:val="20"/>
                    <w:szCs w:val="20"/>
                    <w:lang w:val="en-US"/>
                  </w:rPr>
                </w:rPrChange>
              </w:rPr>
            </w:pPr>
            <w:del w:id="3015" w:author="Cernigliaro, Giuseppe (IT - Bologna)" w:date="2019-02-07T19:38:00Z">
              <w:r w:rsidRPr="004A592B" w:rsidDel="002B2776">
                <w:rPr>
                  <w:rStyle w:val="Strong"/>
                  <w:rFonts w:ascii="Frutiger LT 45 Light" w:hAnsi="Frutiger LT 45 Light" w:cs="Helvetica"/>
                  <w:color w:val="333333"/>
                  <w:sz w:val="20"/>
                  <w:szCs w:val="20"/>
                  <w:rPrChange w:id="3016" w:author="Cernigliaro, Giuseppe (IT - Bologna)" w:date="2019-02-07T20:48:00Z">
                    <w:rPr>
                      <w:rStyle w:val="Strong"/>
                      <w:rFonts w:ascii="Frutiger LT 45 Light" w:hAnsi="Frutiger LT 45 Light" w:cs="Helvetica"/>
                      <w:color w:val="333333"/>
                      <w:sz w:val="20"/>
                      <w:szCs w:val="20"/>
                      <w:lang w:val="en-US"/>
                    </w:rPr>
                  </w:rPrChange>
                </w:rPr>
                <w:delText>Previous order agreement identifier</w:delText>
              </w:r>
              <w:r w:rsidRPr="004A592B" w:rsidDel="002B2776">
                <w:rPr>
                  <w:rFonts w:ascii="Frutiger LT 45 Light" w:hAnsi="Frutiger LT 45 Light" w:cs="Helvetica"/>
                  <w:color w:val="333333"/>
                  <w:sz w:val="20"/>
                  <w:szCs w:val="20"/>
                  <w:rPrChange w:id="3017"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018" w:author="Cernigliaro, Giuseppe (IT - Bologna)" w:date="2019-02-07T20:48:00Z">
                    <w:rPr>
                      <w:rStyle w:val="Emphasis"/>
                      <w:rFonts w:ascii="Frutiger LT 45 Light" w:hAnsi="Frutiger LT 45 Light" w:cs="Helvetica"/>
                      <w:color w:val="333333"/>
                      <w:sz w:val="20"/>
                      <w:szCs w:val="20"/>
                      <w:lang w:val="en-US"/>
                    </w:rPr>
                  </w:rPrChange>
                </w:rPr>
                <w:delText>A reference to a previous identifier for an order agreement. Used to indicate that this agreement is a change to a previous agreement.</w:delText>
              </w:r>
              <w:r w:rsidRPr="004A592B" w:rsidDel="002B2776">
                <w:rPr>
                  <w:rFonts w:ascii="Frutiger LT 45 Light" w:hAnsi="Frutiger LT 45 Light" w:cs="Helvetica"/>
                  <w:color w:val="333333"/>
                  <w:sz w:val="20"/>
                  <w:szCs w:val="20"/>
                  <w:rPrChange w:id="3019" w:author="Cernigliaro, Giuseppe (IT - Bologna)" w:date="2019-02-07T20:48:00Z">
                    <w:rPr>
                      <w:rFonts w:ascii="Frutiger LT 45 Light" w:hAnsi="Frutiger LT 45 Light" w:cs="Helvetica"/>
                      <w:color w:val="333333"/>
                      <w:sz w:val="20"/>
                      <w:szCs w:val="20"/>
                      <w:lang w:val="en-US"/>
                    </w:rPr>
                  </w:rPrChange>
                </w:rPr>
                <w:delText xml:space="preserve"> </w:delText>
              </w:r>
              <w:bookmarkStart w:id="3020" w:name="_Toc465387"/>
              <w:bookmarkEnd w:id="3020"/>
            </w:del>
          </w:p>
        </w:tc>
        <w:bookmarkStart w:id="3021" w:name="_Toc465388"/>
        <w:bookmarkEnd w:id="3021"/>
      </w:tr>
      <w:tr w:rsidR="002B2776" w:rsidRPr="00FE77CB" w:rsidDel="002B2776" w14:paraId="757DDE7E" w14:textId="77777777" w:rsidTr="004A592B">
        <w:trPr>
          <w:del w:id="3022" w:author="Cernigliaro, Giuseppe (IT - Bologna)" w:date="2019-02-07T19:38:00Z"/>
        </w:trPr>
        <w:tc>
          <w:tcPr>
            <w:tcW w:w="0" w:type="auto"/>
            <w:tcBorders>
              <w:top w:val="nil"/>
              <w:left w:val="single" w:sz="4" w:space="0" w:color="auto"/>
              <w:bottom w:val="nil"/>
              <w:right w:val="nil"/>
            </w:tcBorders>
            <w:hideMark/>
          </w:tcPr>
          <w:p w14:paraId="0431EDBD" w14:textId="77777777" w:rsidR="002B2776" w:rsidRPr="004A592B" w:rsidDel="002B2776" w:rsidRDefault="002B2776" w:rsidP="004A592B">
            <w:pPr>
              <w:spacing w:before="20"/>
              <w:rPr>
                <w:del w:id="3023" w:author="Cernigliaro, Giuseppe (IT - Bologna)" w:date="2019-02-07T19:38:00Z"/>
                <w:rFonts w:ascii="Frutiger LT 45 Light" w:hAnsi="Frutiger LT 45 Light" w:cs="Helvetica"/>
                <w:color w:val="333333"/>
                <w:rPrChange w:id="3024" w:author="Cernigliaro, Giuseppe (IT - Bologna)" w:date="2019-02-07T20:48:00Z">
                  <w:rPr>
                    <w:del w:id="3025" w:author="Cernigliaro, Giuseppe (IT - Bologna)" w:date="2019-02-07T19:38:00Z"/>
                    <w:rFonts w:ascii="Frutiger LT 45 Light" w:hAnsi="Frutiger LT 45 Light" w:cs="Helvetica"/>
                    <w:color w:val="333333"/>
                    <w:lang w:val="en-US"/>
                  </w:rPr>
                </w:rPrChange>
              </w:rPr>
            </w:pPr>
            <w:del w:id="3026" w:author="Cernigliaro, Giuseppe (IT - Bologna)" w:date="2019-02-07T19:38:00Z">
              <w:r w:rsidRPr="004A592B" w:rsidDel="002B2776">
                <w:rPr>
                  <w:rFonts w:ascii="Frutiger LT 45 Light" w:hAnsi="Frutiger LT 45 Light" w:cs="Helvetica"/>
                  <w:color w:val="333333"/>
                  <w:shd w:val="clear" w:color="auto" w:fill="FFFF66"/>
                  <w:rPrChange w:id="3027" w:author="Cernigliaro, Giuseppe (IT - Bologna)" w:date="2019-02-07T20:48:00Z">
                    <w:rPr>
                      <w:rFonts w:ascii="Frutiger LT 45 Light" w:hAnsi="Frutiger LT 45 Light" w:cs="Helvetica"/>
                      <w:color w:val="333333"/>
                      <w:shd w:val="clear" w:color="auto" w:fill="FFFF66"/>
                      <w:lang w:val="en-US"/>
                    </w:rPr>
                  </w:rPrChange>
                </w:rPr>
                <w:delText>1..1</w:delText>
              </w:r>
              <w:bookmarkStart w:id="3028" w:name="_Toc465389"/>
              <w:bookmarkEnd w:id="3028"/>
            </w:del>
          </w:p>
        </w:tc>
        <w:tc>
          <w:tcPr>
            <w:tcW w:w="0" w:type="auto"/>
            <w:tcBorders>
              <w:top w:val="nil"/>
              <w:left w:val="nil"/>
              <w:bottom w:val="nil"/>
              <w:right w:val="nil"/>
            </w:tcBorders>
            <w:hideMark/>
          </w:tcPr>
          <w:p w14:paraId="0A7A206A" w14:textId="77777777" w:rsidR="002B2776" w:rsidRPr="004A592B" w:rsidDel="002B2776" w:rsidRDefault="002B2776" w:rsidP="004A592B">
            <w:pPr>
              <w:spacing w:before="20"/>
              <w:rPr>
                <w:del w:id="3029" w:author="Cernigliaro, Giuseppe (IT - Bologna)" w:date="2019-02-07T19:38:00Z"/>
                <w:rFonts w:ascii="Frutiger LT 45 Light" w:hAnsi="Frutiger LT 45 Light" w:cs="Helvetica"/>
                <w:color w:val="333333"/>
                <w:rPrChange w:id="3030" w:author="Cernigliaro, Giuseppe (IT - Bologna)" w:date="2019-02-07T20:48:00Z">
                  <w:rPr>
                    <w:del w:id="3031" w:author="Cernigliaro, Giuseppe (IT - Bologna)" w:date="2019-02-07T19:38:00Z"/>
                    <w:rFonts w:ascii="Frutiger LT 45 Light" w:hAnsi="Frutiger LT 45 Light" w:cs="Helvetica"/>
                    <w:color w:val="333333"/>
                    <w:lang w:val="en-US"/>
                  </w:rPr>
                </w:rPrChange>
              </w:rPr>
            </w:pPr>
            <w:del w:id="3032" w:author="Cernigliaro, Giuseppe (IT - Bologna)" w:date="2019-02-07T19:38:00Z">
              <w:r w:rsidRPr="004A592B" w:rsidDel="002B2776">
                <w:rPr>
                  <w:rFonts w:ascii="Frutiger LT 45 Light" w:hAnsi="Frutiger LT 45 Light" w:cs="Helvetica"/>
                  <w:color w:val="333333"/>
                  <w:rPrChange w:id="3033"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034"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"http://www.datypic.com/sc/ubl21/e-cbc_IssueDate.html"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035" w:author="Cernigliaro, Giuseppe (IT - Bologna)" w:date="2019-02-07T20:48:00Z">
                    <w:rPr>
                      <w:rStyle w:val="Hyperlink"/>
                      <w:rFonts w:ascii="Frutiger LT 45 Light" w:hAnsi="Frutiger LT 45 Light" w:cs="Helvetica"/>
                      <w:shd w:val="clear" w:color="auto" w:fill="FFFF66"/>
                      <w:lang w:val="en-US"/>
                    </w:rPr>
                  </w:rPrChange>
                </w:rPr>
                <w:delText>cbc:IssueDate</w:delText>
              </w:r>
              <w:r w:rsidRPr="00FE77CB" w:rsidDel="002B2776">
                <w:rPr>
                  <w:rStyle w:val="Hyperlink"/>
                  <w:rFonts w:ascii="Frutiger LT 45 Light" w:hAnsi="Frutiger LT 45 Light" w:cs="Helvetica"/>
                  <w:shd w:val="clear" w:color="auto" w:fill="FFFF66"/>
                  <w:lang w:val="en-US"/>
                </w:rPr>
                <w:fldChar w:fldCharType="end"/>
              </w:r>
              <w:bookmarkStart w:id="3036" w:name="_Toc465390"/>
              <w:bookmarkEnd w:id="3036"/>
            </w:del>
          </w:p>
        </w:tc>
        <w:tc>
          <w:tcPr>
            <w:tcW w:w="0" w:type="auto"/>
            <w:tcBorders>
              <w:top w:val="nil"/>
              <w:left w:val="nil"/>
              <w:bottom w:val="nil"/>
              <w:right w:val="single" w:sz="4" w:space="0" w:color="auto"/>
            </w:tcBorders>
            <w:hideMark/>
          </w:tcPr>
          <w:p w14:paraId="0A3A3131" w14:textId="77777777" w:rsidR="002B2776" w:rsidRPr="004A592B" w:rsidDel="002B2776" w:rsidRDefault="002B2776" w:rsidP="004A592B">
            <w:pPr>
              <w:pStyle w:val="NormalWeb"/>
              <w:spacing w:before="20" w:after="0"/>
              <w:rPr>
                <w:del w:id="3037" w:author="Cernigliaro, Giuseppe (IT - Bologna)" w:date="2019-02-07T19:38:00Z"/>
                <w:rFonts w:ascii="Frutiger LT 45 Light" w:hAnsi="Frutiger LT 45 Light" w:cs="Helvetica"/>
                <w:color w:val="333333"/>
                <w:sz w:val="20"/>
                <w:szCs w:val="20"/>
                <w:rPrChange w:id="3038" w:author="Cernigliaro, Giuseppe (IT - Bologna)" w:date="2019-02-07T20:48:00Z">
                  <w:rPr>
                    <w:del w:id="3039" w:author="Cernigliaro, Giuseppe (IT - Bologna)" w:date="2019-02-07T19:38:00Z"/>
                    <w:rFonts w:ascii="Frutiger LT 45 Light" w:hAnsi="Frutiger LT 45 Light" w:cs="Helvetica"/>
                    <w:color w:val="333333"/>
                    <w:sz w:val="20"/>
                    <w:szCs w:val="20"/>
                    <w:lang w:val="en-US"/>
                  </w:rPr>
                </w:rPrChange>
              </w:rPr>
            </w:pPr>
            <w:del w:id="3040"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041"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Issue date</w:delText>
              </w:r>
              <w:r w:rsidRPr="004A592B" w:rsidDel="002B2776">
                <w:rPr>
                  <w:rFonts w:ascii="Frutiger LT 45 Light" w:hAnsi="Frutiger LT 45 Light" w:cs="Helvetica"/>
                  <w:color w:val="333333"/>
                  <w:sz w:val="20"/>
                  <w:szCs w:val="20"/>
                  <w:rPrChange w:id="3042"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3043"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The date on which the initial order was issued</w:delText>
              </w:r>
              <w:r w:rsidRPr="004A592B" w:rsidDel="002B2776">
                <w:rPr>
                  <w:rStyle w:val="Emphasis"/>
                  <w:rFonts w:ascii="Frutiger LT 45 Light" w:hAnsi="Frutiger LT 45 Light" w:cs="Helvetica"/>
                  <w:color w:val="333333"/>
                  <w:sz w:val="20"/>
                  <w:szCs w:val="20"/>
                  <w:rPrChange w:id="3044"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3045" w:author="Cernigliaro, Giuseppe (IT - Bologna)" w:date="2019-02-07T20:48:00Z">
                    <w:rPr>
                      <w:rFonts w:ascii="Frutiger LT 45 Light" w:hAnsi="Frutiger LT 45 Light" w:cs="Helvetica"/>
                      <w:color w:val="333333"/>
                      <w:sz w:val="20"/>
                      <w:szCs w:val="20"/>
                      <w:lang w:val="en-US"/>
                    </w:rPr>
                  </w:rPrChange>
                </w:rPr>
                <w:delText xml:space="preserve"> </w:delText>
              </w:r>
              <w:bookmarkStart w:id="3046" w:name="_Toc465391"/>
              <w:bookmarkEnd w:id="3046"/>
            </w:del>
          </w:p>
        </w:tc>
        <w:bookmarkStart w:id="3047" w:name="_Toc465392"/>
        <w:bookmarkEnd w:id="3047"/>
      </w:tr>
      <w:tr w:rsidR="002B2776" w:rsidRPr="00FE77CB" w:rsidDel="002B2776" w14:paraId="16E58F21" w14:textId="77777777" w:rsidTr="004A592B">
        <w:trPr>
          <w:del w:id="3048" w:author="Cernigliaro, Giuseppe (IT - Bologna)" w:date="2019-02-07T19:38:00Z"/>
        </w:trPr>
        <w:tc>
          <w:tcPr>
            <w:tcW w:w="0" w:type="auto"/>
            <w:tcBorders>
              <w:top w:val="nil"/>
              <w:left w:val="single" w:sz="4" w:space="0" w:color="auto"/>
              <w:bottom w:val="nil"/>
              <w:right w:val="nil"/>
            </w:tcBorders>
            <w:hideMark/>
          </w:tcPr>
          <w:p w14:paraId="78CD82BA" w14:textId="77777777" w:rsidR="002B2776" w:rsidRPr="004A592B" w:rsidDel="002B2776" w:rsidRDefault="002B2776" w:rsidP="004A592B">
            <w:pPr>
              <w:spacing w:before="20"/>
              <w:rPr>
                <w:del w:id="3049" w:author="Cernigliaro, Giuseppe (IT - Bologna)" w:date="2019-02-07T19:38:00Z"/>
                <w:rFonts w:ascii="Frutiger LT 45 Light" w:hAnsi="Frutiger LT 45 Light" w:cs="Helvetica"/>
                <w:color w:val="333333"/>
                <w:rPrChange w:id="3050" w:author="Cernigliaro, Giuseppe (IT - Bologna)" w:date="2019-02-07T20:48:00Z">
                  <w:rPr>
                    <w:del w:id="3051" w:author="Cernigliaro, Giuseppe (IT - Bologna)" w:date="2019-02-07T19:38:00Z"/>
                    <w:rFonts w:ascii="Frutiger LT 45 Light" w:hAnsi="Frutiger LT 45 Light" w:cs="Helvetica"/>
                    <w:color w:val="333333"/>
                    <w:lang w:val="en-US"/>
                  </w:rPr>
                </w:rPrChange>
              </w:rPr>
            </w:pPr>
            <w:del w:id="3052" w:author="Cernigliaro, Giuseppe (IT - Bologna)" w:date="2019-02-07T19:38:00Z">
              <w:r w:rsidRPr="004A592B" w:rsidDel="002B2776">
                <w:rPr>
                  <w:rFonts w:ascii="Frutiger LT 45 Light" w:hAnsi="Frutiger LT 45 Light" w:cs="Helvetica"/>
                  <w:color w:val="333333"/>
                  <w:shd w:val="clear" w:color="auto" w:fill="FFFF66"/>
                  <w:rPrChange w:id="3053" w:author="Cernigliaro, Giuseppe (IT - Bologna)" w:date="2019-02-07T20:48:00Z">
                    <w:rPr>
                      <w:rFonts w:ascii="Frutiger LT 45 Light" w:hAnsi="Frutiger LT 45 Light" w:cs="Helvetica"/>
                      <w:color w:val="333333"/>
                      <w:shd w:val="clear" w:color="auto" w:fill="FFFF66"/>
                      <w:lang w:val="en-US"/>
                    </w:rPr>
                  </w:rPrChange>
                </w:rPr>
                <w:delText>1..1</w:delText>
              </w:r>
              <w:bookmarkStart w:id="3054" w:name="_Toc465393"/>
              <w:bookmarkEnd w:id="3054"/>
            </w:del>
          </w:p>
        </w:tc>
        <w:tc>
          <w:tcPr>
            <w:tcW w:w="0" w:type="auto"/>
            <w:tcBorders>
              <w:top w:val="nil"/>
              <w:left w:val="nil"/>
              <w:bottom w:val="nil"/>
              <w:right w:val="nil"/>
            </w:tcBorders>
            <w:hideMark/>
          </w:tcPr>
          <w:p w14:paraId="7F1D1C9E" w14:textId="77777777" w:rsidR="002B2776" w:rsidRPr="004A592B" w:rsidDel="002B2776" w:rsidRDefault="002B2776" w:rsidP="004A592B">
            <w:pPr>
              <w:spacing w:before="20"/>
              <w:rPr>
                <w:del w:id="3055" w:author="Cernigliaro, Giuseppe (IT - Bologna)" w:date="2019-02-07T19:38:00Z"/>
                <w:rFonts w:ascii="Frutiger LT 45 Light" w:hAnsi="Frutiger LT 45 Light" w:cs="Helvetica"/>
                <w:color w:val="333333"/>
                <w:rPrChange w:id="3056" w:author="Cernigliaro, Giuseppe (IT - Bologna)" w:date="2019-02-07T20:48:00Z">
                  <w:rPr>
                    <w:del w:id="3057" w:author="Cernigliaro, Giuseppe (IT - Bologna)" w:date="2019-02-07T19:38:00Z"/>
                    <w:rFonts w:ascii="Frutiger LT 45 Light" w:hAnsi="Frutiger LT 45 Light" w:cs="Helvetica"/>
                    <w:color w:val="333333"/>
                    <w:lang w:val="en-US"/>
                  </w:rPr>
                </w:rPrChange>
              </w:rPr>
            </w:pPr>
            <w:del w:id="3058" w:author="Cernigliaro, Giuseppe (IT - Bologna)" w:date="2019-02-07T19:38:00Z">
              <w:r w:rsidRPr="004A592B" w:rsidDel="002B2776">
                <w:rPr>
                  <w:rFonts w:ascii="Frutiger LT 45 Light" w:hAnsi="Frutiger LT 45 Light" w:cs="Helvetica"/>
                  <w:color w:val="333333"/>
                  <w:rPrChange w:id="3059"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060"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"http://www.datypic.com/sc/ubl21/e-cac_IssuerParty.html"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061" w:author="Cernigliaro, Giuseppe (IT - Bologna)" w:date="2019-02-07T20:48:00Z">
                    <w:rPr>
                      <w:rStyle w:val="Hyperlink"/>
                      <w:rFonts w:ascii="Frutiger LT 45 Light" w:hAnsi="Frutiger LT 45 Light" w:cs="Helvetica"/>
                      <w:shd w:val="clear" w:color="auto" w:fill="FFFF66"/>
                      <w:lang w:val="en-US"/>
                    </w:rPr>
                  </w:rPrChange>
                </w:rPr>
                <w:delText>cac:IssuerParty</w:delText>
              </w:r>
              <w:r w:rsidRPr="00FE77CB" w:rsidDel="002B2776">
                <w:rPr>
                  <w:rStyle w:val="Hyperlink"/>
                  <w:rFonts w:ascii="Frutiger LT 45 Light" w:hAnsi="Frutiger LT 45 Light" w:cs="Helvetica"/>
                  <w:shd w:val="clear" w:color="auto" w:fill="FFFF66"/>
                  <w:lang w:val="en-US"/>
                </w:rPr>
                <w:fldChar w:fldCharType="end"/>
              </w:r>
              <w:bookmarkStart w:id="3062" w:name="_Toc465394"/>
              <w:bookmarkEnd w:id="3062"/>
            </w:del>
          </w:p>
        </w:tc>
        <w:tc>
          <w:tcPr>
            <w:tcW w:w="0" w:type="auto"/>
            <w:tcBorders>
              <w:top w:val="nil"/>
              <w:left w:val="nil"/>
              <w:bottom w:val="nil"/>
              <w:right w:val="single" w:sz="4" w:space="0" w:color="auto"/>
            </w:tcBorders>
            <w:hideMark/>
          </w:tcPr>
          <w:p w14:paraId="1ADFCDC4" w14:textId="77777777" w:rsidR="002B2776" w:rsidRPr="004A592B" w:rsidDel="002B2776" w:rsidRDefault="002B2776" w:rsidP="004A592B">
            <w:pPr>
              <w:pStyle w:val="NormalWeb"/>
              <w:spacing w:before="20" w:after="0"/>
              <w:rPr>
                <w:del w:id="3063" w:author="Cernigliaro, Giuseppe (IT - Bologna)" w:date="2019-02-07T19:38:00Z"/>
                <w:rFonts w:ascii="Frutiger LT 45 Light" w:eastAsiaTheme="minorEastAsia" w:hAnsi="Frutiger LT 45 Light" w:cs="Helvetica"/>
                <w:color w:val="333333"/>
                <w:sz w:val="20"/>
                <w:szCs w:val="20"/>
                <w:rPrChange w:id="3064" w:author="Cernigliaro, Giuseppe (IT - Bologna)" w:date="2019-02-07T20:48:00Z">
                  <w:rPr>
                    <w:del w:id="3065" w:author="Cernigliaro, Giuseppe (IT - Bologna)" w:date="2019-02-07T19:38:00Z"/>
                    <w:rFonts w:ascii="Frutiger LT 45 Light" w:eastAsiaTheme="minorEastAsia" w:hAnsi="Frutiger LT 45 Light" w:cs="Helvetica"/>
                    <w:color w:val="333333"/>
                    <w:sz w:val="20"/>
                    <w:szCs w:val="20"/>
                    <w:lang w:val="en-US"/>
                  </w:rPr>
                </w:rPrChange>
              </w:rPr>
            </w:pPr>
            <w:del w:id="3066"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067"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Issuer party</w:delText>
              </w:r>
              <w:bookmarkStart w:id="3068" w:name="_Toc465395"/>
              <w:bookmarkEnd w:id="3068"/>
            </w:del>
          </w:p>
        </w:tc>
        <w:bookmarkStart w:id="3069" w:name="_Toc465396"/>
        <w:bookmarkEnd w:id="3069"/>
      </w:tr>
      <w:tr w:rsidR="002B2776" w:rsidRPr="00FE77CB" w:rsidDel="002B2776" w14:paraId="7A97EC98" w14:textId="77777777" w:rsidTr="004A592B">
        <w:trPr>
          <w:del w:id="3070" w:author="Cernigliaro, Giuseppe (IT - Bologna)" w:date="2019-02-07T19:38:00Z"/>
        </w:trPr>
        <w:tc>
          <w:tcPr>
            <w:tcW w:w="0" w:type="auto"/>
            <w:tcBorders>
              <w:top w:val="nil"/>
              <w:left w:val="single" w:sz="4" w:space="0" w:color="auto"/>
              <w:bottom w:val="nil"/>
              <w:right w:val="nil"/>
            </w:tcBorders>
            <w:hideMark/>
          </w:tcPr>
          <w:p w14:paraId="7FB09DEE" w14:textId="77777777" w:rsidR="002B2776" w:rsidRPr="004A592B" w:rsidDel="002B2776" w:rsidRDefault="002B2776" w:rsidP="004A592B">
            <w:pPr>
              <w:spacing w:before="20"/>
              <w:rPr>
                <w:del w:id="3071" w:author="Cernigliaro, Giuseppe (IT - Bologna)" w:date="2019-02-07T19:38:00Z"/>
                <w:rFonts w:ascii="Frutiger LT 45 Light" w:hAnsi="Frutiger LT 45 Light" w:cs="Helvetica"/>
                <w:color w:val="333333"/>
                <w:rPrChange w:id="3072" w:author="Cernigliaro, Giuseppe (IT - Bologna)" w:date="2019-02-07T20:48:00Z">
                  <w:rPr>
                    <w:del w:id="3073" w:author="Cernigliaro, Giuseppe (IT - Bologna)" w:date="2019-02-07T19:38:00Z"/>
                    <w:rFonts w:ascii="Frutiger LT 45 Light" w:hAnsi="Frutiger LT 45 Light" w:cs="Helvetica"/>
                    <w:color w:val="333333"/>
                    <w:lang w:val="en-US"/>
                  </w:rPr>
                </w:rPrChange>
              </w:rPr>
            </w:pPr>
            <w:del w:id="3074" w:author="Cernigliaro, Giuseppe (IT - Bologna)" w:date="2019-02-07T19:38:00Z">
              <w:r w:rsidRPr="004A592B" w:rsidDel="002B2776">
                <w:rPr>
                  <w:rFonts w:ascii="Frutiger LT 45 Light" w:hAnsi="Frutiger LT 45 Light" w:cs="Helvetica"/>
                  <w:color w:val="333333"/>
                  <w:shd w:val="clear" w:color="auto" w:fill="FFFF66"/>
                  <w:rPrChange w:id="3075" w:author="Cernigliaro, Giuseppe (IT - Bologna)" w:date="2019-02-07T20:48:00Z">
                    <w:rPr>
                      <w:rFonts w:ascii="Frutiger LT 45 Light" w:hAnsi="Frutiger LT 45 Light" w:cs="Helvetica"/>
                      <w:color w:val="333333"/>
                      <w:shd w:val="clear" w:color="auto" w:fill="FFFF66"/>
                      <w:lang w:val="en-US"/>
                    </w:rPr>
                  </w:rPrChange>
                </w:rPr>
                <w:delText>1..1</w:delText>
              </w:r>
              <w:bookmarkStart w:id="3076" w:name="_Toc465397"/>
              <w:bookmarkEnd w:id="3076"/>
            </w:del>
          </w:p>
        </w:tc>
        <w:tc>
          <w:tcPr>
            <w:tcW w:w="0" w:type="auto"/>
            <w:tcBorders>
              <w:top w:val="nil"/>
              <w:left w:val="nil"/>
              <w:bottom w:val="nil"/>
              <w:right w:val="nil"/>
            </w:tcBorders>
            <w:hideMark/>
          </w:tcPr>
          <w:p w14:paraId="35A7B576" w14:textId="77777777" w:rsidR="002B2776" w:rsidRPr="004A592B" w:rsidDel="002B2776" w:rsidRDefault="002B2776" w:rsidP="004A592B">
            <w:pPr>
              <w:spacing w:before="20"/>
              <w:rPr>
                <w:del w:id="3077" w:author="Cernigliaro, Giuseppe (IT - Bologna)" w:date="2019-02-07T19:38:00Z"/>
                <w:rFonts w:ascii="Frutiger LT 45 Light" w:hAnsi="Frutiger LT 45 Light" w:cs="Helvetica"/>
                <w:color w:val="333333"/>
                <w:rPrChange w:id="3078" w:author="Cernigliaro, Giuseppe (IT - Bologna)" w:date="2019-02-07T20:48:00Z">
                  <w:rPr>
                    <w:del w:id="3079" w:author="Cernigliaro, Giuseppe (IT - Bologna)" w:date="2019-02-07T19:38:00Z"/>
                    <w:rFonts w:ascii="Frutiger LT 45 Light" w:hAnsi="Frutiger LT 45 Light" w:cs="Helvetica"/>
                    <w:color w:val="333333"/>
                    <w:lang w:val="en-US"/>
                  </w:rPr>
                </w:rPrChange>
              </w:rPr>
            </w:pPr>
            <w:del w:id="3080" w:author="Cernigliaro, Giuseppe (IT - Bologna)" w:date="2019-02-07T19:38:00Z">
              <w:r w:rsidRPr="004A592B" w:rsidDel="002B2776">
                <w:rPr>
                  <w:rFonts w:ascii="Frutiger LT 45 Light" w:hAnsi="Frutiger LT 45 Light" w:cs="Helvetica"/>
                  <w:color w:val="333333"/>
                  <w:rPrChange w:id="3081"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082"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"http://www.datypic.com/sc/ubl21/e-cac_PartyIdentification.html"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083" w:author="Cernigliaro, Giuseppe (IT - Bologna)" w:date="2019-02-07T20:48:00Z">
                    <w:rPr>
                      <w:rStyle w:val="Hyperlink"/>
                      <w:rFonts w:ascii="Frutiger LT 45 Light" w:hAnsi="Frutiger LT 45 Light" w:cs="Helvetica"/>
                      <w:shd w:val="clear" w:color="auto" w:fill="FFFF66"/>
                      <w:lang w:val="en-US"/>
                    </w:rPr>
                  </w:rPrChange>
                </w:rPr>
                <w:delText>cac:PartyIdentification</w:delText>
              </w:r>
              <w:r w:rsidRPr="00FE77CB" w:rsidDel="002B2776">
                <w:rPr>
                  <w:rStyle w:val="Hyperlink"/>
                  <w:rFonts w:ascii="Frutiger LT 45 Light" w:hAnsi="Frutiger LT 45 Light" w:cs="Helvetica"/>
                  <w:shd w:val="clear" w:color="auto" w:fill="FFFF66"/>
                  <w:lang w:val="en-US"/>
                </w:rPr>
                <w:fldChar w:fldCharType="end"/>
              </w:r>
              <w:bookmarkStart w:id="3084" w:name="_Toc465398"/>
              <w:bookmarkEnd w:id="3084"/>
            </w:del>
          </w:p>
        </w:tc>
        <w:tc>
          <w:tcPr>
            <w:tcW w:w="0" w:type="auto"/>
            <w:tcBorders>
              <w:top w:val="nil"/>
              <w:left w:val="nil"/>
              <w:bottom w:val="nil"/>
              <w:right w:val="single" w:sz="4" w:space="0" w:color="auto"/>
            </w:tcBorders>
            <w:hideMark/>
          </w:tcPr>
          <w:p w14:paraId="7DE94F66" w14:textId="77777777" w:rsidR="002B2776" w:rsidRPr="004A592B" w:rsidDel="002B2776" w:rsidRDefault="002B2776" w:rsidP="004A592B">
            <w:pPr>
              <w:pStyle w:val="NormalWeb"/>
              <w:spacing w:before="20" w:after="0"/>
              <w:rPr>
                <w:del w:id="3085" w:author="Cernigliaro, Giuseppe (IT - Bologna)" w:date="2019-02-07T19:38:00Z"/>
                <w:rFonts w:ascii="Frutiger LT 45 Light" w:eastAsiaTheme="minorEastAsia" w:hAnsi="Frutiger LT 45 Light" w:cs="Helvetica"/>
                <w:color w:val="333333"/>
                <w:sz w:val="20"/>
                <w:szCs w:val="20"/>
                <w:rPrChange w:id="3086" w:author="Cernigliaro, Giuseppe (IT - Bologna)" w:date="2019-02-07T20:48:00Z">
                  <w:rPr>
                    <w:del w:id="3087" w:author="Cernigliaro, Giuseppe (IT - Bologna)" w:date="2019-02-07T19:38:00Z"/>
                    <w:rFonts w:ascii="Frutiger LT 45 Light" w:eastAsiaTheme="minorEastAsia" w:hAnsi="Frutiger LT 45 Light" w:cs="Helvetica"/>
                    <w:color w:val="333333"/>
                    <w:sz w:val="20"/>
                    <w:szCs w:val="20"/>
                    <w:lang w:val="en-US"/>
                  </w:rPr>
                </w:rPrChange>
              </w:rPr>
            </w:pPr>
            <w:del w:id="3088"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089"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Party identification</w:delText>
              </w:r>
              <w:bookmarkStart w:id="3090" w:name="_Toc465399"/>
              <w:bookmarkEnd w:id="3090"/>
            </w:del>
          </w:p>
        </w:tc>
        <w:bookmarkStart w:id="3091" w:name="_Toc465400"/>
        <w:bookmarkEnd w:id="3091"/>
      </w:tr>
      <w:tr w:rsidR="002B2776" w:rsidRPr="00FE77CB" w:rsidDel="002B2776" w14:paraId="41B704C2" w14:textId="77777777" w:rsidTr="004A592B">
        <w:trPr>
          <w:del w:id="3092" w:author="Cernigliaro, Giuseppe (IT - Bologna)" w:date="2019-02-07T19:38:00Z"/>
        </w:trPr>
        <w:tc>
          <w:tcPr>
            <w:tcW w:w="0" w:type="auto"/>
            <w:tcBorders>
              <w:top w:val="nil"/>
              <w:left w:val="single" w:sz="4" w:space="0" w:color="auto"/>
              <w:bottom w:val="nil"/>
              <w:right w:val="nil"/>
            </w:tcBorders>
            <w:hideMark/>
          </w:tcPr>
          <w:p w14:paraId="315C7CD4" w14:textId="77777777" w:rsidR="002B2776" w:rsidRPr="004A592B" w:rsidDel="002B2776" w:rsidRDefault="002B2776" w:rsidP="004A592B">
            <w:pPr>
              <w:spacing w:before="20"/>
              <w:rPr>
                <w:del w:id="3093" w:author="Cernigliaro, Giuseppe (IT - Bologna)" w:date="2019-02-07T19:38:00Z"/>
                <w:rFonts w:ascii="Frutiger LT 45 Light" w:hAnsi="Frutiger LT 45 Light" w:cs="Helvetica"/>
                <w:color w:val="333333"/>
                <w:rPrChange w:id="3094" w:author="Cernigliaro, Giuseppe (IT - Bologna)" w:date="2019-02-07T20:48:00Z">
                  <w:rPr>
                    <w:del w:id="3095" w:author="Cernigliaro, Giuseppe (IT - Bologna)" w:date="2019-02-07T19:38:00Z"/>
                    <w:rFonts w:ascii="Frutiger LT 45 Light" w:hAnsi="Frutiger LT 45 Light" w:cs="Helvetica"/>
                    <w:color w:val="333333"/>
                    <w:lang w:val="en-US"/>
                  </w:rPr>
                </w:rPrChange>
              </w:rPr>
            </w:pPr>
            <w:del w:id="3096" w:author="Cernigliaro, Giuseppe (IT - Bologna)" w:date="2019-02-07T19:38:00Z">
              <w:r w:rsidRPr="004A592B" w:rsidDel="002B2776">
                <w:rPr>
                  <w:rFonts w:ascii="Frutiger LT 45 Light" w:hAnsi="Frutiger LT 45 Light" w:cs="Helvetica"/>
                  <w:color w:val="333333"/>
                  <w:shd w:val="clear" w:color="auto" w:fill="FFFF66"/>
                  <w:rPrChange w:id="3097" w:author="Cernigliaro, Giuseppe (IT - Bologna)" w:date="2019-02-07T20:48:00Z">
                    <w:rPr>
                      <w:rFonts w:ascii="Frutiger LT 45 Light" w:hAnsi="Frutiger LT 45 Light" w:cs="Helvetica"/>
                      <w:color w:val="333333"/>
                      <w:shd w:val="clear" w:color="auto" w:fill="FFFF66"/>
                      <w:lang w:val="en-US"/>
                    </w:rPr>
                  </w:rPrChange>
                </w:rPr>
                <w:delText>1..1</w:delText>
              </w:r>
              <w:bookmarkStart w:id="3098" w:name="_Toc465401"/>
              <w:bookmarkEnd w:id="3098"/>
            </w:del>
          </w:p>
        </w:tc>
        <w:tc>
          <w:tcPr>
            <w:tcW w:w="0" w:type="auto"/>
            <w:tcBorders>
              <w:top w:val="nil"/>
              <w:left w:val="nil"/>
              <w:bottom w:val="nil"/>
              <w:right w:val="nil"/>
            </w:tcBorders>
            <w:hideMark/>
          </w:tcPr>
          <w:p w14:paraId="442DA35D" w14:textId="77777777" w:rsidR="002B2776" w:rsidRPr="004A592B" w:rsidDel="002B2776" w:rsidRDefault="002B2776" w:rsidP="004A592B">
            <w:pPr>
              <w:spacing w:before="20"/>
              <w:rPr>
                <w:del w:id="3099" w:author="Cernigliaro, Giuseppe (IT - Bologna)" w:date="2019-02-07T19:38:00Z"/>
                <w:rFonts w:ascii="Frutiger LT 45 Light" w:hAnsi="Frutiger LT 45 Light" w:cs="Helvetica"/>
                <w:color w:val="333333"/>
                <w:rPrChange w:id="3100" w:author="Cernigliaro, Giuseppe (IT - Bologna)" w:date="2019-02-07T20:48:00Z">
                  <w:rPr>
                    <w:del w:id="3101" w:author="Cernigliaro, Giuseppe (IT - Bologna)" w:date="2019-02-07T19:38:00Z"/>
                    <w:rFonts w:ascii="Frutiger LT 45 Light" w:hAnsi="Frutiger LT 45 Light" w:cs="Helvetica"/>
                    <w:color w:val="333333"/>
                    <w:lang w:val="en-US"/>
                  </w:rPr>
                </w:rPrChange>
              </w:rPr>
            </w:pPr>
            <w:del w:id="3102" w:author="Cernigliaro, Giuseppe (IT - Bologna)" w:date="2019-02-07T19:38:00Z">
              <w:r w:rsidRPr="004A592B" w:rsidDel="002B2776">
                <w:rPr>
                  <w:rFonts w:ascii="Frutiger LT 45 Light" w:hAnsi="Frutiger LT 45 Light" w:cs="Helvetica"/>
                  <w:color w:val="333333"/>
                  <w:rPrChange w:id="3103" w:author="Cernigliaro, Giuseppe (IT - Bologna)" w:date="2019-02-07T20:48:00Z">
                    <w:rPr>
                      <w:rFonts w:ascii="Frutiger LT 45 Light" w:hAnsi="Frutiger LT 45 Light" w:cs="Helvetica"/>
                      <w:color w:val="333333"/>
                      <w:lang w:val="en-US"/>
                    </w:rPr>
                  </w:rPrChange>
                </w:rPr>
                <w:delText xml:space="preserve">•   •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104"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"http://www.datypic.com/sc/ubl21/e-cbc_ID.html"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105" w:author="Cernigliaro, Giuseppe (IT - Bologna)" w:date="2019-02-07T20:48:00Z">
                    <w:rPr>
                      <w:rStyle w:val="Hyperlink"/>
                      <w:rFonts w:ascii="Frutiger LT 45 Light" w:hAnsi="Frutiger LT 45 Light" w:cs="Helvetica"/>
                      <w:shd w:val="clear" w:color="auto" w:fill="FFFF66"/>
                      <w:lang w:val="en-US"/>
                    </w:rPr>
                  </w:rPrChange>
                </w:rPr>
                <w:delText>cbc:ID</w:delText>
              </w:r>
              <w:r w:rsidRPr="00FE77CB" w:rsidDel="002B2776">
                <w:rPr>
                  <w:rStyle w:val="Hyperlink"/>
                  <w:rFonts w:ascii="Frutiger LT 45 Light" w:hAnsi="Frutiger LT 45 Light" w:cs="Helvetica"/>
                  <w:shd w:val="clear" w:color="auto" w:fill="FFFF66"/>
                  <w:lang w:val="en-US"/>
                </w:rPr>
                <w:fldChar w:fldCharType="end"/>
              </w:r>
              <w:bookmarkStart w:id="3106" w:name="_Toc465402"/>
              <w:bookmarkEnd w:id="3106"/>
            </w:del>
          </w:p>
        </w:tc>
        <w:tc>
          <w:tcPr>
            <w:tcW w:w="0" w:type="auto"/>
            <w:tcBorders>
              <w:top w:val="nil"/>
              <w:left w:val="nil"/>
              <w:bottom w:val="nil"/>
              <w:right w:val="single" w:sz="4" w:space="0" w:color="auto"/>
            </w:tcBorders>
            <w:hideMark/>
          </w:tcPr>
          <w:p w14:paraId="25E0F22A" w14:textId="77777777" w:rsidR="002B2776" w:rsidRPr="004A592B" w:rsidDel="002B2776" w:rsidRDefault="002B2776" w:rsidP="004A592B">
            <w:pPr>
              <w:pStyle w:val="NormalWeb"/>
              <w:spacing w:before="20" w:after="0"/>
              <w:rPr>
                <w:del w:id="3107" w:author="Cernigliaro, Giuseppe (IT - Bologna)" w:date="2019-02-07T19:38:00Z"/>
                <w:rFonts w:ascii="Frutiger LT 45 Light" w:hAnsi="Frutiger LT 45 Light" w:cs="Helvetica"/>
                <w:color w:val="333333"/>
                <w:sz w:val="20"/>
                <w:szCs w:val="20"/>
                <w:rPrChange w:id="3108" w:author="Cernigliaro, Giuseppe (IT - Bologna)" w:date="2019-02-07T20:48:00Z">
                  <w:rPr>
                    <w:del w:id="3109" w:author="Cernigliaro, Giuseppe (IT - Bologna)" w:date="2019-02-07T19:38:00Z"/>
                    <w:rFonts w:ascii="Frutiger LT 45 Light" w:hAnsi="Frutiger LT 45 Light" w:cs="Helvetica"/>
                    <w:color w:val="333333"/>
                    <w:sz w:val="20"/>
                    <w:szCs w:val="20"/>
                    <w:lang w:val="en-US"/>
                  </w:rPr>
                </w:rPrChange>
              </w:rPr>
            </w:pPr>
            <w:del w:id="3110"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111"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Seller party identification</w:delText>
              </w:r>
              <w:r w:rsidRPr="004A592B" w:rsidDel="002B2776">
                <w:rPr>
                  <w:rFonts w:ascii="Frutiger LT 45 Light" w:hAnsi="Frutiger LT 45 Light" w:cs="Helvetica"/>
                  <w:color w:val="333333"/>
                  <w:sz w:val="20"/>
                  <w:szCs w:val="20"/>
                  <w:rPrChange w:id="3112"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3113"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 xml:space="preserve">An identification for the party who issued the initial order </w:delText>
              </w:r>
              <w:bookmarkStart w:id="3114" w:name="_Toc465403"/>
              <w:bookmarkEnd w:id="3114"/>
            </w:del>
          </w:p>
        </w:tc>
        <w:bookmarkStart w:id="3115" w:name="_Toc465404"/>
        <w:bookmarkEnd w:id="3115"/>
      </w:tr>
      <w:tr w:rsidR="002B2776" w:rsidRPr="00FE77CB" w:rsidDel="002B2776" w14:paraId="22C69830" w14:textId="77777777" w:rsidTr="004A592B">
        <w:trPr>
          <w:del w:id="3116" w:author="Cernigliaro, Giuseppe (IT - Bologna)" w:date="2019-02-07T19:38:00Z"/>
        </w:trPr>
        <w:tc>
          <w:tcPr>
            <w:tcW w:w="0" w:type="auto"/>
            <w:tcBorders>
              <w:top w:val="nil"/>
              <w:left w:val="single" w:sz="4" w:space="0" w:color="auto"/>
              <w:bottom w:val="nil"/>
              <w:right w:val="nil"/>
            </w:tcBorders>
            <w:hideMark/>
          </w:tcPr>
          <w:p w14:paraId="253E559A" w14:textId="77777777" w:rsidR="002B2776" w:rsidRPr="004A592B" w:rsidDel="002B2776" w:rsidRDefault="002B2776" w:rsidP="004A592B">
            <w:pPr>
              <w:spacing w:before="20"/>
              <w:rPr>
                <w:del w:id="3117" w:author="Cernigliaro, Giuseppe (IT - Bologna)" w:date="2019-02-07T19:38:00Z"/>
                <w:rFonts w:ascii="Frutiger LT 45 Light" w:hAnsi="Frutiger LT 45 Light" w:cs="Helvetica"/>
                <w:color w:val="333333"/>
                <w:rPrChange w:id="3118" w:author="Cernigliaro, Giuseppe (IT - Bologna)" w:date="2019-02-07T20:48:00Z">
                  <w:rPr>
                    <w:del w:id="3119" w:author="Cernigliaro, Giuseppe (IT - Bologna)" w:date="2019-02-07T19:38:00Z"/>
                    <w:rFonts w:ascii="Frutiger LT 45 Light" w:hAnsi="Frutiger LT 45 Light" w:cs="Helvetica"/>
                    <w:color w:val="333333"/>
                    <w:lang w:val="en-US"/>
                  </w:rPr>
                </w:rPrChange>
              </w:rPr>
            </w:pPr>
            <w:del w:id="3120" w:author="Cernigliaro, Giuseppe (IT - Bologna)" w:date="2019-02-07T19:38:00Z">
              <w:r w:rsidRPr="004A592B" w:rsidDel="002B2776">
                <w:rPr>
                  <w:rFonts w:ascii="Frutiger LT 45 Light" w:hAnsi="Frutiger LT 45 Light" w:cs="Helvetica"/>
                  <w:color w:val="333333"/>
                  <w:shd w:val="clear" w:color="auto" w:fill="FFFF66"/>
                  <w:rPrChange w:id="3121" w:author="Cernigliaro, Giuseppe (IT - Bologna)" w:date="2019-02-07T20:48:00Z">
                    <w:rPr>
                      <w:rFonts w:ascii="Frutiger LT 45 Light" w:hAnsi="Frutiger LT 45 Light" w:cs="Helvetica"/>
                      <w:color w:val="333333"/>
                      <w:shd w:val="clear" w:color="auto" w:fill="FFFF66"/>
                      <w:lang w:val="en-US"/>
                    </w:rPr>
                  </w:rPrChange>
                </w:rPr>
                <w:delText>M</w:delText>
              </w:r>
              <w:bookmarkStart w:id="3122" w:name="_Toc465405"/>
              <w:bookmarkEnd w:id="3122"/>
            </w:del>
          </w:p>
        </w:tc>
        <w:tc>
          <w:tcPr>
            <w:tcW w:w="0" w:type="auto"/>
            <w:tcBorders>
              <w:top w:val="nil"/>
              <w:left w:val="nil"/>
              <w:bottom w:val="nil"/>
              <w:right w:val="nil"/>
            </w:tcBorders>
            <w:hideMark/>
          </w:tcPr>
          <w:p w14:paraId="6366C797" w14:textId="77777777" w:rsidR="002B2776" w:rsidRPr="004A592B" w:rsidDel="002B2776" w:rsidRDefault="002B2776" w:rsidP="004A592B">
            <w:pPr>
              <w:spacing w:before="20"/>
              <w:rPr>
                <w:del w:id="3123" w:author="Cernigliaro, Giuseppe (IT - Bologna)" w:date="2019-02-07T19:38:00Z"/>
                <w:rFonts w:ascii="Frutiger LT 45 Light" w:hAnsi="Frutiger LT 45 Light" w:cs="Helvetica"/>
                <w:color w:val="333333"/>
                <w:rPrChange w:id="3124" w:author="Cernigliaro, Giuseppe (IT - Bologna)" w:date="2019-02-07T20:48:00Z">
                  <w:rPr>
                    <w:del w:id="3125" w:author="Cernigliaro, Giuseppe (IT - Bologna)" w:date="2019-02-07T19:38:00Z"/>
                    <w:rFonts w:ascii="Frutiger LT 45 Light" w:hAnsi="Frutiger LT 45 Light" w:cs="Helvetica"/>
                    <w:color w:val="333333"/>
                    <w:lang w:val="en-US"/>
                  </w:rPr>
                </w:rPrChange>
              </w:rPr>
            </w:pPr>
            <w:del w:id="3126" w:author="Cernigliaro, Giuseppe (IT - Bologna)" w:date="2019-02-07T19:38:00Z">
              <w:r w:rsidRPr="004A592B" w:rsidDel="002B2776">
                <w:rPr>
                  <w:rFonts w:ascii="Frutiger LT 45 Light" w:hAnsi="Frutiger LT 45 Light" w:cs="Helvetica"/>
                  <w:color w:val="333333"/>
                  <w:rPrChange w:id="3127" w:author="Cernigliaro, Giuseppe (IT - Bologna)" w:date="2019-02-07T20:48:00Z">
                    <w:rPr>
                      <w:rFonts w:ascii="Frutiger LT 45 Light" w:hAnsi="Frutiger LT 45 Light" w:cs="Helvetica"/>
                      <w:color w:val="333333"/>
                      <w:lang w:val="en-US"/>
                    </w:rPr>
                  </w:rPrChange>
                </w:rPr>
                <w:delText xml:space="preserve">•   •   •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128"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"http://www.datypic.com/sc/ubl21/a-schemeID-1.html"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129" w:author="Cernigliaro, Giuseppe (IT - Bologna)" w:date="2019-02-07T20:48:00Z">
                    <w:rPr>
                      <w:rStyle w:val="Hyperlink"/>
                      <w:rFonts w:ascii="Frutiger LT 45 Light" w:hAnsi="Frutiger LT 45 Light" w:cs="Helvetica"/>
                      <w:shd w:val="clear" w:color="auto" w:fill="FFFF66"/>
                      <w:lang w:val="en-US"/>
                    </w:rPr>
                  </w:rPrChange>
                </w:rPr>
                <w:delText>@schemeID</w:delText>
              </w:r>
              <w:r w:rsidRPr="00FE77CB" w:rsidDel="002B2776">
                <w:rPr>
                  <w:rStyle w:val="Hyperlink"/>
                  <w:rFonts w:ascii="Frutiger LT 45 Light" w:hAnsi="Frutiger LT 45 Light" w:cs="Helvetica"/>
                  <w:shd w:val="clear" w:color="auto" w:fill="FFFF66"/>
                  <w:lang w:val="en-US"/>
                </w:rPr>
                <w:fldChar w:fldCharType="end"/>
              </w:r>
              <w:bookmarkStart w:id="3130" w:name="_Toc465406"/>
              <w:bookmarkEnd w:id="3130"/>
            </w:del>
          </w:p>
        </w:tc>
        <w:tc>
          <w:tcPr>
            <w:tcW w:w="0" w:type="auto"/>
            <w:tcBorders>
              <w:top w:val="nil"/>
              <w:left w:val="nil"/>
              <w:bottom w:val="nil"/>
              <w:right w:val="single" w:sz="4" w:space="0" w:color="auto"/>
            </w:tcBorders>
            <w:hideMark/>
          </w:tcPr>
          <w:p w14:paraId="7903D31A" w14:textId="77777777" w:rsidR="002B2776" w:rsidRPr="004A592B" w:rsidDel="002B2776" w:rsidRDefault="002B2776" w:rsidP="004A592B">
            <w:pPr>
              <w:pStyle w:val="NormalWeb"/>
              <w:spacing w:before="20" w:after="0"/>
              <w:rPr>
                <w:del w:id="3131" w:author="Cernigliaro, Giuseppe (IT - Bologna)" w:date="2019-02-07T19:38:00Z"/>
                <w:rFonts w:ascii="Frutiger LT 45 Light" w:hAnsi="Frutiger LT 45 Light" w:cs="Helvetica"/>
                <w:color w:val="333333"/>
                <w:sz w:val="20"/>
                <w:szCs w:val="20"/>
                <w:rPrChange w:id="3132" w:author="Cernigliaro, Giuseppe (IT - Bologna)" w:date="2019-02-07T20:48:00Z">
                  <w:rPr>
                    <w:del w:id="3133" w:author="Cernigliaro, Giuseppe (IT - Bologna)" w:date="2019-02-07T19:38:00Z"/>
                    <w:rFonts w:ascii="Frutiger LT 45 Light" w:hAnsi="Frutiger LT 45 Light" w:cs="Helvetica"/>
                    <w:color w:val="333333"/>
                    <w:sz w:val="20"/>
                    <w:szCs w:val="20"/>
                    <w:lang w:val="en-US"/>
                  </w:rPr>
                </w:rPrChange>
              </w:rPr>
            </w:pPr>
            <w:del w:id="3134"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135"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Scheme identifier</w:delText>
              </w:r>
              <w:r w:rsidRPr="004A592B" w:rsidDel="002B2776">
                <w:rPr>
                  <w:rFonts w:ascii="Frutiger LT 45 Light" w:hAnsi="Frutiger LT 45 Light" w:cs="Helvetica"/>
                  <w:color w:val="333333"/>
                  <w:sz w:val="20"/>
                  <w:szCs w:val="20"/>
                  <w:rPrChange w:id="3136"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3137"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Scheme identifier for party identification</w:delText>
              </w:r>
              <w:r w:rsidRPr="004A592B" w:rsidDel="002B2776">
                <w:rPr>
                  <w:rStyle w:val="Emphasis"/>
                  <w:rFonts w:ascii="Frutiger LT 45 Light" w:hAnsi="Frutiger LT 45 Light" w:cs="Helvetica"/>
                  <w:color w:val="333333"/>
                  <w:sz w:val="20"/>
                  <w:szCs w:val="20"/>
                  <w:rPrChange w:id="3138"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3139" w:author="Cernigliaro, Giuseppe (IT - Bologna)" w:date="2019-02-07T20:48:00Z">
                    <w:rPr>
                      <w:rFonts w:ascii="Frutiger LT 45 Light" w:hAnsi="Frutiger LT 45 Light" w:cs="Helvetica"/>
                      <w:color w:val="333333"/>
                      <w:sz w:val="20"/>
                      <w:szCs w:val="20"/>
                      <w:lang w:val="en-US"/>
                    </w:rPr>
                  </w:rPrChange>
                </w:rPr>
                <w:delText xml:space="preserve"> </w:delText>
              </w:r>
              <w:bookmarkStart w:id="3140" w:name="_Toc465407"/>
              <w:bookmarkEnd w:id="3140"/>
            </w:del>
          </w:p>
        </w:tc>
        <w:bookmarkStart w:id="3141" w:name="_Toc465408"/>
        <w:bookmarkEnd w:id="3141"/>
      </w:tr>
      <w:tr w:rsidR="002B2776" w:rsidRPr="00FE77CB" w:rsidDel="002B2776" w14:paraId="5ED1CB3F" w14:textId="77777777" w:rsidTr="004A592B">
        <w:trPr>
          <w:del w:id="3142" w:author="Cernigliaro, Giuseppe (IT - Bologna)" w:date="2019-02-07T19:38:00Z"/>
        </w:trPr>
        <w:tc>
          <w:tcPr>
            <w:tcW w:w="0" w:type="auto"/>
            <w:tcBorders>
              <w:top w:val="nil"/>
              <w:left w:val="single" w:sz="4" w:space="0" w:color="auto"/>
              <w:bottom w:val="single" w:sz="4" w:space="0" w:color="auto"/>
              <w:right w:val="nil"/>
            </w:tcBorders>
            <w:hideMark/>
          </w:tcPr>
          <w:p w14:paraId="37C93A23" w14:textId="77777777" w:rsidR="002B2776" w:rsidRPr="004A592B" w:rsidDel="002B2776" w:rsidRDefault="002B2776" w:rsidP="004A592B">
            <w:pPr>
              <w:spacing w:before="20"/>
              <w:rPr>
                <w:del w:id="3143" w:author="Cernigliaro, Giuseppe (IT - Bologna)" w:date="2019-02-07T19:38:00Z"/>
                <w:rFonts w:ascii="Frutiger LT 45 Light" w:hAnsi="Frutiger LT 45 Light" w:cs="Helvetica"/>
                <w:color w:val="333333"/>
                <w:rPrChange w:id="3144" w:author="Cernigliaro, Giuseppe (IT - Bologna)" w:date="2019-02-07T20:48:00Z">
                  <w:rPr>
                    <w:del w:id="3145" w:author="Cernigliaro, Giuseppe (IT - Bologna)" w:date="2019-02-07T19:38:00Z"/>
                    <w:rFonts w:ascii="Frutiger LT 45 Light" w:hAnsi="Frutiger LT 45 Light" w:cs="Helvetica"/>
                    <w:color w:val="333333"/>
                    <w:lang w:val="en-US"/>
                  </w:rPr>
                </w:rPrChange>
              </w:rPr>
            </w:pPr>
            <w:del w:id="3146" w:author="Cernigliaro, Giuseppe (IT - Bologna)" w:date="2019-02-07T19:38:00Z">
              <w:r w:rsidRPr="004A592B" w:rsidDel="002B2776">
                <w:rPr>
                  <w:rFonts w:ascii="Frutiger LT 45 Light" w:hAnsi="Frutiger LT 45 Light" w:cs="Helvetica"/>
                  <w:color w:val="333333"/>
                  <w:shd w:val="clear" w:color="auto" w:fill="FFFF66"/>
                  <w:rPrChange w:id="3147" w:author="Cernigliaro, Giuseppe (IT - Bologna)" w:date="2019-02-07T20:48:00Z">
                    <w:rPr>
                      <w:rFonts w:ascii="Frutiger LT 45 Light" w:hAnsi="Frutiger LT 45 Light" w:cs="Helvetica"/>
                      <w:color w:val="333333"/>
                      <w:shd w:val="clear" w:color="auto" w:fill="FFFF66"/>
                      <w:lang w:val="en-US"/>
                    </w:rPr>
                  </w:rPrChange>
                </w:rPr>
                <w:delText>1..1</w:delText>
              </w:r>
              <w:bookmarkStart w:id="3148" w:name="_Toc465409"/>
              <w:bookmarkEnd w:id="3148"/>
            </w:del>
          </w:p>
        </w:tc>
        <w:tc>
          <w:tcPr>
            <w:tcW w:w="0" w:type="auto"/>
            <w:tcBorders>
              <w:top w:val="nil"/>
              <w:left w:val="nil"/>
              <w:bottom w:val="single" w:sz="4" w:space="0" w:color="auto"/>
              <w:right w:val="nil"/>
            </w:tcBorders>
            <w:hideMark/>
          </w:tcPr>
          <w:p w14:paraId="3DC81C3E" w14:textId="77777777" w:rsidR="002B2776" w:rsidRPr="004A592B" w:rsidDel="002B2776" w:rsidRDefault="002B2776" w:rsidP="004A592B">
            <w:pPr>
              <w:spacing w:before="20"/>
              <w:rPr>
                <w:del w:id="3149" w:author="Cernigliaro, Giuseppe (IT - Bologna)" w:date="2019-02-07T19:38:00Z"/>
                <w:rFonts w:ascii="Frutiger LT 45 Light" w:hAnsi="Frutiger LT 45 Light" w:cs="Helvetica"/>
                <w:color w:val="333333"/>
                <w:rPrChange w:id="3150" w:author="Cernigliaro, Giuseppe (IT - Bologna)" w:date="2019-02-07T20:48:00Z">
                  <w:rPr>
                    <w:del w:id="3151" w:author="Cernigliaro, Giuseppe (IT - Bologna)" w:date="2019-02-07T19:38:00Z"/>
                    <w:rFonts w:ascii="Frutiger LT 45 Light" w:hAnsi="Frutiger LT 45 Light" w:cs="Helvetica"/>
                    <w:color w:val="333333"/>
                    <w:lang w:val="en-US"/>
                  </w:rPr>
                </w:rPrChange>
              </w:rPr>
            </w:pPr>
            <w:del w:id="3152" w:author="Cernigliaro, Giuseppe (IT - Bologna)" w:date="2019-02-07T19:38:00Z">
              <w:r w:rsidRPr="004A592B" w:rsidDel="002B2776">
                <w:rPr>
                  <w:rFonts w:ascii="Frutiger LT 45 Light" w:hAnsi="Frutiger LT 45 Light" w:cs="Helvetica"/>
                  <w:color w:val="333333"/>
                  <w:rPrChange w:id="3153"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shd w:val="clear" w:color="auto" w:fill="FFFF66"/>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154"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"http://www.datypic.com/sc/ubl21/e-cbc_DocumentStatusCode.html" </w:delInstrText>
              </w:r>
              <w:r w:rsidRPr="00FE77CB" w:rsidDel="002B2776">
                <w:rPr>
                  <w:rStyle w:val="Hyperlink"/>
                  <w:shd w:val="clear" w:color="auto" w:fill="FFFF66"/>
                </w:rPr>
                <w:fldChar w:fldCharType="separate"/>
              </w:r>
              <w:r w:rsidRPr="004A592B" w:rsidDel="002B2776">
                <w:rPr>
                  <w:rStyle w:val="Hyperlink"/>
                  <w:rFonts w:ascii="Frutiger LT 45 Light" w:hAnsi="Frutiger LT 45 Light" w:cs="Helvetica"/>
                  <w:shd w:val="clear" w:color="auto" w:fill="FFFF66"/>
                  <w:rPrChange w:id="3155" w:author="Cernigliaro, Giuseppe (IT - Bologna)" w:date="2019-02-07T20:48:00Z">
                    <w:rPr>
                      <w:rStyle w:val="Hyperlink"/>
                      <w:rFonts w:ascii="Frutiger LT 45 Light" w:hAnsi="Frutiger LT 45 Light" w:cs="Helvetica"/>
                      <w:shd w:val="clear" w:color="auto" w:fill="FFFF66"/>
                      <w:lang w:val="en-US"/>
                    </w:rPr>
                  </w:rPrChange>
                </w:rPr>
                <w:delText>cbc:DocumentStatusCode</w:delText>
              </w:r>
              <w:r w:rsidRPr="004A592B" w:rsidDel="002B2776">
                <w:rPr>
                  <w:rFonts w:ascii="Frutiger LT 45 Light" w:hAnsi="Frutiger LT 45 Light" w:cs="Helvetica"/>
                  <w:color w:val="337AB7"/>
                  <w:rPrChange w:id="3156" w:author="Cernigliaro, Giuseppe (IT - Bologna)" w:date="2019-02-07T20:48:00Z">
                    <w:rPr>
                      <w:rFonts w:ascii="Frutiger LT 45 Light" w:hAnsi="Frutiger LT 45 Light" w:cs="Helvetica"/>
                      <w:color w:val="337AB7"/>
                      <w:lang w:val="en-US"/>
                    </w:rPr>
                  </w:rPrChange>
                </w:rPr>
                <w:br/>
              </w:r>
              <w:r w:rsidRPr="00FE77CB" w:rsidDel="002B2776">
                <w:rPr>
                  <w:rFonts w:ascii="Frutiger LT 45 Light" w:hAnsi="Frutiger LT 45 Light" w:cs="Helvetica"/>
                  <w:color w:val="337AB7"/>
                  <w:lang w:val="en-US"/>
                </w:rPr>
                <w:fldChar w:fldCharType="end"/>
              </w:r>
              <w:bookmarkStart w:id="3157" w:name="_Toc465410"/>
              <w:bookmarkEnd w:id="3157"/>
            </w:del>
          </w:p>
        </w:tc>
        <w:tc>
          <w:tcPr>
            <w:tcW w:w="0" w:type="auto"/>
            <w:tcBorders>
              <w:top w:val="nil"/>
              <w:left w:val="nil"/>
              <w:bottom w:val="single" w:sz="4" w:space="0" w:color="auto"/>
              <w:right w:val="single" w:sz="4" w:space="0" w:color="auto"/>
            </w:tcBorders>
            <w:hideMark/>
          </w:tcPr>
          <w:p w14:paraId="40F053F6" w14:textId="77777777" w:rsidR="002B2776" w:rsidRPr="004A592B" w:rsidDel="002B2776" w:rsidRDefault="002B2776" w:rsidP="004A592B">
            <w:pPr>
              <w:pStyle w:val="NormalWeb"/>
              <w:spacing w:before="20" w:after="0"/>
              <w:rPr>
                <w:del w:id="3158" w:author="Cernigliaro, Giuseppe (IT - Bologna)" w:date="2019-02-07T19:38:00Z"/>
                <w:rFonts w:ascii="Frutiger LT 45 Light" w:hAnsi="Frutiger LT 45 Light" w:cs="Helvetica"/>
                <w:color w:val="333333"/>
                <w:sz w:val="20"/>
                <w:szCs w:val="20"/>
                <w:rPrChange w:id="3159" w:author="Cernigliaro, Giuseppe (IT - Bologna)" w:date="2019-02-07T20:48:00Z">
                  <w:rPr>
                    <w:del w:id="3160" w:author="Cernigliaro, Giuseppe (IT - Bologna)" w:date="2019-02-07T19:38:00Z"/>
                    <w:rFonts w:ascii="Frutiger LT 45 Light" w:hAnsi="Frutiger LT 45 Light" w:cs="Helvetica"/>
                    <w:color w:val="333333"/>
                    <w:sz w:val="20"/>
                    <w:szCs w:val="20"/>
                    <w:lang w:val="en-US"/>
                  </w:rPr>
                </w:rPrChange>
              </w:rPr>
            </w:pPr>
            <w:del w:id="3161"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162"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Document status code</w:delText>
              </w:r>
              <w:r w:rsidRPr="004A592B" w:rsidDel="002B2776">
                <w:rPr>
                  <w:rFonts w:ascii="Frutiger LT 45 Light" w:hAnsi="Frutiger LT 45 Light" w:cs="Helvetica"/>
                  <w:color w:val="333333"/>
                  <w:sz w:val="20"/>
                  <w:szCs w:val="20"/>
                  <w:rPrChange w:id="3163"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3164"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 xml:space="preserve">A code signifying the status of the reference document with respect to its original state. </w:delText>
              </w:r>
              <w:r w:rsidRPr="004A592B" w:rsidDel="002B2776">
                <w:rPr>
                  <w:rFonts w:ascii="Frutiger LT 45 Light" w:hAnsi="Frutiger LT 45 Light" w:cs="Helvetica"/>
                  <w:i/>
                  <w:iCs/>
                  <w:color w:val="333333"/>
                  <w:sz w:val="20"/>
                  <w:szCs w:val="20"/>
                  <w:rPrChange w:id="3165" w:author="Cernigliaro, Giuseppe (IT - Bologna)" w:date="2019-02-07T20:48:00Z">
                    <w:rPr>
                      <w:rFonts w:ascii="Frutiger LT 45 Light" w:hAnsi="Frutiger LT 45 Light" w:cs="Helvetica"/>
                      <w:i/>
                      <w:iCs/>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3166"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Values to be used are either Cancelled or Revised</w:delText>
              </w:r>
              <w:r w:rsidRPr="004A592B" w:rsidDel="002B2776">
                <w:rPr>
                  <w:rStyle w:val="Emphasis"/>
                  <w:rFonts w:ascii="Frutiger LT 45 Light" w:hAnsi="Frutiger LT 45 Light" w:cs="Helvetica"/>
                  <w:color w:val="333333"/>
                  <w:sz w:val="20"/>
                  <w:szCs w:val="20"/>
                  <w:rPrChange w:id="3167"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3168" w:author="Cernigliaro, Giuseppe (IT - Bologna)" w:date="2019-02-07T20:48:00Z">
                    <w:rPr>
                      <w:rFonts w:ascii="Frutiger LT 45 Light" w:hAnsi="Frutiger LT 45 Light" w:cs="Helvetica"/>
                      <w:color w:val="333333"/>
                      <w:sz w:val="20"/>
                      <w:szCs w:val="20"/>
                      <w:lang w:val="en-US"/>
                    </w:rPr>
                  </w:rPrChange>
                </w:rPr>
                <w:delText xml:space="preserve"> </w:delText>
              </w:r>
              <w:bookmarkStart w:id="3169" w:name="_Toc465411"/>
              <w:bookmarkEnd w:id="3169"/>
            </w:del>
          </w:p>
        </w:tc>
        <w:bookmarkStart w:id="3170" w:name="_Toc465412"/>
        <w:bookmarkEnd w:id="3170"/>
      </w:tr>
      <w:tr w:rsidR="002B2776" w:rsidRPr="00FE77CB" w:rsidDel="002B2776" w14:paraId="463D329D" w14:textId="77777777" w:rsidTr="004A592B">
        <w:trPr>
          <w:del w:id="3171" w:author="Cernigliaro, Giuseppe (IT - Bologna)" w:date="2019-02-07T19:38:00Z"/>
        </w:trPr>
        <w:tc>
          <w:tcPr>
            <w:tcW w:w="0" w:type="auto"/>
            <w:tcBorders>
              <w:top w:val="single" w:sz="4" w:space="0" w:color="auto"/>
              <w:left w:val="single" w:sz="4" w:space="0" w:color="auto"/>
              <w:bottom w:val="nil"/>
              <w:right w:val="nil"/>
            </w:tcBorders>
            <w:hideMark/>
          </w:tcPr>
          <w:p w14:paraId="316F29A5" w14:textId="77777777" w:rsidR="002B2776" w:rsidRPr="004A592B" w:rsidDel="002B2776" w:rsidRDefault="002B2776" w:rsidP="004A592B">
            <w:pPr>
              <w:spacing w:before="20"/>
              <w:rPr>
                <w:del w:id="3172" w:author="Cernigliaro, Giuseppe (IT - Bologna)" w:date="2019-02-07T19:38:00Z"/>
                <w:rFonts w:ascii="Frutiger LT 45 Light" w:hAnsi="Frutiger LT 45 Light" w:cs="Helvetica"/>
                <w:color w:val="333333"/>
                <w:rPrChange w:id="3173" w:author="Cernigliaro, Giuseppe (IT - Bologna)" w:date="2019-02-07T20:48:00Z">
                  <w:rPr>
                    <w:del w:id="3174" w:author="Cernigliaro, Giuseppe (IT - Bologna)" w:date="2019-02-07T19:38:00Z"/>
                    <w:rFonts w:ascii="Frutiger LT 45 Light" w:hAnsi="Frutiger LT 45 Light" w:cs="Helvetica"/>
                    <w:color w:val="333333"/>
                    <w:lang w:val="en-US"/>
                  </w:rPr>
                </w:rPrChange>
              </w:rPr>
            </w:pPr>
            <w:del w:id="3175" w:author="Cernigliaro, Giuseppe (IT - Bologna)" w:date="2019-02-07T19:38:00Z">
              <w:r w:rsidRPr="004A592B" w:rsidDel="002B2776">
                <w:rPr>
                  <w:rFonts w:ascii="Frutiger LT 45 Light" w:hAnsi="Frutiger LT 45 Light" w:cs="Helvetica"/>
                  <w:color w:val="333333"/>
                  <w:rPrChange w:id="3176" w:author="Cernigliaro, Giuseppe (IT - Bologna)" w:date="2019-02-07T20:48:00Z">
                    <w:rPr>
                      <w:rFonts w:ascii="Frutiger LT 45 Light" w:hAnsi="Frutiger LT 45 Light" w:cs="Helvetica"/>
                      <w:color w:val="333333"/>
                      <w:lang w:val="en-US"/>
                    </w:rPr>
                  </w:rPrChange>
                </w:rPr>
                <w:delText xml:space="preserve">1..1 </w:delText>
              </w:r>
              <w:bookmarkStart w:id="3177" w:name="_Toc465413"/>
              <w:bookmarkEnd w:id="3177"/>
            </w:del>
          </w:p>
        </w:tc>
        <w:tc>
          <w:tcPr>
            <w:tcW w:w="0" w:type="auto"/>
            <w:tcBorders>
              <w:top w:val="single" w:sz="4" w:space="0" w:color="auto"/>
              <w:left w:val="nil"/>
              <w:bottom w:val="nil"/>
              <w:right w:val="nil"/>
            </w:tcBorders>
            <w:hideMark/>
          </w:tcPr>
          <w:p w14:paraId="109D7F27" w14:textId="77777777" w:rsidR="002B2776" w:rsidRPr="004A592B" w:rsidDel="002B2776" w:rsidRDefault="002B2776" w:rsidP="004A592B">
            <w:pPr>
              <w:spacing w:before="20"/>
              <w:rPr>
                <w:del w:id="3178" w:author="Cernigliaro, Giuseppe (IT - Bologna)" w:date="2019-02-07T19:38:00Z"/>
                <w:rFonts w:ascii="Frutiger LT 45 Light" w:hAnsi="Frutiger LT 45 Light" w:cs="Helvetica"/>
                <w:color w:val="333333"/>
                <w:rPrChange w:id="3179" w:author="Cernigliaro, Giuseppe (IT - Bologna)" w:date="2019-02-07T20:48:00Z">
                  <w:rPr>
                    <w:del w:id="3180" w:author="Cernigliaro, Giuseppe (IT - Bologna)" w:date="2019-02-07T19:38:00Z"/>
                    <w:rFonts w:ascii="Frutiger LT 45 Light" w:hAnsi="Frutiger LT 45 Light" w:cs="Helvetica"/>
                    <w:color w:val="333333"/>
                    <w:lang w:val="en-US"/>
                  </w:rPr>
                </w:rPrChange>
              </w:rPr>
            </w:pPr>
            <w:del w:id="3181" w:author="Cernigliaro, Giuseppe (IT - Bologna)" w:date="2019-02-07T19:38:00Z">
              <w:r w:rsidRPr="004A592B" w:rsidDel="002B2776">
                <w:rPr>
                  <w:rFonts w:ascii="Frutiger LT 45 Light" w:hAnsi="Frutiger LT 45 Light" w:cs="Helvetica"/>
                  <w:color w:val="333333"/>
                  <w:rPrChange w:id="3182"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183"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"http://docs.peppol.eu/poacc/upgrade-3/syntax/OrderAgreement/cac-SellerSupplierParty/"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184" w:author="Cernigliaro, Giuseppe (IT - Bologna)" w:date="2019-02-07T20:48:00Z">
                    <w:rPr>
                      <w:rStyle w:val="Hyperlink"/>
                      <w:rFonts w:ascii="Frutiger LT 45 Light" w:hAnsi="Frutiger LT 45 Light" w:cs="Helvetica"/>
                      <w:lang w:val="en-US"/>
                    </w:rPr>
                  </w:rPrChange>
                </w:rPr>
                <w:delText>cac:SellerSupplierParty</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185" w:author="Cernigliaro, Giuseppe (IT - Bologna)" w:date="2019-02-07T20:48:00Z">
                    <w:rPr>
                      <w:rFonts w:ascii="Frutiger LT 45 Light" w:hAnsi="Frutiger LT 45 Light" w:cs="Helvetica"/>
                      <w:color w:val="333333"/>
                      <w:lang w:val="en-US"/>
                    </w:rPr>
                  </w:rPrChange>
                </w:rPr>
                <w:delText xml:space="preserve"> </w:delText>
              </w:r>
              <w:bookmarkStart w:id="3186" w:name="_Toc465414"/>
              <w:bookmarkEnd w:id="3186"/>
            </w:del>
          </w:p>
        </w:tc>
        <w:tc>
          <w:tcPr>
            <w:tcW w:w="0" w:type="auto"/>
            <w:tcBorders>
              <w:top w:val="single" w:sz="4" w:space="0" w:color="auto"/>
              <w:left w:val="nil"/>
              <w:bottom w:val="nil"/>
              <w:right w:val="single" w:sz="4" w:space="0" w:color="auto"/>
            </w:tcBorders>
            <w:hideMark/>
          </w:tcPr>
          <w:p w14:paraId="0523B757" w14:textId="77777777" w:rsidR="002B2776" w:rsidRPr="004A592B" w:rsidDel="002B2776" w:rsidRDefault="002B2776" w:rsidP="004A592B">
            <w:pPr>
              <w:pStyle w:val="NormalWeb"/>
              <w:spacing w:before="20" w:after="0"/>
              <w:rPr>
                <w:del w:id="3187" w:author="Cernigliaro, Giuseppe (IT - Bologna)" w:date="2019-02-07T19:38:00Z"/>
                <w:rFonts w:ascii="Frutiger LT 45 Light" w:eastAsiaTheme="minorEastAsia" w:hAnsi="Frutiger LT 45 Light" w:cs="Helvetica"/>
                <w:color w:val="333333"/>
                <w:sz w:val="20"/>
                <w:szCs w:val="20"/>
                <w:rPrChange w:id="3188" w:author="Cernigliaro, Giuseppe (IT - Bologna)" w:date="2019-02-07T20:48:00Z">
                  <w:rPr>
                    <w:del w:id="3189" w:author="Cernigliaro, Giuseppe (IT - Bologna)" w:date="2019-02-07T19:38:00Z"/>
                    <w:rFonts w:ascii="Frutiger LT 45 Light" w:eastAsiaTheme="minorEastAsia" w:hAnsi="Frutiger LT 45 Light" w:cs="Helvetica"/>
                    <w:color w:val="333333"/>
                    <w:sz w:val="20"/>
                    <w:szCs w:val="20"/>
                    <w:lang w:val="en-US"/>
                  </w:rPr>
                </w:rPrChange>
              </w:rPr>
            </w:pPr>
            <w:del w:id="3190" w:author="Cernigliaro, Giuseppe (IT - Bologna)" w:date="2019-02-07T19:38:00Z">
              <w:r w:rsidRPr="004A592B" w:rsidDel="002B2776">
                <w:rPr>
                  <w:rStyle w:val="Strong"/>
                  <w:rFonts w:ascii="Frutiger LT 45 Light" w:hAnsi="Frutiger LT 45 Light" w:cs="Helvetica"/>
                  <w:color w:val="333333"/>
                  <w:sz w:val="20"/>
                  <w:szCs w:val="20"/>
                  <w:rPrChange w:id="3191" w:author="Cernigliaro, Giuseppe (IT - Bologna)" w:date="2019-02-07T20:48:00Z">
                    <w:rPr>
                      <w:rStyle w:val="Strong"/>
                      <w:rFonts w:ascii="Frutiger LT 45 Light" w:hAnsi="Frutiger LT 45 Light" w:cs="Helvetica"/>
                      <w:color w:val="333333"/>
                      <w:sz w:val="20"/>
                      <w:szCs w:val="20"/>
                      <w:lang w:val="en-US"/>
                    </w:rPr>
                  </w:rPrChange>
                </w:rPr>
                <w:delText>Seller supplier party</w:delText>
              </w:r>
              <w:r w:rsidRPr="004A592B" w:rsidDel="002B2776">
                <w:rPr>
                  <w:rFonts w:ascii="Frutiger LT 45 Light" w:hAnsi="Frutiger LT 45 Light" w:cs="Helvetica"/>
                  <w:color w:val="333333"/>
                  <w:sz w:val="20"/>
                  <w:szCs w:val="20"/>
                  <w:rPrChange w:id="3192"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193" w:author="Cernigliaro, Giuseppe (IT - Bologna)" w:date="2019-02-07T20:48:00Z">
                    <w:rPr>
                      <w:rStyle w:val="Emphasis"/>
                      <w:rFonts w:ascii="Frutiger LT 45 Light" w:hAnsi="Frutiger LT 45 Light" w:cs="Helvetica"/>
                      <w:color w:val="333333"/>
                      <w:sz w:val="20"/>
                      <w:szCs w:val="20"/>
                      <w:lang w:val="en-US"/>
                    </w:rPr>
                  </w:rPrChange>
                </w:rPr>
                <w:delText>The supplier is the legal person or organization who provides a product or service.</w:delText>
              </w:r>
              <w:r w:rsidRPr="004A592B" w:rsidDel="002B2776">
                <w:rPr>
                  <w:rFonts w:ascii="Frutiger LT 45 Light" w:hAnsi="Frutiger LT 45 Light" w:cs="Helvetica"/>
                  <w:color w:val="333333"/>
                  <w:sz w:val="20"/>
                  <w:szCs w:val="20"/>
                  <w:rPrChange w:id="3194" w:author="Cernigliaro, Giuseppe (IT - Bologna)" w:date="2019-02-07T20:48:00Z">
                    <w:rPr>
                      <w:rFonts w:ascii="Frutiger LT 45 Light" w:hAnsi="Frutiger LT 45 Light" w:cs="Helvetica"/>
                      <w:color w:val="333333"/>
                      <w:sz w:val="20"/>
                      <w:szCs w:val="20"/>
                      <w:lang w:val="en-US"/>
                    </w:rPr>
                  </w:rPrChange>
                </w:rPr>
                <w:delText xml:space="preserve"> </w:delText>
              </w:r>
              <w:bookmarkStart w:id="3195" w:name="_Toc465415"/>
              <w:bookmarkEnd w:id="3195"/>
            </w:del>
          </w:p>
        </w:tc>
        <w:bookmarkStart w:id="3196" w:name="_Toc465416"/>
        <w:bookmarkEnd w:id="3196"/>
      </w:tr>
      <w:tr w:rsidR="002B2776" w:rsidRPr="00FE77CB" w:rsidDel="002B2776" w14:paraId="3B2220FB" w14:textId="77777777" w:rsidTr="004A592B">
        <w:trPr>
          <w:del w:id="3197" w:author="Cernigliaro, Giuseppe (IT - Bologna)" w:date="2019-02-07T19:38:00Z"/>
        </w:trPr>
        <w:tc>
          <w:tcPr>
            <w:tcW w:w="0" w:type="auto"/>
            <w:tcBorders>
              <w:top w:val="nil"/>
              <w:left w:val="single" w:sz="4" w:space="0" w:color="auto"/>
              <w:bottom w:val="nil"/>
              <w:right w:val="nil"/>
            </w:tcBorders>
            <w:hideMark/>
          </w:tcPr>
          <w:p w14:paraId="34CB78BE" w14:textId="77777777" w:rsidR="002B2776" w:rsidRPr="004A592B" w:rsidDel="002B2776" w:rsidRDefault="002B2776" w:rsidP="004A592B">
            <w:pPr>
              <w:spacing w:before="20"/>
              <w:rPr>
                <w:del w:id="3198" w:author="Cernigliaro, Giuseppe (IT - Bologna)" w:date="2019-02-07T19:38:00Z"/>
                <w:rFonts w:ascii="Frutiger LT 45 Light" w:hAnsi="Frutiger LT 45 Light" w:cs="Helvetica"/>
                <w:color w:val="333333"/>
                <w:rPrChange w:id="3199" w:author="Cernigliaro, Giuseppe (IT - Bologna)" w:date="2019-02-07T20:48:00Z">
                  <w:rPr>
                    <w:del w:id="3200" w:author="Cernigliaro, Giuseppe (IT - Bologna)" w:date="2019-02-07T19:38:00Z"/>
                    <w:rFonts w:ascii="Frutiger LT 45 Light" w:hAnsi="Frutiger LT 45 Light" w:cs="Helvetica"/>
                    <w:color w:val="333333"/>
                    <w:lang w:val="en-US"/>
                  </w:rPr>
                </w:rPrChange>
              </w:rPr>
            </w:pPr>
            <w:del w:id="3201" w:author="Cernigliaro, Giuseppe (IT - Bologna)" w:date="2019-02-07T19:38:00Z">
              <w:r w:rsidRPr="004A592B" w:rsidDel="002B2776">
                <w:rPr>
                  <w:rFonts w:ascii="Frutiger LT 45 Light" w:hAnsi="Frutiger LT 45 Light" w:cs="Helvetica"/>
                  <w:color w:val="333333"/>
                  <w:rPrChange w:id="3202" w:author="Cernigliaro, Giuseppe (IT - Bologna)" w:date="2019-02-07T20:48:00Z">
                    <w:rPr>
                      <w:rFonts w:ascii="Frutiger LT 45 Light" w:hAnsi="Frutiger LT 45 Light" w:cs="Helvetica"/>
                      <w:color w:val="333333"/>
                      <w:lang w:val="en-US"/>
                    </w:rPr>
                  </w:rPrChange>
                </w:rPr>
                <w:delText xml:space="preserve">1..1 </w:delText>
              </w:r>
              <w:bookmarkStart w:id="3203" w:name="_Toc465417"/>
              <w:bookmarkEnd w:id="3203"/>
            </w:del>
          </w:p>
        </w:tc>
        <w:tc>
          <w:tcPr>
            <w:tcW w:w="0" w:type="auto"/>
            <w:tcBorders>
              <w:top w:val="nil"/>
              <w:left w:val="nil"/>
              <w:bottom w:val="nil"/>
              <w:right w:val="nil"/>
            </w:tcBorders>
            <w:hideMark/>
          </w:tcPr>
          <w:p w14:paraId="7CE3E457" w14:textId="77777777" w:rsidR="002B2776" w:rsidRPr="004A592B" w:rsidDel="002B2776" w:rsidRDefault="002B2776" w:rsidP="004A592B">
            <w:pPr>
              <w:spacing w:before="20"/>
              <w:rPr>
                <w:del w:id="3204" w:author="Cernigliaro, Giuseppe (IT - Bologna)" w:date="2019-02-07T19:38:00Z"/>
                <w:rFonts w:ascii="Frutiger LT 45 Light" w:hAnsi="Frutiger LT 45 Light" w:cs="Helvetica"/>
                <w:color w:val="333333"/>
                <w:rPrChange w:id="3205" w:author="Cernigliaro, Giuseppe (IT - Bologna)" w:date="2019-02-07T20:48:00Z">
                  <w:rPr>
                    <w:del w:id="3206" w:author="Cernigliaro, Giuseppe (IT - Bologna)" w:date="2019-02-07T19:38:00Z"/>
                    <w:rFonts w:ascii="Frutiger LT 45 Light" w:hAnsi="Frutiger LT 45 Light" w:cs="Helvetica"/>
                    <w:color w:val="333333"/>
                    <w:lang w:val="en-US"/>
                  </w:rPr>
                </w:rPrChange>
              </w:rPr>
            </w:pPr>
            <w:del w:id="3207" w:author="Cernigliaro, Giuseppe (IT - Bologna)" w:date="2019-02-07T19:38:00Z">
              <w:r w:rsidRPr="004A592B" w:rsidDel="002B2776">
                <w:rPr>
                  <w:rFonts w:ascii="Frutiger LT 45 Light" w:hAnsi="Frutiger LT 45 Light" w:cs="Helvetica"/>
                  <w:color w:val="333333"/>
                  <w:rPrChange w:id="3208"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209"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"http://docs.peppol.eu/poacc/upgrade-3/syntax/OrderAgreement/cac-SellerSupplierParty/cac-Party/"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210" w:author="Cernigliaro, Giuseppe (IT - Bologna)" w:date="2019-02-07T20:48:00Z">
                    <w:rPr>
                      <w:rStyle w:val="Hyperlink"/>
                      <w:rFonts w:ascii="Frutiger LT 45 Light" w:hAnsi="Frutiger LT 45 Light" w:cs="Helvetica"/>
                      <w:lang w:val="en-US"/>
                    </w:rPr>
                  </w:rPrChange>
                </w:rPr>
                <w:delText>cac:Party</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211" w:author="Cernigliaro, Giuseppe (IT - Bologna)" w:date="2019-02-07T20:48:00Z">
                    <w:rPr>
                      <w:rFonts w:ascii="Frutiger LT 45 Light" w:hAnsi="Frutiger LT 45 Light" w:cs="Helvetica"/>
                      <w:color w:val="333333"/>
                      <w:lang w:val="en-US"/>
                    </w:rPr>
                  </w:rPrChange>
                </w:rPr>
                <w:delText xml:space="preserve"> </w:delText>
              </w:r>
              <w:bookmarkStart w:id="3212" w:name="_Toc465418"/>
              <w:bookmarkEnd w:id="3212"/>
            </w:del>
          </w:p>
        </w:tc>
        <w:tc>
          <w:tcPr>
            <w:tcW w:w="0" w:type="auto"/>
            <w:tcBorders>
              <w:top w:val="nil"/>
              <w:left w:val="nil"/>
              <w:bottom w:val="nil"/>
              <w:right w:val="single" w:sz="4" w:space="0" w:color="auto"/>
            </w:tcBorders>
            <w:hideMark/>
          </w:tcPr>
          <w:p w14:paraId="4DBBDD35" w14:textId="77777777" w:rsidR="002B2776" w:rsidRPr="004A592B" w:rsidDel="002B2776" w:rsidRDefault="002B2776" w:rsidP="004A592B">
            <w:pPr>
              <w:pStyle w:val="NormalWeb"/>
              <w:spacing w:before="20" w:after="0"/>
              <w:rPr>
                <w:del w:id="3213" w:author="Cernigliaro, Giuseppe (IT - Bologna)" w:date="2019-02-07T19:38:00Z"/>
                <w:rFonts w:ascii="Frutiger LT 45 Light" w:eastAsiaTheme="minorEastAsia" w:hAnsi="Frutiger LT 45 Light" w:cs="Helvetica"/>
                <w:color w:val="333333"/>
                <w:sz w:val="20"/>
                <w:szCs w:val="20"/>
                <w:rPrChange w:id="3214" w:author="Cernigliaro, Giuseppe (IT - Bologna)" w:date="2019-02-07T20:48:00Z">
                  <w:rPr>
                    <w:del w:id="3215" w:author="Cernigliaro, Giuseppe (IT - Bologna)" w:date="2019-02-07T19:38:00Z"/>
                    <w:rFonts w:ascii="Frutiger LT 45 Light" w:eastAsiaTheme="minorEastAsia" w:hAnsi="Frutiger LT 45 Light" w:cs="Helvetica"/>
                    <w:color w:val="333333"/>
                    <w:sz w:val="20"/>
                    <w:szCs w:val="20"/>
                    <w:lang w:val="en-US"/>
                  </w:rPr>
                </w:rPrChange>
              </w:rPr>
            </w:pPr>
            <w:del w:id="3216" w:author="Cernigliaro, Giuseppe (IT - Bologna)" w:date="2019-02-07T19:38:00Z">
              <w:r w:rsidRPr="004A592B" w:rsidDel="002B2776">
                <w:rPr>
                  <w:rStyle w:val="Strong"/>
                  <w:rFonts w:ascii="Frutiger LT 45 Light" w:hAnsi="Frutiger LT 45 Light" w:cs="Helvetica"/>
                  <w:color w:val="333333"/>
                  <w:sz w:val="20"/>
                  <w:szCs w:val="20"/>
                  <w:rPrChange w:id="3217" w:author="Cernigliaro, Giuseppe (IT - Bologna)" w:date="2019-02-07T20:48:00Z">
                    <w:rPr>
                      <w:rStyle w:val="Strong"/>
                      <w:rFonts w:ascii="Frutiger LT 45 Light" w:hAnsi="Frutiger LT 45 Light" w:cs="Helvetica"/>
                      <w:color w:val="333333"/>
                      <w:sz w:val="20"/>
                      <w:szCs w:val="20"/>
                      <w:lang w:val="en-US"/>
                    </w:rPr>
                  </w:rPrChange>
                </w:rPr>
                <w:delText>Party information</w:delText>
              </w:r>
              <w:bookmarkStart w:id="3218" w:name="_Toc465419"/>
              <w:bookmarkEnd w:id="3218"/>
            </w:del>
          </w:p>
        </w:tc>
        <w:bookmarkStart w:id="3219" w:name="_Toc465420"/>
        <w:bookmarkEnd w:id="3219"/>
      </w:tr>
      <w:tr w:rsidR="002B2776" w:rsidRPr="00FE77CB" w:rsidDel="002B2776" w14:paraId="604D11C2" w14:textId="77777777" w:rsidTr="004A592B">
        <w:trPr>
          <w:del w:id="3220" w:author="Cernigliaro, Giuseppe (IT - Bologna)" w:date="2019-02-07T19:38:00Z"/>
        </w:trPr>
        <w:tc>
          <w:tcPr>
            <w:tcW w:w="0" w:type="auto"/>
            <w:tcBorders>
              <w:top w:val="nil"/>
              <w:left w:val="single" w:sz="4" w:space="0" w:color="auto"/>
              <w:bottom w:val="nil"/>
              <w:right w:val="nil"/>
            </w:tcBorders>
            <w:hideMark/>
          </w:tcPr>
          <w:p w14:paraId="27581826" w14:textId="77777777" w:rsidR="002B2776" w:rsidRPr="004A592B" w:rsidDel="002B2776" w:rsidRDefault="002B2776" w:rsidP="004A592B">
            <w:pPr>
              <w:spacing w:before="20"/>
              <w:rPr>
                <w:del w:id="3221" w:author="Cernigliaro, Giuseppe (IT - Bologna)" w:date="2019-02-07T19:38:00Z"/>
                <w:rFonts w:ascii="Frutiger LT 45 Light" w:hAnsi="Frutiger LT 45 Light" w:cs="Helvetica"/>
                <w:color w:val="333333"/>
                <w:rPrChange w:id="3222" w:author="Cernigliaro, Giuseppe (IT - Bologna)" w:date="2019-02-07T20:48:00Z">
                  <w:rPr>
                    <w:del w:id="3223" w:author="Cernigliaro, Giuseppe (IT - Bologna)" w:date="2019-02-07T19:38:00Z"/>
                    <w:rFonts w:ascii="Frutiger LT 45 Light" w:hAnsi="Frutiger LT 45 Light" w:cs="Helvetica"/>
                    <w:color w:val="333333"/>
                    <w:lang w:val="en-US"/>
                  </w:rPr>
                </w:rPrChange>
              </w:rPr>
            </w:pPr>
            <w:del w:id="3224" w:author="Cernigliaro, Giuseppe (IT - Bologna)" w:date="2019-02-07T19:38:00Z">
              <w:r w:rsidRPr="004A592B" w:rsidDel="002B2776">
                <w:rPr>
                  <w:rFonts w:ascii="Frutiger LT 45 Light" w:hAnsi="Frutiger LT 45 Light" w:cs="Helvetica"/>
                  <w:color w:val="333333"/>
                  <w:shd w:val="clear" w:color="auto" w:fill="FFFF66"/>
                  <w:rPrChange w:id="3225" w:author="Cernigliaro, Giuseppe (IT - Bologna)" w:date="2019-02-07T20:48:00Z">
                    <w:rPr>
                      <w:rFonts w:ascii="Frutiger LT 45 Light" w:hAnsi="Frutiger LT 45 Light" w:cs="Helvetica"/>
                      <w:color w:val="333333"/>
                      <w:shd w:val="clear" w:color="auto" w:fill="FFFF66"/>
                      <w:lang w:val="en-US"/>
                    </w:rPr>
                  </w:rPrChange>
                </w:rPr>
                <w:delText>1</w:delText>
              </w:r>
              <w:r w:rsidRPr="004A592B" w:rsidDel="002B2776">
                <w:rPr>
                  <w:rFonts w:ascii="Frutiger LT 45 Light" w:hAnsi="Frutiger LT 45 Light" w:cs="Helvetica"/>
                  <w:color w:val="333333"/>
                  <w:rPrChange w:id="3226" w:author="Cernigliaro, Giuseppe (IT - Bologna)" w:date="2019-02-07T20:48:00Z">
                    <w:rPr>
                      <w:rFonts w:ascii="Frutiger LT 45 Light" w:hAnsi="Frutiger LT 45 Light" w:cs="Helvetica"/>
                      <w:color w:val="333333"/>
                      <w:lang w:val="en-US"/>
                    </w:rPr>
                  </w:rPrChange>
                </w:rPr>
                <w:delText xml:space="preserve">..1 </w:delText>
              </w:r>
              <w:bookmarkStart w:id="3227" w:name="_Toc465421"/>
              <w:bookmarkEnd w:id="3227"/>
            </w:del>
          </w:p>
        </w:tc>
        <w:tc>
          <w:tcPr>
            <w:tcW w:w="0" w:type="auto"/>
            <w:tcBorders>
              <w:top w:val="nil"/>
              <w:left w:val="nil"/>
              <w:bottom w:val="nil"/>
              <w:right w:val="nil"/>
            </w:tcBorders>
            <w:hideMark/>
          </w:tcPr>
          <w:p w14:paraId="79A330E9" w14:textId="77777777" w:rsidR="002B2776" w:rsidRPr="004A592B" w:rsidDel="002B2776" w:rsidRDefault="002B2776" w:rsidP="004A592B">
            <w:pPr>
              <w:spacing w:before="20"/>
              <w:rPr>
                <w:del w:id="3228" w:author="Cernigliaro, Giuseppe (IT - Bologna)" w:date="2019-02-07T19:38:00Z"/>
                <w:rFonts w:ascii="Frutiger LT 45 Light" w:hAnsi="Frutiger LT 45 Light" w:cs="Helvetica"/>
                <w:color w:val="333333"/>
                <w:rPrChange w:id="3229" w:author="Cernigliaro, Giuseppe (IT - Bologna)" w:date="2019-02-07T20:48:00Z">
                  <w:rPr>
                    <w:del w:id="3230" w:author="Cernigliaro, Giuseppe (IT - Bologna)" w:date="2019-02-07T19:38:00Z"/>
                    <w:rFonts w:ascii="Frutiger LT 45 Light" w:hAnsi="Frutiger LT 45 Light" w:cs="Helvetica"/>
                    <w:color w:val="333333"/>
                    <w:lang w:val="en-US"/>
                  </w:rPr>
                </w:rPrChange>
              </w:rPr>
            </w:pPr>
            <w:del w:id="3231" w:author="Cernigliaro, Giuseppe (IT - Bologna)" w:date="2019-02-07T19:38:00Z">
              <w:r w:rsidRPr="004A592B" w:rsidDel="002B2776">
                <w:rPr>
                  <w:rFonts w:ascii="Frutiger LT 45 Light" w:hAnsi="Frutiger LT 45 Light" w:cs="Helvetica"/>
                  <w:color w:val="333333"/>
                  <w:rPrChange w:id="3232"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233"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"http://docs.peppol.eu/poacc/upgrade-3/syntax/OrderAgreement/cac-SellerSupplierParty/cac-Party/cac-PartyIdentification/"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234" w:author="Cernigliaro, Giuseppe (IT - Bologna)" w:date="2019-02-07T20:48:00Z">
                    <w:rPr>
                      <w:rStyle w:val="Hyperlink"/>
                      <w:rFonts w:ascii="Frutiger LT 45 Light" w:hAnsi="Frutiger LT 45 Light" w:cs="Helvetica"/>
                      <w:lang w:val="en-US"/>
                    </w:rPr>
                  </w:rPrChange>
                </w:rPr>
                <w:delText>cac:PartyIdentification</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235" w:author="Cernigliaro, Giuseppe (IT - Bologna)" w:date="2019-02-07T20:48:00Z">
                    <w:rPr>
                      <w:rFonts w:ascii="Frutiger LT 45 Light" w:hAnsi="Frutiger LT 45 Light" w:cs="Helvetica"/>
                      <w:color w:val="333333"/>
                      <w:lang w:val="en-US"/>
                    </w:rPr>
                  </w:rPrChange>
                </w:rPr>
                <w:delText xml:space="preserve"> </w:delText>
              </w:r>
              <w:bookmarkStart w:id="3236" w:name="_Toc465422"/>
              <w:bookmarkEnd w:id="3236"/>
            </w:del>
          </w:p>
        </w:tc>
        <w:tc>
          <w:tcPr>
            <w:tcW w:w="0" w:type="auto"/>
            <w:tcBorders>
              <w:top w:val="nil"/>
              <w:left w:val="nil"/>
              <w:bottom w:val="nil"/>
              <w:right w:val="single" w:sz="4" w:space="0" w:color="auto"/>
            </w:tcBorders>
            <w:hideMark/>
          </w:tcPr>
          <w:p w14:paraId="049842F3" w14:textId="77777777" w:rsidR="002B2776" w:rsidRPr="004A592B" w:rsidDel="002B2776" w:rsidRDefault="002B2776" w:rsidP="004A592B">
            <w:pPr>
              <w:pStyle w:val="NormalWeb"/>
              <w:spacing w:before="20" w:after="0"/>
              <w:rPr>
                <w:del w:id="3237" w:author="Cernigliaro, Giuseppe (IT - Bologna)" w:date="2019-02-07T19:38:00Z"/>
                <w:rFonts w:ascii="Frutiger LT 45 Light" w:eastAsiaTheme="minorEastAsia" w:hAnsi="Frutiger LT 45 Light" w:cs="Helvetica"/>
                <w:color w:val="333333"/>
                <w:sz w:val="20"/>
                <w:szCs w:val="20"/>
                <w:rPrChange w:id="3238" w:author="Cernigliaro, Giuseppe (IT - Bologna)" w:date="2019-02-07T20:48:00Z">
                  <w:rPr>
                    <w:del w:id="3239" w:author="Cernigliaro, Giuseppe (IT - Bologna)" w:date="2019-02-07T19:38:00Z"/>
                    <w:rFonts w:ascii="Frutiger LT 45 Light" w:eastAsiaTheme="minorEastAsia" w:hAnsi="Frutiger LT 45 Light" w:cs="Helvetica"/>
                    <w:color w:val="333333"/>
                    <w:sz w:val="20"/>
                    <w:szCs w:val="20"/>
                    <w:lang w:val="en-US"/>
                  </w:rPr>
                </w:rPrChange>
              </w:rPr>
            </w:pPr>
            <w:del w:id="3240" w:author="Cernigliaro, Giuseppe (IT - Bologna)" w:date="2019-02-07T19:38:00Z">
              <w:r w:rsidRPr="004A592B" w:rsidDel="002B2776">
                <w:rPr>
                  <w:rStyle w:val="Strong"/>
                  <w:rFonts w:ascii="Frutiger LT 45 Light" w:hAnsi="Frutiger LT 45 Light" w:cs="Helvetica"/>
                  <w:color w:val="333333"/>
                  <w:sz w:val="20"/>
                  <w:szCs w:val="20"/>
                  <w:rPrChange w:id="3241" w:author="Cernigliaro, Giuseppe (IT - Bologna)" w:date="2019-02-07T20:48:00Z">
                    <w:rPr>
                      <w:rStyle w:val="Strong"/>
                      <w:rFonts w:ascii="Frutiger LT 45 Light" w:hAnsi="Frutiger LT 45 Light" w:cs="Helvetica"/>
                      <w:color w:val="333333"/>
                      <w:sz w:val="20"/>
                      <w:szCs w:val="20"/>
                      <w:lang w:val="en-US"/>
                    </w:rPr>
                  </w:rPrChange>
                </w:rPr>
                <w:delText>Party identification</w:delText>
              </w:r>
              <w:bookmarkStart w:id="3242" w:name="_Toc465423"/>
              <w:bookmarkEnd w:id="3242"/>
            </w:del>
          </w:p>
        </w:tc>
        <w:bookmarkStart w:id="3243" w:name="_Toc465424"/>
        <w:bookmarkEnd w:id="3243"/>
      </w:tr>
      <w:tr w:rsidR="002B2776" w:rsidRPr="00FE77CB" w:rsidDel="002B2776" w14:paraId="22300CBF" w14:textId="77777777" w:rsidTr="004A592B">
        <w:trPr>
          <w:del w:id="3244" w:author="Cernigliaro, Giuseppe (IT - Bologna)" w:date="2019-02-07T19:38:00Z"/>
        </w:trPr>
        <w:tc>
          <w:tcPr>
            <w:tcW w:w="0" w:type="auto"/>
            <w:tcBorders>
              <w:top w:val="nil"/>
              <w:left w:val="single" w:sz="4" w:space="0" w:color="auto"/>
              <w:bottom w:val="nil"/>
              <w:right w:val="nil"/>
            </w:tcBorders>
            <w:hideMark/>
          </w:tcPr>
          <w:p w14:paraId="07AF2323" w14:textId="77777777" w:rsidR="002B2776" w:rsidRPr="004A592B" w:rsidDel="002B2776" w:rsidRDefault="002B2776" w:rsidP="004A592B">
            <w:pPr>
              <w:spacing w:before="20"/>
              <w:rPr>
                <w:del w:id="3245" w:author="Cernigliaro, Giuseppe (IT - Bologna)" w:date="2019-02-07T19:38:00Z"/>
                <w:rFonts w:ascii="Frutiger LT 45 Light" w:hAnsi="Frutiger LT 45 Light" w:cs="Helvetica"/>
                <w:color w:val="333333"/>
                <w:rPrChange w:id="3246" w:author="Cernigliaro, Giuseppe (IT - Bologna)" w:date="2019-02-07T20:48:00Z">
                  <w:rPr>
                    <w:del w:id="3247" w:author="Cernigliaro, Giuseppe (IT - Bologna)" w:date="2019-02-07T19:38:00Z"/>
                    <w:rFonts w:ascii="Frutiger LT 45 Light" w:hAnsi="Frutiger LT 45 Light" w:cs="Helvetica"/>
                    <w:color w:val="333333"/>
                    <w:lang w:val="en-US"/>
                  </w:rPr>
                </w:rPrChange>
              </w:rPr>
            </w:pPr>
            <w:del w:id="3248" w:author="Cernigliaro, Giuseppe (IT - Bologna)" w:date="2019-02-07T19:38:00Z">
              <w:r w:rsidRPr="004A592B" w:rsidDel="002B2776">
                <w:rPr>
                  <w:rFonts w:ascii="Frutiger LT 45 Light" w:hAnsi="Frutiger LT 45 Light" w:cs="Helvetica"/>
                  <w:color w:val="333333"/>
                  <w:rPrChange w:id="3249" w:author="Cernigliaro, Giuseppe (IT - Bologna)" w:date="2019-02-07T20:48:00Z">
                    <w:rPr>
                      <w:rFonts w:ascii="Frutiger LT 45 Light" w:hAnsi="Frutiger LT 45 Light" w:cs="Helvetica"/>
                      <w:color w:val="333333"/>
                      <w:lang w:val="en-US"/>
                    </w:rPr>
                  </w:rPrChange>
                </w:rPr>
                <w:delText xml:space="preserve">1..1 </w:delText>
              </w:r>
              <w:bookmarkStart w:id="3250" w:name="_Toc465425"/>
              <w:bookmarkEnd w:id="3250"/>
            </w:del>
          </w:p>
        </w:tc>
        <w:tc>
          <w:tcPr>
            <w:tcW w:w="0" w:type="auto"/>
            <w:tcBorders>
              <w:top w:val="nil"/>
              <w:left w:val="nil"/>
              <w:bottom w:val="nil"/>
              <w:right w:val="nil"/>
            </w:tcBorders>
            <w:hideMark/>
          </w:tcPr>
          <w:p w14:paraId="64E39927" w14:textId="77777777" w:rsidR="002B2776" w:rsidRPr="004A592B" w:rsidDel="002B2776" w:rsidRDefault="002B2776" w:rsidP="004A592B">
            <w:pPr>
              <w:spacing w:before="20"/>
              <w:rPr>
                <w:del w:id="3251" w:author="Cernigliaro, Giuseppe (IT - Bologna)" w:date="2019-02-07T19:38:00Z"/>
                <w:rFonts w:ascii="Frutiger LT 45 Light" w:hAnsi="Frutiger LT 45 Light" w:cs="Helvetica"/>
                <w:color w:val="333333"/>
                <w:rPrChange w:id="3252" w:author="Cernigliaro, Giuseppe (IT - Bologna)" w:date="2019-02-07T20:48:00Z">
                  <w:rPr>
                    <w:del w:id="3253" w:author="Cernigliaro, Giuseppe (IT - Bologna)" w:date="2019-02-07T19:38:00Z"/>
                    <w:rFonts w:ascii="Frutiger LT 45 Light" w:hAnsi="Frutiger LT 45 Light" w:cs="Helvetica"/>
                    <w:color w:val="333333"/>
                    <w:lang w:val="en-US"/>
                  </w:rPr>
                </w:rPrChange>
              </w:rPr>
            </w:pPr>
            <w:del w:id="3254" w:author="Cernigliaro, Giuseppe (IT - Bologna)" w:date="2019-02-07T19:38:00Z">
              <w:r w:rsidRPr="004A592B" w:rsidDel="002B2776">
                <w:rPr>
                  <w:rFonts w:ascii="Frutiger LT 45 Light" w:hAnsi="Frutiger LT 45 Light" w:cs="Helvetica"/>
                  <w:color w:val="333333"/>
                  <w:rPrChange w:id="3255" w:author="Cernigliaro, Giuseppe (IT - Bologna)" w:date="2019-02-07T20:48:00Z">
                    <w:rPr>
                      <w:rFonts w:ascii="Frutiger LT 45 Light" w:hAnsi="Frutiger LT 45 Light" w:cs="Helvetica"/>
                      <w:color w:val="333333"/>
                      <w:lang w:val="en-US"/>
                    </w:rPr>
                  </w:rPrChange>
                </w:rPr>
                <w:delText xml:space="preserve">•   •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256"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"http://docs.peppol.eu/poacc/upgrade-3/syntax/OrderAgreement/cac-SellerSupplierParty/cac-Party/cac-PartyIdentification/cbc-ID/"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257" w:author="Cernigliaro, Giuseppe (IT - Bologna)" w:date="2019-02-07T20:48:00Z">
                    <w:rPr>
                      <w:rStyle w:val="Hyperlink"/>
                      <w:rFonts w:ascii="Frutiger LT 45 Light" w:hAnsi="Frutiger LT 45 Light" w:cs="Helvetica"/>
                      <w:lang w:val="en-US"/>
                    </w:rPr>
                  </w:rPrChange>
                </w:rPr>
                <w:delText>cbc:ID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258" w:author="Cernigliaro, Giuseppe (IT - Bologna)" w:date="2019-02-07T20:48:00Z">
                    <w:rPr>
                      <w:rFonts w:ascii="Frutiger LT 45 Light" w:hAnsi="Frutiger LT 45 Light" w:cs="Helvetica"/>
                      <w:color w:val="333333"/>
                      <w:lang w:val="en-US"/>
                    </w:rPr>
                  </w:rPrChange>
                </w:rPr>
                <w:delText xml:space="preserve"> </w:delText>
              </w:r>
              <w:bookmarkStart w:id="3259" w:name="_Toc465426"/>
              <w:bookmarkEnd w:id="3259"/>
            </w:del>
          </w:p>
        </w:tc>
        <w:tc>
          <w:tcPr>
            <w:tcW w:w="0" w:type="auto"/>
            <w:tcBorders>
              <w:top w:val="nil"/>
              <w:left w:val="nil"/>
              <w:bottom w:val="nil"/>
              <w:right w:val="single" w:sz="4" w:space="0" w:color="auto"/>
            </w:tcBorders>
            <w:hideMark/>
          </w:tcPr>
          <w:p w14:paraId="0A776A27" w14:textId="77777777" w:rsidR="002B2776" w:rsidRPr="004A592B" w:rsidDel="002B2776" w:rsidRDefault="002B2776" w:rsidP="004A592B">
            <w:pPr>
              <w:pStyle w:val="NormalWeb"/>
              <w:spacing w:before="20" w:after="0"/>
              <w:rPr>
                <w:del w:id="3260" w:author="Cernigliaro, Giuseppe (IT - Bologna)" w:date="2019-02-07T19:38:00Z"/>
                <w:rFonts w:ascii="Frutiger LT 45 Light" w:hAnsi="Frutiger LT 45 Light" w:cs="Helvetica"/>
                <w:color w:val="333333"/>
                <w:sz w:val="20"/>
                <w:szCs w:val="20"/>
                <w:rPrChange w:id="3261" w:author="Cernigliaro, Giuseppe (IT - Bologna)" w:date="2019-02-07T20:48:00Z">
                  <w:rPr>
                    <w:del w:id="3262" w:author="Cernigliaro, Giuseppe (IT - Bologna)" w:date="2019-02-07T19:38:00Z"/>
                    <w:rFonts w:ascii="Frutiger LT 45 Light" w:hAnsi="Frutiger LT 45 Light" w:cs="Helvetica"/>
                    <w:color w:val="333333"/>
                    <w:sz w:val="20"/>
                    <w:szCs w:val="20"/>
                    <w:lang w:val="en-US"/>
                  </w:rPr>
                </w:rPrChange>
              </w:rPr>
            </w:pPr>
            <w:del w:id="3263" w:author="Cernigliaro, Giuseppe (IT - Bologna)" w:date="2019-02-07T19:38:00Z">
              <w:r w:rsidRPr="004A592B" w:rsidDel="002B2776">
                <w:rPr>
                  <w:rStyle w:val="Strong"/>
                  <w:rFonts w:ascii="Frutiger LT 45 Light" w:hAnsi="Frutiger LT 45 Light" w:cs="Helvetica"/>
                  <w:color w:val="333333"/>
                  <w:sz w:val="20"/>
                  <w:szCs w:val="20"/>
                  <w:rPrChange w:id="3264" w:author="Cernigliaro, Giuseppe (IT - Bologna)" w:date="2019-02-07T20:48:00Z">
                    <w:rPr>
                      <w:rStyle w:val="Strong"/>
                      <w:rFonts w:ascii="Frutiger LT 45 Light" w:hAnsi="Frutiger LT 45 Light" w:cs="Helvetica"/>
                      <w:color w:val="333333"/>
                      <w:sz w:val="20"/>
                      <w:szCs w:val="20"/>
                      <w:lang w:val="en-US"/>
                    </w:rPr>
                  </w:rPrChange>
                </w:rPr>
                <w:delText>Seller party identification</w:delText>
              </w:r>
              <w:r w:rsidRPr="004A592B" w:rsidDel="002B2776">
                <w:rPr>
                  <w:rFonts w:ascii="Frutiger LT 45 Light" w:hAnsi="Frutiger LT 45 Light" w:cs="Helvetica"/>
                  <w:color w:val="333333"/>
                  <w:sz w:val="20"/>
                  <w:szCs w:val="20"/>
                  <w:rPrChange w:id="3265"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266" w:author="Cernigliaro, Giuseppe (IT - Bologna)" w:date="2019-02-07T20:48:00Z">
                    <w:rPr>
                      <w:rStyle w:val="Emphasis"/>
                      <w:rFonts w:ascii="Frutiger LT 45 Light" w:hAnsi="Frutiger LT 45 Light" w:cs="Helvetica"/>
                      <w:color w:val="333333"/>
                      <w:sz w:val="20"/>
                      <w:szCs w:val="20"/>
                      <w:lang w:val="en-US"/>
                    </w:rPr>
                  </w:rPrChange>
                </w:rPr>
                <w:delText>A identifier for the seller that is issued by the party that sends the document in which the identifier is used. Identifies a party.</w:delText>
              </w:r>
              <w:r w:rsidRPr="004A592B" w:rsidDel="002B2776">
                <w:rPr>
                  <w:rFonts w:ascii="Frutiger LT 45 Light" w:hAnsi="Frutiger LT 45 Light" w:cs="Helvetica"/>
                  <w:color w:val="333333"/>
                  <w:sz w:val="20"/>
                  <w:szCs w:val="20"/>
                  <w:rPrChange w:id="3267" w:author="Cernigliaro, Giuseppe (IT - Bologna)" w:date="2019-02-07T20:48:00Z">
                    <w:rPr>
                      <w:rFonts w:ascii="Frutiger LT 45 Light" w:hAnsi="Frutiger LT 45 Light" w:cs="Helvetica"/>
                      <w:color w:val="333333"/>
                      <w:sz w:val="20"/>
                      <w:szCs w:val="20"/>
                      <w:lang w:val="en-US"/>
                    </w:rPr>
                  </w:rPrChange>
                </w:rPr>
                <w:delText xml:space="preserve"> </w:delText>
              </w:r>
              <w:bookmarkStart w:id="3268" w:name="_Toc465427"/>
              <w:bookmarkEnd w:id="3268"/>
            </w:del>
          </w:p>
        </w:tc>
        <w:bookmarkStart w:id="3269" w:name="_Toc465428"/>
        <w:bookmarkEnd w:id="3269"/>
      </w:tr>
      <w:tr w:rsidR="002B2776" w:rsidRPr="00FE77CB" w:rsidDel="002B2776" w14:paraId="0EA2BCFB" w14:textId="77777777" w:rsidTr="004A592B">
        <w:trPr>
          <w:del w:id="3270" w:author="Cernigliaro, Giuseppe (IT - Bologna)" w:date="2019-02-07T19:38:00Z"/>
        </w:trPr>
        <w:tc>
          <w:tcPr>
            <w:tcW w:w="0" w:type="auto"/>
            <w:tcBorders>
              <w:top w:val="nil"/>
              <w:left w:val="single" w:sz="4" w:space="0" w:color="auto"/>
              <w:bottom w:val="single" w:sz="4" w:space="0" w:color="auto"/>
              <w:right w:val="nil"/>
            </w:tcBorders>
            <w:hideMark/>
          </w:tcPr>
          <w:p w14:paraId="2865C62B" w14:textId="77777777" w:rsidR="002B2776" w:rsidRPr="004A592B" w:rsidDel="002B2776" w:rsidRDefault="002B2776" w:rsidP="004A592B">
            <w:pPr>
              <w:spacing w:before="20"/>
              <w:rPr>
                <w:del w:id="3271" w:author="Cernigliaro, Giuseppe (IT - Bologna)" w:date="2019-02-07T19:38:00Z"/>
                <w:rFonts w:ascii="Frutiger LT 45 Light" w:hAnsi="Frutiger LT 45 Light" w:cs="Helvetica"/>
                <w:color w:val="333333"/>
                <w:rPrChange w:id="3272" w:author="Cernigliaro, Giuseppe (IT - Bologna)" w:date="2019-02-07T20:48:00Z">
                  <w:rPr>
                    <w:del w:id="3273" w:author="Cernigliaro, Giuseppe (IT - Bologna)" w:date="2019-02-07T19:38:00Z"/>
                    <w:rFonts w:ascii="Frutiger LT 45 Light" w:hAnsi="Frutiger LT 45 Light" w:cs="Helvetica"/>
                    <w:color w:val="333333"/>
                    <w:lang w:val="en-US"/>
                  </w:rPr>
                </w:rPrChange>
              </w:rPr>
            </w:pPr>
            <w:del w:id="3274" w:author="Cernigliaro, Giuseppe (IT - Bologna)" w:date="2019-02-07T19:38:00Z">
              <w:r w:rsidRPr="004A592B" w:rsidDel="002B2776">
                <w:rPr>
                  <w:rFonts w:ascii="Frutiger LT 45 Light" w:hAnsi="Frutiger LT 45 Light" w:cs="Helvetica"/>
                  <w:color w:val="333333"/>
                  <w:shd w:val="clear" w:color="auto" w:fill="FFFF66"/>
                  <w:rPrChange w:id="3275" w:author="Cernigliaro, Giuseppe (IT - Bologna)" w:date="2019-02-07T20:48:00Z">
                    <w:rPr>
                      <w:rFonts w:ascii="Frutiger LT 45 Light" w:hAnsi="Frutiger LT 45 Light" w:cs="Helvetica"/>
                      <w:color w:val="333333"/>
                      <w:shd w:val="clear" w:color="auto" w:fill="FFFF66"/>
                      <w:lang w:val="en-US"/>
                    </w:rPr>
                  </w:rPrChange>
                </w:rPr>
                <w:delText>M</w:delText>
              </w:r>
              <w:bookmarkStart w:id="3276" w:name="_Toc465429"/>
              <w:bookmarkEnd w:id="3276"/>
            </w:del>
          </w:p>
        </w:tc>
        <w:tc>
          <w:tcPr>
            <w:tcW w:w="0" w:type="auto"/>
            <w:tcBorders>
              <w:top w:val="nil"/>
              <w:left w:val="nil"/>
              <w:bottom w:val="single" w:sz="4" w:space="0" w:color="auto"/>
              <w:right w:val="nil"/>
            </w:tcBorders>
            <w:hideMark/>
          </w:tcPr>
          <w:p w14:paraId="63701DBC" w14:textId="77777777" w:rsidR="002B2776" w:rsidRPr="004A592B" w:rsidDel="002B2776" w:rsidRDefault="002B2776" w:rsidP="004A592B">
            <w:pPr>
              <w:spacing w:before="20"/>
              <w:rPr>
                <w:del w:id="3277" w:author="Cernigliaro, Giuseppe (IT - Bologna)" w:date="2019-02-07T19:38:00Z"/>
                <w:rFonts w:ascii="Frutiger LT 45 Light" w:hAnsi="Frutiger LT 45 Light" w:cs="Helvetica"/>
                <w:color w:val="333333"/>
                <w:rPrChange w:id="3278" w:author="Cernigliaro, Giuseppe (IT - Bologna)" w:date="2019-02-07T20:48:00Z">
                  <w:rPr>
                    <w:del w:id="3279" w:author="Cernigliaro, Giuseppe (IT - Bologna)" w:date="2019-02-07T19:38:00Z"/>
                    <w:rFonts w:ascii="Frutiger LT 45 Light" w:hAnsi="Frutiger LT 45 Light" w:cs="Helvetica"/>
                    <w:color w:val="333333"/>
                    <w:lang w:val="en-US"/>
                  </w:rPr>
                </w:rPrChange>
              </w:rPr>
            </w:pPr>
            <w:del w:id="3280" w:author="Cernigliaro, Giuseppe (IT - Bologna)" w:date="2019-02-07T19:38:00Z">
              <w:r w:rsidRPr="004A592B" w:rsidDel="002B2776">
                <w:rPr>
                  <w:rFonts w:ascii="Frutiger LT 45 Light" w:hAnsi="Frutiger LT 45 Light" w:cs="Helvetica"/>
                  <w:color w:val="333333"/>
                  <w:rPrChange w:id="3281" w:author="Cernigliaro, Giuseppe (IT - Bologna)" w:date="2019-02-07T20:48:00Z">
                    <w:rPr>
                      <w:rFonts w:ascii="Frutiger LT 45 Light" w:hAnsi="Frutiger LT 45 Light" w:cs="Helvetica"/>
                      <w:color w:val="333333"/>
                      <w:lang w:val="en-US"/>
                    </w:rPr>
                  </w:rPrChange>
                </w:rPr>
                <w:delText xml:space="preserve">•   •   •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282"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"http://docs.peppol.eu/poacc/upgrade-3/syntax/OrderAgreement/cac-SellerSupplierParty/cac-Party/cac-PartyIdentification/cbc-ID/schemeID/"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283" w:author="Cernigliaro, Giuseppe (IT - Bologna)" w:date="2019-02-07T20:48:00Z">
                    <w:rPr>
                      <w:rStyle w:val="Hyperlink"/>
                      <w:rFonts w:ascii="Frutiger LT 45 Light" w:hAnsi="Frutiger LT 45 Light" w:cs="Helvetica"/>
                      <w:lang w:val="en-US"/>
                    </w:rPr>
                  </w:rPrChange>
                </w:rPr>
                <w:delText>@schemeID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284" w:author="Cernigliaro, Giuseppe (IT - Bologna)" w:date="2019-02-07T20:48:00Z">
                    <w:rPr>
                      <w:rFonts w:ascii="Frutiger LT 45 Light" w:hAnsi="Frutiger LT 45 Light" w:cs="Helvetica"/>
                      <w:color w:val="333333"/>
                      <w:lang w:val="en-US"/>
                    </w:rPr>
                  </w:rPrChange>
                </w:rPr>
                <w:delText xml:space="preserve"> </w:delText>
              </w:r>
              <w:bookmarkStart w:id="3285" w:name="_Toc465430"/>
              <w:bookmarkEnd w:id="3285"/>
            </w:del>
          </w:p>
        </w:tc>
        <w:tc>
          <w:tcPr>
            <w:tcW w:w="0" w:type="auto"/>
            <w:tcBorders>
              <w:top w:val="nil"/>
              <w:left w:val="nil"/>
              <w:bottom w:val="single" w:sz="4" w:space="0" w:color="auto"/>
              <w:right w:val="single" w:sz="4" w:space="0" w:color="auto"/>
            </w:tcBorders>
            <w:hideMark/>
          </w:tcPr>
          <w:p w14:paraId="5F31A563" w14:textId="77777777" w:rsidR="002B2776" w:rsidRPr="004A592B" w:rsidDel="002B2776" w:rsidRDefault="002B2776" w:rsidP="004A592B">
            <w:pPr>
              <w:pStyle w:val="NormalWeb"/>
              <w:spacing w:before="20" w:after="0"/>
              <w:rPr>
                <w:del w:id="3286" w:author="Cernigliaro, Giuseppe (IT - Bologna)" w:date="2019-02-07T19:38:00Z"/>
                <w:rFonts w:ascii="Frutiger LT 45 Light" w:hAnsi="Frutiger LT 45 Light" w:cs="Helvetica"/>
                <w:color w:val="333333"/>
                <w:sz w:val="20"/>
                <w:szCs w:val="20"/>
                <w:rPrChange w:id="3287" w:author="Cernigliaro, Giuseppe (IT - Bologna)" w:date="2019-02-07T20:48:00Z">
                  <w:rPr>
                    <w:del w:id="3288" w:author="Cernigliaro, Giuseppe (IT - Bologna)" w:date="2019-02-07T19:38:00Z"/>
                    <w:rFonts w:ascii="Frutiger LT 45 Light" w:hAnsi="Frutiger LT 45 Light" w:cs="Helvetica"/>
                    <w:color w:val="333333"/>
                    <w:sz w:val="20"/>
                    <w:szCs w:val="20"/>
                    <w:lang w:val="en-US"/>
                  </w:rPr>
                </w:rPrChange>
              </w:rPr>
            </w:pPr>
            <w:del w:id="3289" w:author="Cernigliaro, Giuseppe (IT - Bologna)" w:date="2019-02-07T19:38:00Z">
              <w:r w:rsidRPr="004A592B" w:rsidDel="002B2776">
                <w:rPr>
                  <w:rStyle w:val="Strong"/>
                  <w:rFonts w:ascii="Frutiger LT 45 Light" w:hAnsi="Frutiger LT 45 Light" w:cs="Helvetica"/>
                  <w:color w:val="333333"/>
                  <w:sz w:val="20"/>
                  <w:szCs w:val="20"/>
                  <w:rPrChange w:id="3290" w:author="Cernigliaro, Giuseppe (IT - Bologna)" w:date="2019-02-07T20:48:00Z">
                    <w:rPr>
                      <w:rStyle w:val="Strong"/>
                      <w:rFonts w:ascii="Frutiger LT 45 Light" w:hAnsi="Frutiger LT 45 Light" w:cs="Helvetica"/>
                      <w:color w:val="333333"/>
                      <w:sz w:val="20"/>
                      <w:szCs w:val="20"/>
                      <w:lang w:val="en-US"/>
                    </w:rPr>
                  </w:rPrChange>
                </w:rPr>
                <w:delText>Scheme identifier</w:delText>
              </w:r>
              <w:r w:rsidRPr="004A592B" w:rsidDel="002B2776">
                <w:rPr>
                  <w:rFonts w:ascii="Frutiger LT 45 Light" w:hAnsi="Frutiger LT 45 Light" w:cs="Helvetica"/>
                  <w:color w:val="333333"/>
                  <w:sz w:val="20"/>
                  <w:szCs w:val="20"/>
                  <w:rPrChange w:id="3291"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292" w:author="Cernigliaro, Giuseppe (IT - Bologna)" w:date="2019-02-07T20:48:00Z">
                    <w:rPr>
                      <w:rStyle w:val="Emphasis"/>
                      <w:rFonts w:ascii="Frutiger LT 45 Light" w:hAnsi="Frutiger LT 45 Light" w:cs="Helvetica"/>
                      <w:color w:val="333333"/>
                      <w:sz w:val="20"/>
                      <w:szCs w:val="20"/>
                      <w:lang w:val="en-US"/>
                    </w:rPr>
                  </w:rPrChange>
                </w:rPr>
                <w:delText>Scheme identifier for party identification</w:delText>
              </w:r>
              <w:r w:rsidRPr="004A592B" w:rsidDel="002B2776">
                <w:rPr>
                  <w:rFonts w:ascii="Frutiger LT 45 Light" w:hAnsi="Frutiger LT 45 Light" w:cs="Helvetica"/>
                  <w:color w:val="333333"/>
                  <w:sz w:val="20"/>
                  <w:szCs w:val="20"/>
                  <w:rPrChange w:id="3293" w:author="Cernigliaro, Giuseppe (IT - Bologna)" w:date="2019-02-07T20:48:00Z">
                    <w:rPr>
                      <w:rFonts w:ascii="Frutiger LT 45 Light" w:hAnsi="Frutiger LT 45 Light" w:cs="Helvetica"/>
                      <w:color w:val="333333"/>
                      <w:sz w:val="20"/>
                      <w:szCs w:val="20"/>
                      <w:lang w:val="en-US"/>
                    </w:rPr>
                  </w:rPrChange>
                </w:rPr>
                <w:delText xml:space="preserve"> </w:delText>
              </w:r>
              <w:bookmarkStart w:id="3294" w:name="_Toc465431"/>
              <w:bookmarkEnd w:id="3294"/>
            </w:del>
          </w:p>
        </w:tc>
        <w:bookmarkStart w:id="3295" w:name="_Toc465432"/>
        <w:bookmarkEnd w:id="3295"/>
      </w:tr>
      <w:tr w:rsidR="002B2776" w:rsidRPr="00FE77CB" w:rsidDel="002B2776" w14:paraId="0EC8CBA0" w14:textId="77777777" w:rsidTr="004A592B">
        <w:trPr>
          <w:del w:id="3296" w:author="Cernigliaro, Giuseppe (IT - Bologna)" w:date="2019-02-07T19:38:00Z"/>
        </w:trPr>
        <w:tc>
          <w:tcPr>
            <w:tcW w:w="0" w:type="auto"/>
            <w:tcBorders>
              <w:top w:val="single" w:sz="4" w:space="0" w:color="auto"/>
              <w:left w:val="single" w:sz="4" w:space="0" w:color="auto"/>
              <w:bottom w:val="nil"/>
              <w:right w:val="nil"/>
            </w:tcBorders>
            <w:hideMark/>
          </w:tcPr>
          <w:p w14:paraId="14389FE2" w14:textId="77777777" w:rsidR="002B2776" w:rsidRPr="004A592B" w:rsidDel="002B2776" w:rsidRDefault="002B2776" w:rsidP="004A592B">
            <w:pPr>
              <w:spacing w:before="20"/>
              <w:rPr>
                <w:del w:id="3297" w:author="Cernigliaro, Giuseppe (IT - Bologna)" w:date="2019-02-07T19:38:00Z"/>
                <w:rFonts w:ascii="Frutiger LT 45 Light" w:hAnsi="Frutiger LT 45 Light" w:cs="Helvetica"/>
                <w:color w:val="333333"/>
                <w:rPrChange w:id="3298" w:author="Cernigliaro, Giuseppe (IT - Bologna)" w:date="2019-02-07T20:48:00Z">
                  <w:rPr>
                    <w:del w:id="3299" w:author="Cernigliaro, Giuseppe (IT - Bologna)" w:date="2019-02-07T19:38:00Z"/>
                    <w:rFonts w:ascii="Frutiger LT 45 Light" w:hAnsi="Frutiger LT 45 Light" w:cs="Helvetica"/>
                    <w:color w:val="333333"/>
                    <w:lang w:val="en-US"/>
                  </w:rPr>
                </w:rPrChange>
              </w:rPr>
            </w:pPr>
            <w:del w:id="3300" w:author="Cernigliaro, Giuseppe (IT - Bologna)" w:date="2019-02-07T19:38:00Z">
              <w:r w:rsidRPr="004A592B" w:rsidDel="002B2776">
                <w:rPr>
                  <w:rFonts w:ascii="Frutiger LT 45 Light" w:hAnsi="Frutiger LT 45 Light" w:cs="Helvetica"/>
                  <w:color w:val="333333"/>
                  <w:highlight w:val="yellow"/>
                  <w:rPrChange w:id="3301" w:author="Cernigliaro, Giuseppe (IT - Bologna)" w:date="2019-02-07T20:48:00Z">
                    <w:rPr>
                      <w:rFonts w:ascii="Frutiger LT 45 Light" w:hAnsi="Frutiger LT 45 Light" w:cs="Helvetica"/>
                      <w:color w:val="333333"/>
                      <w:highlight w:val="yellow"/>
                      <w:lang w:val="en-US"/>
                    </w:rPr>
                  </w:rPrChange>
                </w:rPr>
                <w:delText>0..n</w:delText>
              </w:r>
              <w:r w:rsidRPr="004A592B" w:rsidDel="002B2776">
                <w:rPr>
                  <w:rFonts w:ascii="Frutiger LT 45 Light" w:hAnsi="Frutiger LT 45 Light" w:cs="Helvetica"/>
                  <w:color w:val="333333"/>
                  <w:rPrChange w:id="3302" w:author="Cernigliaro, Giuseppe (IT - Bologna)" w:date="2019-02-07T20:48:00Z">
                    <w:rPr>
                      <w:rFonts w:ascii="Frutiger LT 45 Light" w:hAnsi="Frutiger LT 45 Light" w:cs="Helvetica"/>
                      <w:color w:val="333333"/>
                      <w:lang w:val="en-US"/>
                    </w:rPr>
                  </w:rPrChange>
                </w:rPr>
                <w:delText xml:space="preserve"> </w:delText>
              </w:r>
              <w:bookmarkStart w:id="3303" w:name="_Toc465433"/>
              <w:bookmarkEnd w:id="3303"/>
            </w:del>
          </w:p>
        </w:tc>
        <w:tc>
          <w:tcPr>
            <w:tcW w:w="0" w:type="auto"/>
            <w:tcBorders>
              <w:top w:val="single" w:sz="4" w:space="0" w:color="auto"/>
              <w:left w:val="nil"/>
              <w:bottom w:val="nil"/>
              <w:right w:val="nil"/>
            </w:tcBorders>
            <w:hideMark/>
          </w:tcPr>
          <w:p w14:paraId="5B5A6B81" w14:textId="77777777" w:rsidR="002B2776" w:rsidRPr="004A592B" w:rsidDel="002B2776" w:rsidRDefault="002B2776" w:rsidP="004A592B">
            <w:pPr>
              <w:spacing w:before="20"/>
              <w:rPr>
                <w:del w:id="3304" w:author="Cernigliaro, Giuseppe (IT - Bologna)" w:date="2019-02-07T19:38:00Z"/>
                <w:rFonts w:ascii="Frutiger LT 45 Light" w:hAnsi="Frutiger LT 45 Light" w:cs="Helvetica"/>
                <w:color w:val="333333"/>
                <w:rPrChange w:id="3305" w:author="Cernigliaro, Giuseppe (IT - Bologna)" w:date="2019-02-07T20:48:00Z">
                  <w:rPr>
                    <w:del w:id="3306" w:author="Cernigliaro, Giuseppe (IT - Bologna)" w:date="2019-02-07T19:38:00Z"/>
                    <w:rFonts w:ascii="Frutiger LT 45 Light" w:hAnsi="Frutiger LT 45 Light" w:cs="Helvetica"/>
                    <w:color w:val="333333"/>
                    <w:lang w:val="en-US"/>
                  </w:rPr>
                </w:rPrChange>
              </w:rPr>
            </w:pPr>
            <w:del w:id="3307" w:author="Cernigliaro, Giuseppe (IT - Bologna)" w:date="2019-02-07T19:38:00Z">
              <w:r w:rsidRPr="004A592B" w:rsidDel="002B2776">
                <w:rPr>
                  <w:rFonts w:ascii="Frutiger LT 45 Light" w:hAnsi="Frutiger LT 45 Light" w:cs="Helvetica"/>
                  <w:color w:val="333333"/>
                  <w:rPrChange w:id="3308"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309"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"http://docs.peppol.eu/poacc/upgrade-3/syntax/OrderAgreement/cac-OrderLine/"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310" w:author="Cernigliaro, Giuseppe (IT - Bologna)" w:date="2019-02-07T20:48:00Z">
                    <w:rPr>
                      <w:rStyle w:val="Hyperlink"/>
                      <w:rFonts w:ascii="Frutiger LT 45 Light" w:hAnsi="Frutiger LT 45 Light" w:cs="Helvetica"/>
                      <w:lang w:val="en-US"/>
                    </w:rPr>
                  </w:rPrChange>
                </w:rPr>
                <w:delText>cac:OrderLine</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311" w:author="Cernigliaro, Giuseppe (IT - Bologna)" w:date="2019-02-07T20:48:00Z">
                    <w:rPr>
                      <w:rFonts w:ascii="Frutiger LT 45 Light" w:hAnsi="Frutiger LT 45 Light" w:cs="Helvetica"/>
                      <w:color w:val="333333"/>
                      <w:lang w:val="en-US"/>
                    </w:rPr>
                  </w:rPrChange>
                </w:rPr>
                <w:delText xml:space="preserve"> </w:delText>
              </w:r>
              <w:bookmarkStart w:id="3312" w:name="_Toc465434"/>
              <w:bookmarkEnd w:id="3312"/>
            </w:del>
          </w:p>
        </w:tc>
        <w:tc>
          <w:tcPr>
            <w:tcW w:w="0" w:type="auto"/>
            <w:tcBorders>
              <w:top w:val="single" w:sz="4" w:space="0" w:color="auto"/>
              <w:left w:val="nil"/>
              <w:bottom w:val="nil"/>
              <w:right w:val="single" w:sz="4" w:space="0" w:color="auto"/>
            </w:tcBorders>
            <w:hideMark/>
          </w:tcPr>
          <w:p w14:paraId="36DB1BDD" w14:textId="77777777" w:rsidR="002B2776" w:rsidRPr="004A592B" w:rsidDel="002B2776" w:rsidRDefault="002B2776" w:rsidP="004A592B">
            <w:pPr>
              <w:pStyle w:val="NormalWeb"/>
              <w:spacing w:before="20" w:after="0"/>
              <w:rPr>
                <w:del w:id="3313" w:author="Cernigliaro, Giuseppe (IT - Bologna)" w:date="2019-02-07T19:38:00Z"/>
                <w:rFonts w:ascii="Frutiger LT 45 Light" w:eastAsiaTheme="minorEastAsia" w:hAnsi="Frutiger LT 45 Light" w:cs="Helvetica"/>
                <w:color w:val="333333"/>
                <w:sz w:val="20"/>
                <w:szCs w:val="20"/>
                <w:rPrChange w:id="3314" w:author="Cernigliaro, Giuseppe (IT - Bologna)" w:date="2019-02-07T20:48:00Z">
                  <w:rPr>
                    <w:del w:id="3315" w:author="Cernigliaro, Giuseppe (IT - Bologna)" w:date="2019-02-07T19:38:00Z"/>
                    <w:rFonts w:ascii="Frutiger LT 45 Light" w:eastAsiaTheme="minorEastAsia" w:hAnsi="Frutiger LT 45 Light" w:cs="Helvetica"/>
                    <w:color w:val="333333"/>
                    <w:sz w:val="20"/>
                    <w:szCs w:val="20"/>
                    <w:lang w:val="en-US"/>
                  </w:rPr>
                </w:rPrChange>
              </w:rPr>
            </w:pPr>
            <w:del w:id="3316" w:author="Cernigliaro, Giuseppe (IT - Bologna)" w:date="2019-02-07T19:38:00Z">
              <w:r w:rsidRPr="004A592B" w:rsidDel="002B2776">
                <w:rPr>
                  <w:rStyle w:val="Strong"/>
                  <w:rFonts w:ascii="Frutiger LT 45 Light" w:hAnsi="Frutiger LT 45 Light" w:cs="Helvetica"/>
                  <w:color w:val="333333"/>
                  <w:sz w:val="20"/>
                  <w:szCs w:val="20"/>
                  <w:rPrChange w:id="3317" w:author="Cernigliaro, Giuseppe (IT - Bologna)" w:date="2019-02-07T20:48:00Z">
                    <w:rPr>
                      <w:rStyle w:val="Strong"/>
                      <w:rFonts w:ascii="Frutiger LT 45 Light" w:hAnsi="Frutiger LT 45 Light" w:cs="Helvetica"/>
                      <w:color w:val="333333"/>
                      <w:sz w:val="20"/>
                      <w:szCs w:val="20"/>
                      <w:lang w:val="en-US"/>
                    </w:rPr>
                  </w:rPrChange>
                </w:rPr>
                <w:delText>Order agreement line information</w:delText>
              </w:r>
              <w:bookmarkStart w:id="3318" w:name="_Toc465435"/>
              <w:bookmarkEnd w:id="3318"/>
            </w:del>
          </w:p>
        </w:tc>
        <w:bookmarkStart w:id="3319" w:name="_Toc465436"/>
        <w:bookmarkEnd w:id="3319"/>
      </w:tr>
      <w:tr w:rsidR="002B2776" w:rsidRPr="00FE77CB" w:rsidDel="002B2776" w14:paraId="7C0F39F6" w14:textId="77777777" w:rsidTr="004A592B">
        <w:trPr>
          <w:del w:id="3320" w:author="Cernigliaro, Giuseppe (IT - Bologna)" w:date="2019-02-07T19:38:00Z"/>
        </w:trPr>
        <w:tc>
          <w:tcPr>
            <w:tcW w:w="0" w:type="auto"/>
            <w:tcBorders>
              <w:top w:val="nil"/>
              <w:left w:val="single" w:sz="4" w:space="0" w:color="auto"/>
              <w:bottom w:val="nil"/>
              <w:right w:val="nil"/>
            </w:tcBorders>
            <w:hideMark/>
          </w:tcPr>
          <w:p w14:paraId="4838608A" w14:textId="77777777" w:rsidR="002B2776" w:rsidRPr="004A592B" w:rsidDel="002B2776" w:rsidRDefault="002B2776" w:rsidP="004A592B">
            <w:pPr>
              <w:spacing w:before="20"/>
              <w:rPr>
                <w:del w:id="3321" w:author="Cernigliaro, Giuseppe (IT - Bologna)" w:date="2019-02-07T19:38:00Z"/>
                <w:rFonts w:ascii="Frutiger LT 45 Light" w:hAnsi="Frutiger LT 45 Light" w:cs="Helvetica"/>
                <w:color w:val="333333"/>
                <w:rPrChange w:id="3322" w:author="Cernigliaro, Giuseppe (IT - Bologna)" w:date="2019-02-07T20:48:00Z">
                  <w:rPr>
                    <w:del w:id="3323" w:author="Cernigliaro, Giuseppe (IT - Bologna)" w:date="2019-02-07T19:38:00Z"/>
                    <w:rFonts w:ascii="Frutiger LT 45 Light" w:hAnsi="Frutiger LT 45 Light" w:cs="Helvetica"/>
                    <w:color w:val="333333"/>
                    <w:lang w:val="en-US"/>
                  </w:rPr>
                </w:rPrChange>
              </w:rPr>
            </w:pPr>
            <w:del w:id="3324" w:author="Cernigliaro, Giuseppe (IT - Bologna)" w:date="2019-02-07T19:38:00Z">
              <w:r w:rsidRPr="004A592B" w:rsidDel="002B2776">
                <w:rPr>
                  <w:rFonts w:ascii="Frutiger LT 45 Light" w:hAnsi="Frutiger LT 45 Light" w:cs="Helvetica"/>
                  <w:color w:val="333333"/>
                  <w:shd w:val="clear" w:color="auto" w:fill="FFFF66"/>
                  <w:rPrChange w:id="3325" w:author="Cernigliaro, Giuseppe (IT - Bologna)" w:date="2019-02-07T20:48:00Z">
                    <w:rPr>
                      <w:rFonts w:ascii="Frutiger LT 45 Light" w:hAnsi="Frutiger LT 45 Light" w:cs="Helvetica"/>
                      <w:color w:val="333333"/>
                      <w:shd w:val="clear" w:color="auto" w:fill="FFFF66"/>
                      <w:lang w:val="en-US"/>
                    </w:rPr>
                  </w:rPrChange>
                </w:rPr>
                <w:delText>1..n</w:delText>
              </w:r>
              <w:bookmarkStart w:id="3326" w:name="_Toc465437"/>
              <w:bookmarkEnd w:id="3326"/>
            </w:del>
          </w:p>
        </w:tc>
        <w:tc>
          <w:tcPr>
            <w:tcW w:w="0" w:type="auto"/>
            <w:tcBorders>
              <w:top w:val="nil"/>
              <w:left w:val="nil"/>
              <w:bottom w:val="nil"/>
              <w:right w:val="nil"/>
            </w:tcBorders>
            <w:hideMark/>
          </w:tcPr>
          <w:p w14:paraId="35DC5671" w14:textId="77777777" w:rsidR="002B2776" w:rsidRPr="004A592B" w:rsidDel="002B2776" w:rsidRDefault="002B2776" w:rsidP="004A592B">
            <w:pPr>
              <w:spacing w:before="20"/>
              <w:rPr>
                <w:del w:id="3327" w:author="Cernigliaro, Giuseppe (IT - Bologna)" w:date="2019-02-07T19:38:00Z"/>
                <w:rFonts w:ascii="Frutiger LT 45 Light" w:hAnsi="Frutiger LT 45 Light" w:cs="Helvetica"/>
                <w:color w:val="333333"/>
                <w:rPrChange w:id="3328" w:author="Cernigliaro, Giuseppe (IT - Bologna)" w:date="2019-02-07T20:48:00Z">
                  <w:rPr>
                    <w:del w:id="3329" w:author="Cernigliaro, Giuseppe (IT - Bologna)" w:date="2019-02-07T19:38:00Z"/>
                    <w:rFonts w:ascii="Frutiger LT 45 Light" w:hAnsi="Frutiger LT 45 Light" w:cs="Helvetica"/>
                    <w:color w:val="333333"/>
                    <w:lang w:val="en-US"/>
                  </w:rPr>
                </w:rPrChange>
              </w:rPr>
            </w:pPr>
            <w:del w:id="3330" w:author="Cernigliaro, Giuseppe (IT - Bologna)" w:date="2019-02-07T19:38:00Z">
              <w:r w:rsidRPr="004A592B" w:rsidDel="002B2776">
                <w:rPr>
                  <w:rFonts w:ascii="Frutiger LT 45 Light" w:hAnsi="Frutiger LT 45 Light" w:cs="Helvetica"/>
                  <w:color w:val="333333"/>
                  <w:rPrChange w:id="3331"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332"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"http://www.datypic.com/sc/ubl21/e-cac_DocumentReference.html"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333" w:author="Cernigliaro, Giuseppe (IT - Bologna)" w:date="2019-02-07T20:48:00Z">
                    <w:rPr>
                      <w:rStyle w:val="Hyperlink"/>
                      <w:rFonts w:ascii="Frutiger LT 45 Light" w:hAnsi="Frutiger LT 45 Light" w:cs="Helvetica"/>
                      <w:shd w:val="clear" w:color="auto" w:fill="FFFF66"/>
                      <w:lang w:val="en-US"/>
                    </w:rPr>
                  </w:rPrChange>
                </w:rPr>
                <w:delText>cac:DocumentReference</w:delText>
              </w:r>
              <w:r w:rsidRPr="00FE77CB" w:rsidDel="002B2776">
                <w:rPr>
                  <w:rStyle w:val="Hyperlink"/>
                  <w:rFonts w:ascii="Frutiger LT 45 Light" w:hAnsi="Frutiger LT 45 Light" w:cs="Helvetica"/>
                  <w:shd w:val="clear" w:color="auto" w:fill="FFFF66"/>
                  <w:lang w:val="en-US"/>
                </w:rPr>
                <w:fldChar w:fldCharType="end"/>
              </w:r>
              <w:bookmarkStart w:id="3334" w:name="_Toc465438"/>
              <w:bookmarkEnd w:id="3334"/>
            </w:del>
          </w:p>
        </w:tc>
        <w:tc>
          <w:tcPr>
            <w:tcW w:w="0" w:type="auto"/>
            <w:tcBorders>
              <w:top w:val="nil"/>
              <w:left w:val="nil"/>
              <w:bottom w:val="nil"/>
              <w:right w:val="single" w:sz="4" w:space="0" w:color="auto"/>
            </w:tcBorders>
            <w:hideMark/>
          </w:tcPr>
          <w:p w14:paraId="60ECEB64" w14:textId="77777777" w:rsidR="002B2776" w:rsidRPr="004A592B" w:rsidDel="002B2776" w:rsidRDefault="002B2776" w:rsidP="004A592B">
            <w:pPr>
              <w:spacing w:before="20"/>
              <w:rPr>
                <w:del w:id="3335" w:author="Cernigliaro, Giuseppe (IT - Bologna)" w:date="2019-02-07T19:38:00Z"/>
                <w:rFonts w:ascii="Frutiger LT 45 Light" w:hAnsi="Frutiger LT 45 Light" w:cs="Helvetica"/>
                <w:color w:val="333333"/>
                <w:rPrChange w:id="3336" w:author="Cernigliaro, Giuseppe (IT - Bologna)" w:date="2019-02-07T20:48:00Z">
                  <w:rPr>
                    <w:del w:id="3337" w:author="Cernigliaro, Giuseppe (IT - Bologna)" w:date="2019-02-07T19:38:00Z"/>
                    <w:rFonts w:ascii="Frutiger LT 45 Light" w:hAnsi="Frutiger LT 45 Light" w:cs="Helvetica"/>
                    <w:color w:val="333333"/>
                    <w:lang w:val="en-US"/>
                  </w:rPr>
                </w:rPrChange>
              </w:rPr>
            </w:pPr>
            <w:del w:id="3338" w:author="Cernigliaro, Giuseppe (IT - Bologna)" w:date="2019-02-07T19:38:00Z">
              <w:r w:rsidRPr="004A592B" w:rsidDel="002B2776">
                <w:rPr>
                  <w:rStyle w:val="Strong"/>
                  <w:rFonts w:ascii="Frutiger LT 45 Light" w:hAnsi="Frutiger LT 45 Light" w:cs="Helvetica"/>
                  <w:color w:val="333333"/>
                  <w:shd w:val="clear" w:color="auto" w:fill="FFFF66"/>
                  <w:rPrChange w:id="3339" w:author="Cernigliaro, Giuseppe (IT - Bologna)" w:date="2019-02-07T20:48:00Z">
                    <w:rPr>
                      <w:rStyle w:val="Strong"/>
                      <w:rFonts w:ascii="Frutiger LT 45 Light" w:hAnsi="Frutiger LT 45 Light" w:cs="Helvetica"/>
                      <w:color w:val="333333"/>
                      <w:shd w:val="clear" w:color="auto" w:fill="FFFF66"/>
                      <w:lang w:val="en-US"/>
                    </w:rPr>
                  </w:rPrChange>
                </w:rPr>
                <w:delText>Document reference</w:delText>
              </w:r>
              <w:r w:rsidRPr="004A592B" w:rsidDel="002B2776">
                <w:rPr>
                  <w:rFonts w:ascii="Frutiger LT 45 Light" w:hAnsi="Frutiger LT 45 Light" w:cs="Helvetica"/>
                  <w:color w:val="333333"/>
                  <w:rPrChange w:id="3340" w:author="Cernigliaro, Giuseppe (IT - Bologna)" w:date="2019-02-07T20:48:00Z">
                    <w:rPr>
                      <w:rFonts w:ascii="Frutiger LT 45 Light" w:hAnsi="Frutiger LT 45 Light" w:cs="Helvetica"/>
                      <w:color w:val="333333"/>
                      <w:lang w:val="en-US"/>
                    </w:rPr>
                  </w:rPrChange>
                </w:rPr>
                <w:br/>
              </w:r>
              <w:r w:rsidRPr="004A592B" w:rsidDel="002B2776">
                <w:rPr>
                  <w:rStyle w:val="Emphasis"/>
                  <w:rFonts w:ascii="Frutiger LT 45 Light" w:hAnsi="Frutiger LT 45 Light" w:cs="Helvetica"/>
                  <w:color w:val="333333"/>
                  <w:shd w:val="clear" w:color="auto" w:fill="FFFF66"/>
                  <w:rPrChange w:id="3341" w:author="Cernigliaro, Giuseppe (IT - Bologna)" w:date="2019-02-07T20:48:00Z">
                    <w:rPr>
                      <w:rStyle w:val="Emphasis"/>
                      <w:rFonts w:ascii="Frutiger LT 45 Light" w:hAnsi="Frutiger LT 45 Light" w:cs="Helvetica"/>
                      <w:color w:val="333333"/>
                      <w:shd w:val="clear" w:color="auto" w:fill="FFFF66"/>
                      <w:lang w:val="en-US"/>
                    </w:rPr>
                  </w:rPrChange>
                </w:rPr>
                <w:delText>A reference to a document associated with this order line.</w:delText>
              </w:r>
              <w:bookmarkStart w:id="3342" w:name="_Toc465439"/>
              <w:bookmarkEnd w:id="3342"/>
            </w:del>
          </w:p>
        </w:tc>
        <w:bookmarkStart w:id="3343" w:name="_Toc465440"/>
        <w:bookmarkEnd w:id="3343"/>
      </w:tr>
      <w:tr w:rsidR="002B2776" w:rsidRPr="00FE77CB" w:rsidDel="002B2776" w14:paraId="4EC88F12" w14:textId="77777777" w:rsidTr="004A592B">
        <w:trPr>
          <w:del w:id="3344" w:author="Cernigliaro, Giuseppe (IT - Bologna)" w:date="2019-02-07T19:38:00Z"/>
        </w:trPr>
        <w:tc>
          <w:tcPr>
            <w:tcW w:w="0" w:type="auto"/>
            <w:tcBorders>
              <w:top w:val="nil"/>
              <w:left w:val="single" w:sz="4" w:space="0" w:color="auto"/>
              <w:bottom w:val="nil"/>
              <w:right w:val="nil"/>
            </w:tcBorders>
            <w:hideMark/>
          </w:tcPr>
          <w:p w14:paraId="6F2F7C03" w14:textId="77777777" w:rsidR="002B2776" w:rsidRPr="004A592B" w:rsidDel="002B2776" w:rsidRDefault="002B2776" w:rsidP="004A592B">
            <w:pPr>
              <w:spacing w:before="20"/>
              <w:rPr>
                <w:del w:id="3345" w:author="Cernigliaro, Giuseppe (IT - Bologna)" w:date="2019-02-07T19:38:00Z"/>
                <w:rFonts w:ascii="Frutiger LT 45 Light" w:hAnsi="Frutiger LT 45 Light" w:cs="Helvetica"/>
                <w:color w:val="333333"/>
                <w:rPrChange w:id="3346" w:author="Cernigliaro, Giuseppe (IT - Bologna)" w:date="2019-02-07T20:48:00Z">
                  <w:rPr>
                    <w:del w:id="3347" w:author="Cernigliaro, Giuseppe (IT - Bologna)" w:date="2019-02-07T19:38:00Z"/>
                    <w:rFonts w:ascii="Frutiger LT 45 Light" w:hAnsi="Frutiger LT 45 Light" w:cs="Helvetica"/>
                    <w:color w:val="333333"/>
                    <w:lang w:val="en-US"/>
                  </w:rPr>
                </w:rPrChange>
              </w:rPr>
            </w:pPr>
            <w:del w:id="3348" w:author="Cernigliaro, Giuseppe (IT - Bologna)" w:date="2019-02-07T19:38:00Z">
              <w:r w:rsidRPr="004A592B" w:rsidDel="002B2776">
                <w:rPr>
                  <w:rFonts w:ascii="Frutiger LT 45 Light" w:hAnsi="Frutiger LT 45 Light" w:cs="Helvetica"/>
                  <w:color w:val="333333"/>
                  <w:shd w:val="clear" w:color="auto" w:fill="FFFF66"/>
                  <w:rPrChange w:id="3349" w:author="Cernigliaro, Giuseppe (IT - Bologna)" w:date="2019-02-07T20:48:00Z">
                    <w:rPr>
                      <w:rFonts w:ascii="Frutiger LT 45 Light" w:hAnsi="Frutiger LT 45 Light" w:cs="Helvetica"/>
                      <w:color w:val="333333"/>
                      <w:shd w:val="clear" w:color="auto" w:fill="FFFF66"/>
                      <w:lang w:val="en-US"/>
                    </w:rPr>
                  </w:rPrChange>
                </w:rPr>
                <w:delText>1..1</w:delText>
              </w:r>
              <w:bookmarkStart w:id="3350" w:name="_Toc465441"/>
              <w:bookmarkEnd w:id="3350"/>
            </w:del>
          </w:p>
        </w:tc>
        <w:tc>
          <w:tcPr>
            <w:tcW w:w="0" w:type="auto"/>
            <w:tcBorders>
              <w:top w:val="nil"/>
              <w:left w:val="nil"/>
              <w:bottom w:val="nil"/>
              <w:right w:val="nil"/>
            </w:tcBorders>
            <w:hideMark/>
          </w:tcPr>
          <w:p w14:paraId="0BB583CB" w14:textId="77777777" w:rsidR="002B2776" w:rsidRPr="004A592B" w:rsidDel="002B2776" w:rsidRDefault="002B2776" w:rsidP="004A592B">
            <w:pPr>
              <w:spacing w:before="20"/>
              <w:rPr>
                <w:del w:id="3351" w:author="Cernigliaro, Giuseppe (IT - Bologna)" w:date="2019-02-07T19:38:00Z"/>
                <w:rFonts w:ascii="Frutiger LT 45 Light" w:hAnsi="Frutiger LT 45 Light" w:cs="Helvetica"/>
                <w:color w:val="333333"/>
                <w:rPrChange w:id="3352" w:author="Cernigliaro, Giuseppe (IT - Bologna)" w:date="2019-02-07T20:48:00Z">
                  <w:rPr>
                    <w:del w:id="3353" w:author="Cernigliaro, Giuseppe (IT - Bologna)" w:date="2019-02-07T19:38:00Z"/>
                    <w:rFonts w:ascii="Frutiger LT 45 Light" w:hAnsi="Frutiger LT 45 Light" w:cs="Helvetica"/>
                    <w:color w:val="333333"/>
                    <w:lang w:val="en-US"/>
                  </w:rPr>
                </w:rPrChange>
              </w:rPr>
            </w:pPr>
            <w:del w:id="3354" w:author="Cernigliaro, Giuseppe (IT - Bologna)" w:date="2019-02-07T19:38:00Z">
              <w:r w:rsidRPr="004A592B" w:rsidDel="002B2776">
                <w:rPr>
                  <w:rFonts w:ascii="Frutiger LT 45 Light" w:hAnsi="Frutiger LT 45 Light" w:cs="Helvetica"/>
                  <w:color w:val="333333"/>
                  <w:rPrChange w:id="3355"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356"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"http://www.datypic.com/sc/ubl21/e-cbc_ID.html"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357" w:author="Cernigliaro, Giuseppe (IT - Bologna)" w:date="2019-02-07T20:48:00Z">
                    <w:rPr>
                      <w:rStyle w:val="Hyperlink"/>
                      <w:rFonts w:ascii="Frutiger LT 45 Light" w:hAnsi="Frutiger LT 45 Light" w:cs="Helvetica"/>
                      <w:shd w:val="clear" w:color="auto" w:fill="FFFF66"/>
                      <w:lang w:val="en-US"/>
                    </w:rPr>
                  </w:rPrChange>
                </w:rPr>
                <w:delText>cbc:ID</w:delText>
              </w:r>
              <w:r w:rsidRPr="00FE77CB" w:rsidDel="002B2776">
                <w:rPr>
                  <w:rStyle w:val="Hyperlink"/>
                  <w:rFonts w:ascii="Frutiger LT 45 Light" w:hAnsi="Frutiger LT 45 Light" w:cs="Helvetica"/>
                  <w:shd w:val="clear" w:color="auto" w:fill="FFFF66"/>
                  <w:lang w:val="en-US"/>
                </w:rPr>
                <w:fldChar w:fldCharType="end"/>
              </w:r>
              <w:bookmarkStart w:id="3358" w:name="_Toc465442"/>
              <w:bookmarkEnd w:id="3358"/>
            </w:del>
          </w:p>
        </w:tc>
        <w:tc>
          <w:tcPr>
            <w:tcW w:w="0" w:type="auto"/>
            <w:tcBorders>
              <w:top w:val="nil"/>
              <w:left w:val="nil"/>
              <w:bottom w:val="nil"/>
              <w:right w:val="single" w:sz="4" w:space="0" w:color="auto"/>
            </w:tcBorders>
            <w:hideMark/>
          </w:tcPr>
          <w:p w14:paraId="4D8DAA3C" w14:textId="77777777" w:rsidR="002B2776" w:rsidRPr="004A592B" w:rsidDel="002B2776" w:rsidRDefault="002B2776" w:rsidP="004A592B">
            <w:pPr>
              <w:spacing w:before="20"/>
              <w:rPr>
                <w:del w:id="3359" w:author="Cernigliaro, Giuseppe (IT - Bologna)" w:date="2019-02-07T19:38:00Z"/>
                <w:rFonts w:ascii="Frutiger LT 45 Light" w:hAnsi="Frutiger LT 45 Light" w:cs="Helvetica"/>
                <w:color w:val="333333"/>
                <w:rPrChange w:id="3360" w:author="Cernigliaro, Giuseppe (IT - Bologna)" w:date="2019-02-07T20:48:00Z">
                  <w:rPr>
                    <w:del w:id="3361" w:author="Cernigliaro, Giuseppe (IT - Bologna)" w:date="2019-02-07T19:38:00Z"/>
                    <w:rFonts w:ascii="Frutiger LT 45 Light" w:hAnsi="Frutiger LT 45 Light" w:cs="Helvetica"/>
                    <w:color w:val="333333"/>
                    <w:lang w:val="en-US"/>
                  </w:rPr>
                </w:rPrChange>
              </w:rPr>
            </w:pPr>
            <w:del w:id="3362" w:author="Cernigliaro, Giuseppe (IT - Bologna)" w:date="2019-02-07T19:38:00Z">
              <w:r w:rsidRPr="004A592B" w:rsidDel="002B2776">
                <w:rPr>
                  <w:rStyle w:val="Strong"/>
                  <w:rFonts w:ascii="Frutiger LT 45 Light" w:hAnsi="Frutiger LT 45 Light" w:cs="Helvetica"/>
                  <w:color w:val="333333"/>
                  <w:shd w:val="clear" w:color="auto" w:fill="FFFF66"/>
                  <w:rPrChange w:id="3363" w:author="Cernigliaro, Giuseppe (IT - Bologna)" w:date="2019-02-07T20:48:00Z">
                    <w:rPr>
                      <w:rStyle w:val="Strong"/>
                      <w:rFonts w:ascii="Frutiger LT 45 Light" w:hAnsi="Frutiger LT 45 Light" w:cs="Helvetica"/>
                      <w:color w:val="333333"/>
                      <w:shd w:val="clear" w:color="auto" w:fill="FFFF66"/>
                      <w:lang w:val="en-US"/>
                    </w:rPr>
                  </w:rPrChange>
                </w:rPr>
                <w:delText>Document identification</w:delText>
              </w:r>
              <w:r w:rsidRPr="004A592B" w:rsidDel="002B2776">
                <w:rPr>
                  <w:rFonts w:ascii="Frutiger LT 45 Light" w:hAnsi="Frutiger LT 45 Light" w:cs="Helvetica"/>
                  <w:color w:val="333333"/>
                  <w:rPrChange w:id="3364" w:author="Cernigliaro, Giuseppe (IT - Bologna)" w:date="2019-02-07T20:48:00Z">
                    <w:rPr>
                      <w:rFonts w:ascii="Frutiger LT 45 Light" w:hAnsi="Frutiger LT 45 Light" w:cs="Helvetica"/>
                      <w:color w:val="333333"/>
                      <w:lang w:val="en-US"/>
                    </w:rPr>
                  </w:rPrChange>
                </w:rPr>
                <w:br/>
              </w:r>
              <w:r w:rsidRPr="004A592B" w:rsidDel="002B2776">
                <w:rPr>
                  <w:rStyle w:val="Emphasis"/>
                  <w:rFonts w:ascii="Frutiger LT 45 Light" w:hAnsi="Frutiger LT 45 Light" w:cs="Helvetica"/>
                  <w:color w:val="333333"/>
                  <w:shd w:val="clear" w:color="auto" w:fill="FFFF66"/>
                  <w:rPrChange w:id="3365" w:author="Cernigliaro, Giuseppe (IT - Bologna)" w:date="2019-02-07T20:48:00Z">
                    <w:rPr>
                      <w:rStyle w:val="Emphasis"/>
                      <w:rFonts w:ascii="Frutiger LT 45 Light" w:hAnsi="Frutiger LT 45 Light" w:cs="Helvetica"/>
                      <w:color w:val="333333"/>
                      <w:shd w:val="clear" w:color="auto" w:fill="FFFF66"/>
                      <w:lang w:val="en-US"/>
                    </w:rPr>
                  </w:rPrChange>
                </w:rPr>
                <w:delText>An identifier for the referenced document.</w:delText>
              </w:r>
              <w:bookmarkStart w:id="3366" w:name="_Toc465443"/>
              <w:bookmarkEnd w:id="3366"/>
            </w:del>
          </w:p>
        </w:tc>
        <w:bookmarkStart w:id="3367" w:name="_Toc465444"/>
        <w:bookmarkEnd w:id="3367"/>
      </w:tr>
      <w:tr w:rsidR="002B2776" w:rsidRPr="00FE77CB" w:rsidDel="002B2776" w14:paraId="4F33B2BE" w14:textId="77777777" w:rsidTr="004A592B">
        <w:trPr>
          <w:del w:id="3368" w:author="Cernigliaro, Giuseppe (IT - Bologna)" w:date="2019-02-07T19:38:00Z"/>
        </w:trPr>
        <w:tc>
          <w:tcPr>
            <w:tcW w:w="0" w:type="auto"/>
            <w:tcBorders>
              <w:top w:val="nil"/>
              <w:left w:val="single" w:sz="4" w:space="0" w:color="auto"/>
              <w:bottom w:val="single" w:sz="4" w:space="0" w:color="auto"/>
              <w:right w:val="nil"/>
            </w:tcBorders>
            <w:hideMark/>
          </w:tcPr>
          <w:p w14:paraId="7F25861E" w14:textId="77777777" w:rsidR="002B2776" w:rsidRPr="004A592B" w:rsidDel="002B2776" w:rsidRDefault="002B2776" w:rsidP="004A592B">
            <w:pPr>
              <w:spacing w:before="20"/>
              <w:rPr>
                <w:del w:id="3369" w:author="Cernigliaro, Giuseppe (IT - Bologna)" w:date="2019-02-07T19:38:00Z"/>
                <w:rFonts w:ascii="Frutiger LT 45 Light" w:hAnsi="Frutiger LT 45 Light" w:cs="Helvetica"/>
                <w:color w:val="333333"/>
                <w:rPrChange w:id="3370" w:author="Cernigliaro, Giuseppe (IT - Bologna)" w:date="2019-02-07T20:48:00Z">
                  <w:rPr>
                    <w:del w:id="3371" w:author="Cernigliaro, Giuseppe (IT - Bologna)" w:date="2019-02-07T19:38:00Z"/>
                    <w:rFonts w:ascii="Frutiger LT 45 Light" w:hAnsi="Frutiger LT 45 Light" w:cs="Helvetica"/>
                    <w:color w:val="333333"/>
                    <w:lang w:val="en-US"/>
                  </w:rPr>
                </w:rPrChange>
              </w:rPr>
            </w:pPr>
            <w:del w:id="3372" w:author="Cernigliaro, Giuseppe (IT - Bologna)" w:date="2019-02-07T19:38:00Z">
              <w:r w:rsidRPr="004A592B" w:rsidDel="002B2776">
                <w:rPr>
                  <w:rFonts w:ascii="Frutiger LT 45 Light" w:hAnsi="Frutiger LT 45 Light" w:cs="Helvetica"/>
                  <w:color w:val="333333"/>
                  <w:shd w:val="clear" w:color="auto" w:fill="FFFF66"/>
                  <w:rPrChange w:id="3373" w:author="Cernigliaro, Giuseppe (IT - Bologna)" w:date="2019-02-07T20:48:00Z">
                    <w:rPr>
                      <w:rFonts w:ascii="Frutiger LT 45 Light" w:hAnsi="Frutiger LT 45 Light" w:cs="Helvetica"/>
                      <w:color w:val="333333"/>
                      <w:shd w:val="clear" w:color="auto" w:fill="FFFF66"/>
                      <w:lang w:val="en-US"/>
                    </w:rPr>
                  </w:rPrChange>
                </w:rPr>
                <w:delText>1..1</w:delText>
              </w:r>
              <w:bookmarkStart w:id="3374" w:name="_Toc465445"/>
              <w:bookmarkEnd w:id="3374"/>
            </w:del>
          </w:p>
        </w:tc>
        <w:tc>
          <w:tcPr>
            <w:tcW w:w="0" w:type="auto"/>
            <w:tcBorders>
              <w:top w:val="nil"/>
              <w:left w:val="nil"/>
              <w:bottom w:val="single" w:sz="4" w:space="0" w:color="auto"/>
              <w:right w:val="nil"/>
            </w:tcBorders>
            <w:hideMark/>
          </w:tcPr>
          <w:p w14:paraId="5D973245" w14:textId="77777777" w:rsidR="002B2776" w:rsidRPr="004A592B" w:rsidDel="002B2776" w:rsidRDefault="002B2776" w:rsidP="004A592B">
            <w:pPr>
              <w:spacing w:before="20"/>
              <w:rPr>
                <w:del w:id="3375" w:author="Cernigliaro, Giuseppe (IT - Bologna)" w:date="2019-02-07T19:38:00Z"/>
                <w:rFonts w:ascii="Frutiger LT 45 Light" w:hAnsi="Frutiger LT 45 Light" w:cs="Helvetica"/>
                <w:color w:val="333333"/>
                <w:rPrChange w:id="3376" w:author="Cernigliaro, Giuseppe (IT - Bologna)" w:date="2019-02-07T20:48:00Z">
                  <w:rPr>
                    <w:del w:id="3377" w:author="Cernigliaro, Giuseppe (IT - Bologna)" w:date="2019-02-07T19:38:00Z"/>
                    <w:rFonts w:ascii="Frutiger LT 45 Light" w:hAnsi="Frutiger LT 45 Light" w:cs="Helvetica"/>
                    <w:color w:val="333333"/>
                    <w:lang w:val="en-US"/>
                  </w:rPr>
                </w:rPrChange>
              </w:rPr>
            </w:pPr>
            <w:del w:id="3378" w:author="Cernigliaro, Giuseppe (IT - Bologna)" w:date="2019-02-07T19:38:00Z">
              <w:r w:rsidRPr="004A592B" w:rsidDel="002B2776">
                <w:rPr>
                  <w:rFonts w:ascii="Frutiger LT 45 Light" w:hAnsi="Frutiger LT 45 Light" w:cs="Helvetica"/>
                  <w:color w:val="333333"/>
                  <w:rPrChange w:id="3379"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380"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"http://www.datypic.com/sc/ubl21/e-cbc_DocumentType.html"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381" w:author="Cernigliaro, Giuseppe (IT - Bologna)" w:date="2019-02-07T20:48:00Z">
                    <w:rPr>
                      <w:rStyle w:val="Hyperlink"/>
                      <w:rFonts w:ascii="Frutiger LT 45 Light" w:hAnsi="Frutiger LT 45 Light" w:cs="Helvetica"/>
                      <w:shd w:val="clear" w:color="auto" w:fill="FFFF66"/>
                      <w:lang w:val="en-US"/>
                    </w:rPr>
                  </w:rPrChange>
                </w:rPr>
                <w:delText>cbc:DocumentType</w:delText>
              </w:r>
              <w:r w:rsidRPr="00FE77CB" w:rsidDel="002B2776">
                <w:rPr>
                  <w:rStyle w:val="Hyperlink"/>
                  <w:rFonts w:ascii="Frutiger LT 45 Light" w:hAnsi="Frutiger LT 45 Light" w:cs="Helvetica"/>
                  <w:shd w:val="clear" w:color="auto" w:fill="FFFF66"/>
                  <w:lang w:val="en-US"/>
                </w:rPr>
                <w:fldChar w:fldCharType="end"/>
              </w:r>
              <w:bookmarkStart w:id="3382" w:name="_Toc465446"/>
              <w:bookmarkEnd w:id="3382"/>
            </w:del>
          </w:p>
        </w:tc>
        <w:tc>
          <w:tcPr>
            <w:tcW w:w="0" w:type="auto"/>
            <w:tcBorders>
              <w:top w:val="nil"/>
              <w:left w:val="nil"/>
              <w:bottom w:val="single" w:sz="4" w:space="0" w:color="auto"/>
              <w:right w:val="single" w:sz="4" w:space="0" w:color="auto"/>
            </w:tcBorders>
            <w:hideMark/>
          </w:tcPr>
          <w:p w14:paraId="0C706732" w14:textId="77777777" w:rsidR="002B2776" w:rsidRPr="004A592B" w:rsidDel="002B2776" w:rsidRDefault="002B2776" w:rsidP="004A592B">
            <w:pPr>
              <w:spacing w:before="20"/>
              <w:rPr>
                <w:del w:id="3383" w:author="Cernigliaro, Giuseppe (IT - Bologna)" w:date="2019-02-07T19:38:00Z"/>
                <w:rFonts w:ascii="Frutiger LT 45 Light" w:hAnsi="Frutiger LT 45 Light" w:cs="Helvetica"/>
                <w:color w:val="333333"/>
                <w:rPrChange w:id="3384" w:author="Cernigliaro, Giuseppe (IT - Bologna)" w:date="2019-02-07T20:48:00Z">
                  <w:rPr>
                    <w:del w:id="3385" w:author="Cernigliaro, Giuseppe (IT - Bologna)" w:date="2019-02-07T19:38:00Z"/>
                    <w:rFonts w:ascii="Frutiger LT 45 Light" w:hAnsi="Frutiger LT 45 Light" w:cs="Helvetica"/>
                    <w:color w:val="333333"/>
                    <w:lang w:val="en-US"/>
                  </w:rPr>
                </w:rPrChange>
              </w:rPr>
            </w:pPr>
            <w:del w:id="3386" w:author="Cernigliaro, Giuseppe (IT - Bologna)" w:date="2019-02-07T19:38:00Z">
              <w:r w:rsidRPr="004A592B" w:rsidDel="002B2776">
                <w:rPr>
                  <w:rStyle w:val="Strong"/>
                  <w:rFonts w:ascii="Frutiger LT 45 Light" w:hAnsi="Frutiger LT 45 Light" w:cs="Helvetica"/>
                  <w:color w:val="333333"/>
                  <w:shd w:val="clear" w:color="auto" w:fill="FFFF66"/>
                  <w:rPrChange w:id="3387" w:author="Cernigliaro, Giuseppe (IT - Bologna)" w:date="2019-02-07T20:48:00Z">
                    <w:rPr>
                      <w:rStyle w:val="Strong"/>
                      <w:rFonts w:ascii="Frutiger LT 45 Light" w:hAnsi="Frutiger LT 45 Light" w:cs="Helvetica"/>
                      <w:color w:val="333333"/>
                      <w:shd w:val="clear" w:color="auto" w:fill="FFFF66"/>
                      <w:lang w:val="en-US"/>
                    </w:rPr>
                  </w:rPrChange>
                </w:rPr>
                <w:delText>Document description</w:delText>
              </w:r>
              <w:r w:rsidRPr="004A592B" w:rsidDel="002B2776">
                <w:rPr>
                  <w:rFonts w:ascii="Frutiger LT 45 Light" w:hAnsi="Frutiger LT 45 Light" w:cs="Helvetica"/>
                  <w:color w:val="333333"/>
                  <w:rPrChange w:id="3388" w:author="Cernigliaro, Giuseppe (IT - Bologna)" w:date="2019-02-07T20:48:00Z">
                    <w:rPr>
                      <w:rFonts w:ascii="Frutiger LT 45 Light" w:hAnsi="Frutiger LT 45 Light" w:cs="Helvetica"/>
                      <w:color w:val="333333"/>
                      <w:lang w:val="en-US"/>
                    </w:rPr>
                  </w:rPrChange>
                </w:rPr>
                <w:br/>
              </w:r>
              <w:r w:rsidRPr="004A592B" w:rsidDel="002B2776">
                <w:rPr>
                  <w:rStyle w:val="Emphasis"/>
                  <w:rFonts w:ascii="Frutiger LT 45 Light" w:hAnsi="Frutiger LT 45 Light" w:cs="Helvetica"/>
                  <w:color w:val="333333"/>
                  <w:shd w:val="clear" w:color="auto" w:fill="FFFF66"/>
                  <w:rPrChange w:id="3389" w:author="Cernigliaro, Giuseppe (IT - Bologna)" w:date="2019-02-07T20:48:00Z">
                    <w:rPr>
                      <w:rStyle w:val="Emphasis"/>
                      <w:rFonts w:ascii="Frutiger LT 45 Light" w:hAnsi="Frutiger LT 45 Light" w:cs="Helvetica"/>
                      <w:color w:val="333333"/>
                      <w:shd w:val="clear" w:color="auto" w:fill="FFFF66"/>
                      <w:lang w:val="en-US"/>
                    </w:rPr>
                  </w:rPrChange>
                </w:rPr>
                <w:delText>Textual description of the document.</w:delText>
              </w:r>
              <w:bookmarkStart w:id="3390" w:name="_Toc465447"/>
              <w:bookmarkEnd w:id="3390"/>
            </w:del>
          </w:p>
        </w:tc>
        <w:bookmarkStart w:id="3391" w:name="_Toc465448"/>
        <w:bookmarkEnd w:id="3391"/>
      </w:tr>
    </w:tbl>
    <w:p w14:paraId="0D5D0B1A" w14:textId="77777777" w:rsidR="002B2776" w:rsidRPr="004A592B" w:rsidDel="002B2776" w:rsidRDefault="002B2776" w:rsidP="002B2776">
      <w:pPr>
        <w:pStyle w:val="BodyText"/>
        <w:ind w:left="1267"/>
        <w:rPr>
          <w:del w:id="3392" w:author="Cernigliaro, Giuseppe (IT - Bologna)" w:date="2019-02-07T19:38:00Z"/>
          <w:b/>
          <w:u w:val="single"/>
          <w:rPrChange w:id="3393" w:author="Cernigliaro, Giuseppe (IT - Bologna)" w:date="2019-02-07T20:48:00Z">
            <w:rPr>
              <w:del w:id="3394" w:author="Cernigliaro, Giuseppe (IT - Bologna)" w:date="2019-02-07T19:38:00Z"/>
              <w:b/>
              <w:u w:val="single"/>
              <w:lang w:val="en-US"/>
            </w:rPr>
          </w:rPrChange>
        </w:rPr>
      </w:pPr>
      <w:bookmarkStart w:id="3395" w:name="_Toc465449"/>
      <w:bookmarkEnd w:id="3395"/>
    </w:p>
    <w:p w14:paraId="457FA363" w14:textId="77777777" w:rsidR="002B2776" w:rsidRPr="00FE77CB" w:rsidDel="002B2776" w:rsidRDefault="002B2776" w:rsidP="002B2776">
      <w:pPr>
        <w:pStyle w:val="Heading4"/>
        <w:numPr>
          <w:ilvl w:val="3"/>
          <w:numId w:val="1"/>
        </w:numPr>
        <w:tabs>
          <w:tab w:val="clear" w:pos="1617"/>
          <w:tab w:val="num" w:pos="907"/>
        </w:tabs>
        <w:ind w:left="907"/>
        <w:rPr>
          <w:del w:id="3396" w:author="Cernigliaro, Giuseppe (IT - Bologna)" w:date="2019-02-07T19:38:00Z"/>
        </w:rPr>
      </w:pPr>
      <w:bookmarkStart w:id="3397" w:name="_Toc536799318"/>
      <w:del w:id="3398" w:author="Cernigliaro, Giuseppe (IT - Bologna)" w:date="2019-02-07T19:38:00Z">
        <w:r w:rsidRPr="00FE77CB" w:rsidDel="002B2776">
          <w:delText>Modifiche e integrazioni al formato Order Response transaction</w:delText>
        </w:r>
        <w:bookmarkStart w:id="3399" w:name="_Toc465450"/>
        <w:bookmarkEnd w:id="3397"/>
        <w:bookmarkEnd w:id="3399"/>
      </w:del>
    </w:p>
    <w:p w14:paraId="4CABD69E" w14:textId="77777777" w:rsidR="002B2776" w:rsidRPr="00FE77CB" w:rsidDel="002B2776" w:rsidRDefault="002B2776" w:rsidP="002B2776">
      <w:pPr>
        <w:pStyle w:val="BodyText"/>
        <w:spacing w:after="360"/>
        <w:rPr>
          <w:del w:id="3400" w:author="Cernigliaro, Giuseppe (IT - Bologna)" w:date="2019-02-07T19:38:00Z"/>
        </w:rPr>
      </w:pPr>
      <w:del w:id="3401" w:author="Cernigliaro, Giuseppe (IT - Bologna)" w:date="2019-02-07T19:38:00Z">
        <w:r w:rsidRPr="00FE77CB" w:rsidDel="002B2776">
          <w:delText>Rispetto allo standard PEPPOL, lo schema dati per NSO si differenzia per gli elementi evidenziati in giallo nella seguente tabella.</w:delText>
        </w:r>
        <w:bookmarkStart w:id="3402" w:name="_Toc465451"/>
        <w:bookmarkEnd w:id="3402"/>
      </w:del>
    </w:p>
    <w:tbl>
      <w:tblPr>
        <w:tblStyle w:val="TableGrid"/>
        <w:tblW w:w="8789" w:type="dxa"/>
        <w:tblLook w:val="04A0" w:firstRow="1" w:lastRow="0" w:firstColumn="1" w:lastColumn="0" w:noHBand="0" w:noVBand="1"/>
      </w:tblPr>
      <w:tblGrid>
        <w:gridCol w:w="673"/>
        <w:gridCol w:w="2888"/>
        <w:gridCol w:w="5228"/>
      </w:tblGrid>
      <w:tr w:rsidR="002B2776" w:rsidRPr="00FE77CB" w:rsidDel="002B2776" w14:paraId="5B95C70B" w14:textId="77777777" w:rsidTr="004A592B">
        <w:trPr>
          <w:del w:id="3403" w:author="Cernigliaro, Giuseppe (IT - Bologna)" w:date="2019-02-07T19:38:00Z"/>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77555A70" w14:textId="77777777" w:rsidR="002B2776" w:rsidRPr="00FE77CB" w:rsidDel="002B2776" w:rsidRDefault="002B2776" w:rsidP="004A592B">
            <w:pPr>
              <w:spacing w:before="120" w:after="120"/>
              <w:jc w:val="center"/>
              <w:rPr>
                <w:del w:id="3404" w:author="Cernigliaro, Giuseppe (IT - Bologna)" w:date="2019-02-07T19:38:00Z"/>
                <w:rFonts w:ascii="Frutiger LT 45 Light" w:hAnsi="Frutiger LT 45 Light" w:cs="Helvetica"/>
                <w:b/>
                <w:bCs/>
                <w:color w:val="333333"/>
              </w:rPr>
            </w:pPr>
            <w:del w:id="3405" w:author="Cernigliaro, Giuseppe (IT - Bologna)" w:date="2019-02-07T19:38:00Z">
              <w:r w:rsidRPr="00FE77CB" w:rsidDel="002B2776">
                <w:rPr>
                  <w:rFonts w:ascii="Frutiger LT 45 Light" w:hAnsi="Frutiger LT 45 Light" w:cs="Helvetica"/>
                  <w:b/>
                  <w:bCs/>
                  <w:color w:val="333333"/>
                </w:rPr>
                <w:delText>Card.</w:delText>
              </w:r>
              <w:bookmarkStart w:id="3406" w:name="_Toc465452"/>
              <w:bookmarkEnd w:id="3406"/>
            </w:del>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207B823C" w14:textId="77777777" w:rsidR="002B2776" w:rsidRPr="00FE77CB" w:rsidDel="002B2776" w:rsidRDefault="002B2776" w:rsidP="004A592B">
            <w:pPr>
              <w:spacing w:before="120" w:after="120"/>
              <w:jc w:val="center"/>
              <w:rPr>
                <w:del w:id="3407" w:author="Cernigliaro, Giuseppe (IT - Bologna)" w:date="2019-02-07T19:38:00Z"/>
                <w:rFonts w:ascii="Frutiger LT 45 Light" w:hAnsi="Frutiger LT 45 Light" w:cs="Helvetica"/>
                <w:b/>
                <w:bCs/>
                <w:color w:val="333333"/>
              </w:rPr>
            </w:pPr>
            <w:del w:id="3408" w:author="Cernigliaro, Giuseppe (IT - Bologna)" w:date="2019-02-07T19:38:00Z">
              <w:r w:rsidRPr="00FE77CB" w:rsidDel="002B2776">
                <w:rPr>
                  <w:rFonts w:ascii="Frutiger LT 45 Light" w:hAnsi="Frutiger LT 45 Light" w:cs="Helvetica"/>
                  <w:b/>
                  <w:bCs/>
                  <w:color w:val="333333"/>
                </w:rPr>
                <w:delText>Nome</w:delText>
              </w:r>
              <w:bookmarkStart w:id="3409" w:name="_Toc465453"/>
              <w:bookmarkEnd w:id="3409"/>
            </w:del>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3D4001E7" w14:textId="77777777" w:rsidR="002B2776" w:rsidRPr="00FE77CB" w:rsidDel="002B2776" w:rsidRDefault="002B2776" w:rsidP="004A592B">
            <w:pPr>
              <w:spacing w:before="120" w:after="120"/>
              <w:jc w:val="center"/>
              <w:rPr>
                <w:del w:id="3410" w:author="Cernigliaro, Giuseppe (IT - Bologna)" w:date="2019-02-07T19:38:00Z"/>
                <w:rFonts w:ascii="Frutiger LT 45 Light" w:hAnsi="Frutiger LT 45 Light" w:cs="Helvetica"/>
                <w:b/>
                <w:bCs/>
                <w:color w:val="333333"/>
              </w:rPr>
            </w:pPr>
            <w:del w:id="3411" w:author="Cernigliaro, Giuseppe (IT - Bologna)" w:date="2019-02-07T19:38:00Z">
              <w:r w:rsidRPr="00FE77CB" w:rsidDel="002B2776">
                <w:rPr>
                  <w:rFonts w:ascii="Frutiger LT 45 Light" w:hAnsi="Frutiger LT 45 Light" w:cs="Helvetica"/>
                  <w:b/>
                  <w:bCs/>
                  <w:color w:val="333333"/>
                </w:rPr>
                <w:delText>Descrizione</w:delText>
              </w:r>
              <w:bookmarkStart w:id="3412" w:name="_Toc465454"/>
              <w:bookmarkEnd w:id="3412"/>
            </w:del>
          </w:p>
        </w:tc>
        <w:bookmarkStart w:id="3413" w:name="_Toc465455"/>
        <w:bookmarkEnd w:id="3413"/>
      </w:tr>
      <w:tr w:rsidR="002B2776" w:rsidRPr="00FE77CB" w:rsidDel="002B2776" w14:paraId="1A871A8F" w14:textId="77777777" w:rsidTr="004A592B">
        <w:trPr>
          <w:del w:id="3414" w:author="Cernigliaro, Giuseppe (IT - Bologna)" w:date="2019-02-07T19:38:00Z"/>
        </w:trPr>
        <w:tc>
          <w:tcPr>
            <w:tcW w:w="0" w:type="auto"/>
            <w:tcBorders>
              <w:top w:val="single" w:sz="4" w:space="0" w:color="auto"/>
              <w:left w:val="single" w:sz="4" w:space="0" w:color="auto"/>
              <w:bottom w:val="nil"/>
              <w:right w:val="nil"/>
            </w:tcBorders>
            <w:hideMark/>
          </w:tcPr>
          <w:p w14:paraId="1C01DFD1" w14:textId="77777777" w:rsidR="002B2776" w:rsidRPr="004A592B" w:rsidDel="002B2776" w:rsidRDefault="002B2776" w:rsidP="004A592B">
            <w:pPr>
              <w:spacing w:before="20"/>
              <w:rPr>
                <w:del w:id="3415" w:author="Cernigliaro, Giuseppe (IT - Bologna)" w:date="2019-02-07T19:38:00Z"/>
                <w:rFonts w:ascii="Frutiger LT 45 Light" w:hAnsi="Frutiger LT 45 Light" w:cs="Helvetica"/>
                <w:color w:val="333333"/>
                <w:rPrChange w:id="3416" w:author="Cernigliaro, Giuseppe (IT - Bologna)" w:date="2019-02-07T20:48:00Z">
                  <w:rPr>
                    <w:del w:id="3417" w:author="Cernigliaro, Giuseppe (IT - Bologna)" w:date="2019-02-07T19:38:00Z"/>
                    <w:rFonts w:ascii="Frutiger LT 45 Light" w:hAnsi="Frutiger LT 45 Light" w:cs="Helvetica"/>
                    <w:color w:val="333333"/>
                    <w:lang w:val="en-US"/>
                  </w:rPr>
                </w:rPrChange>
              </w:rPr>
            </w:pPr>
            <w:del w:id="3418" w:author="Cernigliaro, Giuseppe (IT - Bologna)" w:date="2019-02-07T19:38:00Z">
              <w:r w:rsidRPr="004A592B" w:rsidDel="002B2776">
                <w:rPr>
                  <w:rFonts w:ascii="Frutiger LT 45 Light" w:hAnsi="Frutiger LT 45 Light" w:cs="Helvetica"/>
                  <w:color w:val="333333"/>
                  <w:rPrChange w:id="3419" w:author="Cernigliaro, Giuseppe (IT - Bologna)" w:date="2019-02-07T20:48:00Z">
                    <w:rPr>
                      <w:rFonts w:ascii="Frutiger LT 45 Light" w:hAnsi="Frutiger LT 45 Light" w:cs="Helvetica"/>
                      <w:color w:val="333333"/>
                      <w:lang w:val="en-US"/>
                    </w:rPr>
                  </w:rPrChange>
                </w:rPr>
                <w:delText xml:space="preserve">1..1 </w:delText>
              </w:r>
              <w:bookmarkStart w:id="3420" w:name="_Toc465456"/>
              <w:bookmarkEnd w:id="3420"/>
            </w:del>
          </w:p>
        </w:tc>
        <w:tc>
          <w:tcPr>
            <w:tcW w:w="0" w:type="auto"/>
            <w:tcBorders>
              <w:top w:val="single" w:sz="4" w:space="0" w:color="auto"/>
              <w:left w:val="nil"/>
              <w:bottom w:val="nil"/>
              <w:right w:val="nil"/>
            </w:tcBorders>
            <w:hideMark/>
          </w:tcPr>
          <w:p w14:paraId="0EF42135" w14:textId="77777777" w:rsidR="002B2776" w:rsidRPr="004A592B" w:rsidDel="002B2776" w:rsidRDefault="002B2776" w:rsidP="004A592B">
            <w:pPr>
              <w:spacing w:before="20"/>
              <w:rPr>
                <w:del w:id="3421" w:author="Cernigliaro, Giuseppe (IT - Bologna)" w:date="2019-02-07T19:38:00Z"/>
                <w:rFonts w:ascii="Frutiger LT 45 Light" w:hAnsi="Frutiger LT 45 Light" w:cs="Helvetica"/>
                <w:color w:val="333333"/>
                <w:rPrChange w:id="3422" w:author="Cernigliaro, Giuseppe (IT - Bologna)" w:date="2019-02-07T20:48:00Z">
                  <w:rPr>
                    <w:del w:id="3423" w:author="Cernigliaro, Giuseppe (IT - Bologna)" w:date="2019-02-07T19:38:00Z"/>
                    <w:rFonts w:ascii="Frutiger LT 45 Light" w:hAnsi="Frutiger LT 45 Light" w:cs="Helvetica"/>
                    <w:color w:val="333333"/>
                    <w:lang w:val="en-US"/>
                  </w:rPr>
                </w:rPrChange>
              </w:rPr>
            </w:pPr>
            <w:del w:id="3424" w:author="Cernigliaro, Giuseppe (IT - Bologna)" w:date="2019-02-07T19:38:00Z">
              <w:r w:rsidRPr="004A592B" w:rsidDel="002B2776">
                <w:rPr>
                  <w:rFonts w:ascii="Frutiger LT 45 Light" w:hAnsi="Frutiger LT 45 Light" w:cs="Helvetica"/>
                  <w:color w:val="333333"/>
                  <w:rPrChange w:id="3425"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426"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"http://docs.peppol.eu/poacc/upgrade-3/syntax/OrderResponse/cac-OrderReference/"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427" w:author="Cernigliaro, Giuseppe (IT - Bologna)" w:date="2019-02-07T20:48:00Z">
                    <w:rPr>
                      <w:rStyle w:val="Hyperlink"/>
                      <w:rFonts w:ascii="Frutiger LT 45 Light" w:hAnsi="Frutiger LT 45 Light" w:cs="Helvetica"/>
                      <w:lang w:val="en-US"/>
                    </w:rPr>
                  </w:rPrChange>
                </w:rPr>
                <w:delText>cac:OrderReference</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428" w:author="Cernigliaro, Giuseppe (IT - Bologna)" w:date="2019-02-07T20:48:00Z">
                    <w:rPr>
                      <w:rFonts w:ascii="Frutiger LT 45 Light" w:hAnsi="Frutiger LT 45 Light" w:cs="Helvetica"/>
                      <w:color w:val="333333"/>
                      <w:lang w:val="en-US"/>
                    </w:rPr>
                  </w:rPrChange>
                </w:rPr>
                <w:delText xml:space="preserve"> </w:delText>
              </w:r>
              <w:bookmarkStart w:id="3429" w:name="_Toc465457"/>
              <w:bookmarkEnd w:id="3429"/>
            </w:del>
          </w:p>
        </w:tc>
        <w:tc>
          <w:tcPr>
            <w:tcW w:w="0" w:type="auto"/>
            <w:tcBorders>
              <w:top w:val="single" w:sz="4" w:space="0" w:color="auto"/>
              <w:left w:val="nil"/>
              <w:bottom w:val="nil"/>
              <w:right w:val="single" w:sz="4" w:space="0" w:color="auto"/>
            </w:tcBorders>
            <w:hideMark/>
          </w:tcPr>
          <w:p w14:paraId="46AA9E48" w14:textId="77777777" w:rsidR="002B2776" w:rsidRPr="004A592B" w:rsidDel="002B2776" w:rsidRDefault="002B2776" w:rsidP="004A592B">
            <w:pPr>
              <w:pStyle w:val="NormalWeb"/>
              <w:spacing w:before="20" w:after="0"/>
              <w:rPr>
                <w:del w:id="3430" w:author="Cernigliaro, Giuseppe (IT - Bologna)" w:date="2019-02-07T19:38:00Z"/>
                <w:rFonts w:ascii="Frutiger LT 45 Light" w:eastAsiaTheme="minorEastAsia" w:hAnsi="Frutiger LT 45 Light" w:cs="Helvetica"/>
                <w:color w:val="333333"/>
                <w:sz w:val="20"/>
                <w:szCs w:val="20"/>
                <w:rPrChange w:id="3431" w:author="Cernigliaro, Giuseppe (IT - Bologna)" w:date="2019-02-07T20:48:00Z">
                  <w:rPr>
                    <w:del w:id="3432" w:author="Cernigliaro, Giuseppe (IT - Bologna)" w:date="2019-02-07T19:38:00Z"/>
                    <w:rFonts w:ascii="Frutiger LT 45 Light" w:eastAsiaTheme="minorEastAsia" w:hAnsi="Frutiger LT 45 Light" w:cs="Helvetica"/>
                    <w:color w:val="333333"/>
                    <w:sz w:val="20"/>
                    <w:szCs w:val="20"/>
                    <w:lang w:val="en-US"/>
                  </w:rPr>
                </w:rPrChange>
              </w:rPr>
            </w:pPr>
            <w:del w:id="3433" w:author="Cernigliaro, Giuseppe (IT - Bologna)" w:date="2019-02-07T19:38:00Z">
              <w:r w:rsidRPr="004A592B" w:rsidDel="002B2776">
                <w:rPr>
                  <w:rStyle w:val="Strong"/>
                  <w:rFonts w:ascii="Frutiger LT 45 Light" w:hAnsi="Frutiger LT 45 Light" w:cs="Helvetica"/>
                  <w:color w:val="333333"/>
                  <w:sz w:val="20"/>
                  <w:szCs w:val="20"/>
                  <w:rPrChange w:id="3434" w:author="Cernigliaro, Giuseppe (IT - Bologna)" w:date="2019-02-07T20:48:00Z">
                    <w:rPr>
                      <w:rStyle w:val="Strong"/>
                      <w:rFonts w:ascii="Frutiger LT 45 Light" w:hAnsi="Frutiger LT 45 Light" w:cs="Helvetica"/>
                      <w:color w:val="333333"/>
                      <w:sz w:val="20"/>
                      <w:szCs w:val="20"/>
                      <w:lang w:val="en-US"/>
                    </w:rPr>
                  </w:rPrChange>
                </w:rPr>
                <w:delText>Order reference</w:delText>
              </w:r>
              <w:bookmarkStart w:id="3435" w:name="_Toc465458"/>
              <w:bookmarkEnd w:id="3435"/>
            </w:del>
          </w:p>
        </w:tc>
        <w:bookmarkStart w:id="3436" w:name="_Toc465459"/>
        <w:bookmarkEnd w:id="3436"/>
      </w:tr>
      <w:tr w:rsidR="002B2776" w:rsidRPr="00FE77CB" w:rsidDel="002B2776" w14:paraId="7DD2FD80" w14:textId="77777777" w:rsidTr="004A592B">
        <w:trPr>
          <w:del w:id="3437" w:author="Cernigliaro, Giuseppe (IT - Bologna)" w:date="2019-02-07T19:38:00Z"/>
        </w:trPr>
        <w:tc>
          <w:tcPr>
            <w:tcW w:w="0" w:type="auto"/>
            <w:tcBorders>
              <w:top w:val="nil"/>
              <w:left w:val="single" w:sz="4" w:space="0" w:color="auto"/>
              <w:bottom w:val="nil"/>
              <w:right w:val="nil"/>
            </w:tcBorders>
            <w:hideMark/>
          </w:tcPr>
          <w:p w14:paraId="4C1290BA" w14:textId="77777777" w:rsidR="002B2776" w:rsidRPr="004A592B" w:rsidDel="002B2776" w:rsidRDefault="002B2776" w:rsidP="004A592B">
            <w:pPr>
              <w:spacing w:before="20"/>
              <w:rPr>
                <w:del w:id="3438" w:author="Cernigliaro, Giuseppe (IT - Bologna)" w:date="2019-02-07T19:38:00Z"/>
                <w:rFonts w:ascii="Frutiger LT 45 Light" w:hAnsi="Frutiger LT 45 Light" w:cs="Helvetica"/>
                <w:color w:val="333333"/>
                <w:rPrChange w:id="3439" w:author="Cernigliaro, Giuseppe (IT - Bologna)" w:date="2019-02-07T20:48:00Z">
                  <w:rPr>
                    <w:del w:id="3440" w:author="Cernigliaro, Giuseppe (IT - Bologna)" w:date="2019-02-07T19:38:00Z"/>
                    <w:rFonts w:ascii="Frutiger LT 45 Light" w:hAnsi="Frutiger LT 45 Light" w:cs="Helvetica"/>
                    <w:color w:val="333333"/>
                    <w:lang w:val="en-US"/>
                  </w:rPr>
                </w:rPrChange>
              </w:rPr>
            </w:pPr>
            <w:del w:id="3441" w:author="Cernigliaro, Giuseppe (IT - Bologna)" w:date="2019-02-07T19:38:00Z">
              <w:r w:rsidRPr="004A592B" w:rsidDel="002B2776">
                <w:rPr>
                  <w:rFonts w:ascii="Frutiger LT 45 Light" w:hAnsi="Frutiger LT 45 Light" w:cs="Helvetica"/>
                  <w:color w:val="333333"/>
                  <w:rPrChange w:id="3442" w:author="Cernigliaro, Giuseppe (IT - Bologna)" w:date="2019-02-07T20:48:00Z">
                    <w:rPr>
                      <w:rFonts w:ascii="Frutiger LT 45 Light" w:hAnsi="Frutiger LT 45 Light" w:cs="Helvetica"/>
                      <w:color w:val="333333"/>
                      <w:lang w:val="en-US"/>
                    </w:rPr>
                  </w:rPrChange>
                </w:rPr>
                <w:delText xml:space="preserve">1..1 </w:delText>
              </w:r>
              <w:bookmarkStart w:id="3443" w:name="_Toc465460"/>
              <w:bookmarkEnd w:id="3443"/>
            </w:del>
          </w:p>
        </w:tc>
        <w:tc>
          <w:tcPr>
            <w:tcW w:w="0" w:type="auto"/>
            <w:tcBorders>
              <w:top w:val="nil"/>
              <w:left w:val="nil"/>
              <w:bottom w:val="nil"/>
              <w:right w:val="nil"/>
            </w:tcBorders>
            <w:hideMark/>
          </w:tcPr>
          <w:p w14:paraId="7F4712EC" w14:textId="77777777" w:rsidR="002B2776" w:rsidRPr="004A592B" w:rsidDel="002B2776" w:rsidRDefault="002B2776" w:rsidP="004A592B">
            <w:pPr>
              <w:spacing w:before="20"/>
              <w:rPr>
                <w:del w:id="3444" w:author="Cernigliaro, Giuseppe (IT - Bologna)" w:date="2019-02-07T19:38:00Z"/>
                <w:rFonts w:ascii="Frutiger LT 45 Light" w:hAnsi="Frutiger LT 45 Light" w:cs="Helvetica"/>
                <w:color w:val="333333"/>
                <w:rPrChange w:id="3445" w:author="Cernigliaro, Giuseppe (IT - Bologna)" w:date="2019-02-07T20:48:00Z">
                  <w:rPr>
                    <w:del w:id="3446" w:author="Cernigliaro, Giuseppe (IT - Bologna)" w:date="2019-02-07T19:38:00Z"/>
                    <w:rFonts w:ascii="Frutiger LT 45 Light" w:hAnsi="Frutiger LT 45 Light" w:cs="Helvetica"/>
                    <w:color w:val="333333"/>
                    <w:lang w:val="en-US"/>
                  </w:rPr>
                </w:rPrChange>
              </w:rPr>
            </w:pPr>
            <w:del w:id="3447" w:author="Cernigliaro, Giuseppe (IT - Bologna)" w:date="2019-02-07T19:38:00Z">
              <w:r w:rsidRPr="004A592B" w:rsidDel="002B2776">
                <w:rPr>
                  <w:rFonts w:ascii="Frutiger LT 45 Light" w:hAnsi="Frutiger LT 45 Light" w:cs="Helvetica"/>
                  <w:color w:val="333333"/>
                  <w:rPrChange w:id="3448"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449"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"http://docs.peppol.eu/poacc/upgrade-3/syntax/OrderResponse/cac-OrderReference/cbc-ID/"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450" w:author="Cernigliaro, Giuseppe (IT - Bologna)" w:date="2019-02-07T20:48:00Z">
                    <w:rPr>
                      <w:rStyle w:val="Hyperlink"/>
                      <w:rFonts w:ascii="Frutiger LT 45 Light" w:hAnsi="Frutiger LT 45 Light" w:cs="Helvetica"/>
                      <w:lang w:val="en-US"/>
                    </w:rPr>
                  </w:rPrChange>
                </w:rPr>
                <w:delText>cbc:ID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451" w:author="Cernigliaro, Giuseppe (IT - Bologna)" w:date="2019-02-07T20:48:00Z">
                    <w:rPr>
                      <w:rFonts w:ascii="Frutiger LT 45 Light" w:hAnsi="Frutiger LT 45 Light" w:cs="Helvetica"/>
                      <w:color w:val="333333"/>
                      <w:lang w:val="en-US"/>
                    </w:rPr>
                  </w:rPrChange>
                </w:rPr>
                <w:delText xml:space="preserve"> </w:delText>
              </w:r>
              <w:bookmarkStart w:id="3452" w:name="_Toc465461"/>
              <w:bookmarkEnd w:id="3452"/>
            </w:del>
          </w:p>
        </w:tc>
        <w:tc>
          <w:tcPr>
            <w:tcW w:w="0" w:type="auto"/>
            <w:tcBorders>
              <w:top w:val="nil"/>
              <w:left w:val="nil"/>
              <w:bottom w:val="nil"/>
              <w:right w:val="single" w:sz="4" w:space="0" w:color="auto"/>
            </w:tcBorders>
            <w:hideMark/>
          </w:tcPr>
          <w:p w14:paraId="64ADE264" w14:textId="77777777" w:rsidR="002B2776" w:rsidRPr="004A592B" w:rsidDel="002B2776" w:rsidRDefault="002B2776" w:rsidP="004A592B">
            <w:pPr>
              <w:pStyle w:val="NormalWeb"/>
              <w:spacing w:before="20" w:after="0"/>
              <w:rPr>
                <w:del w:id="3453" w:author="Cernigliaro, Giuseppe (IT - Bologna)" w:date="2019-02-07T19:38:00Z"/>
                <w:rFonts w:ascii="Frutiger LT 45 Light" w:hAnsi="Frutiger LT 45 Light" w:cs="Helvetica"/>
                <w:color w:val="333333"/>
                <w:sz w:val="20"/>
                <w:szCs w:val="20"/>
                <w:rPrChange w:id="3454" w:author="Cernigliaro, Giuseppe (IT - Bologna)" w:date="2019-02-07T20:48:00Z">
                  <w:rPr>
                    <w:del w:id="3455" w:author="Cernigliaro, Giuseppe (IT - Bologna)" w:date="2019-02-07T19:38:00Z"/>
                    <w:rFonts w:ascii="Frutiger LT 45 Light" w:hAnsi="Frutiger LT 45 Light" w:cs="Helvetica"/>
                    <w:color w:val="333333"/>
                    <w:sz w:val="20"/>
                    <w:szCs w:val="20"/>
                    <w:lang w:val="en-US"/>
                  </w:rPr>
                </w:rPrChange>
              </w:rPr>
            </w:pPr>
            <w:del w:id="3456" w:author="Cernigliaro, Giuseppe (IT - Bologna)" w:date="2019-02-07T19:38:00Z">
              <w:r w:rsidRPr="004A592B" w:rsidDel="002B2776">
                <w:rPr>
                  <w:rStyle w:val="Strong"/>
                  <w:rFonts w:ascii="Frutiger LT 45 Light" w:hAnsi="Frutiger LT 45 Light" w:cs="Helvetica"/>
                  <w:color w:val="333333"/>
                  <w:sz w:val="20"/>
                  <w:szCs w:val="20"/>
                  <w:rPrChange w:id="3457" w:author="Cernigliaro, Giuseppe (IT - Bologna)" w:date="2019-02-07T20:48:00Z">
                    <w:rPr>
                      <w:rStyle w:val="Strong"/>
                      <w:rFonts w:ascii="Frutiger LT 45 Light" w:hAnsi="Frutiger LT 45 Light" w:cs="Helvetica"/>
                      <w:color w:val="333333"/>
                      <w:sz w:val="20"/>
                      <w:szCs w:val="20"/>
                      <w:lang w:val="en-US"/>
                    </w:rPr>
                  </w:rPrChange>
                </w:rPr>
                <w:delText>Order document reference</w:delText>
              </w:r>
              <w:r w:rsidRPr="004A592B" w:rsidDel="002B2776">
                <w:rPr>
                  <w:rFonts w:ascii="Frutiger LT 45 Light" w:hAnsi="Frutiger LT 45 Light" w:cs="Helvetica"/>
                  <w:color w:val="333333"/>
                  <w:sz w:val="20"/>
                  <w:szCs w:val="20"/>
                  <w:rPrChange w:id="3458"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459" w:author="Cernigliaro, Giuseppe (IT - Bologna)" w:date="2019-02-07T20:48:00Z">
                    <w:rPr>
                      <w:rStyle w:val="Emphasis"/>
                      <w:rFonts w:ascii="Frutiger LT 45 Light" w:hAnsi="Frutiger LT 45 Light" w:cs="Helvetica"/>
                      <w:color w:val="333333"/>
                      <w:sz w:val="20"/>
                      <w:szCs w:val="20"/>
                      <w:lang w:val="en-US"/>
                    </w:rPr>
                  </w:rPrChange>
                </w:rPr>
                <w:delText>Used to reference the order that is being responded to.</w:delText>
              </w:r>
              <w:r w:rsidRPr="004A592B" w:rsidDel="002B2776">
                <w:rPr>
                  <w:rFonts w:ascii="Frutiger LT 45 Light" w:hAnsi="Frutiger LT 45 Light" w:cs="Helvetica"/>
                  <w:color w:val="333333"/>
                  <w:sz w:val="20"/>
                  <w:szCs w:val="20"/>
                  <w:rPrChange w:id="3460" w:author="Cernigliaro, Giuseppe (IT - Bologna)" w:date="2019-02-07T20:48:00Z">
                    <w:rPr>
                      <w:rFonts w:ascii="Frutiger LT 45 Light" w:hAnsi="Frutiger LT 45 Light" w:cs="Helvetica"/>
                      <w:color w:val="333333"/>
                      <w:sz w:val="20"/>
                      <w:szCs w:val="20"/>
                      <w:lang w:val="en-US"/>
                    </w:rPr>
                  </w:rPrChange>
                </w:rPr>
                <w:delText xml:space="preserve"> </w:delText>
              </w:r>
              <w:bookmarkStart w:id="3461" w:name="_Toc465462"/>
              <w:bookmarkEnd w:id="3461"/>
            </w:del>
          </w:p>
        </w:tc>
        <w:bookmarkStart w:id="3462" w:name="_Toc465463"/>
        <w:bookmarkEnd w:id="3462"/>
      </w:tr>
      <w:tr w:rsidR="002B2776" w:rsidRPr="00FE77CB" w:rsidDel="002B2776" w14:paraId="76E16E7B" w14:textId="77777777" w:rsidTr="004A592B">
        <w:trPr>
          <w:del w:id="3463" w:author="Cernigliaro, Giuseppe (IT - Bologna)" w:date="2019-02-07T19:38:00Z"/>
        </w:trPr>
        <w:tc>
          <w:tcPr>
            <w:tcW w:w="0" w:type="auto"/>
            <w:tcBorders>
              <w:top w:val="nil"/>
              <w:left w:val="single" w:sz="4" w:space="0" w:color="auto"/>
              <w:bottom w:val="nil"/>
              <w:right w:val="nil"/>
            </w:tcBorders>
            <w:hideMark/>
          </w:tcPr>
          <w:p w14:paraId="22541C46" w14:textId="77777777" w:rsidR="002B2776" w:rsidRPr="004A592B" w:rsidDel="002B2776" w:rsidRDefault="002B2776" w:rsidP="004A592B">
            <w:pPr>
              <w:spacing w:before="20"/>
              <w:rPr>
                <w:del w:id="3464" w:author="Cernigliaro, Giuseppe (IT - Bologna)" w:date="2019-02-07T19:38:00Z"/>
                <w:rFonts w:ascii="Frutiger LT 45 Light" w:hAnsi="Frutiger LT 45 Light" w:cs="Helvetica"/>
                <w:color w:val="333333"/>
                <w:rPrChange w:id="3465" w:author="Cernigliaro, Giuseppe (IT - Bologna)" w:date="2019-02-07T20:48:00Z">
                  <w:rPr>
                    <w:del w:id="3466" w:author="Cernigliaro, Giuseppe (IT - Bologna)" w:date="2019-02-07T19:38:00Z"/>
                    <w:rFonts w:ascii="Frutiger LT 45 Light" w:hAnsi="Frutiger LT 45 Light" w:cs="Helvetica"/>
                    <w:color w:val="333333"/>
                    <w:lang w:val="en-US"/>
                  </w:rPr>
                </w:rPrChange>
              </w:rPr>
            </w:pPr>
            <w:del w:id="3467" w:author="Cernigliaro, Giuseppe (IT - Bologna)" w:date="2019-02-07T19:38:00Z">
              <w:r w:rsidRPr="004A592B" w:rsidDel="002B2776">
                <w:rPr>
                  <w:rFonts w:ascii="Frutiger LT 45 Light" w:hAnsi="Frutiger LT 45 Light" w:cs="Helvetica"/>
                  <w:color w:val="333333"/>
                  <w:shd w:val="clear" w:color="auto" w:fill="FFFF66"/>
                  <w:rPrChange w:id="3468" w:author="Cernigliaro, Giuseppe (IT - Bologna)" w:date="2019-02-07T20:48:00Z">
                    <w:rPr>
                      <w:rFonts w:ascii="Frutiger LT 45 Light" w:hAnsi="Frutiger LT 45 Light" w:cs="Helvetica"/>
                      <w:color w:val="333333"/>
                      <w:shd w:val="clear" w:color="auto" w:fill="FFFF66"/>
                      <w:lang w:val="en-US"/>
                    </w:rPr>
                  </w:rPrChange>
                </w:rPr>
                <w:delText>1..1</w:delText>
              </w:r>
              <w:bookmarkStart w:id="3469" w:name="_Toc465464"/>
              <w:bookmarkEnd w:id="3469"/>
            </w:del>
          </w:p>
        </w:tc>
        <w:tc>
          <w:tcPr>
            <w:tcW w:w="0" w:type="auto"/>
            <w:tcBorders>
              <w:top w:val="nil"/>
              <w:left w:val="nil"/>
              <w:bottom w:val="nil"/>
              <w:right w:val="nil"/>
            </w:tcBorders>
            <w:hideMark/>
          </w:tcPr>
          <w:p w14:paraId="0FCD7E2D" w14:textId="77777777" w:rsidR="002B2776" w:rsidRPr="004A592B" w:rsidDel="002B2776" w:rsidRDefault="002B2776" w:rsidP="004A592B">
            <w:pPr>
              <w:spacing w:before="20"/>
              <w:rPr>
                <w:del w:id="3470" w:author="Cernigliaro, Giuseppe (IT - Bologna)" w:date="2019-02-07T19:38:00Z"/>
                <w:rFonts w:ascii="Frutiger LT 45 Light" w:hAnsi="Frutiger LT 45 Light" w:cs="Helvetica"/>
                <w:color w:val="333333"/>
                <w:rPrChange w:id="3471" w:author="Cernigliaro, Giuseppe (IT - Bologna)" w:date="2019-02-07T20:48:00Z">
                  <w:rPr>
                    <w:del w:id="3472" w:author="Cernigliaro, Giuseppe (IT - Bologna)" w:date="2019-02-07T19:38:00Z"/>
                    <w:rFonts w:ascii="Frutiger LT 45 Light" w:hAnsi="Frutiger LT 45 Light" w:cs="Helvetica"/>
                    <w:color w:val="333333"/>
                    <w:lang w:val="en-US"/>
                  </w:rPr>
                </w:rPrChange>
              </w:rPr>
            </w:pPr>
            <w:del w:id="3473" w:author="Cernigliaro, Giuseppe (IT - Bologna)" w:date="2019-02-07T19:38:00Z">
              <w:r w:rsidRPr="004A592B" w:rsidDel="002B2776">
                <w:rPr>
                  <w:rFonts w:ascii="Frutiger LT 45 Light" w:hAnsi="Frutiger LT 45 Light" w:cs="Helvetica"/>
                  <w:color w:val="333333"/>
                  <w:rPrChange w:id="3474"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475"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"http://www.datypic.com/sc/ubl21/e-cbc_IssueDate.html"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476" w:author="Cernigliaro, Giuseppe (IT - Bologna)" w:date="2019-02-07T20:48:00Z">
                    <w:rPr>
                      <w:rStyle w:val="Hyperlink"/>
                      <w:rFonts w:ascii="Frutiger LT 45 Light" w:hAnsi="Frutiger LT 45 Light" w:cs="Helvetica"/>
                      <w:shd w:val="clear" w:color="auto" w:fill="FFFF66"/>
                      <w:lang w:val="en-US"/>
                    </w:rPr>
                  </w:rPrChange>
                </w:rPr>
                <w:delText>cbc:IssueDate</w:delText>
              </w:r>
              <w:r w:rsidRPr="00FE77CB" w:rsidDel="002B2776">
                <w:rPr>
                  <w:rStyle w:val="Hyperlink"/>
                  <w:rFonts w:ascii="Frutiger LT 45 Light" w:hAnsi="Frutiger LT 45 Light" w:cs="Helvetica"/>
                  <w:shd w:val="clear" w:color="auto" w:fill="FFFF66"/>
                  <w:lang w:val="en-US"/>
                </w:rPr>
                <w:fldChar w:fldCharType="end"/>
              </w:r>
              <w:bookmarkStart w:id="3477" w:name="_Toc465465"/>
              <w:bookmarkEnd w:id="3477"/>
            </w:del>
          </w:p>
        </w:tc>
        <w:tc>
          <w:tcPr>
            <w:tcW w:w="0" w:type="auto"/>
            <w:tcBorders>
              <w:top w:val="nil"/>
              <w:left w:val="nil"/>
              <w:bottom w:val="nil"/>
              <w:right w:val="single" w:sz="4" w:space="0" w:color="auto"/>
            </w:tcBorders>
            <w:hideMark/>
          </w:tcPr>
          <w:p w14:paraId="596E4888" w14:textId="77777777" w:rsidR="002B2776" w:rsidRPr="004A592B" w:rsidDel="002B2776" w:rsidRDefault="002B2776" w:rsidP="004A592B">
            <w:pPr>
              <w:pStyle w:val="NormalWeb"/>
              <w:spacing w:before="20" w:after="0"/>
              <w:rPr>
                <w:del w:id="3478" w:author="Cernigliaro, Giuseppe (IT - Bologna)" w:date="2019-02-07T19:38:00Z"/>
                <w:rFonts w:ascii="Frutiger LT 45 Light" w:hAnsi="Frutiger LT 45 Light" w:cs="Helvetica"/>
                <w:color w:val="333333"/>
                <w:sz w:val="20"/>
                <w:szCs w:val="20"/>
                <w:rPrChange w:id="3479" w:author="Cernigliaro, Giuseppe (IT - Bologna)" w:date="2019-02-07T20:48:00Z">
                  <w:rPr>
                    <w:del w:id="3480" w:author="Cernigliaro, Giuseppe (IT - Bologna)" w:date="2019-02-07T19:38:00Z"/>
                    <w:rFonts w:ascii="Frutiger LT 45 Light" w:hAnsi="Frutiger LT 45 Light" w:cs="Helvetica"/>
                    <w:color w:val="333333"/>
                    <w:sz w:val="20"/>
                    <w:szCs w:val="20"/>
                    <w:lang w:val="en-US"/>
                  </w:rPr>
                </w:rPrChange>
              </w:rPr>
            </w:pPr>
            <w:del w:id="3481"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482"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Issue date</w:delText>
              </w:r>
              <w:r w:rsidRPr="004A592B" w:rsidDel="002B2776">
                <w:rPr>
                  <w:rFonts w:ascii="Frutiger LT 45 Light" w:hAnsi="Frutiger LT 45 Light" w:cs="Helvetica"/>
                  <w:color w:val="333333"/>
                  <w:sz w:val="20"/>
                  <w:szCs w:val="20"/>
                  <w:rPrChange w:id="3483"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3484"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The date on which the initial order was issued</w:delText>
              </w:r>
              <w:r w:rsidRPr="004A592B" w:rsidDel="002B2776">
                <w:rPr>
                  <w:rStyle w:val="Emphasis"/>
                  <w:rFonts w:ascii="Frutiger LT 45 Light" w:hAnsi="Frutiger LT 45 Light" w:cs="Helvetica"/>
                  <w:color w:val="333333"/>
                  <w:sz w:val="20"/>
                  <w:szCs w:val="20"/>
                  <w:rPrChange w:id="3485"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3486" w:author="Cernigliaro, Giuseppe (IT - Bologna)" w:date="2019-02-07T20:48:00Z">
                    <w:rPr>
                      <w:rFonts w:ascii="Frutiger LT 45 Light" w:hAnsi="Frutiger LT 45 Light" w:cs="Helvetica"/>
                      <w:color w:val="333333"/>
                      <w:sz w:val="20"/>
                      <w:szCs w:val="20"/>
                      <w:lang w:val="en-US"/>
                    </w:rPr>
                  </w:rPrChange>
                </w:rPr>
                <w:delText xml:space="preserve"> </w:delText>
              </w:r>
              <w:bookmarkStart w:id="3487" w:name="_Toc465466"/>
              <w:bookmarkEnd w:id="3487"/>
            </w:del>
          </w:p>
        </w:tc>
        <w:bookmarkStart w:id="3488" w:name="_Toc465467"/>
        <w:bookmarkEnd w:id="3488"/>
      </w:tr>
      <w:tr w:rsidR="002B2776" w:rsidRPr="00FE77CB" w:rsidDel="002B2776" w14:paraId="2EE2DFA2" w14:textId="77777777" w:rsidTr="004A592B">
        <w:trPr>
          <w:del w:id="3489" w:author="Cernigliaro, Giuseppe (IT - Bologna)" w:date="2019-02-07T19:38:00Z"/>
        </w:trPr>
        <w:tc>
          <w:tcPr>
            <w:tcW w:w="0" w:type="auto"/>
            <w:tcBorders>
              <w:top w:val="nil"/>
              <w:left w:val="single" w:sz="4" w:space="0" w:color="auto"/>
              <w:bottom w:val="nil"/>
              <w:right w:val="nil"/>
            </w:tcBorders>
            <w:hideMark/>
          </w:tcPr>
          <w:p w14:paraId="41586629" w14:textId="77777777" w:rsidR="002B2776" w:rsidRPr="004A592B" w:rsidDel="002B2776" w:rsidRDefault="002B2776" w:rsidP="004A592B">
            <w:pPr>
              <w:spacing w:before="20"/>
              <w:rPr>
                <w:del w:id="3490" w:author="Cernigliaro, Giuseppe (IT - Bologna)" w:date="2019-02-07T19:38:00Z"/>
                <w:rFonts w:ascii="Frutiger LT 45 Light" w:hAnsi="Frutiger LT 45 Light" w:cs="Helvetica"/>
                <w:color w:val="333333"/>
                <w:rPrChange w:id="3491" w:author="Cernigliaro, Giuseppe (IT - Bologna)" w:date="2019-02-07T20:48:00Z">
                  <w:rPr>
                    <w:del w:id="3492" w:author="Cernigliaro, Giuseppe (IT - Bologna)" w:date="2019-02-07T19:38:00Z"/>
                    <w:rFonts w:ascii="Frutiger LT 45 Light" w:hAnsi="Frutiger LT 45 Light" w:cs="Helvetica"/>
                    <w:color w:val="333333"/>
                    <w:lang w:val="en-US"/>
                  </w:rPr>
                </w:rPrChange>
              </w:rPr>
            </w:pPr>
            <w:del w:id="3493" w:author="Cernigliaro, Giuseppe (IT - Bologna)" w:date="2019-02-07T19:38:00Z">
              <w:r w:rsidRPr="004A592B" w:rsidDel="002B2776">
                <w:rPr>
                  <w:rFonts w:ascii="Frutiger LT 45 Light" w:hAnsi="Frutiger LT 45 Light" w:cs="Helvetica"/>
                  <w:color w:val="333333"/>
                  <w:shd w:val="clear" w:color="auto" w:fill="FFFF66"/>
                  <w:rPrChange w:id="3494" w:author="Cernigliaro, Giuseppe (IT - Bologna)" w:date="2019-02-07T20:48:00Z">
                    <w:rPr>
                      <w:rFonts w:ascii="Frutiger LT 45 Light" w:hAnsi="Frutiger LT 45 Light" w:cs="Helvetica"/>
                      <w:color w:val="333333"/>
                      <w:shd w:val="clear" w:color="auto" w:fill="FFFF66"/>
                      <w:lang w:val="en-US"/>
                    </w:rPr>
                  </w:rPrChange>
                </w:rPr>
                <w:delText>1..1</w:delText>
              </w:r>
              <w:bookmarkStart w:id="3495" w:name="_Toc465468"/>
              <w:bookmarkEnd w:id="3495"/>
            </w:del>
          </w:p>
        </w:tc>
        <w:tc>
          <w:tcPr>
            <w:tcW w:w="0" w:type="auto"/>
            <w:tcBorders>
              <w:top w:val="nil"/>
              <w:left w:val="nil"/>
              <w:bottom w:val="nil"/>
              <w:right w:val="nil"/>
            </w:tcBorders>
            <w:hideMark/>
          </w:tcPr>
          <w:p w14:paraId="775407EF" w14:textId="77777777" w:rsidR="002B2776" w:rsidRPr="004A592B" w:rsidDel="002B2776" w:rsidRDefault="002B2776" w:rsidP="004A592B">
            <w:pPr>
              <w:spacing w:before="20"/>
              <w:rPr>
                <w:del w:id="3496" w:author="Cernigliaro, Giuseppe (IT - Bologna)" w:date="2019-02-07T19:38:00Z"/>
                <w:rFonts w:ascii="Frutiger LT 45 Light" w:hAnsi="Frutiger LT 45 Light" w:cs="Helvetica"/>
                <w:color w:val="333333"/>
                <w:rPrChange w:id="3497" w:author="Cernigliaro, Giuseppe (IT - Bologna)" w:date="2019-02-07T20:48:00Z">
                  <w:rPr>
                    <w:del w:id="3498" w:author="Cernigliaro, Giuseppe (IT - Bologna)" w:date="2019-02-07T19:38:00Z"/>
                    <w:rFonts w:ascii="Frutiger LT 45 Light" w:hAnsi="Frutiger LT 45 Light" w:cs="Helvetica"/>
                    <w:color w:val="333333"/>
                    <w:lang w:val="en-US"/>
                  </w:rPr>
                </w:rPrChange>
              </w:rPr>
            </w:pPr>
            <w:del w:id="3499" w:author="Cernigliaro, Giuseppe (IT - Bologna)" w:date="2019-02-07T19:38:00Z">
              <w:r w:rsidRPr="004A592B" w:rsidDel="002B2776">
                <w:rPr>
                  <w:rFonts w:ascii="Frutiger LT 45 Light" w:hAnsi="Frutiger LT 45 Light" w:cs="Helvetica"/>
                  <w:color w:val="333333"/>
                  <w:rPrChange w:id="3500"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501"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"http://www.datypic.com/sc/ubl21/e-cac_IssuerParty.html"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502" w:author="Cernigliaro, Giuseppe (IT - Bologna)" w:date="2019-02-07T20:48:00Z">
                    <w:rPr>
                      <w:rStyle w:val="Hyperlink"/>
                      <w:rFonts w:ascii="Frutiger LT 45 Light" w:hAnsi="Frutiger LT 45 Light" w:cs="Helvetica"/>
                      <w:shd w:val="clear" w:color="auto" w:fill="FFFF66"/>
                      <w:lang w:val="en-US"/>
                    </w:rPr>
                  </w:rPrChange>
                </w:rPr>
                <w:delText>cac:IssuerParty</w:delText>
              </w:r>
              <w:r w:rsidRPr="00FE77CB" w:rsidDel="002B2776">
                <w:rPr>
                  <w:rStyle w:val="Hyperlink"/>
                  <w:rFonts w:ascii="Frutiger LT 45 Light" w:hAnsi="Frutiger LT 45 Light" w:cs="Helvetica"/>
                  <w:shd w:val="clear" w:color="auto" w:fill="FFFF66"/>
                  <w:lang w:val="en-US"/>
                </w:rPr>
                <w:fldChar w:fldCharType="end"/>
              </w:r>
              <w:bookmarkStart w:id="3503" w:name="_Toc465469"/>
              <w:bookmarkEnd w:id="3503"/>
            </w:del>
          </w:p>
        </w:tc>
        <w:tc>
          <w:tcPr>
            <w:tcW w:w="0" w:type="auto"/>
            <w:tcBorders>
              <w:top w:val="nil"/>
              <w:left w:val="nil"/>
              <w:bottom w:val="nil"/>
              <w:right w:val="single" w:sz="4" w:space="0" w:color="auto"/>
            </w:tcBorders>
            <w:hideMark/>
          </w:tcPr>
          <w:p w14:paraId="6DC1623E" w14:textId="77777777" w:rsidR="002B2776" w:rsidRPr="004A592B" w:rsidDel="002B2776" w:rsidRDefault="002B2776" w:rsidP="004A592B">
            <w:pPr>
              <w:spacing w:before="20"/>
              <w:rPr>
                <w:del w:id="3504" w:author="Cernigliaro, Giuseppe (IT - Bologna)" w:date="2019-02-07T19:38:00Z"/>
                <w:rFonts w:ascii="Frutiger LT 45 Light" w:hAnsi="Frutiger LT 45 Light" w:cs="Helvetica"/>
                <w:color w:val="333333"/>
                <w:rPrChange w:id="3505" w:author="Cernigliaro, Giuseppe (IT - Bologna)" w:date="2019-02-07T20:48:00Z">
                  <w:rPr>
                    <w:del w:id="3506" w:author="Cernigliaro, Giuseppe (IT - Bologna)" w:date="2019-02-07T19:38:00Z"/>
                    <w:rFonts w:ascii="Frutiger LT 45 Light" w:hAnsi="Frutiger LT 45 Light" w:cs="Helvetica"/>
                    <w:color w:val="333333"/>
                    <w:lang w:val="en-US"/>
                  </w:rPr>
                </w:rPrChange>
              </w:rPr>
            </w:pPr>
            <w:del w:id="3507" w:author="Cernigliaro, Giuseppe (IT - Bologna)" w:date="2019-02-07T19:38:00Z">
              <w:r w:rsidRPr="004A592B" w:rsidDel="002B2776">
                <w:rPr>
                  <w:rStyle w:val="Strong"/>
                  <w:rFonts w:ascii="Frutiger LT 45 Light" w:hAnsi="Frutiger LT 45 Light" w:cs="Helvetica"/>
                  <w:color w:val="333333"/>
                  <w:rPrChange w:id="3508" w:author="Cernigliaro, Giuseppe (IT - Bologna)" w:date="2019-02-07T20:48:00Z">
                    <w:rPr>
                      <w:rStyle w:val="Strong"/>
                      <w:rFonts w:ascii="Frutiger LT 45 Light" w:hAnsi="Frutiger LT 45 Light" w:cs="Helvetica"/>
                      <w:color w:val="333333"/>
                      <w:lang w:val="en-US"/>
                    </w:rPr>
                  </w:rPrChange>
                </w:rPr>
                <w:delText>Issuer party</w:delText>
              </w:r>
              <w:bookmarkStart w:id="3509" w:name="_Toc465470"/>
              <w:bookmarkEnd w:id="3509"/>
            </w:del>
          </w:p>
        </w:tc>
        <w:bookmarkStart w:id="3510" w:name="_Toc465471"/>
        <w:bookmarkEnd w:id="3510"/>
      </w:tr>
      <w:tr w:rsidR="002B2776" w:rsidRPr="00FE77CB" w:rsidDel="002B2776" w14:paraId="566AFBA9" w14:textId="77777777" w:rsidTr="004A592B">
        <w:trPr>
          <w:del w:id="3511" w:author="Cernigliaro, Giuseppe (IT - Bologna)" w:date="2019-02-07T19:38:00Z"/>
        </w:trPr>
        <w:tc>
          <w:tcPr>
            <w:tcW w:w="0" w:type="auto"/>
            <w:tcBorders>
              <w:top w:val="nil"/>
              <w:left w:val="single" w:sz="4" w:space="0" w:color="auto"/>
              <w:bottom w:val="nil"/>
              <w:right w:val="nil"/>
            </w:tcBorders>
            <w:hideMark/>
          </w:tcPr>
          <w:p w14:paraId="50AA0E1C" w14:textId="77777777" w:rsidR="002B2776" w:rsidRPr="004A592B" w:rsidDel="002B2776" w:rsidRDefault="002B2776" w:rsidP="004A592B">
            <w:pPr>
              <w:spacing w:before="20"/>
              <w:rPr>
                <w:del w:id="3512" w:author="Cernigliaro, Giuseppe (IT - Bologna)" w:date="2019-02-07T19:38:00Z"/>
                <w:rFonts w:ascii="Frutiger LT 45 Light" w:hAnsi="Frutiger LT 45 Light" w:cs="Helvetica"/>
                <w:color w:val="333333"/>
                <w:rPrChange w:id="3513" w:author="Cernigliaro, Giuseppe (IT - Bologna)" w:date="2019-02-07T20:48:00Z">
                  <w:rPr>
                    <w:del w:id="3514" w:author="Cernigliaro, Giuseppe (IT - Bologna)" w:date="2019-02-07T19:38:00Z"/>
                    <w:rFonts w:ascii="Frutiger LT 45 Light" w:hAnsi="Frutiger LT 45 Light" w:cs="Helvetica"/>
                    <w:color w:val="333333"/>
                    <w:lang w:val="en-US"/>
                  </w:rPr>
                </w:rPrChange>
              </w:rPr>
            </w:pPr>
            <w:del w:id="3515" w:author="Cernigliaro, Giuseppe (IT - Bologna)" w:date="2019-02-07T19:38:00Z">
              <w:r w:rsidRPr="004A592B" w:rsidDel="002B2776">
                <w:rPr>
                  <w:rFonts w:ascii="Frutiger LT 45 Light" w:hAnsi="Frutiger LT 45 Light" w:cs="Helvetica"/>
                  <w:color w:val="333333"/>
                  <w:shd w:val="clear" w:color="auto" w:fill="FFFF66"/>
                  <w:rPrChange w:id="3516" w:author="Cernigliaro, Giuseppe (IT - Bologna)" w:date="2019-02-07T20:48:00Z">
                    <w:rPr>
                      <w:rFonts w:ascii="Frutiger LT 45 Light" w:hAnsi="Frutiger LT 45 Light" w:cs="Helvetica"/>
                      <w:color w:val="333333"/>
                      <w:shd w:val="clear" w:color="auto" w:fill="FFFF66"/>
                      <w:lang w:val="en-US"/>
                    </w:rPr>
                  </w:rPrChange>
                </w:rPr>
                <w:delText>1..1</w:delText>
              </w:r>
              <w:bookmarkStart w:id="3517" w:name="_Toc465472"/>
              <w:bookmarkEnd w:id="3517"/>
            </w:del>
          </w:p>
        </w:tc>
        <w:tc>
          <w:tcPr>
            <w:tcW w:w="0" w:type="auto"/>
            <w:tcBorders>
              <w:top w:val="nil"/>
              <w:left w:val="nil"/>
              <w:bottom w:val="nil"/>
              <w:right w:val="nil"/>
            </w:tcBorders>
            <w:hideMark/>
          </w:tcPr>
          <w:p w14:paraId="26EC3438" w14:textId="77777777" w:rsidR="002B2776" w:rsidRPr="004A592B" w:rsidDel="002B2776" w:rsidRDefault="002B2776" w:rsidP="004A592B">
            <w:pPr>
              <w:spacing w:before="20"/>
              <w:rPr>
                <w:del w:id="3518" w:author="Cernigliaro, Giuseppe (IT - Bologna)" w:date="2019-02-07T19:38:00Z"/>
                <w:rFonts w:ascii="Frutiger LT 45 Light" w:hAnsi="Frutiger LT 45 Light" w:cs="Helvetica"/>
                <w:color w:val="333333"/>
                <w:rPrChange w:id="3519" w:author="Cernigliaro, Giuseppe (IT - Bologna)" w:date="2019-02-07T20:48:00Z">
                  <w:rPr>
                    <w:del w:id="3520" w:author="Cernigliaro, Giuseppe (IT - Bologna)" w:date="2019-02-07T19:38:00Z"/>
                    <w:rFonts w:ascii="Frutiger LT 45 Light" w:hAnsi="Frutiger LT 45 Light" w:cs="Helvetica"/>
                    <w:color w:val="333333"/>
                    <w:lang w:val="en-US"/>
                  </w:rPr>
                </w:rPrChange>
              </w:rPr>
            </w:pPr>
            <w:del w:id="3521" w:author="Cernigliaro, Giuseppe (IT - Bologna)" w:date="2019-02-07T19:38:00Z">
              <w:r w:rsidRPr="004A592B" w:rsidDel="002B2776">
                <w:rPr>
                  <w:rFonts w:ascii="Frutiger LT 45 Light" w:hAnsi="Frutiger LT 45 Light" w:cs="Helvetica"/>
                  <w:color w:val="333333"/>
                  <w:rPrChange w:id="3522"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523"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"http://www.datypic.com/sc/ubl21/e-cac_PartyIdentification.html"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524" w:author="Cernigliaro, Giuseppe (IT - Bologna)" w:date="2019-02-07T20:48:00Z">
                    <w:rPr>
                      <w:rStyle w:val="Hyperlink"/>
                      <w:rFonts w:ascii="Frutiger LT 45 Light" w:hAnsi="Frutiger LT 45 Light" w:cs="Helvetica"/>
                      <w:shd w:val="clear" w:color="auto" w:fill="FFFF66"/>
                      <w:lang w:val="en-US"/>
                    </w:rPr>
                  </w:rPrChange>
                </w:rPr>
                <w:delText>cac:PartyIdentification</w:delText>
              </w:r>
              <w:r w:rsidRPr="00FE77CB" w:rsidDel="002B2776">
                <w:rPr>
                  <w:rStyle w:val="Hyperlink"/>
                  <w:rFonts w:ascii="Frutiger LT 45 Light" w:hAnsi="Frutiger LT 45 Light" w:cs="Helvetica"/>
                  <w:shd w:val="clear" w:color="auto" w:fill="FFFF66"/>
                  <w:lang w:val="en-US"/>
                </w:rPr>
                <w:fldChar w:fldCharType="end"/>
              </w:r>
              <w:bookmarkStart w:id="3525" w:name="_Toc465473"/>
              <w:bookmarkEnd w:id="3525"/>
            </w:del>
          </w:p>
        </w:tc>
        <w:tc>
          <w:tcPr>
            <w:tcW w:w="0" w:type="auto"/>
            <w:tcBorders>
              <w:top w:val="nil"/>
              <w:left w:val="nil"/>
              <w:bottom w:val="nil"/>
              <w:right w:val="single" w:sz="4" w:space="0" w:color="auto"/>
            </w:tcBorders>
            <w:hideMark/>
          </w:tcPr>
          <w:p w14:paraId="4E9C1F56" w14:textId="77777777" w:rsidR="002B2776" w:rsidRPr="004A592B" w:rsidDel="002B2776" w:rsidRDefault="002B2776" w:rsidP="004A592B">
            <w:pPr>
              <w:spacing w:before="20"/>
              <w:rPr>
                <w:del w:id="3526" w:author="Cernigliaro, Giuseppe (IT - Bologna)" w:date="2019-02-07T19:38:00Z"/>
                <w:rFonts w:ascii="Frutiger LT 45 Light" w:hAnsi="Frutiger LT 45 Light" w:cs="Helvetica"/>
                <w:color w:val="333333"/>
                <w:rPrChange w:id="3527" w:author="Cernigliaro, Giuseppe (IT - Bologna)" w:date="2019-02-07T20:48:00Z">
                  <w:rPr>
                    <w:del w:id="3528" w:author="Cernigliaro, Giuseppe (IT - Bologna)" w:date="2019-02-07T19:38:00Z"/>
                    <w:rFonts w:ascii="Frutiger LT 45 Light" w:hAnsi="Frutiger LT 45 Light" w:cs="Helvetica"/>
                    <w:color w:val="333333"/>
                    <w:lang w:val="en-US"/>
                  </w:rPr>
                </w:rPrChange>
              </w:rPr>
            </w:pPr>
            <w:del w:id="3529" w:author="Cernigliaro, Giuseppe (IT - Bologna)" w:date="2019-02-07T19:38:00Z">
              <w:r w:rsidRPr="004A592B" w:rsidDel="002B2776">
                <w:rPr>
                  <w:rStyle w:val="Strong"/>
                  <w:rFonts w:ascii="Frutiger LT 45 Light" w:hAnsi="Frutiger LT 45 Light" w:cs="Helvetica"/>
                  <w:color w:val="333333"/>
                  <w:rPrChange w:id="3530" w:author="Cernigliaro, Giuseppe (IT - Bologna)" w:date="2019-02-07T20:48:00Z">
                    <w:rPr>
                      <w:rStyle w:val="Strong"/>
                      <w:rFonts w:ascii="Frutiger LT 45 Light" w:hAnsi="Frutiger LT 45 Light" w:cs="Helvetica"/>
                      <w:color w:val="333333"/>
                      <w:lang w:val="en-US"/>
                    </w:rPr>
                  </w:rPrChange>
                </w:rPr>
                <w:delText>Party identification</w:delText>
              </w:r>
              <w:bookmarkStart w:id="3531" w:name="_Toc465474"/>
              <w:bookmarkEnd w:id="3531"/>
            </w:del>
          </w:p>
        </w:tc>
        <w:bookmarkStart w:id="3532" w:name="_Toc465475"/>
        <w:bookmarkEnd w:id="3532"/>
      </w:tr>
      <w:tr w:rsidR="002B2776" w:rsidRPr="00FE77CB" w:rsidDel="002B2776" w14:paraId="38C63013" w14:textId="77777777" w:rsidTr="004A592B">
        <w:trPr>
          <w:del w:id="3533" w:author="Cernigliaro, Giuseppe (IT - Bologna)" w:date="2019-02-07T19:38:00Z"/>
        </w:trPr>
        <w:tc>
          <w:tcPr>
            <w:tcW w:w="0" w:type="auto"/>
            <w:tcBorders>
              <w:top w:val="nil"/>
              <w:left w:val="single" w:sz="4" w:space="0" w:color="auto"/>
              <w:bottom w:val="nil"/>
              <w:right w:val="nil"/>
            </w:tcBorders>
            <w:hideMark/>
          </w:tcPr>
          <w:p w14:paraId="61455EEE" w14:textId="77777777" w:rsidR="002B2776" w:rsidRPr="004A592B" w:rsidDel="002B2776" w:rsidRDefault="002B2776" w:rsidP="004A592B">
            <w:pPr>
              <w:spacing w:before="20"/>
              <w:rPr>
                <w:del w:id="3534" w:author="Cernigliaro, Giuseppe (IT - Bologna)" w:date="2019-02-07T19:38:00Z"/>
                <w:rFonts w:ascii="Frutiger LT 45 Light" w:hAnsi="Frutiger LT 45 Light" w:cs="Helvetica"/>
                <w:color w:val="333333"/>
                <w:rPrChange w:id="3535" w:author="Cernigliaro, Giuseppe (IT - Bologna)" w:date="2019-02-07T20:48:00Z">
                  <w:rPr>
                    <w:del w:id="3536" w:author="Cernigliaro, Giuseppe (IT - Bologna)" w:date="2019-02-07T19:38:00Z"/>
                    <w:rFonts w:ascii="Frutiger LT 45 Light" w:hAnsi="Frutiger LT 45 Light" w:cs="Helvetica"/>
                    <w:color w:val="333333"/>
                    <w:lang w:val="en-US"/>
                  </w:rPr>
                </w:rPrChange>
              </w:rPr>
            </w:pPr>
            <w:del w:id="3537" w:author="Cernigliaro, Giuseppe (IT - Bologna)" w:date="2019-02-07T19:38:00Z">
              <w:r w:rsidRPr="004A592B" w:rsidDel="002B2776">
                <w:rPr>
                  <w:rFonts w:ascii="Frutiger LT 45 Light" w:hAnsi="Frutiger LT 45 Light" w:cs="Helvetica"/>
                  <w:color w:val="333333"/>
                  <w:shd w:val="clear" w:color="auto" w:fill="FFFF66"/>
                  <w:rPrChange w:id="3538" w:author="Cernigliaro, Giuseppe (IT - Bologna)" w:date="2019-02-07T20:48:00Z">
                    <w:rPr>
                      <w:rFonts w:ascii="Frutiger LT 45 Light" w:hAnsi="Frutiger LT 45 Light" w:cs="Helvetica"/>
                      <w:color w:val="333333"/>
                      <w:shd w:val="clear" w:color="auto" w:fill="FFFF66"/>
                      <w:lang w:val="en-US"/>
                    </w:rPr>
                  </w:rPrChange>
                </w:rPr>
                <w:delText>1..1</w:delText>
              </w:r>
              <w:bookmarkStart w:id="3539" w:name="_Toc465476"/>
              <w:bookmarkEnd w:id="3539"/>
            </w:del>
          </w:p>
        </w:tc>
        <w:tc>
          <w:tcPr>
            <w:tcW w:w="0" w:type="auto"/>
            <w:tcBorders>
              <w:top w:val="nil"/>
              <w:left w:val="nil"/>
              <w:bottom w:val="nil"/>
              <w:right w:val="nil"/>
            </w:tcBorders>
            <w:hideMark/>
          </w:tcPr>
          <w:p w14:paraId="3D57B6D0" w14:textId="77777777" w:rsidR="002B2776" w:rsidRPr="004A592B" w:rsidDel="002B2776" w:rsidRDefault="002B2776" w:rsidP="004A592B">
            <w:pPr>
              <w:spacing w:before="20"/>
              <w:rPr>
                <w:del w:id="3540" w:author="Cernigliaro, Giuseppe (IT - Bologna)" w:date="2019-02-07T19:38:00Z"/>
                <w:rFonts w:ascii="Frutiger LT 45 Light" w:hAnsi="Frutiger LT 45 Light" w:cs="Helvetica"/>
                <w:color w:val="333333"/>
                <w:rPrChange w:id="3541" w:author="Cernigliaro, Giuseppe (IT - Bologna)" w:date="2019-02-07T20:48:00Z">
                  <w:rPr>
                    <w:del w:id="3542" w:author="Cernigliaro, Giuseppe (IT - Bologna)" w:date="2019-02-07T19:38:00Z"/>
                    <w:rFonts w:ascii="Frutiger LT 45 Light" w:hAnsi="Frutiger LT 45 Light" w:cs="Helvetica"/>
                    <w:color w:val="333333"/>
                    <w:lang w:val="en-US"/>
                  </w:rPr>
                </w:rPrChange>
              </w:rPr>
            </w:pPr>
            <w:del w:id="3543" w:author="Cernigliaro, Giuseppe (IT - Bologna)" w:date="2019-02-07T19:38:00Z">
              <w:r w:rsidRPr="004A592B" w:rsidDel="002B2776">
                <w:rPr>
                  <w:rFonts w:ascii="Frutiger LT 45 Light" w:hAnsi="Frutiger LT 45 Light" w:cs="Helvetica"/>
                  <w:color w:val="333333"/>
                  <w:rPrChange w:id="3544" w:author="Cernigliaro, Giuseppe (IT - Bologna)" w:date="2019-02-07T20:48:00Z">
                    <w:rPr>
                      <w:rFonts w:ascii="Frutiger LT 45 Light" w:hAnsi="Frutiger LT 45 Light" w:cs="Helvetica"/>
                      <w:color w:val="333333"/>
                      <w:lang w:val="en-US"/>
                    </w:rPr>
                  </w:rPrChange>
                </w:rPr>
                <w:delText xml:space="preserve">•   •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545"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"http://www.datypic.com/sc/ubl21/e-cbc_ID.html"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546" w:author="Cernigliaro, Giuseppe (IT - Bologna)" w:date="2019-02-07T20:48:00Z">
                    <w:rPr>
                      <w:rStyle w:val="Hyperlink"/>
                      <w:rFonts w:ascii="Frutiger LT 45 Light" w:hAnsi="Frutiger LT 45 Light" w:cs="Helvetica"/>
                      <w:shd w:val="clear" w:color="auto" w:fill="FFFF66"/>
                      <w:lang w:val="en-US"/>
                    </w:rPr>
                  </w:rPrChange>
                </w:rPr>
                <w:delText>cbc:ID</w:delText>
              </w:r>
              <w:r w:rsidRPr="00FE77CB" w:rsidDel="002B2776">
                <w:rPr>
                  <w:rStyle w:val="Hyperlink"/>
                  <w:rFonts w:ascii="Frutiger LT 45 Light" w:hAnsi="Frutiger LT 45 Light" w:cs="Helvetica"/>
                  <w:shd w:val="clear" w:color="auto" w:fill="FFFF66"/>
                  <w:lang w:val="en-US"/>
                </w:rPr>
                <w:fldChar w:fldCharType="end"/>
              </w:r>
              <w:bookmarkStart w:id="3547" w:name="_Toc465477"/>
              <w:bookmarkEnd w:id="3547"/>
            </w:del>
          </w:p>
        </w:tc>
        <w:tc>
          <w:tcPr>
            <w:tcW w:w="0" w:type="auto"/>
            <w:tcBorders>
              <w:top w:val="nil"/>
              <w:left w:val="nil"/>
              <w:bottom w:val="nil"/>
              <w:right w:val="single" w:sz="4" w:space="0" w:color="auto"/>
            </w:tcBorders>
            <w:hideMark/>
          </w:tcPr>
          <w:p w14:paraId="690D280B" w14:textId="77777777" w:rsidR="002B2776" w:rsidRPr="004A592B" w:rsidDel="002B2776" w:rsidRDefault="002B2776" w:rsidP="004A592B">
            <w:pPr>
              <w:pStyle w:val="NormalWeb"/>
              <w:spacing w:before="20" w:after="0"/>
              <w:rPr>
                <w:del w:id="3548" w:author="Cernigliaro, Giuseppe (IT - Bologna)" w:date="2019-02-07T19:38:00Z"/>
                <w:rFonts w:ascii="Frutiger LT 45 Light" w:hAnsi="Frutiger LT 45 Light" w:cs="Helvetica"/>
                <w:color w:val="333333"/>
                <w:sz w:val="20"/>
                <w:szCs w:val="20"/>
                <w:rPrChange w:id="3549" w:author="Cernigliaro, Giuseppe (IT - Bologna)" w:date="2019-02-07T20:48:00Z">
                  <w:rPr>
                    <w:del w:id="3550" w:author="Cernigliaro, Giuseppe (IT - Bologna)" w:date="2019-02-07T19:38:00Z"/>
                    <w:rFonts w:ascii="Frutiger LT 45 Light" w:hAnsi="Frutiger LT 45 Light" w:cs="Helvetica"/>
                    <w:color w:val="333333"/>
                    <w:sz w:val="20"/>
                    <w:szCs w:val="20"/>
                    <w:lang w:val="en-US"/>
                  </w:rPr>
                </w:rPrChange>
              </w:rPr>
            </w:pPr>
            <w:del w:id="3551"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552"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Buyer party identification</w:delText>
              </w:r>
              <w:r w:rsidRPr="004A592B" w:rsidDel="002B2776">
                <w:rPr>
                  <w:rFonts w:ascii="Frutiger LT 45 Light" w:hAnsi="Frutiger LT 45 Light" w:cs="Helvetica"/>
                  <w:color w:val="333333"/>
                  <w:sz w:val="20"/>
                  <w:szCs w:val="20"/>
                  <w:rPrChange w:id="3553"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3554"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 xml:space="preserve">An identification for the party who issued the initial order </w:delText>
              </w:r>
              <w:bookmarkStart w:id="3555" w:name="_Toc465478"/>
              <w:bookmarkEnd w:id="3555"/>
            </w:del>
          </w:p>
        </w:tc>
        <w:bookmarkStart w:id="3556" w:name="_Toc465479"/>
        <w:bookmarkEnd w:id="3556"/>
      </w:tr>
      <w:tr w:rsidR="002B2776" w:rsidRPr="00FE77CB" w:rsidDel="002B2776" w14:paraId="044B93A3" w14:textId="77777777" w:rsidTr="004A592B">
        <w:trPr>
          <w:del w:id="3557" w:author="Cernigliaro, Giuseppe (IT - Bologna)" w:date="2019-02-07T19:38:00Z"/>
        </w:trPr>
        <w:tc>
          <w:tcPr>
            <w:tcW w:w="0" w:type="auto"/>
            <w:tcBorders>
              <w:top w:val="nil"/>
              <w:left w:val="single" w:sz="4" w:space="0" w:color="auto"/>
              <w:bottom w:val="single" w:sz="4" w:space="0" w:color="auto"/>
              <w:right w:val="nil"/>
            </w:tcBorders>
            <w:hideMark/>
          </w:tcPr>
          <w:p w14:paraId="262F08F8" w14:textId="77777777" w:rsidR="002B2776" w:rsidRPr="004A592B" w:rsidDel="002B2776" w:rsidRDefault="002B2776" w:rsidP="004A592B">
            <w:pPr>
              <w:spacing w:before="20"/>
              <w:rPr>
                <w:del w:id="3558" w:author="Cernigliaro, Giuseppe (IT - Bologna)" w:date="2019-02-07T19:38:00Z"/>
                <w:rFonts w:ascii="Frutiger LT 45 Light" w:hAnsi="Frutiger LT 45 Light" w:cs="Helvetica"/>
                <w:color w:val="333333"/>
                <w:rPrChange w:id="3559" w:author="Cernigliaro, Giuseppe (IT - Bologna)" w:date="2019-02-07T20:48:00Z">
                  <w:rPr>
                    <w:del w:id="3560" w:author="Cernigliaro, Giuseppe (IT - Bologna)" w:date="2019-02-07T19:38:00Z"/>
                    <w:rFonts w:ascii="Frutiger LT 45 Light" w:hAnsi="Frutiger LT 45 Light" w:cs="Helvetica"/>
                    <w:color w:val="333333"/>
                    <w:lang w:val="en-US"/>
                  </w:rPr>
                </w:rPrChange>
              </w:rPr>
            </w:pPr>
            <w:del w:id="3561" w:author="Cernigliaro, Giuseppe (IT - Bologna)" w:date="2019-02-07T19:38:00Z">
              <w:r w:rsidRPr="004A592B" w:rsidDel="002B2776">
                <w:rPr>
                  <w:rFonts w:ascii="Frutiger LT 45 Light" w:hAnsi="Frutiger LT 45 Light" w:cs="Helvetica"/>
                  <w:color w:val="333333"/>
                  <w:shd w:val="clear" w:color="auto" w:fill="FFFF66"/>
                  <w:rPrChange w:id="3562" w:author="Cernigliaro, Giuseppe (IT - Bologna)" w:date="2019-02-07T20:48:00Z">
                    <w:rPr>
                      <w:rFonts w:ascii="Frutiger LT 45 Light" w:hAnsi="Frutiger LT 45 Light" w:cs="Helvetica"/>
                      <w:color w:val="333333"/>
                      <w:shd w:val="clear" w:color="auto" w:fill="FFFF66"/>
                      <w:lang w:val="en-US"/>
                    </w:rPr>
                  </w:rPrChange>
                </w:rPr>
                <w:delText>M</w:delText>
              </w:r>
              <w:bookmarkStart w:id="3563" w:name="_Toc465480"/>
              <w:bookmarkEnd w:id="3563"/>
            </w:del>
          </w:p>
        </w:tc>
        <w:tc>
          <w:tcPr>
            <w:tcW w:w="0" w:type="auto"/>
            <w:tcBorders>
              <w:top w:val="nil"/>
              <w:left w:val="nil"/>
              <w:bottom w:val="single" w:sz="4" w:space="0" w:color="auto"/>
              <w:right w:val="nil"/>
            </w:tcBorders>
            <w:hideMark/>
          </w:tcPr>
          <w:p w14:paraId="7577D12E" w14:textId="77777777" w:rsidR="002B2776" w:rsidRPr="004A592B" w:rsidDel="002B2776" w:rsidRDefault="002B2776" w:rsidP="004A592B">
            <w:pPr>
              <w:spacing w:before="20"/>
              <w:rPr>
                <w:del w:id="3564" w:author="Cernigliaro, Giuseppe (IT - Bologna)" w:date="2019-02-07T19:38:00Z"/>
                <w:rFonts w:ascii="Frutiger LT 45 Light" w:hAnsi="Frutiger LT 45 Light" w:cs="Helvetica"/>
                <w:color w:val="333333"/>
                <w:rPrChange w:id="3565" w:author="Cernigliaro, Giuseppe (IT - Bologna)" w:date="2019-02-07T20:48:00Z">
                  <w:rPr>
                    <w:del w:id="3566" w:author="Cernigliaro, Giuseppe (IT - Bologna)" w:date="2019-02-07T19:38:00Z"/>
                    <w:rFonts w:ascii="Frutiger LT 45 Light" w:hAnsi="Frutiger LT 45 Light" w:cs="Helvetica"/>
                    <w:color w:val="333333"/>
                    <w:lang w:val="en-US"/>
                  </w:rPr>
                </w:rPrChange>
              </w:rPr>
            </w:pPr>
            <w:del w:id="3567" w:author="Cernigliaro, Giuseppe (IT - Bologna)" w:date="2019-02-07T19:38:00Z">
              <w:r w:rsidRPr="004A592B" w:rsidDel="002B2776">
                <w:rPr>
                  <w:rFonts w:ascii="Frutiger LT 45 Light" w:hAnsi="Frutiger LT 45 Light" w:cs="Helvetica"/>
                  <w:color w:val="333333"/>
                  <w:rPrChange w:id="3568" w:author="Cernigliaro, Giuseppe (IT - Bologna)" w:date="2019-02-07T20:48:00Z">
                    <w:rPr>
                      <w:rFonts w:ascii="Frutiger LT 45 Light" w:hAnsi="Frutiger LT 45 Light" w:cs="Helvetica"/>
                      <w:color w:val="333333"/>
                      <w:lang w:val="en-US"/>
                    </w:rPr>
                  </w:rPrChange>
                </w:rPr>
                <w:delText xml:space="preserve">•   •   •   •   •   </w:delText>
              </w:r>
              <w:r w:rsidRPr="00FE77CB" w:rsidDel="002B2776">
                <w:rPr>
                  <w:rStyle w:val="Hyperlink"/>
                  <w:rFonts w:ascii="Frutiger LT 45 Light" w:hAnsi="Frutiger LT 45 Light" w:cs="Helvetica"/>
                  <w:shd w:val="clear" w:color="auto" w:fill="FFFF66"/>
                  <w:lang w:val="en-US"/>
                </w:rPr>
                <w:fldChar w:fldCharType="begin"/>
              </w:r>
              <w:r w:rsidRPr="004A592B" w:rsidDel="002B2776">
                <w:rPr>
                  <w:rStyle w:val="Hyperlink"/>
                  <w:rFonts w:ascii="Frutiger LT 45 Light" w:eastAsiaTheme="minorEastAsia" w:hAnsi="Frutiger LT 45 Light" w:cs="Helvetica"/>
                  <w:sz w:val="22"/>
                  <w:szCs w:val="22"/>
                  <w:shd w:val="clear" w:color="auto" w:fill="FFFF66"/>
                  <w:rPrChange w:id="3569" w:author="Cernigliaro, Giuseppe (IT - Bologna)" w:date="2019-02-07T20:48:00Z">
                    <w:rPr>
                      <w:rStyle w:val="Hyperlink"/>
                      <w:rFonts w:ascii="Frutiger LT 45 Light" w:eastAsiaTheme="minorEastAsia" w:hAnsi="Frutiger LT 45 Light" w:cs="Helvetica"/>
                      <w:sz w:val="22"/>
                      <w:szCs w:val="22"/>
                      <w:shd w:val="clear" w:color="auto" w:fill="FFFF66"/>
                      <w:lang w:val="en-US"/>
                    </w:rPr>
                  </w:rPrChange>
                </w:rPr>
                <w:delInstrText xml:space="preserve"> HYPERLINK "http://www.datypic.com/sc/ubl21/a-schemeID-1.html" </w:delInstrText>
              </w:r>
              <w:r w:rsidRPr="00FE77CB" w:rsidDel="002B2776">
                <w:rPr>
                  <w:rStyle w:val="Hyperlink"/>
                  <w:rFonts w:ascii="Frutiger LT 45 Light" w:hAnsi="Frutiger LT 45 Light" w:cs="Helvetica"/>
                  <w:shd w:val="clear" w:color="auto" w:fill="FFFF66"/>
                  <w:lang w:val="en-US"/>
                </w:rPr>
                <w:fldChar w:fldCharType="separate"/>
              </w:r>
              <w:r w:rsidRPr="004A592B" w:rsidDel="002B2776">
                <w:rPr>
                  <w:rStyle w:val="Hyperlink"/>
                  <w:rFonts w:ascii="Frutiger LT 45 Light" w:hAnsi="Frutiger LT 45 Light" w:cs="Helvetica"/>
                  <w:shd w:val="clear" w:color="auto" w:fill="FFFF66"/>
                  <w:rPrChange w:id="3570" w:author="Cernigliaro, Giuseppe (IT - Bologna)" w:date="2019-02-07T20:48:00Z">
                    <w:rPr>
                      <w:rStyle w:val="Hyperlink"/>
                      <w:rFonts w:ascii="Frutiger LT 45 Light" w:hAnsi="Frutiger LT 45 Light" w:cs="Helvetica"/>
                      <w:shd w:val="clear" w:color="auto" w:fill="FFFF66"/>
                      <w:lang w:val="en-US"/>
                    </w:rPr>
                  </w:rPrChange>
                </w:rPr>
                <w:delText>@schemeID</w:delText>
              </w:r>
              <w:r w:rsidRPr="00FE77CB" w:rsidDel="002B2776">
                <w:rPr>
                  <w:rStyle w:val="Hyperlink"/>
                  <w:rFonts w:ascii="Frutiger LT 45 Light" w:hAnsi="Frutiger LT 45 Light" w:cs="Helvetica"/>
                  <w:shd w:val="clear" w:color="auto" w:fill="FFFF66"/>
                  <w:lang w:val="en-US"/>
                </w:rPr>
                <w:fldChar w:fldCharType="end"/>
              </w:r>
              <w:bookmarkStart w:id="3571" w:name="_Toc465481"/>
              <w:bookmarkEnd w:id="3571"/>
            </w:del>
          </w:p>
        </w:tc>
        <w:tc>
          <w:tcPr>
            <w:tcW w:w="0" w:type="auto"/>
            <w:tcBorders>
              <w:top w:val="nil"/>
              <w:left w:val="nil"/>
              <w:bottom w:val="single" w:sz="4" w:space="0" w:color="auto"/>
              <w:right w:val="single" w:sz="4" w:space="0" w:color="auto"/>
            </w:tcBorders>
            <w:hideMark/>
          </w:tcPr>
          <w:p w14:paraId="10A0CFAB" w14:textId="77777777" w:rsidR="002B2776" w:rsidRPr="004A592B" w:rsidDel="002B2776" w:rsidRDefault="002B2776" w:rsidP="004A592B">
            <w:pPr>
              <w:pStyle w:val="NormalWeb"/>
              <w:spacing w:before="20" w:after="0"/>
              <w:rPr>
                <w:del w:id="3572" w:author="Cernigliaro, Giuseppe (IT - Bologna)" w:date="2019-02-07T19:38:00Z"/>
                <w:rFonts w:ascii="Frutiger LT 45 Light" w:hAnsi="Frutiger LT 45 Light" w:cs="Helvetica"/>
                <w:color w:val="333333"/>
                <w:sz w:val="20"/>
                <w:szCs w:val="20"/>
                <w:rPrChange w:id="3573" w:author="Cernigliaro, Giuseppe (IT - Bologna)" w:date="2019-02-07T20:48:00Z">
                  <w:rPr>
                    <w:del w:id="3574" w:author="Cernigliaro, Giuseppe (IT - Bologna)" w:date="2019-02-07T19:38:00Z"/>
                    <w:rFonts w:ascii="Frutiger LT 45 Light" w:hAnsi="Frutiger LT 45 Light" w:cs="Helvetica"/>
                    <w:color w:val="333333"/>
                    <w:sz w:val="20"/>
                    <w:szCs w:val="20"/>
                    <w:lang w:val="en-US"/>
                  </w:rPr>
                </w:rPrChange>
              </w:rPr>
            </w:pPr>
            <w:del w:id="3575" w:author="Cernigliaro, Giuseppe (IT - Bologna)" w:date="2019-02-07T19:38:00Z">
              <w:r w:rsidRPr="004A592B" w:rsidDel="002B2776">
                <w:rPr>
                  <w:rStyle w:val="Strong"/>
                  <w:rFonts w:ascii="Frutiger LT 45 Light" w:hAnsi="Frutiger LT 45 Light" w:cs="Helvetica"/>
                  <w:color w:val="333333"/>
                  <w:sz w:val="20"/>
                  <w:szCs w:val="20"/>
                  <w:shd w:val="clear" w:color="auto" w:fill="FFFF66"/>
                  <w:rPrChange w:id="3576" w:author="Cernigliaro, Giuseppe (IT - Bologna)" w:date="2019-02-07T20:48:00Z">
                    <w:rPr>
                      <w:rStyle w:val="Strong"/>
                      <w:rFonts w:ascii="Frutiger LT 45 Light" w:hAnsi="Frutiger LT 45 Light" w:cs="Helvetica"/>
                      <w:color w:val="333333"/>
                      <w:sz w:val="20"/>
                      <w:szCs w:val="20"/>
                      <w:shd w:val="clear" w:color="auto" w:fill="FFFF66"/>
                      <w:lang w:val="en-US"/>
                    </w:rPr>
                  </w:rPrChange>
                </w:rPr>
                <w:delText>Scheme identifier</w:delText>
              </w:r>
              <w:r w:rsidRPr="004A592B" w:rsidDel="002B2776">
                <w:rPr>
                  <w:rFonts w:ascii="Frutiger LT 45 Light" w:hAnsi="Frutiger LT 45 Light" w:cs="Helvetica"/>
                  <w:color w:val="333333"/>
                  <w:sz w:val="20"/>
                  <w:szCs w:val="20"/>
                  <w:rPrChange w:id="3577"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shd w:val="clear" w:color="auto" w:fill="FFFF66"/>
                  <w:rPrChange w:id="3578" w:author="Cernigliaro, Giuseppe (IT - Bologna)" w:date="2019-02-07T20:48:00Z">
                    <w:rPr>
                      <w:rStyle w:val="Emphasis"/>
                      <w:rFonts w:ascii="Frutiger LT 45 Light" w:hAnsi="Frutiger LT 45 Light" w:cs="Helvetica"/>
                      <w:color w:val="333333"/>
                      <w:sz w:val="20"/>
                      <w:szCs w:val="20"/>
                      <w:shd w:val="clear" w:color="auto" w:fill="FFFF66"/>
                      <w:lang w:val="en-US"/>
                    </w:rPr>
                  </w:rPrChange>
                </w:rPr>
                <w:delText>Scheme identifier for party identification</w:delText>
              </w:r>
              <w:r w:rsidRPr="004A592B" w:rsidDel="002B2776">
                <w:rPr>
                  <w:rStyle w:val="Emphasis"/>
                  <w:rFonts w:ascii="Frutiger LT 45 Light" w:hAnsi="Frutiger LT 45 Light" w:cs="Helvetica"/>
                  <w:color w:val="333333"/>
                  <w:sz w:val="20"/>
                  <w:szCs w:val="20"/>
                  <w:rPrChange w:id="3579" w:author="Cernigliaro, Giuseppe (IT - Bologna)" w:date="2019-02-07T20:48:00Z">
                    <w:rPr>
                      <w:rStyle w:val="Emphasis"/>
                      <w:rFonts w:ascii="Frutiger LT 45 Light" w:hAnsi="Frutiger LT 45 Light" w:cs="Helvetica"/>
                      <w:color w:val="333333"/>
                      <w:sz w:val="20"/>
                      <w:szCs w:val="20"/>
                      <w:lang w:val="en-US"/>
                    </w:rPr>
                  </w:rPrChange>
                </w:rPr>
                <w:delText>.</w:delText>
              </w:r>
              <w:r w:rsidRPr="004A592B" w:rsidDel="002B2776">
                <w:rPr>
                  <w:rFonts w:ascii="Frutiger LT 45 Light" w:hAnsi="Frutiger LT 45 Light" w:cs="Helvetica"/>
                  <w:color w:val="333333"/>
                  <w:sz w:val="20"/>
                  <w:szCs w:val="20"/>
                  <w:rPrChange w:id="3580" w:author="Cernigliaro, Giuseppe (IT - Bologna)" w:date="2019-02-07T20:48:00Z">
                    <w:rPr>
                      <w:rFonts w:ascii="Frutiger LT 45 Light" w:hAnsi="Frutiger LT 45 Light" w:cs="Helvetica"/>
                      <w:color w:val="333333"/>
                      <w:sz w:val="20"/>
                      <w:szCs w:val="20"/>
                      <w:lang w:val="en-US"/>
                    </w:rPr>
                  </w:rPrChange>
                </w:rPr>
                <w:delText xml:space="preserve"> </w:delText>
              </w:r>
              <w:bookmarkStart w:id="3581" w:name="_Toc465482"/>
              <w:bookmarkEnd w:id="3581"/>
            </w:del>
          </w:p>
        </w:tc>
        <w:bookmarkStart w:id="3582" w:name="_Toc465483"/>
        <w:bookmarkEnd w:id="3582"/>
      </w:tr>
      <w:tr w:rsidR="002B2776" w:rsidRPr="00FE77CB" w:rsidDel="002B2776" w14:paraId="7E1722CF" w14:textId="77777777" w:rsidTr="004A592B">
        <w:trPr>
          <w:del w:id="3583" w:author="Cernigliaro, Giuseppe (IT - Bologna)" w:date="2019-02-07T19:38:00Z"/>
        </w:trPr>
        <w:tc>
          <w:tcPr>
            <w:tcW w:w="0" w:type="auto"/>
            <w:tcBorders>
              <w:top w:val="single" w:sz="4" w:space="0" w:color="auto"/>
              <w:left w:val="single" w:sz="4" w:space="0" w:color="auto"/>
              <w:bottom w:val="nil"/>
              <w:right w:val="nil"/>
            </w:tcBorders>
            <w:hideMark/>
          </w:tcPr>
          <w:p w14:paraId="626B96C0" w14:textId="77777777" w:rsidR="002B2776" w:rsidRPr="004A592B" w:rsidDel="002B2776" w:rsidRDefault="002B2776" w:rsidP="004A592B">
            <w:pPr>
              <w:spacing w:before="20"/>
              <w:rPr>
                <w:del w:id="3584" w:author="Cernigliaro, Giuseppe (IT - Bologna)" w:date="2019-02-07T19:38:00Z"/>
                <w:rFonts w:ascii="Frutiger LT 45 Light" w:hAnsi="Frutiger LT 45 Light" w:cs="Helvetica"/>
                <w:color w:val="333333"/>
                <w:rPrChange w:id="3585" w:author="Cernigliaro, Giuseppe (IT - Bologna)" w:date="2019-02-07T20:48:00Z">
                  <w:rPr>
                    <w:del w:id="3586" w:author="Cernigliaro, Giuseppe (IT - Bologna)" w:date="2019-02-07T19:38:00Z"/>
                    <w:rFonts w:ascii="Frutiger LT 45 Light" w:hAnsi="Frutiger LT 45 Light" w:cs="Helvetica"/>
                    <w:color w:val="333333"/>
                    <w:lang w:val="en-US"/>
                  </w:rPr>
                </w:rPrChange>
              </w:rPr>
            </w:pPr>
            <w:del w:id="3587" w:author="Cernigliaro, Giuseppe (IT - Bologna)" w:date="2019-02-07T19:38:00Z">
              <w:r w:rsidRPr="004A592B" w:rsidDel="002B2776">
                <w:rPr>
                  <w:rFonts w:ascii="Frutiger LT 45 Light" w:hAnsi="Frutiger LT 45 Light" w:cs="Helvetica"/>
                  <w:color w:val="333333"/>
                  <w:rPrChange w:id="3588" w:author="Cernigliaro, Giuseppe (IT - Bologna)" w:date="2019-02-07T20:48:00Z">
                    <w:rPr>
                      <w:rFonts w:ascii="Frutiger LT 45 Light" w:hAnsi="Frutiger LT 45 Light" w:cs="Helvetica"/>
                      <w:color w:val="333333"/>
                      <w:lang w:val="en-US"/>
                    </w:rPr>
                  </w:rPrChange>
                </w:rPr>
                <w:delText xml:space="preserve">1..1 </w:delText>
              </w:r>
              <w:bookmarkStart w:id="3589" w:name="_Toc465484"/>
              <w:bookmarkEnd w:id="3589"/>
            </w:del>
          </w:p>
        </w:tc>
        <w:tc>
          <w:tcPr>
            <w:tcW w:w="0" w:type="auto"/>
            <w:tcBorders>
              <w:top w:val="single" w:sz="4" w:space="0" w:color="auto"/>
              <w:left w:val="nil"/>
              <w:bottom w:val="nil"/>
              <w:right w:val="nil"/>
            </w:tcBorders>
            <w:hideMark/>
          </w:tcPr>
          <w:p w14:paraId="548328FA" w14:textId="77777777" w:rsidR="002B2776" w:rsidRPr="004A592B" w:rsidDel="002B2776" w:rsidRDefault="002B2776" w:rsidP="004A592B">
            <w:pPr>
              <w:spacing w:before="20"/>
              <w:rPr>
                <w:del w:id="3590" w:author="Cernigliaro, Giuseppe (IT - Bologna)" w:date="2019-02-07T19:38:00Z"/>
                <w:rFonts w:ascii="Frutiger LT 45 Light" w:hAnsi="Frutiger LT 45 Light" w:cs="Helvetica"/>
                <w:color w:val="333333"/>
                <w:rPrChange w:id="3591" w:author="Cernigliaro, Giuseppe (IT - Bologna)" w:date="2019-02-07T20:48:00Z">
                  <w:rPr>
                    <w:del w:id="3592" w:author="Cernigliaro, Giuseppe (IT - Bologna)" w:date="2019-02-07T19:38:00Z"/>
                    <w:rFonts w:ascii="Frutiger LT 45 Light" w:hAnsi="Frutiger LT 45 Light" w:cs="Helvetica"/>
                    <w:color w:val="333333"/>
                    <w:lang w:val="en-US"/>
                  </w:rPr>
                </w:rPrChange>
              </w:rPr>
            </w:pPr>
            <w:del w:id="3593" w:author="Cernigliaro, Giuseppe (IT - Bologna)" w:date="2019-02-07T19:38:00Z">
              <w:r w:rsidRPr="004A592B" w:rsidDel="002B2776">
                <w:rPr>
                  <w:rFonts w:ascii="Frutiger LT 45 Light" w:hAnsi="Frutiger LT 45 Light" w:cs="Helvetica"/>
                  <w:color w:val="333333"/>
                  <w:rPrChange w:id="3594" w:author="Cernigliaro, Giuseppe (IT - Bologna)" w:date="2019-02-07T20:48:00Z">
                    <w:rPr>
                      <w:rFonts w:ascii="Frutiger LT 45 Light" w:hAnsi="Frutiger LT 45 Light" w:cs="Helvetica"/>
                      <w:color w:val="333333"/>
                      <w:lang w:val="en-US"/>
                    </w:rPr>
                  </w:rPrChange>
                </w:rPr>
                <w:delText xml:space="preserve">•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595"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"http://docs.peppol.eu/poacc/upgrade-3/syntax/OrderResponse/cac-SellerSupplierParty/"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596" w:author="Cernigliaro, Giuseppe (IT - Bologna)" w:date="2019-02-07T20:48:00Z">
                    <w:rPr>
                      <w:rStyle w:val="Hyperlink"/>
                      <w:rFonts w:ascii="Frutiger LT 45 Light" w:hAnsi="Frutiger LT 45 Light" w:cs="Helvetica"/>
                      <w:lang w:val="en-US"/>
                    </w:rPr>
                  </w:rPrChange>
                </w:rPr>
                <w:delText>cac:SellerSupplierParty</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597" w:author="Cernigliaro, Giuseppe (IT - Bologna)" w:date="2019-02-07T20:48:00Z">
                    <w:rPr>
                      <w:rFonts w:ascii="Frutiger LT 45 Light" w:hAnsi="Frutiger LT 45 Light" w:cs="Helvetica"/>
                      <w:color w:val="333333"/>
                      <w:lang w:val="en-US"/>
                    </w:rPr>
                  </w:rPrChange>
                </w:rPr>
                <w:delText xml:space="preserve"> </w:delText>
              </w:r>
              <w:bookmarkStart w:id="3598" w:name="_Toc465485"/>
              <w:bookmarkEnd w:id="3598"/>
            </w:del>
          </w:p>
        </w:tc>
        <w:tc>
          <w:tcPr>
            <w:tcW w:w="0" w:type="auto"/>
            <w:tcBorders>
              <w:top w:val="single" w:sz="4" w:space="0" w:color="auto"/>
              <w:left w:val="nil"/>
              <w:bottom w:val="nil"/>
              <w:right w:val="single" w:sz="4" w:space="0" w:color="auto"/>
            </w:tcBorders>
            <w:hideMark/>
          </w:tcPr>
          <w:p w14:paraId="46C7E7DF" w14:textId="77777777" w:rsidR="002B2776" w:rsidRPr="004A592B" w:rsidDel="002B2776" w:rsidRDefault="002B2776" w:rsidP="004A592B">
            <w:pPr>
              <w:pStyle w:val="NormalWeb"/>
              <w:spacing w:before="20" w:after="0"/>
              <w:rPr>
                <w:del w:id="3599" w:author="Cernigliaro, Giuseppe (IT - Bologna)" w:date="2019-02-07T19:38:00Z"/>
                <w:rFonts w:ascii="Frutiger LT 45 Light" w:eastAsiaTheme="minorEastAsia" w:hAnsi="Frutiger LT 45 Light" w:cs="Helvetica"/>
                <w:color w:val="333333"/>
                <w:sz w:val="20"/>
                <w:szCs w:val="20"/>
                <w:rPrChange w:id="3600" w:author="Cernigliaro, Giuseppe (IT - Bologna)" w:date="2019-02-07T20:48:00Z">
                  <w:rPr>
                    <w:del w:id="3601" w:author="Cernigliaro, Giuseppe (IT - Bologna)" w:date="2019-02-07T19:38:00Z"/>
                    <w:rFonts w:ascii="Frutiger LT 45 Light" w:eastAsiaTheme="minorEastAsia" w:hAnsi="Frutiger LT 45 Light" w:cs="Helvetica"/>
                    <w:color w:val="333333"/>
                    <w:sz w:val="20"/>
                    <w:szCs w:val="20"/>
                    <w:lang w:val="en-US"/>
                  </w:rPr>
                </w:rPrChange>
              </w:rPr>
            </w:pPr>
            <w:del w:id="3602" w:author="Cernigliaro, Giuseppe (IT - Bologna)" w:date="2019-02-07T19:38:00Z">
              <w:r w:rsidRPr="004A592B" w:rsidDel="002B2776">
                <w:rPr>
                  <w:rStyle w:val="Strong"/>
                  <w:rFonts w:ascii="Frutiger LT 45 Light" w:hAnsi="Frutiger LT 45 Light" w:cs="Helvetica"/>
                  <w:color w:val="333333"/>
                  <w:sz w:val="20"/>
                  <w:szCs w:val="20"/>
                  <w:rPrChange w:id="3603" w:author="Cernigliaro, Giuseppe (IT - Bologna)" w:date="2019-02-07T20:48:00Z">
                    <w:rPr>
                      <w:rStyle w:val="Strong"/>
                      <w:rFonts w:ascii="Frutiger LT 45 Light" w:hAnsi="Frutiger LT 45 Light" w:cs="Helvetica"/>
                      <w:color w:val="333333"/>
                      <w:sz w:val="20"/>
                      <w:szCs w:val="20"/>
                      <w:lang w:val="en-US"/>
                    </w:rPr>
                  </w:rPrChange>
                </w:rPr>
                <w:delText xml:space="preserve">Seller information </w:delText>
              </w:r>
              <w:bookmarkStart w:id="3604" w:name="_Toc465486"/>
              <w:bookmarkEnd w:id="3604"/>
            </w:del>
          </w:p>
        </w:tc>
        <w:bookmarkStart w:id="3605" w:name="_Toc465487"/>
        <w:bookmarkEnd w:id="3605"/>
      </w:tr>
      <w:tr w:rsidR="002B2776" w:rsidRPr="00FE77CB" w:rsidDel="002B2776" w14:paraId="3C70B39F" w14:textId="77777777" w:rsidTr="004A592B">
        <w:trPr>
          <w:del w:id="3606" w:author="Cernigliaro, Giuseppe (IT - Bologna)" w:date="2019-02-07T19:38:00Z"/>
        </w:trPr>
        <w:tc>
          <w:tcPr>
            <w:tcW w:w="0" w:type="auto"/>
            <w:tcBorders>
              <w:top w:val="nil"/>
              <w:left w:val="single" w:sz="4" w:space="0" w:color="auto"/>
              <w:bottom w:val="nil"/>
              <w:right w:val="nil"/>
            </w:tcBorders>
            <w:hideMark/>
          </w:tcPr>
          <w:p w14:paraId="589F665E" w14:textId="77777777" w:rsidR="002B2776" w:rsidRPr="004A592B" w:rsidDel="002B2776" w:rsidRDefault="002B2776" w:rsidP="004A592B">
            <w:pPr>
              <w:spacing w:before="20"/>
              <w:rPr>
                <w:del w:id="3607" w:author="Cernigliaro, Giuseppe (IT - Bologna)" w:date="2019-02-07T19:38:00Z"/>
                <w:rFonts w:ascii="Frutiger LT 45 Light" w:hAnsi="Frutiger LT 45 Light" w:cs="Helvetica"/>
                <w:color w:val="333333"/>
                <w:rPrChange w:id="3608" w:author="Cernigliaro, Giuseppe (IT - Bologna)" w:date="2019-02-07T20:48:00Z">
                  <w:rPr>
                    <w:del w:id="3609" w:author="Cernigliaro, Giuseppe (IT - Bologna)" w:date="2019-02-07T19:38:00Z"/>
                    <w:rFonts w:ascii="Frutiger LT 45 Light" w:hAnsi="Frutiger LT 45 Light" w:cs="Helvetica"/>
                    <w:color w:val="333333"/>
                    <w:lang w:val="en-US"/>
                  </w:rPr>
                </w:rPrChange>
              </w:rPr>
            </w:pPr>
            <w:del w:id="3610" w:author="Cernigliaro, Giuseppe (IT - Bologna)" w:date="2019-02-07T19:38:00Z">
              <w:r w:rsidRPr="004A592B" w:rsidDel="002B2776">
                <w:rPr>
                  <w:rFonts w:ascii="Frutiger LT 45 Light" w:hAnsi="Frutiger LT 45 Light" w:cs="Helvetica"/>
                  <w:color w:val="333333"/>
                  <w:rPrChange w:id="3611" w:author="Cernigliaro, Giuseppe (IT - Bologna)" w:date="2019-02-07T20:48:00Z">
                    <w:rPr>
                      <w:rFonts w:ascii="Frutiger LT 45 Light" w:hAnsi="Frutiger LT 45 Light" w:cs="Helvetica"/>
                      <w:color w:val="333333"/>
                      <w:lang w:val="en-US"/>
                    </w:rPr>
                  </w:rPrChange>
                </w:rPr>
                <w:delText xml:space="preserve">0..1 </w:delText>
              </w:r>
              <w:bookmarkStart w:id="3612" w:name="_Toc465488"/>
              <w:bookmarkEnd w:id="3612"/>
            </w:del>
          </w:p>
        </w:tc>
        <w:tc>
          <w:tcPr>
            <w:tcW w:w="0" w:type="auto"/>
            <w:tcBorders>
              <w:top w:val="nil"/>
              <w:left w:val="nil"/>
              <w:bottom w:val="nil"/>
              <w:right w:val="nil"/>
            </w:tcBorders>
            <w:hideMark/>
          </w:tcPr>
          <w:p w14:paraId="7627180F" w14:textId="77777777" w:rsidR="002B2776" w:rsidRPr="004A592B" w:rsidDel="002B2776" w:rsidRDefault="002B2776" w:rsidP="004A592B">
            <w:pPr>
              <w:spacing w:before="20"/>
              <w:rPr>
                <w:del w:id="3613" w:author="Cernigliaro, Giuseppe (IT - Bologna)" w:date="2019-02-07T19:38:00Z"/>
                <w:rFonts w:ascii="Frutiger LT 45 Light" w:hAnsi="Frutiger LT 45 Light" w:cs="Helvetica"/>
                <w:color w:val="333333"/>
                <w:rPrChange w:id="3614" w:author="Cernigliaro, Giuseppe (IT - Bologna)" w:date="2019-02-07T20:48:00Z">
                  <w:rPr>
                    <w:del w:id="3615" w:author="Cernigliaro, Giuseppe (IT - Bologna)" w:date="2019-02-07T19:38:00Z"/>
                    <w:rFonts w:ascii="Frutiger LT 45 Light" w:hAnsi="Frutiger LT 45 Light" w:cs="Helvetica"/>
                    <w:color w:val="333333"/>
                    <w:lang w:val="en-US"/>
                  </w:rPr>
                </w:rPrChange>
              </w:rPr>
            </w:pPr>
            <w:del w:id="3616" w:author="Cernigliaro, Giuseppe (IT - Bologna)" w:date="2019-02-07T19:38:00Z">
              <w:r w:rsidRPr="004A592B" w:rsidDel="002B2776">
                <w:rPr>
                  <w:rFonts w:ascii="Frutiger LT 45 Light" w:hAnsi="Frutiger LT 45 Light" w:cs="Helvetica"/>
                  <w:color w:val="333333"/>
                  <w:rPrChange w:id="3617" w:author="Cernigliaro, Giuseppe (IT - Bologna)" w:date="2019-02-07T20:48:00Z">
                    <w:rPr>
                      <w:rFonts w:ascii="Frutiger LT 45 Light" w:hAnsi="Frutiger LT 45 Light" w:cs="Helvetica"/>
                      <w:color w:val="333333"/>
                      <w:lang w:val="en-US"/>
                    </w:rPr>
                  </w:rPrChange>
                </w:rPr>
                <w:delText xml:space="preserve">•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618"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"http://docs.peppol.eu/poacc/upgrade-3/syntax/OrderResponse/cac-SellerSupplierParty/cac-Party/"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619" w:author="Cernigliaro, Giuseppe (IT - Bologna)" w:date="2019-02-07T20:48:00Z">
                    <w:rPr>
                      <w:rStyle w:val="Hyperlink"/>
                      <w:rFonts w:ascii="Frutiger LT 45 Light" w:hAnsi="Frutiger LT 45 Light" w:cs="Helvetica"/>
                      <w:lang w:val="en-US"/>
                    </w:rPr>
                  </w:rPrChange>
                </w:rPr>
                <w:delText>cac:Party</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620" w:author="Cernigliaro, Giuseppe (IT - Bologna)" w:date="2019-02-07T20:48:00Z">
                    <w:rPr>
                      <w:rFonts w:ascii="Frutiger LT 45 Light" w:hAnsi="Frutiger LT 45 Light" w:cs="Helvetica"/>
                      <w:color w:val="333333"/>
                      <w:lang w:val="en-US"/>
                    </w:rPr>
                  </w:rPrChange>
                </w:rPr>
                <w:delText xml:space="preserve"> </w:delText>
              </w:r>
              <w:bookmarkStart w:id="3621" w:name="_Toc465489"/>
              <w:bookmarkEnd w:id="3621"/>
            </w:del>
          </w:p>
        </w:tc>
        <w:tc>
          <w:tcPr>
            <w:tcW w:w="0" w:type="auto"/>
            <w:tcBorders>
              <w:top w:val="nil"/>
              <w:left w:val="nil"/>
              <w:bottom w:val="nil"/>
              <w:right w:val="single" w:sz="4" w:space="0" w:color="auto"/>
            </w:tcBorders>
            <w:hideMark/>
          </w:tcPr>
          <w:p w14:paraId="54D2F793" w14:textId="77777777" w:rsidR="002B2776" w:rsidRPr="004A592B" w:rsidDel="002B2776" w:rsidRDefault="002B2776" w:rsidP="004A592B">
            <w:pPr>
              <w:pStyle w:val="NormalWeb"/>
              <w:spacing w:before="20" w:after="0"/>
              <w:rPr>
                <w:del w:id="3622" w:author="Cernigliaro, Giuseppe (IT - Bologna)" w:date="2019-02-07T19:38:00Z"/>
                <w:rFonts w:ascii="Frutiger LT 45 Light" w:eastAsiaTheme="minorEastAsia" w:hAnsi="Frutiger LT 45 Light" w:cs="Helvetica"/>
                <w:color w:val="333333"/>
                <w:sz w:val="20"/>
                <w:szCs w:val="20"/>
                <w:rPrChange w:id="3623" w:author="Cernigliaro, Giuseppe (IT - Bologna)" w:date="2019-02-07T20:48:00Z">
                  <w:rPr>
                    <w:del w:id="3624" w:author="Cernigliaro, Giuseppe (IT - Bologna)" w:date="2019-02-07T19:38:00Z"/>
                    <w:rFonts w:ascii="Frutiger LT 45 Light" w:eastAsiaTheme="minorEastAsia" w:hAnsi="Frutiger LT 45 Light" w:cs="Helvetica"/>
                    <w:color w:val="333333"/>
                    <w:sz w:val="20"/>
                    <w:szCs w:val="20"/>
                    <w:lang w:val="en-US"/>
                  </w:rPr>
                </w:rPrChange>
              </w:rPr>
            </w:pPr>
            <w:del w:id="3625" w:author="Cernigliaro, Giuseppe (IT - Bologna)" w:date="2019-02-07T19:38:00Z">
              <w:r w:rsidRPr="004A592B" w:rsidDel="002B2776">
                <w:rPr>
                  <w:rStyle w:val="Strong"/>
                  <w:rFonts w:ascii="Frutiger LT 45 Light" w:hAnsi="Frutiger LT 45 Light" w:cs="Helvetica"/>
                  <w:color w:val="333333"/>
                  <w:sz w:val="20"/>
                  <w:szCs w:val="20"/>
                  <w:rPrChange w:id="3626" w:author="Cernigliaro, Giuseppe (IT - Bologna)" w:date="2019-02-07T20:48:00Z">
                    <w:rPr>
                      <w:rStyle w:val="Strong"/>
                      <w:rFonts w:ascii="Frutiger LT 45 Light" w:hAnsi="Frutiger LT 45 Light" w:cs="Helvetica"/>
                      <w:color w:val="333333"/>
                      <w:sz w:val="20"/>
                      <w:szCs w:val="20"/>
                      <w:lang w:val="en-US"/>
                    </w:rPr>
                  </w:rPrChange>
                </w:rPr>
                <w:delText>Description of seller</w:delText>
              </w:r>
              <w:bookmarkStart w:id="3627" w:name="_Toc465490"/>
              <w:bookmarkEnd w:id="3627"/>
            </w:del>
          </w:p>
        </w:tc>
        <w:bookmarkStart w:id="3628" w:name="_Toc465491"/>
        <w:bookmarkEnd w:id="3628"/>
      </w:tr>
      <w:tr w:rsidR="002B2776" w:rsidRPr="00FE77CB" w:rsidDel="002B2776" w14:paraId="51E74A71" w14:textId="77777777" w:rsidTr="004A592B">
        <w:trPr>
          <w:del w:id="3629" w:author="Cernigliaro, Giuseppe (IT - Bologna)" w:date="2019-02-07T19:38:00Z"/>
        </w:trPr>
        <w:tc>
          <w:tcPr>
            <w:tcW w:w="0" w:type="auto"/>
            <w:tcBorders>
              <w:top w:val="nil"/>
              <w:left w:val="single" w:sz="4" w:space="0" w:color="auto"/>
              <w:bottom w:val="nil"/>
              <w:right w:val="nil"/>
            </w:tcBorders>
            <w:hideMark/>
          </w:tcPr>
          <w:p w14:paraId="4AA79FD8" w14:textId="77777777" w:rsidR="002B2776" w:rsidRPr="004A592B" w:rsidDel="002B2776" w:rsidRDefault="002B2776" w:rsidP="004A592B">
            <w:pPr>
              <w:spacing w:before="20"/>
              <w:rPr>
                <w:del w:id="3630" w:author="Cernigliaro, Giuseppe (IT - Bologna)" w:date="2019-02-07T19:38:00Z"/>
                <w:rFonts w:ascii="Frutiger LT 45 Light" w:hAnsi="Frutiger LT 45 Light" w:cs="Helvetica"/>
                <w:color w:val="333333"/>
                <w:rPrChange w:id="3631" w:author="Cernigliaro, Giuseppe (IT - Bologna)" w:date="2019-02-07T20:48:00Z">
                  <w:rPr>
                    <w:del w:id="3632" w:author="Cernigliaro, Giuseppe (IT - Bologna)" w:date="2019-02-07T19:38:00Z"/>
                    <w:rFonts w:ascii="Frutiger LT 45 Light" w:hAnsi="Frutiger LT 45 Light" w:cs="Helvetica"/>
                    <w:color w:val="333333"/>
                    <w:lang w:val="en-US"/>
                  </w:rPr>
                </w:rPrChange>
              </w:rPr>
            </w:pPr>
            <w:del w:id="3633" w:author="Cernigliaro, Giuseppe (IT - Bologna)" w:date="2019-02-07T19:38:00Z">
              <w:r w:rsidRPr="004A592B" w:rsidDel="002B2776">
                <w:rPr>
                  <w:rFonts w:ascii="Frutiger LT 45 Light" w:hAnsi="Frutiger LT 45 Light" w:cs="Helvetica"/>
                  <w:color w:val="333333"/>
                  <w:rPrChange w:id="3634" w:author="Cernigliaro, Giuseppe (IT - Bologna)" w:date="2019-02-07T20:48:00Z">
                    <w:rPr>
                      <w:rFonts w:ascii="Frutiger LT 45 Light" w:hAnsi="Frutiger LT 45 Light" w:cs="Helvetica"/>
                      <w:color w:val="333333"/>
                      <w:lang w:val="en-US"/>
                    </w:rPr>
                  </w:rPrChange>
                </w:rPr>
                <w:delText xml:space="preserve">1..1 </w:delText>
              </w:r>
              <w:bookmarkStart w:id="3635" w:name="_Toc465492"/>
              <w:bookmarkEnd w:id="3635"/>
            </w:del>
          </w:p>
        </w:tc>
        <w:tc>
          <w:tcPr>
            <w:tcW w:w="0" w:type="auto"/>
            <w:tcBorders>
              <w:top w:val="nil"/>
              <w:left w:val="nil"/>
              <w:bottom w:val="nil"/>
              <w:right w:val="nil"/>
            </w:tcBorders>
            <w:hideMark/>
          </w:tcPr>
          <w:p w14:paraId="1BAC0D71" w14:textId="77777777" w:rsidR="002B2776" w:rsidRPr="004A592B" w:rsidDel="002B2776" w:rsidRDefault="002B2776" w:rsidP="004A592B">
            <w:pPr>
              <w:spacing w:before="20"/>
              <w:rPr>
                <w:del w:id="3636" w:author="Cernigliaro, Giuseppe (IT - Bologna)" w:date="2019-02-07T19:38:00Z"/>
                <w:rFonts w:ascii="Frutiger LT 45 Light" w:hAnsi="Frutiger LT 45 Light" w:cs="Helvetica"/>
                <w:color w:val="333333"/>
                <w:rPrChange w:id="3637" w:author="Cernigliaro, Giuseppe (IT - Bologna)" w:date="2019-02-07T20:48:00Z">
                  <w:rPr>
                    <w:del w:id="3638" w:author="Cernigliaro, Giuseppe (IT - Bologna)" w:date="2019-02-07T19:38:00Z"/>
                    <w:rFonts w:ascii="Frutiger LT 45 Light" w:hAnsi="Frutiger LT 45 Light" w:cs="Helvetica"/>
                    <w:color w:val="333333"/>
                    <w:lang w:val="en-US"/>
                  </w:rPr>
                </w:rPrChange>
              </w:rPr>
            </w:pPr>
            <w:del w:id="3639" w:author="Cernigliaro, Giuseppe (IT - Bologna)" w:date="2019-02-07T19:38:00Z">
              <w:r w:rsidRPr="004A592B" w:rsidDel="002B2776">
                <w:rPr>
                  <w:rFonts w:ascii="Frutiger LT 45 Light" w:hAnsi="Frutiger LT 45 Light" w:cs="Helvetica"/>
                  <w:color w:val="333333"/>
                  <w:rPrChange w:id="3640"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641"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"http://docs.peppol.eu/poacc/upgrade-3/syntax/OrderResponse/cac-SellerSupplierParty/cac-Party/cbc-EndpointID/"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642" w:author="Cernigliaro, Giuseppe (IT - Bologna)" w:date="2019-02-07T20:48:00Z">
                    <w:rPr>
                      <w:rStyle w:val="Hyperlink"/>
                      <w:rFonts w:ascii="Frutiger LT 45 Light" w:hAnsi="Frutiger LT 45 Light" w:cs="Helvetica"/>
                      <w:lang w:val="en-US"/>
                    </w:rPr>
                  </w:rPrChange>
                </w:rPr>
                <w:delText>cbc:EndpointID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643" w:author="Cernigliaro, Giuseppe (IT - Bologna)" w:date="2019-02-07T20:48:00Z">
                    <w:rPr>
                      <w:rFonts w:ascii="Frutiger LT 45 Light" w:hAnsi="Frutiger LT 45 Light" w:cs="Helvetica"/>
                      <w:color w:val="333333"/>
                      <w:lang w:val="en-US"/>
                    </w:rPr>
                  </w:rPrChange>
                </w:rPr>
                <w:delText xml:space="preserve"> </w:delText>
              </w:r>
              <w:bookmarkStart w:id="3644" w:name="_Toc465493"/>
              <w:bookmarkEnd w:id="3644"/>
            </w:del>
          </w:p>
        </w:tc>
        <w:tc>
          <w:tcPr>
            <w:tcW w:w="0" w:type="auto"/>
            <w:tcBorders>
              <w:top w:val="nil"/>
              <w:left w:val="nil"/>
              <w:bottom w:val="nil"/>
              <w:right w:val="single" w:sz="4" w:space="0" w:color="auto"/>
            </w:tcBorders>
            <w:hideMark/>
          </w:tcPr>
          <w:p w14:paraId="328C7813" w14:textId="77777777" w:rsidR="002B2776" w:rsidRPr="004A592B" w:rsidDel="002B2776" w:rsidRDefault="002B2776" w:rsidP="004A592B">
            <w:pPr>
              <w:pStyle w:val="NormalWeb"/>
              <w:spacing w:before="20" w:after="0"/>
              <w:rPr>
                <w:del w:id="3645" w:author="Cernigliaro, Giuseppe (IT - Bologna)" w:date="2019-02-07T19:38:00Z"/>
                <w:rFonts w:ascii="Frutiger LT 45 Light" w:hAnsi="Frutiger LT 45 Light" w:cs="Helvetica"/>
                <w:color w:val="333333"/>
                <w:sz w:val="20"/>
                <w:szCs w:val="20"/>
                <w:rPrChange w:id="3646" w:author="Cernigliaro, Giuseppe (IT - Bologna)" w:date="2019-02-07T20:48:00Z">
                  <w:rPr>
                    <w:del w:id="3647" w:author="Cernigliaro, Giuseppe (IT - Bologna)" w:date="2019-02-07T19:38:00Z"/>
                    <w:rFonts w:ascii="Frutiger LT 45 Light" w:hAnsi="Frutiger LT 45 Light" w:cs="Helvetica"/>
                    <w:color w:val="333333"/>
                    <w:sz w:val="20"/>
                    <w:szCs w:val="20"/>
                    <w:lang w:val="en-US"/>
                  </w:rPr>
                </w:rPrChange>
              </w:rPr>
            </w:pPr>
            <w:del w:id="3648" w:author="Cernigliaro, Giuseppe (IT - Bologna)" w:date="2019-02-07T19:38:00Z">
              <w:r w:rsidRPr="004A592B" w:rsidDel="002B2776">
                <w:rPr>
                  <w:rStyle w:val="Strong"/>
                  <w:rFonts w:ascii="Frutiger LT 45 Light" w:hAnsi="Frutiger LT 45 Light" w:cs="Helvetica"/>
                  <w:color w:val="333333"/>
                  <w:sz w:val="20"/>
                  <w:szCs w:val="20"/>
                  <w:rPrChange w:id="3649" w:author="Cernigliaro, Giuseppe (IT - Bologna)" w:date="2019-02-07T20:48:00Z">
                    <w:rPr>
                      <w:rStyle w:val="Strong"/>
                      <w:rFonts w:ascii="Frutiger LT 45 Light" w:hAnsi="Frutiger LT 45 Light" w:cs="Helvetica"/>
                      <w:color w:val="333333"/>
                      <w:sz w:val="20"/>
                      <w:szCs w:val="20"/>
                      <w:lang w:val="en-US"/>
                    </w:rPr>
                  </w:rPrChange>
                </w:rPr>
                <w:delText>Seller party electronic address</w:delText>
              </w:r>
              <w:r w:rsidRPr="004A592B" w:rsidDel="002B2776">
                <w:rPr>
                  <w:rFonts w:ascii="Frutiger LT 45 Light" w:hAnsi="Frutiger LT 45 Light" w:cs="Helvetica"/>
                  <w:color w:val="333333"/>
                  <w:sz w:val="20"/>
                  <w:szCs w:val="20"/>
                  <w:rPrChange w:id="3650"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651" w:author="Cernigliaro, Giuseppe (IT - Bologna)" w:date="2019-02-07T20:48:00Z">
                    <w:rPr>
                      <w:rStyle w:val="Emphasis"/>
                      <w:rFonts w:ascii="Frutiger LT 45 Light" w:hAnsi="Frutiger LT 45 Light" w:cs="Helvetica"/>
                      <w:color w:val="333333"/>
                      <w:sz w:val="20"/>
                      <w:szCs w:val="20"/>
                      <w:lang w:val="en-US"/>
                    </w:rPr>
                  </w:rPrChange>
                </w:rPr>
                <w:delText>Identifies the seller party's electronic address</w:delText>
              </w:r>
              <w:r w:rsidRPr="004A592B" w:rsidDel="002B2776">
                <w:rPr>
                  <w:rFonts w:ascii="Frutiger LT 45 Light" w:hAnsi="Frutiger LT 45 Light" w:cs="Helvetica"/>
                  <w:color w:val="333333"/>
                  <w:sz w:val="20"/>
                  <w:szCs w:val="20"/>
                  <w:rPrChange w:id="3652" w:author="Cernigliaro, Giuseppe (IT - Bologna)" w:date="2019-02-07T20:48:00Z">
                    <w:rPr>
                      <w:rFonts w:ascii="Frutiger LT 45 Light" w:hAnsi="Frutiger LT 45 Light" w:cs="Helvetica"/>
                      <w:color w:val="333333"/>
                      <w:sz w:val="20"/>
                      <w:szCs w:val="20"/>
                      <w:lang w:val="en-US"/>
                    </w:rPr>
                  </w:rPrChange>
                </w:rPr>
                <w:delText xml:space="preserve"> </w:delText>
              </w:r>
              <w:bookmarkStart w:id="3653" w:name="_Toc465494"/>
              <w:bookmarkEnd w:id="3653"/>
            </w:del>
          </w:p>
        </w:tc>
        <w:bookmarkStart w:id="3654" w:name="_Toc465495"/>
        <w:bookmarkEnd w:id="3654"/>
      </w:tr>
      <w:tr w:rsidR="002B2776" w:rsidRPr="00FE77CB" w:rsidDel="002B2776" w14:paraId="79776856" w14:textId="77777777" w:rsidTr="004A592B">
        <w:trPr>
          <w:del w:id="3655" w:author="Cernigliaro, Giuseppe (IT - Bologna)" w:date="2019-02-07T19:38:00Z"/>
        </w:trPr>
        <w:tc>
          <w:tcPr>
            <w:tcW w:w="0" w:type="auto"/>
            <w:tcBorders>
              <w:top w:val="nil"/>
              <w:left w:val="single" w:sz="4" w:space="0" w:color="auto"/>
              <w:bottom w:val="nil"/>
              <w:right w:val="nil"/>
            </w:tcBorders>
            <w:hideMark/>
          </w:tcPr>
          <w:p w14:paraId="311FAD37" w14:textId="77777777" w:rsidR="002B2776" w:rsidRPr="004A592B" w:rsidDel="002B2776" w:rsidRDefault="002B2776" w:rsidP="004A592B">
            <w:pPr>
              <w:spacing w:before="20"/>
              <w:rPr>
                <w:del w:id="3656" w:author="Cernigliaro, Giuseppe (IT - Bologna)" w:date="2019-02-07T19:38:00Z"/>
                <w:rFonts w:ascii="Frutiger LT 45 Light" w:hAnsi="Frutiger LT 45 Light"/>
                <w:rPrChange w:id="3657" w:author="Cernigliaro, Giuseppe (IT - Bologna)" w:date="2019-02-07T20:48:00Z">
                  <w:rPr>
                    <w:del w:id="3658" w:author="Cernigliaro, Giuseppe (IT - Bologna)" w:date="2019-02-07T19:38:00Z"/>
                    <w:rFonts w:ascii="Frutiger LT 45 Light" w:hAnsi="Frutiger LT 45 Light"/>
                    <w:lang w:val="en-US"/>
                  </w:rPr>
                </w:rPrChange>
              </w:rPr>
            </w:pPr>
            <w:del w:id="3659" w:author="Cernigliaro, Giuseppe (IT - Bologna)" w:date="2019-02-07T19:38:00Z">
              <w:r w:rsidRPr="004A592B" w:rsidDel="002B2776">
                <w:rPr>
                  <w:rFonts w:ascii="Frutiger LT 45 Light" w:hAnsi="Frutiger LT 45 Light" w:cs="Helvetica"/>
                  <w:color w:val="333333"/>
                  <w:rPrChange w:id="3660" w:author="Cernigliaro, Giuseppe (IT - Bologna)" w:date="2019-02-07T20:48:00Z">
                    <w:rPr>
                      <w:rFonts w:ascii="Frutiger LT 45 Light" w:hAnsi="Frutiger LT 45 Light" w:cs="Helvetica"/>
                      <w:color w:val="333333"/>
                      <w:lang w:val="en-US"/>
                    </w:rPr>
                  </w:rPrChange>
                </w:rPr>
                <w:delText>M</w:delText>
              </w:r>
              <w:r w:rsidRPr="004A592B" w:rsidDel="002B2776">
                <w:rPr>
                  <w:rFonts w:ascii="Frutiger LT 45 Light" w:hAnsi="Frutiger LT 45 Light"/>
                  <w:rPrChange w:id="3661" w:author="Cernigliaro, Giuseppe (IT - Bologna)" w:date="2019-02-07T20:48:00Z">
                    <w:rPr>
                      <w:rFonts w:ascii="Frutiger LT 45 Light" w:hAnsi="Frutiger LT 45 Light"/>
                      <w:lang w:val="en-US"/>
                    </w:rPr>
                  </w:rPrChange>
                </w:rPr>
                <w:delText xml:space="preserve"> </w:delText>
              </w:r>
              <w:bookmarkStart w:id="3662" w:name="_Toc465496"/>
              <w:bookmarkEnd w:id="3662"/>
            </w:del>
          </w:p>
        </w:tc>
        <w:tc>
          <w:tcPr>
            <w:tcW w:w="0" w:type="auto"/>
            <w:tcBorders>
              <w:top w:val="nil"/>
              <w:left w:val="nil"/>
              <w:bottom w:val="nil"/>
              <w:right w:val="nil"/>
            </w:tcBorders>
            <w:hideMark/>
          </w:tcPr>
          <w:p w14:paraId="2744DA7E" w14:textId="77777777" w:rsidR="002B2776" w:rsidRPr="004A592B" w:rsidDel="002B2776" w:rsidRDefault="002B2776" w:rsidP="004A592B">
            <w:pPr>
              <w:spacing w:before="20"/>
              <w:rPr>
                <w:del w:id="3663" w:author="Cernigliaro, Giuseppe (IT - Bologna)" w:date="2019-02-07T19:38:00Z"/>
                <w:rFonts w:ascii="Frutiger LT 45 Light" w:hAnsi="Frutiger LT 45 Light" w:cs="Helvetica"/>
                <w:color w:val="333333"/>
                <w:rPrChange w:id="3664" w:author="Cernigliaro, Giuseppe (IT - Bologna)" w:date="2019-02-07T20:48:00Z">
                  <w:rPr>
                    <w:del w:id="3665" w:author="Cernigliaro, Giuseppe (IT - Bologna)" w:date="2019-02-07T19:38:00Z"/>
                    <w:rFonts w:ascii="Frutiger LT 45 Light" w:hAnsi="Frutiger LT 45 Light" w:cs="Helvetica"/>
                    <w:color w:val="333333"/>
                    <w:lang w:val="en-US"/>
                  </w:rPr>
                </w:rPrChange>
              </w:rPr>
            </w:pPr>
            <w:del w:id="3666" w:author="Cernigliaro, Giuseppe (IT - Bologna)" w:date="2019-02-07T19:38:00Z">
              <w:r w:rsidRPr="004A592B" w:rsidDel="002B2776">
                <w:rPr>
                  <w:rFonts w:ascii="Frutiger LT 45 Light" w:hAnsi="Frutiger LT 45 Light" w:cs="Helvetica"/>
                  <w:color w:val="333333"/>
                  <w:rPrChange w:id="3667" w:author="Cernigliaro, Giuseppe (IT - Bologna)" w:date="2019-02-07T20:48:00Z">
                    <w:rPr>
                      <w:rFonts w:ascii="Frutiger LT 45 Light" w:hAnsi="Frutiger LT 45 Light" w:cs="Helvetica"/>
                      <w:color w:val="333333"/>
                      <w:lang w:val="en-US"/>
                    </w:rPr>
                  </w:rPrChange>
                </w:rPr>
                <w:delText xml:space="preserve">•   •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668"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"http://docs.peppol.eu/poacc/upgrade-3/syntax/OrderResponse/cac-SellerSupplierParty/cac-Party/cbc-EndpointID/schemeID/"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669" w:author="Cernigliaro, Giuseppe (IT - Bologna)" w:date="2019-02-07T20:48:00Z">
                    <w:rPr>
                      <w:rStyle w:val="Hyperlink"/>
                      <w:rFonts w:ascii="Frutiger LT 45 Light" w:hAnsi="Frutiger LT 45 Light" w:cs="Helvetica"/>
                      <w:lang w:val="en-US"/>
                    </w:rPr>
                  </w:rPrChange>
                </w:rPr>
                <w:delText>@schemeID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670" w:author="Cernigliaro, Giuseppe (IT - Bologna)" w:date="2019-02-07T20:48:00Z">
                    <w:rPr>
                      <w:rFonts w:ascii="Frutiger LT 45 Light" w:hAnsi="Frutiger LT 45 Light" w:cs="Helvetica"/>
                      <w:color w:val="333333"/>
                      <w:lang w:val="en-US"/>
                    </w:rPr>
                  </w:rPrChange>
                </w:rPr>
                <w:delText xml:space="preserve"> </w:delText>
              </w:r>
              <w:bookmarkStart w:id="3671" w:name="_Toc465497"/>
              <w:bookmarkEnd w:id="3671"/>
            </w:del>
          </w:p>
        </w:tc>
        <w:tc>
          <w:tcPr>
            <w:tcW w:w="0" w:type="auto"/>
            <w:tcBorders>
              <w:top w:val="nil"/>
              <w:left w:val="nil"/>
              <w:bottom w:val="nil"/>
              <w:right w:val="single" w:sz="4" w:space="0" w:color="auto"/>
            </w:tcBorders>
            <w:hideMark/>
          </w:tcPr>
          <w:p w14:paraId="177EE081" w14:textId="77777777" w:rsidR="002B2776" w:rsidRPr="004A592B" w:rsidDel="002B2776" w:rsidRDefault="002B2776" w:rsidP="004A592B">
            <w:pPr>
              <w:pStyle w:val="NormalWeb"/>
              <w:spacing w:before="20" w:after="0"/>
              <w:rPr>
                <w:del w:id="3672" w:author="Cernigliaro, Giuseppe (IT - Bologna)" w:date="2019-02-07T19:38:00Z"/>
                <w:rFonts w:ascii="Frutiger LT 45 Light" w:hAnsi="Frutiger LT 45 Light" w:cs="Helvetica"/>
                <w:color w:val="333333"/>
                <w:sz w:val="20"/>
                <w:szCs w:val="20"/>
                <w:rPrChange w:id="3673" w:author="Cernigliaro, Giuseppe (IT - Bologna)" w:date="2019-02-07T20:48:00Z">
                  <w:rPr>
                    <w:del w:id="3674" w:author="Cernigliaro, Giuseppe (IT - Bologna)" w:date="2019-02-07T19:38:00Z"/>
                    <w:rFonts w:ascii="Frutiger LT 45 Light" w:hAnsi="Frutiger LT 45 Light" w:cs="Helvetica"/>
                    <w:color w:val="333333"/>
                    <w:sz w:val="20"/>
                    <w:szCs w:val="20"/>
                    <w:lang w:val="en-US"/>
                  </w:rPr>
                </w:rPrChange>
              </w:rPr>
            </w:pPr>
            <w:del w:id="3675" w:author="Cernigliaro, Giuseppe (IT - Bologna)" w:date="2019-02-07T19:38:00Z">
              <w:r w:rsidRPr="004A592B" w:rsidDel="002B2776">
                <w:rPr>
                  <w:rStyle w:val="Strong"/>
                  <w:rFonts w:ascii="Frutiger LT 45 Light" w:hAnsi="Frutiger LT 45 Light" w:cs="Helvetica"/>
                  <w:color w:val="333333"/>
                  <w:sz w:val="20"/>
                  <w:szCs w:val="20"/>
                  <w:rPrChange w:id="3676" w:author="Cernigliaro, Giuseppe (IT - Bologna)" w:date="2019-02-07T20:48:00Z">
                    <w:rPr>
                      <w:rStyle w:val="Strong"/>
                      <w:rFonts w:ascii="Frutiger LT 45 Light" w:hAnsi="Frutiger LT 45 Light" w:cs="Helvetica"/>
                      <w:color w:val="333333"/>
                      <w:sz w:val="20"/>
                      <w:szCs w:val="20"/>
                      <w:lang w:val="en-US"/>
                    </w:rPr>
                  </w:rPrChange>
                </w:rPr>
                <w:delText>Scheme identifier</w:delText>
              </w:r>
              <w:r w:rsidRPr="004A592B" w:rsidDel="002B2776">
                <w:rPr>
                  <w:rFonts w:ascii="Frutiger LT 45 Light" w:hAnsi="Frutiger LT 45 Light" w:cs="Helvetica"/>
                  <w:color w:val="333333"/>
                  <w:sz w:val="20"/>
                  <w:szCs w:val="20"/>
                  <w:rPrChange w:id="3677"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678" w:author="Cernigliaro, Giuseppe (IT - Bologna)" w:date="2019-02-07T20:48:00Z">
                    <w:rPr>
                      <w:rStyle w:val="Emphasis"/>
                      <w:rFonts w:ascii="Frutiger LT 45 Light" w:hAnsi="Frutiger LT 45 Light" w:cs="Helvetica"/>
                      <w:color w:val="333333"/>
                      <w:sz w:val="20"/>
                      <w:szCs w:val="20"/>
                      <w:lang w:val="en-US"/>
                    </w:rPr>
                  </w:rPrChange>
                </w:rPr>
                <w:delText>Scheme identifier for the electronic address</w:delText>
              </w:r>
              <w:r w:rsidRPr="004A592B" w:rsidDel="002B2776">
                <w:rPr>
                  <w:rFonts w:ascii="Frutiger LT 45 Light" w:hAnsi="Frutiger LT 45 Light" w:cs="Helvetica"/>
                  <w:color w:val="333333"/>
                  <w:sz w:val="20"/>
                  <w:szCs w:val="20"/>
                  <w:rPrChange w:id="3679" w:author="Cernigliaro, Giuseppe (IT - Bologna)" w:date="2019-02-07T20:48:00Z">
                    <w:rPr>
                      <w:rFonts w:ascii="Frutiger LT 45 Light" w:hAnsi="Frutiger LT 45 Light" w:cs="Helvetica"/>
                      <w:color w:val="333333"/>
                      <w:sz w:val="20"/>
                      <w:szCs w:val="20"/>
                      <w:lang w:val="en-US"/>
                    </w:rPr>
                  </w:rPrChange>
                </w:rPr>
                <w:delText xml:space="preserve"> </w:delText>
              </w:r>
              <w:bookmarkStart w:id="3680" w:name="_Toc465498"/>
              <w:bookmarkEnd w:id="3680"/>
            </w:del>
          </w:p>
        </w:tc>
        <w:bookmarkStart w:id="3681" w:name="_Toc465499"/>
        <w:bookmarkEnd w:id="3681"/>
      </w:tr>
      <w:tr w:rsidR="002B2776" w:rsidRPr="00FE77CB" w:rsidDel="002B2776" w14:paraId="10BB3261" w14:textId="77777777" w:rsidTr="004A592B">
        <w:trPr>
          <w:del w:id="3682" w:author="Cernigliaro, Giuseppe (IT - Bologna)" w:date="2019-02-07T19:38:00Z"/>
        </w:trPr>
        <w:tc>
          <w:tcPr>
            <w:tcW w:w="0" w:type="auto"/>
            <w:tcBorders>
              <w:top w:val="nil"/>
              <w:left w:val="single" w:sz="4" w:space="0" w:color="auto"/>
              <w:bottom w:val="nil"/>
              <w:right w:val="nil"/>
            </w:tcBorders>
            <w:hideMark/>
          </w:tcPr>
          <w:p w14:paraId="74EAA346" w14:textId="77777777" w:rsidR="002B2776" w:rsidRPr="004A592B" w:rsidDel="002B2776" w:rsidRDefault="002B2776" w:rsidP="004A592B">
            <w:pPr>
              <w:spacing w:before="20"/>
              <w:rPr>
                <w:del w:id="3683" w:author="Cernigliaro, Giuseppe (IT - Bologna)" w:date="2019-02-07T19:38:00Z"/>
                <w:rFonts w:ascii="Frutiger LT 45 Light" w:hAnsi="Frutiger LT 45 Light" w:cs="Helvetica"/>
                <w:color w:val="333333"/>
                <w:rPrChange w:id="3684" w:author="Cernigliaro, Giuseppe (IT - Bologna)" w:date="2019-02-07T20:48:00Z">
                  <w:rPr>
                    <w:del w:id="3685" w:author="Cernigliaro, Giuseppe (IT - Bologna)" w:date="2019-02-07T19:38:00Z"/>
                    <w:rFonts w:ascii="Frutiger LT 45 Light" w:hAnsi="Frutiger LT 45 Light" w:cs="Helvetica"/>
                    <w:color w:val="333333"/>
                    <w:lang w:val="en-US"/>
                  </w:rPr>
                </w:rPrChange>
              </w:rPr>
            </w:pPr>
            <w:del w:id="3686" w:author="Cernigliaro, Giuseppe (IT - Bologna)" w:date="2019-02-07T19:38:00Z">
              <w:r w:rsidRPr="004A592B" w:rsidDel="002B2776">
                <w:rPr>
                  <w:rFonts w:ascii="Frutiger LT 45 Light" w:hAnsi="Frutiger LT 45 Light" w:cs="Helvetica"/>
                  <w:color w:val="333333"/>
                  <w:shd w:val="clear" w:color="auto" w:fill="FFFF66"/>
                  <w:rPrChange w:id="3687" w:author="Cernigliaro, Giuseppe (IT - Bologna)" w:date="2019-02-07T20:48:00Z">
                    <w:rPr>
                      <w:rFonts w:ascii="Frutiger LT 45 Light" w:hAnsi="Frutiger LT 45 Light" w:cs="Helvetica"/>
                      <w:color w:val="333333"/>
                      <w:shd w:val="clear" w:color="auto" w:fill="FFFF66"/>
                      <w:lang w:val="en-US"/>
                    </w:rPr>
                  </w:rPrChange>
                </w:rPr>
                <w:delText>1..1</w:delText>
              </w:r>
              <w:r w:rsidRPr="004A592B" w:rsidDel="002B2776">
                <w:rPr>
                  <w:rFonts w:ascii="Frutiger LT 45 Light" w:hAnsi="Frutiger LT 45 Light" w:cs="Helvetica"/>
                  <w:color w:val="333333"/>
                  <w:rPrChange w:id="3688" w:author="Cernigliaro, Giuseppe (IT - Bologna)" w:date="2019-02-07T20:48:00Z">
                    <w:rPr>
                      <w:rFonts w:ascii="Frutiger LT 45 Light" w:hAnsi="Frutiger LT 45 Light" w:cs="Helvetica"/>
                      <w:color w:val="333333"/>
                      <w:lang w:val="en-US"/>
                    </w:rPr>
                  </w:rPrChange>
                </w:rPr>
                <w:delText xml:space="preserve"> </w:delText>
              </w:r>
              <w:bookmarkStart w:id="3689" w:name="_Toc465500"/>
              <w:bookmarkEnd w:id="3689"/>
            </w:del>
          </w:p>
        </w:tc>
        <w:tc>
          <w:tcPr>
            <w:tcW w:w="0" w:type="auto"/>
            <w:tcBorders>
              <w:top w:val="nil"/>
              <w:left w:val="nil"/>
              <w:bottom w:val="nil"/>
              <w:right w:val="nil"/>
            </w:tcBorders>
            <w:hideMark/>
          </w:tcPr>
          <w:p w14:paraId="6886B455" w14:textId="77777777" w:rsidR="002B2776" w:rsidRPr="004A592B" w:rsidDel="002B2776" w:rsidRDefault="002B2776" w:rsidP="004A592B">
            <w:pPr>
              <w:spacing w:before="20"/>
              <w:rPr>
                <w:del w:id="3690" w:author="Cernigliaro, Giuseppe (IT - Bologna)" w:date="2019-02-07T19:38:00Z"/>
                <w:rFonts w:ascii="Frutiger LT 45 Light" w:hAnsi="Frutiger LT 45 Light" w:cs="Helvetica"/>
                <w:color w:val="333333"/>
                <w:rPrChange w:id="3691" w:author="Cernigliaro, Giuseppe (IT - Bologna)" w:date="2019-02-07T20:48:00Z">
                  <w:rPr>
                    <w:del w:id="3692" w:author="Cernigliaro, Giuseppe (IT - Bologna)" w:date="2019-02-07T19:38:00Z"/>
                    <w:rFonts w:ascii="Frutiger LT 45 Light" w:hAnsi="Frutiger LT 45 Light" w:cs="Helvetica"/>
                    <w:color w:val="333333"/>
                    <w:lang w:val="en-US"/>
                  </w:rPr>
                </w:rPrChange>
              </w:rPr>
            </w:pPr>
            <w:del w:id="3693" w:author="Cernigliaro, Giuseppe (IT - Bologna)" w:date="2019-02-07T19:38:00Z">
              <w:r w:rsidRPr="004A592B" w:rsidDel="002B2776">
                <w:rPr>
                  <w:rFonts w:ascii="Frutiger LT 45 Light" w:hAnsi="Frutiger LT 45 Light" w:cs="Helvetica"/>
                  <w:color w:val="333333"/>
                  <w:rPrChange w:id="3694" w:author="Cernigliaro, Giuseppe (IT - Bologna)" w:date="2019-02-07T20:48:00Z">
                    <w:rPr>
                      <w:rFonts w:ascii="Frutiger LT 45 Light" w:hAnsi="Frutiger LT 45 Light" w:cs="Helvetica"/>
                      <w:color w:val="333333"/>
                      <w:lang w:val="en-US"/>
                    </w:rPr>
                  </w:rPrChange>
                </w:rPr>
                <w:delText xml:space="preserve">•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695"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"http://docs.peppol.eu/poacc/upgrade-3/syntax/OrderResponse/cac-SellerSupplierParty/cac-Party/cac-PartyIdentification/"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696" w:author="Cernigliaro, Giuseppe (IT - Bologna)" w:date="2019-02-07T20:48:00Z">
                    <w:rPr>
                      <w:rStyle w:val="Hyperlink"/>
                      <w:rFonts w:ascii="Frutiger LT 45 Light" w:hAnsi="Frutiger LT 45 Light" w:cs="Helvetica"/>
                      <w:lang w:val="en-US"/>
                    </w:rPr>
                  </w:rPrChange>
                </w:rPr>
                <w:delText>cac:PartyIdentification</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697" w:author="Cernigliaro, Giuseppe (IT - Bologna)" w:date="2019-02-07T20:48:00Z">
                    <w:rPr>
                      <w:rFonts w:ascii="Frutiger LT 45 Light" w:hAnsi="Frutiger LT 45 Light" w:cs="Helvetica"/>
                      <w:color w:val="333333"/>
                      <w:lang w:val="en-US"/>
                    </w:rPr>
                  </w:rPrChange>
                </w:rPr>
                <w:delText xml:space="preserve"> </w:delText>
              </w:r>
              <w:bookmarkStart w:id="3698" w:name="_Toc465501"/>
              <w:bookmarkEnd w:id="3698"/>
            </w:del>
          </w:p>
        </w:tc>
        <w:tc>
          <w:tcPr>
            <w:tcW w:w="0" w:type="auto"/>
            <w:tcBorders>
              <w:top w:val="nil"/>
              <w:left w:val="nil"/>
              <w:bottom w:val="nil"/>
              <w:right w:val="single" w:sz="4" w:space="0" w:color="auto"/>
            </w:tcBorders>
            <w:hideMark/>
          </w:tcPr>
          <w:p w14:paraId="12C0FD1E" w14:textId="77777777" w:rsidR="002B2776" w:rsidRPr="004A592B" w:rsidDel="002B2776" w:rsidRDefault="002B2776" w:rsidP="004A592B">
            <w:pPr>
              <w:pStyle w:val="NormalWeb"/>
              <w:spacing w:before="20" w:after="0"/>
              <w:rPr>
                <w:del w:id="3699" w:author="Cernigliaro, Giuseppe (IT - Bologna)" w:date="2019-02-07T19:38:00Z"/>
                <w:rFonts w:ascii="Frutiger LT 45 Light" w:eastAsiaTheme="minorEastAsia" w:hAnsi="Frutiger LT 45 Light" w:cs="Helvetica"/>
                <w:color w:val="333333"/>
                <w:sz w:val="20"/>
                <w:szCs w:val="20"/>
                <w:rPrChange w:id="3700" w:author="Cernigliaro, Giuseppe (IT - Bologna)" w:date="2019-02-07T20:48:00Z">
                  <w:rPr>
                    <w:del w:id="3701" w:author="Cernigliaro, Giuseppe (IT - Bologna)" w:date="2019-02-07T19:38:00Z"/>
                    <w:rFonts w:ascii="Frutiger LT 45 Light" w:eastAsiaTheme="minorEastAsia" w:hAnsi="Frutiger LT 45 Light" w:cs="Helvetica"/>
                    <w:color w:val="333333"/>
                    <w:sz w:val="20"/>
                    <w:szCs w:val="20"/>
                    <w:lang w:val="en-US"/>
                  </w:rPr>
                </w:rPrChange>
              </w:rPr>
            </w:pPr>
            <w:del w:id="3702" w:author="Cernigliaro, Giuseppe (IT - Bologna)" w:date="2019-02-07T19:38:00Z">
              <w:r w:rsidRPr="004A592B" w:rsidDel="002B2776">
                <w:rPr>
                  <w:rStyle w:val="Strong"/>
                  <w:rFonts w:ascii="Frutiger LT 45 Light" w:hAnsi="Frutiger LT 45 Light" w:cs="Helvetica"/>
                  <w:color w:val="333333"/>
                  <w:sz w:val="20"/>
                  <w:szCs w:val="20"/>
                  <w:rPrChange w:id="3703" w:author="Cernigliaro, Giuseppe (IT - Bologna)" w:date="2019-02-07T20:48:00Z">
                    <w:rPr>
                      <w:rStyle w:val="Strong"/>
                      <w:rFonts w:ascii="Frutiger LT 45 Light" w:hAnsi="Frutiger LT 45 Light" w:cs="Helvetica"/>
                      <w:color w:val="333333"/>
                      <w:sz w:val="20"/>
                      <w:szCs w:val="20"/>
                      <w:lang w:val="en-US"/>
                    </w:rPr>
                  </w:rPrChange>
                </w:rPr>
                <w:delText xml:space="preserve">Seller identification </w:delText>
              </w:r>
              <w:bookmarkStart w:id="3704" w:name="_Toc465502"/>
              <w:bookmarkEnd w:id="3704"/>
            </w:del>
          </w:p>
        </w:tc>
        <w:bookmarkStart w:id="3705" w:name="_Toc465503"/>
        <w:bookmarkEnd w:id="3705"/>
      </w:tr>
      <w:tr w:rsidR="002B2776" w:rsidRPr="00FE77CB" w:rsidDel="002B2776" w14:paraId="1FFB8E5B" w14:textId="77777777" w:rsidTr="004A592B">
        <w:trPr>
          <w:del w:id="3706" w:author="Cernigliaro, Giuseppe (IT - Bologna)" w:date="2019-02-07T19:38:00Z"/>
        </w:trPr>
        <w:tc>
          <w:tcPr>
            <w:tcW w:w="0" w:type="auto"/>
            <w:tcBorders>
              <w:top w:val="nil"/>
              <w:left w:val="single" w:sz="4" w:space="0" w:color="auto"/>
              <w:bottom w:val="nil"/>
              <w:right w:val="nil"/>
            </w:tcBorders>
            <w:hideMark/>
          </w:tcPr>
          <w:p w14:paraId="78887BD7" w14:textId="77777777" w:rsidR="002B2776" w:rsidRPr="004A592B" w:rsidDel="002B2776" w:rsidRDefault="002B2776" w:rsidP="004A592B">
            <w:pPr>
              <w:spacing w:before="20"/>
              <w:rPr>
                <w:del w:id="3707" w:author="Cernigliaro, Giuseppe (IT - Bologna)" w:date="2019-02-07T19:38:00Z"/>
                <w:rFonts w:ascii="Frutiger LT 45 Light" w:hAnsi="Frutiger LT 45 Light" w:cs="Helvetica"/>
                <w:color w:val="333333"/>
                <w:rPrChange w:id="3708" w:author="Cernigliaro, Giuseppe (IT - Bologna)" w:date="2019-02-07T20:48:00Z">
                  <w:rPr>
                    <w:del w:id="3709" w:author="Cernigliaro, Giuseppe (IT - Bologna)" w:date="2019-02-07T19:38:00Z"/>
                    <w:rFonts w:ascii="Frutiger LT 45 Light" w:hAnsi="Frutiger LT 45 Light" w:cs="Helvetica"/>
                    <w:color w:val="333333"/>
                    <w:lang w:val="en-US"/>
                  </w:rPr>
                </w:rPrChange>
              </w:rPr>
            </w:pPr>
            <w:del w:id="3710" w:author="Cernigliaro, Giuseppe (IT - Bologna)" w:date="2019-02-07T19:38:00Z">
              <w:r w:rsidRPr="004A592B" w:rsidDel="002B2776">
                <w:rPr>
                  <w:rFonts w:ascii="Frutiger LT 45 Light" w:hAnsi="Frutiger LT 45 Light" w:cs="Helvetica"/>
                  <w:color w:val="333333"/>
                  <w:rPrChange w:id="3711" w:author="Cernigliaro, Giuseppe (IT - Bologna)" w:date="2019-02-07T20:48:00Z">
                    <w:rPr>
                      <w:rFonts w:ascii="Frutiger LT 45 Light" w:hAnsi="Frutiger LT 45 Light" w:cs="Helvetica"/>
                      <w:color w:val="333333"/>
                      <w:lang w:val="en-US"/>
                    </w:rPr>
                  </w:rPrChange>
                </w:rPr>
                <w:delText xml:space="preserve">1..1 </w:delText>
              </w:r>
              <w:bookmarkStart w:id="3712" w:name="_Toc465504"/>
              <w:bookmarkEnd w:id="3712"/>
            </w:del>
          </w:p>
        </w:tc>
        <w:tc>
          <w:tcPr>
            <w:tcW w:w="0" w:type="auto"/>
            <w:tcBorders>
              <w:top w:val="nil"/>
              <w:left w:val="nil"/>
              <w:bottom w:val="nil"/>
              <w:right w:val="nil"/>
            </w:tcBorders>
            <w:hideMark/>
          </w:tcPr>
          <w:p w14:paraId="2703E7AF" w14:textId="77777777" w:rsidR="002B2776" w:rsidRPr="004A592B" w:rsidDel="002B2776" w:rsidRDefault="002B2776" w:rsidP="004A592B">
            <w:pPr>
              <w:spacing w:before="20"/>
              <w:rPr>
                <w:del w:id="3713" w:author="Cernigliaro, Giuseppe (IT - Bologna)" w:date="2019-02-07T19:38:00Z"/>
                <w:rFonts w:ascii="Frutiger LT 45 Light" w:hAnsi="Frutiger LT 45 Light" w:cs="Helvetica"/>
                <w:color w:val="333333"/>
                <w:rPrChange w:id="3714" w:author="Cernigliaro, Giuseppe (IT - Bologna)" w:date="2019-02-07T20:48:00Z">
                  <w:rPr>
                    <w:del w:id="3715" w:author="Cernigliaro, Giuseppe (IT - Bologna)" w:date="2019-02-07T19:38:00Z"/>
                    <w:rFonts w:ascii="Frutiger LT 45 Light" w:hAnsi="Frutiger LT 45 Light" w:cs="Helvetica"/>
                    <w:color w:val="333333"/>
                    <w:lang w:val="en-US"/>
                  </w:rPr>
                </w:rPrChange>
              </w:rPr>
            </w:pPr>
            <w:del w:id="3716" w:author="Cernigliaro, Giuseppe (IT - Bologna)" w:date="2019-02-07T19:38:00Z">
              <w:r w:rsidRPr="004A592B" w:rsidDel="002B2776">
                <w:rPr>
                  <w:rFonts w:ascii="Frutiger LT 45 Light" w:hAnsi="Frutiger LT 45 Light" w:cs="Helvetica"/>
                  <w:color w:val="333333"/>
                  <w:rPrChange w:id="3717" w:author="Cernigliaro, Giuseppe (IT - Bologna)" w:date="2019-02-07T20:48:00Z">
                    <w:rPr>
                      <w:rFonts w:ascii="Frutiger LT 45 Light" w:hAnsi="Frutiger LT 45 Light" w:cs="Helvetica"/>
                      <w:color w:val="333333"/>
                      <w:lang w:val="en-US"/>
                    </w:rPr>
                  </w:rPrChange>
                </w:rPr>
                <w:delText xml:space="preserve">•   •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718"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"http://docs.peppol.eu/poacc/upgrade-3/syntax/OrderResponse/cac-SellerSupplierParty/cac-Party/cac-PartyIdentification/cbc-ID/"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719" w:author="Cernigliaro, Giuseppe (IT - Bologna)" w:date="2019-02-07T20:48:00Z">
                    <w:rPr>
                      <w:rStyle w:val="Hyperlink"/>
                      <w:rFonts w:ascii="Frutiger LT 45 Light" w:hAnsi="Frutiger LT 45 Light" w:cs="Helvetica"/>
                      <w:lang w:val="en-US"/>
                    </w:rPr>
                  </w:rPrChange>
                </w:rPr>
                <w:delText>cbc:ID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720" w:author="Cernigliaro, Giuseppe (IT - Bologna)" w:date="2019-02-07T20:48:00Z">
                    <w:rPr>
                      <w:rFonts w:ascii="Frutiger LT 45 Light" w:hAnsi="Frutiger LT 45 Light" w:cs="Helvetica"/>
                      <w:color w:val="333333"/>
                      <w:lang w:val="en-US"/>
                    </w:rPr>
                  </w:rPrChange>
                </w:rPr>
                <w:delText xml:space="preserve"> </w:delText>
              </w:r>
              <w:bookmarkStart w:id="3721" w:name="_Toc465505"/>
              <w:bookmarkEnd w:id="3721"/>
            </w:del>
          </w:p>
        </w:tc>
        <w:tc>
          <w:tcPr>
            <w:tcW w:w="0" w:type="auto"/>
            <w:tcBorders>
              <w:top w:val="nil"/>
              <w:left w:val="nil"/>
              <w:bottom w:val="nil"/>
              <w:right w:val="single" w:sz="4" w:space="0" w:color="auto"/>
            </w:tcBorders>
            <w:hideMark/>
          </w:tcPr>
          <w:p w14:paraId="5BDBF2B9" w14:textId="77777777" w:rsidR="002B2776" w:rsidRPr="004A592B" w:rsidDel="002B2776" w:rsidRDefault="002B2776" w:rsidP="004A592B">
            <w:pPr>
              <w:pStyle w:val="NormalWeb"/>
              <w:spacing w:before="20" w:after="0"/>
              <w:rPr>
                <w:del w:id="3722" w:author="Cernigliaro, Giuseppe (IT - Bologna)" w:date="2019-02-07T19:38:00Z"/>
                <w:rFonts w:ascii="Frutiger LT 45 Light" w:hAnsi="Frutiger LT 45 Light" w:cs="Helvetica"/>
                <w:color w:val="333333"/>
                <w:sz w:val="20"/>
                <w:szCs w:val="20"/>
                <w:rPrChange w:id="3723" w:author="Cernigliaro, Giuseppe (IT - Bologna)" w:date="2019-02-07T20:48:00Z">
                  <w:rPr>
                    <w:del w:id="3724" w:author="Cernigliaro, Giuseppe (IT - Bologna)" w:date="2019-02-07T19:38:00Z"/>
                    <w:rFonts w:ascii="Frutiger LT 45 Light" w:hAnsi="Frutiger LT 45 Light" w:cs="Helvetica"/>
                    <w:color w:val="333333"/>
                    <w:sz w:val="20"/>
                    <w:szCs w:val="20"/>
                    <w:lang w:val="en-US"/>
                  </w:rPr>
                </w:rPrChange>
              </w:rPr>
            </w:pPr>
            <w:del w:id="3725" w:author="Cernigliaro, Giuseppe (IT - Bologna)" w:date="2019-02-07T19:38:00Z">
              <w:r w:rsidRPr="004A592B" w:rsidDel="002B2776">
                <w:rPr>
                  <w:rStyle w:val="Strong"/>
                  <w:rFonts w:ascii="Frutiger LT 45 Light" w:hAnsi="Frutiger LT 45 Light" w:cs="Helvetica"/>
                  <w:color w:val="333333"/>
                  <w:sz w:val="20"/>
                  <w:szCs w:val="20"/>
                  <w:rPrChange w:id="3726" w:author="Cernigliaro, Giuseppe (IT - Bologna)" w:date="2019-02-07T20:48:00Z">
                    <w:rPr>
                      <w:rStyle w:val="Strong"/>
                      <w:rFonts w:ascii="Frutiger LT 45 Light" w:hAnsi="Frutiger LT 45 Light" w:cs="Helvetica"/>
                      <w:color w:val="333333"/>
                      <w:sz w:val="20"/>
                      <w:szCs w:val="20"/>
                      <w:lang w:val="en-US"/>
                    </w:rPr>
                  </w:rPrChange>
                </w:rPr>
                <w:delText>Seller party identification</w:delText>
              </w:r>
              <w:r w:rsidRPr="004A592B" w:rsidDel="002B2776">
                <w:rPr>
                  <w:rFonts w:ascii="Frutiger LT 45 Light" w:hAnsi="Frutiger LT 45 Light" w:cs="Helvetica"/>
                  <w:color w:val="333333"/>
                  <w:sz w:val="20"/>
                  <w:szCs w:val="20"/>
                  <w:rPrChange w:id="3727"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728" w:author="Cernigliaro, Giuseppe (IT - Bologna)" w:date="2019-02-07T20:48:00Z">
                    <w:rPr>
                      <w:rStyle w:val="Emphasis"/>
                      <w:rFonts w:ascii="Frutiger LT 45 Light" w:hAnsi="Frutiger LT 45 Light" w:cs="Helvetica"/>
                      <w:color w:val="333333"/>
                      <w:sz w:val="20"/>
                      <w:szCs w:val="20"/>
                      <w:lang w:val="en-US"/>
                    </w:rPr>
                  </w:rPrChange>
                </w:rPr>
                <w:delText>Identifies a party.</w:delText>
              </w:r>
              <w:r w:rsidRPr="004A592B" w:rsidDel="002B2776">
                <w:rPr>
                  <w:rFonts w:ascii="Frutiger LT 45 Light" w:hAnsi="Frutiger LT 45 Light" w:cs="Helvetica"/>
                  <w:color w:val="333333"/>
                  <w:sz w:val="20"/>
                  <w:szCs w:val="20"/>
                  <w:rPrChange w:id="3729" w:author="Cernigliaro, Giuseppe (IT - Bologna)" w:date="2019-02-07T20:48:00Z">
                    <w:rPr>
                      <w:rFonts w:ascii="Frutiger LT 45 Light" w:hAnsi="Frutiger LT 45 Light" w:cs="Helvetica"/>
                      <w:color w:val="333333"/>
                      <w:sz w:val="20"/>
                      <w:szCs w:val="20"/>
                      <w:lang w:val="en-US"/>
                    </w:rPr>
                  </w:rPrChange>
                </w:rPr>
                <w:delText xml:space="preserve"> </w:delText>
              </w:r>
              <w:bookmarkStart w:id="3730" w:name="_Toc465506"/>
              <w:bookmarkEnd w:id="3730"/>
            </w:del>
          </w:p>
        </w:tc>
        <w:bookmarkStart w:id="3731" w:name="_Toc465507"/>
        <w:bookmarkEnd w:id="3731"/>
      </w:tr>
      <w:tr w:rsidR="002B2776" w:rsidRPr="00FE77CB" w:rsidDel="002B2776" w14:paraId="2E978FBC" w14:textId="77777777" w:rsidTr="004A592B">
        <w:trPr>
          <w:del w:id="3732" w:author="Cernigliaro, Giuseppe (IT - Bologna)" w:date="2019-02-07T19:38:00Z"/>
        </w:trPr>
        <w:tc>
          <w:tcPr>
            <w:tcW w:w="0" w:type="auto"/>
            <w:tcBorders>
              <w:top w:val="nil"/>
              <w:left w:val="single" w:sz="4" w:space="0" w:color="auto"/>
              <w:bottom w:val="single" w:sz="4" w:space="0" w:color="auto"/>
              <w:right w:val="nil"/>
            </w:tcBorders>
            <w:hideMark/>
          </w:tcPr>
          <w:p w14:paraId="10910929" w14:textId="77777777" w:rsidR="002B2776" w:rsidRPr="004A592B" w:rsidDel="002B2776" w:rsidRDefault="002B2776" w:rsidP="004A592B">
            <w:pPr>
              <w:spacing w:before="20"/>
              <w:rPr>
                <w:del w:id="3733" w:author="Cernigliaro, Giuseppe (IT - Bologna)" w:date="2019-02-07T19:38:00Z"/>
                <w:rFonts w:ascii="Frutiger LT 45 Light" w:hAnsi="Frutiger LT 45 Light" w:cs="Helvetica"/>
                <w:color w:val="333333"/>
                <w:rPrChange w:id="3734" w:author="Cernigliaro, Giuseppe (IT - Bologna)" w:date="2019-02-07T20:48:00Z">
                  <w:rPr>
                    <w:del w:id="3735" w:author="Cernigliaro, Giuseppe (IT - Bologna)" w:date="2019-02-07T19:38:00Z"/>
                    <w:rFonts w:ascii="Frutiger LT 45 Light" w:hAnsi="Frutiger LT 45 Light" w:cs="Helvetica"/>
                    <w:color w:val="333333"/>
                    <w:lang w:val="en-US"/>
                  </w:rPr>
                </w:rPrChange>
              </w:rPr>
            </w:pPr>
            <w:del w:id="3736" w:author="Cernigliaro, Giuseppe (IT - Bologna)" w:date="2019-02-07T19:38:00Z">
              <w:r w:rsidRPr="004A592B" w:rsidDel="002B2776">
                <w:rPr>
                  <w:rFonts w:ascii="Frutiger LT 45 Light" w:hAnsi="Frutiger LT 45 Light" w:cs="Helvetica"/>
                  <w:color w:val="333333"/>
                  <w:shd w:val="clear" w:color="auto" w:fill="FFFF66"/>
                  <w:rPrChange w:id="3737" w:author="Cernigliaro, Giuseppe (IT - Bologna)" w:date="2019-02-07T20:48:00Z">
                    <w:rPr>
                      <w:rFonts w:ascii="Frutiger LT 45 Light" w:hAnsi="Frutiger LT 45 Light" w:cs="Helvetica"/>
                      <w:color w:val="333333"/>
                      <w:shd w:val="clear" w:color="auto" w:fill="FFFF66"/>
                      <w:lang w:val="en-US"/>
                    </w:rPr>
                  </w:rPrChange>
                </w:rPr>
                <w:delText>M</w:delText>
              </w:r>
              <w:r w:rsidRPr="004A592B" w:rsidDel="002B2776">
                <w:rPr>
                  <w:rFonts w:ascii="Frutiger LT 45 Light" w:hAnsi="Frutiger LT 45 Light" w:cs="Helvetica"/>
                  <w:color w:val="333333"/>
                  <w:rPrChange w:id="3738" w:author="Cernigliaro, Giuseppe (IT - Bologna)" w:date="2019-02-07T20:48:00Z">
                    <w:rPr>
                      <w:rFonts w:ascii="Frutiger LT 45 Light" w:hAnsi="Frutiger LT 45 Light" w:cs="Helvetica"/>
                      <w:color w:val="333333"/>
                      <w:lang w:val="en-US"/>
                    </w:rPr>
                  </w:rPrChange>
                </w:rPr>
                <w:delText xml:space="preserve"> </w:delText>
              </w:r>
              <w:bookmarkStart w:id="3739" w:name="_Toc465508"/>
              <w:bookmarkEnd w:id="3739"/>
            </w:del>
          </w:p>
        </w:tc>
        <w:tc>
          <w:tcPr>
            <w:tcW w:w="0" w:type="auto"/>
            <w:tcBorders>
              <w:top w:val="nil"/>
              <w:left w:val="nil"/>
              <w:bottom w:val="single" w:sz="4" w:space="0" w:color="auto"/>
              <w:right w:val="nil"/>
            </w:tcBorders>
            <w:hideMark/>
          </w:tcPr>
          <w:p w14:paraId="2719240A" w14:textId="77777777" w:rsidR="002B2776" w:rsidRPr="004A592B" w:rsidDel="002B2776" w:rsidRDefault="002B2776" w:rsidP="004A592B">
            <w:pPr>
              <w:spacing w:before="20"/>
              <w:rPr>
                <w:del w:id="3740" w:author="Cernigliaro, Giuseppe (IT - Bologna)" w:date="2019-02-07T19:38:00Z"/>
                <w:rFonts w:ascii="Frutiger LT 45 Light" w:hAnsi="Frutiger LT 45 Light" w:cs="Helvetica"/>
                <w:color w:val="333333"/>
                <w:rPrChange w:id="3741" w:author="Cernigliaro, Giuseppe (IT - Bologna)" w:date="2019-02-07T20:48:00Z">
                  <w:rPr>
                    <w:del w:id="3742" w:author="Cernigliaro, Giuseppe (IT - Bologna)" w:date="2019-02-07T19:38:00Z"/>
                    <w:rFonts w:ascii="Frutiger LT 45 Light" w:hAnsi="Frutiger LT 45 Light" w:cs="Helvetica"/>
                    <w:color w:val="333333"/>
                    <w:lang w:val="en-US"/>
                  </w:rPr>
                </w:rPrChange>
              </w:rPr>
            </w:pPr>
            <w:del w:id="3743" w:author="Cernigliaro, Giuseppe (IT - Bologna)" w:date="2019-02-07T19:38:00Z">
              <w:r w:rsidRPr="004A592B" w:rsidDel="002B2776">
                <w:rPr>
                  <w:rFonts w:ascii="Frutiger LT 45 Light" w:hAnsi="Frutiger LT 45 Light" w:cs="Helvetica"/>
                  <w:color w:val="333333"/>
                  <w:rPrChange w:id="3744" w:author="Cernigliaro, Giuseppe (IT - Bologna)" w:date="2019-02-07T20:48:00Z">
                    <w:rPr>
                      <w:rFonts w:ascii="Frutiger LT 45 Light" w:hAnsi="Frutiger LT 45 Light" w:cs="Helvetica"/>
                      <w:color w:val="333333"/>
                      <w:lang w:val="en-US"/>
                    </w:rPr>
                  </w:rPrChange>
                </w:rPr>
                <w:delText xml:space="preserve">•   •   •   •   •   </w:delText>
              </w:r>
              <w:r w:rsidRPr="00FE77CB" w:rsidDel="002B2776">
                <w:rPr>
                  <w:rStyle w:val="Hyperlink"/>
                  <w:rFonts w:ascii="Frutiger LT 45 Light" w:hAnsi="Frutiger LT 45 Light" w:cs="Helvetica"/>
                  <w:lang w:val="en-US"/>
                </w:rPr>
                <w:fldChar w:fldCharType="begin"/>
              </w:r>
              <w:r w:rsidRPr="004A592B" w:rsidDel="002B2776">
                <w:rPr>
                  <w:rStyle w:val="Hyperlink"/>
                  <w:rFonts w:ascii="Frutiger LT 45 Light" w:eastAsiaTheme="minorEastAsia" w:hAnsi="Frutiger LT 45 Light" w:cs="Helvetica"/>
                  <w:sz w:val="22"/>
                  <w:szCs w:val="22"/>
                  <w:rPrChange w:id="3745" w:author="Cernigliaro, Giuseppe (IT - Bologna)" w:date="2019-02-07T20:48:00Z">
                    <w:rPr>
                      <w:rStyle w:val="Hyperlink"/>
                      <w:rFonts w:ascii="Frutiger LT 45 Light" w:eastAsiaTheme="minorEastAsia" w:hAnsi="Frutiger LT 45 Light" w:cs="Helvetica"/>
                      <w:sz w:val="22"/>
                      <w:szCs w:val="22"/>
                      <w:lang w:val="en-US"/>
                    </w:rPr>
                  </w:rPrChange>
                </w:rPr>
                <w:delInstrText xml:space="preserve"> HYPERLINK "http://docs.peppol.eu/poacc/upgrade-3/syntax/OrderResponse/cac-SellerSupplierParty/cac-Party/cac-PartyIdentification/cbc-ID/schemeID/" </w:delInstrText>
              </w:r>
              <w:r w:rsidRPr="00FE77CB" w:rsidDel="002B2776">
                <w:rPr>
                  <w:rStyle w:val="Hyperlink"/>
                  <w:rFonts w:ascii="Frutiger LT 45 Light" w:hAnsi="Frutiger LT 45 Light" w:cs="Helvetica"/>
                  <w:lang w:val="en-US"/>
                </w:rPr>
                <w:fldChar w:fldCharType="separate"/>
              </w:r>
              <w:r w:rsidRPr="004A592B" w:rsidDel="002B2776">
                <w:rPr>
                  <w:rStyle w:val="Hyperlink"/>
                  <w:rFonts w:ascii="Frutiger LT 45 Light" w:hAnsi="Frutiger LT 45 Light" w:cs="Helvetica"/>
                  <w:rPrChange w:id="3746" w:author="Cernigliaro, Giuseppe (IT - Bologna)" w:date="2019-02-07T20:48:00Z">
                    <w:rPr>
                      <w:rStyle w:val="Hyperlink"/>
                      <w:rFonts w:ascii="Frutiger LT 45 Light" w:hAnsi="Frutiger LT 45 Light" w:cs="Helvetica"/>
                      <w:lang w:val="en-US"/>
                    </w:rPr>
                  </w:rPrChange>
                </w:rPr>
                <w:delText>@schemeID</w:delText>
              </w:r>
              <w:r w:rsidRPr="00FE77CB" w:rsidDel="002B2776">
                <w:rPr>
                  <w:rStyle w:val="Hyperlink"/>
                  <w:rFonts w:ascii="Frutiger LT 45 Light" w:hAnsi="Frutiger LT 45 Light" w:cs="Helvetica"/>
                  <w:lang w:val="en-US"/>
                </w:rPr>
                <w:fldChar w:fldCharType="end"/>
              </w:r>
              <w:r w:rsidRPr="004A592B" w:rsidDel="002B2776">
                <w:rPr>
                  <w:rFonts w:ascii="Frutiger LT 45 Light" w:hAnsi="Frutiger LT 45 Light" w:cs="Helvetica"/>
                  <w:color w:val="333333"/>
                  <w:rPrChange w:id="3747" w:author="Cernigliaro, Giuseppe (IT - Bologna)" w:date="2019-02-07T20:48:00Z">
                    <w:rPr>
                      <w:rFonts w:ascii="Frutiger LT 45 Light" w:hAnsi="Frutiger LT 45 Light" w:cs="Helvetica"/>
                      <w:color w:val="333333"/>
                      <w:lang w:val="en-US"/>
                    </w:rPr>
                  </w:rPrChange>
                </w:rPr>
                <w:delText xml:space="preserve"> </w:delText>
              </w:r>
              <w:bookmarkStart w:id="3748" w:name="_Toc465509"/>
              <w:bookmarkEnd w:id="3748"/>
            </w:del>
          </w:p>
        </w:tc>
        <w:tc>
          <w:tcPr>
            <w:tcW w:w="0" w:type="auto"/>
            <w:tcBorders>
              <w:top w:val="nil"/>
              <w:left w:val="nil"/>
              <w:bottom w:val="single" w:sz="4" w:space="0" w:color="auto"/>
              <w:right w:val="single" w:sz="4" w:space="0" w:color="auto"/>
            </w:tcBorders>
            <w:hideMark/>
          </w:tcPr>
          <w:p w14:paraId="0A886BAD" w14:textId="77777777" w:rsidR="002B2776" w:rsidRPr="004A592B" w:rsidDel="002B2776" w:rsidRDefault="002B2776" w:rsidP="004A592B">
            <w:pPr>
              <w:pStyle w:val="NormalWeb"/>
              <w:spacing w:before="20" w:after="0"/>
              <w:rPr>
                <w:del w:id="3749" w:author="Cernigliaro, Giuseppe (IT - Bologna)" w:date="2019-02-07T19:38:00Z"/>
                <w:rFonts w:ascii="Frutiger LT 45 Light" w:hAnsi="Frutiger LT 45 Light" w:cs="Helvetica"/>
                <w:color w:val="333333"/>
                <w:sz w:val="20"/>
                <w:szCs w:val="20"/>
                <w:rPrChange w:id="3750" w:author="Cernigliaro, Giuseppe (IT - Bologna)" w:date="2019-02-07T20:48:00Z">
                  <w:rPr>
                    <w:del w:id="3751" w:author="Cernigliaro, Giuseppe (IT - Bologna)" w:date="2019-02-07T19:38:00Z"/>
                    <w:rFonts w:ascii="Frutiger LT 45 Light" w:hAnsi="Frutiger LT 45 Light" w:cs="Helvetica"/>
                    <w:color w:val="333333"/>
                    <w:sz w:val="20"/>
                    <w:szCs w:val="20"/>
                    <w:lang w:val="en-US"/>
                  </w:rPr>
                </w:rPrChange>
              </w:rPr>
            </w:pPr>
            <w:del w:id="3752" w:author="Cernigliaro, Giuseppe (IT - Bologna)" w:date="2019-02-07T19:38:00Z">
              <w:r w:rsidRPr="004A592B" w:rsidDel="002B2776">
                <w:rPr>
                  <w:rStyle w:val="Strong"/>
                  <w:rFonts w:ascii="Frutiger LT 45 Light" w:hAnsi="Frutiger LT 45 Light" w:cs="Helvetica"/>
                  <w:color w:val="333333"/>
                  <w:sz w:val="20"/>
                  <w:szCs w:val="20"/>
                  <w:rPrChange w:id="3753" w:author="Cernigliaro, Giuseppe (IT - Bologna)" w:date="2019-02-07T20:48:00Z">
                    <w:rPr>
                      <w:rStyle w:val="Strong"/>
                      <w:rFonts w:ascii="Frutiger LT 45 Light" w:hAnsi="Frutiger LT 45 Light" w:cs="Helvetica"/>
                      <w:color w:val="333333"/>
                      <w:sz w:val="20"/>
                      <w:szCs w:val="20"/>
                      <w:lang w:val="en-US"/>
                    </w:rPr>
                  </w:rPrChange>
                </w:rPr>
                <w:delText>Scheme identifier</w:delText>
              </w:r>
              <w:r w:rsidRPr="004A592B" w:rsidDel="002B2776">
                <w:rPr>
                  <w:rFonts w:ascii="Frutiger LT 45 Light" w:hAnsi="Frutiger LT 45 Light" w:cs="Helvetica"/>
                  <w:color w:val="333333"/>
                  <w:sz w:val="20"/>
                  <w:szCs w:val="20"/>
                  <w:rPrChange w:id="3754" w:author="Cernigliaro, Giuseppe (IT - Bologna)" w:date="2019-02-07T20:48:00Z">
                    <w:rPr>
                      <w:rFonts w:ascii="Frutiger LT 45 Light" w:hAnsi="Frutiger LT 45 Light" w:cs="Helvetica"/>
                      <w:color w:val="333333"/>
                      <w:sz w:val="20"/>
                      <w:szCs w:val="20"/>
                      <w:lang w:val="en-US"/>
                    </w:rPr>
                  </w:rPrChange>
                </w:rPr>
                <w:br/>
              </w:r>
              <w:r w:rsidRPr="004A592B" w:rsidDel="002B2776">
                <w:rPr>
                  <w:rStyle w:val="Emphasis"/>
                  <w:rFonts w:ascii="Frutiger LT 45 Light" w:hAnsi="Frutiger LT 45 Light" w:cs="Helvetica"/>
                  <w:color w:val="333333"/>
                  <w:sz w:val="20"/>
                  <w:szCs w:val="20"/>
                  <w:rPrChange w:id="3755" w:author="Cernigliaro, Giuseppe (IT - Bologna)" w:date="2019-02-07T20:48:00Z">
                    <w:rPr>
                      <w:rStyle w:val="Emphasis"/>
                      <w:rFonts w:ascii="Frutiger LT 45 Light" w:hAnsi="Frutiger LT 45 Light" w:cs="Helvetica"/>
                      <w:color w:val="333333"/>
                      <w:sz w:val="20"/>
                      <w:szCs w:val="20"/>
                      <w:lang w:val="en-US"/>
                    </w:rPr>
                  </w:rPrChange>
                </w:rPr>
                <w:delText>Scheme identifier for party identification</w:delText>
              </w:r>
              <w:r w:rsidRPr="004A592B" w:rsidDel="002B2776">
                <w:rPr>
                  <w:rFonts w:ascii="Frutiger LT 45 Light" w:hAnsi="Frutiger LT 45 Light" w:cs="Helvetica"/>
                  <w:color w:val="333333"/>
                  <w:sz w:val="20"/>
                  <w:szCs w:val="20"/>
                  <w:rPrChange w:id="3756" w:author="Cernigliaro, Giuseppe (IT - Bologna)" w:date="2019-02-07T20:48:00Z">
                    <w:rPr>
                      <w:rFonts w:ascii="Frutiger LT 45 Light" w:hAnsi="Frutiger LT 45 Light" w:cs="Helvetica"/>
                      <w:color w:val="333333"/>
                      <w:sz w:val="20"/>
                      <w:szCs w:val="20"/>
                      <w:lang w:val="en-US"/>
                    </w:rPr>
                  </w:rPrChange>
                </w:rPr>
                <w:delText xml:space="preserve"> </w:delText>
              </w:r>
              <w:bookmarkStart w:id="3757" w:name="_Toc465510"/>
              <w:bookmarkEnd w:id="3757"/>
            </w:del>
          </w:p>
        </w:tc>
        <w:bookmarkStart w:id="3758" w:name="_Toc465511"/>
        <w:bookmarkEnd w:id="3758"/>
      </w:tr>
    </w:tbl>
    <w:p w14:paraId="0771E881" w14:textId="77777777" w:rsidR="002B2776" w:rsidRPr="002B2776" w:rsidDel="002F1D85" w:rsidRDefault="002B2776">
      <w:pPr>
        <w:rPr>
          <w:del w:id="3759" w:author="Marciante, Teresa Lucia (IT - Roma)" w:date="2019-02-07T18:32:00Z"/>
          <w:lang w:val="en-US"/>
        </w:rPr>
      </w:pPr>
      <w:bookmarkStart w:id="3760" w:name="_Toc465512"/>
      <w:bookmarkEnd w:id="3760"/>
    </w:p>
    <w:p w14:paraId="37F16219" w14:textId="77777777" w:rsidR="000F70E9" w:rsidRPr="000A3B0E" w:rsidRDefault="000F70E9" w:rsidP="000F70E9">
      <w:pPr>
        <w:pStyle w:val="Heading3"/>
      </w:pPr>
      <w:bookmarkStart w:id="3761" w:name="_Toc465513"/>
      <w:r w:rsidRPr="000A3B0E">
        <w:t>Schemi dati delle Notifiche</w:t>
      </w:r>
      <w:bookmarkEnd w:id="3761"/>
    </w:p>
    <w:p w14:paraId="424D2CA1" w14:textId="1CAA64B3" w:rsidR="000F70E9" w:rsidRPr="000A3B0E" w:rsidRDefault="000F70E9" w:rsidP="000F70E9">
      <w:pPr>
        <w:pStyle w:val="BodyText"/>
      </w:pPr>
      <w:r w:rsidRPr="000A3B0E">
        <w:t>Di seguito sono descritti gli schemi dati e le regole di comp</w:t>
      </w:r>
      <w:r w:rsidR="00910EDF" w:rsidRPr="000A3B0E">
        <w:t>i</w:t>
      </w:r>
      <w:r w:rsidRPr="000A3B0E">
        <w:t>l</w:t>
      </w:r>
      <w:r w:rsidR="00910EDF" w:rsidRPr="000A3B0E">
        <w:t>a</w:t>
      </w:r>
      <w:r w:rsidRPr="000A3B0E">
        <w:t xml:space="preserve">zione per le Notifiche di sistema inviate da NSO al Trasmittente (v. Paragrafo </w:t>
      </w:r>
      <w:r w:rsidR="00A34DD2" w:rsidRPr="000A3B0E">
        <w:fldChar w:fldCharType="begin"/>
      </w:r>
      <w:r w:rsidRPr="000A3B0E">
        <w:instrText xml:space="preserve"> REF _Ref500660844 \r \h </w:instrText>
      </w:r>
      <w:r w:rsidR="000F734B" w:rsidRPr="000A3B0E">
        <w:instrText xml:space="preserve"> \* MERGEFORMAT </w:instrText>
      </w:r>
      <w:r w:rsidR="00A34DD2" w:rsidRPr="000A3B0E">
        <w:fldChar w:fldCharType="separate"/>
      </w:r>
      <w:ins w:id="3762" w:author="Cernigliaro, Giuseppe (IT - Bologna)" w:date="2019-02-07T20:53:00Z">
        <w:r w:rsidR="004A592B">
          <w:t>2.4.4</w:t>
        </w:r>
      </w:ins>
      <w:del w:id="3763" w:author="Cernigliaro, Giuseppe (IT - Bologna)" w:date="2019-02-07T20:53:00Z">
        <w:r w:rsidRPr="000A3B0E" w:rsidDel="004A592B">
          <w:delText>2.5.4</w:delText>
        </w:r>
      </w:del>
      <w:r w:rsidR="00A34DD2" w:rsidRPr="000A3B0E">
        <w:fldChar w:fldCharType="end"/>
      </w:r>
      <w:r w:rsidRPr="000A3B0E">
        <w:t>).</w:t>
      </w:r>
    </w:p>
    <w:p w14:paraId="25B5E446" w14:textId="370D046F" w:rsidR="000F70E9" w:rsidRPr="000A3B0E" w:rsidRDefault="000F70E9" w:rsidP="000F70E9">
      <w:pPr>
        <w:pStyle w:val="BodyText"/>
      </w:pPr>
      <w:r w:rsidRPr="000A3B0E">
        <w:t xml:space="preserve">Si osservi che il campo </w:t>
      </w:r>
      <w:r w:rsidRPr="000A3B0E">
        <w:rPr>
          <w:i/>
        </w:rPr>
        <w:t>Identificativo</w:t>
      </w:r>
      <w:r w:rsidRPr="000A3B0E">
        <w:t xml:space="preserve"> corrisponde all’Identificativo di transazione attribuito da NSO (IdT) al Messaggio a cui la Notifica si riferisce (v. Paragrafo </w:t>
      </w:r>
      <w:r w:rsidR="002F5F95" w:rsidRPr="000A3B0E">
        <w:fldChar w:fldCharType="begin"/>
      </w:r>
      <w:r w:rsidR="002F5F95" w:rsidRPr="000A3B0E">
        <w:instrText xml:space="preserve"> REF _Ref500670982 \r \h  \* MERGEFORMAT </w:instrText>
      </w:r>
      <w:r w:rsidR="002F5F95" w:rsidRPr="000A3B0E">
        <w:fldChar w:fldCharType="separate"/>
      </w:r>
      <w:ins w:id="3764" w:author="Cernigliaro, Giuseppe (IT - Bologna)" w:date="2019-02-07T20:53:00Z">
        <w:r w:rsidR="004A592B">
          <w:t>0</w:t>
        </w:r>
      </w:ins>
      <w:del w:id="3765" w:author="Cernigliaro, Giuseppe (IT - Bologna)" w:date="2019-02-07T20:53:00Z">
        <w:r w:rsidR="00A34DD2" w:rsidRPr="000A3B0E" w:rsidDel="004A592B">
          <w:fldChar w:fldCharType="begin"/>
        </w:r>
        <w:r w:rsidRPr="000A3B0E" w:rsidDel="004A592B">
          <w:delInstrText xml:space="preserve"> REF _Ref534626517 \r \h </w:delInstrText>
        </w:r>
        <w:r w:rsidR="000F734B" w:rsidRPr="000A3B0E" w:rsidDel="004A592B">
          <w:delInstrText xml:space="preserve"> \* MERGEFORMAT </w:delInstrText>
        </w:r>
        <w:r w:rsidR="00A34DD2" w:rsidRPr="000A3B0E" w:rsidDel="004A592B">
          <w:fldChar w:fldCharType="separate"/>
        </w:r>
      </w:del>
      <w:ins w:id="3766" w:author="Cernigliaro, Giuseppe (IT - Bologna)" w:date="2019-02-07T20:53:00Z">
        <w:r w:rsidR="004A592B">
          <w:t>2.4.1</w:t>
        </w:r>
      </w:ins>
      <w:del w:id="3767" w:author="Cernigliaro, Giuseppe (IT - Bologna)" w:date="2019-02-07T20:53:00Z">
        <w:r w:rsidRPr="000A3B0E" w:rsidDel="004A592B">
          <w:delText>2.5.1</w:delText>
        </w:r>
        <w:r w:rsidR="00A34DD2" w:rsidRPr="000A3B0E" w:rsidDel="004A592B">
          <w:fldChar w:fldCharType="end"/>
        </w:r>
      </w:del>
      <w:r w:rsidR="002F5F95" w:rsidRPr="000A3B0E">
        <w:fldChar w:fldCharType="end"/>
      </w:r>
      <w:r w:rsidRPr="000A3B0E">
        <w:t>).</w:t>
      </w:r>
    </w:p>
    <w:p w14:paraId="4E03055B" w14:textId="269F69F5" w:rsidR="000F70E9" w:rsidRPr="000A3B0E" w:rsidRDefault="000F70E9" w:rsidP="000F70E9">
      <w:pPr>
        <w:pStyle w:val="BodyText"/>
        <w:tabs>
          <w:tab w:val="left" w:pos="7230"/>
        </w:tabs>
      </w:pPr>
      <w:r w:rsidRPr="000A3B0E">
        <w:t xml:space="preserve">Esempi di Notifiche e del relativo schema definition sono forniti nel Paragrafo </w:t>
      </w:r>
      <w:r w:rsidR="00A34DD2" w:rsidRPr="000A3B0E">
        <w:fldChar w:fldCharType="begin"/>
      </w:r>
      <w:r w:rsidRPr="000A3B0E">
        <w:instrText xml:space="preserve"> REF _Ref502262598 \r \h </w:instrText>
      </w:r>
      <w:r w:rsidR="000F734B" w:rsidRPr="000A3B0E">
        <w:instrText xml:space="preserve"> \* MERGEFORMAT </w:instrText>
      </w:r>
      <w:r w:rsidR="00A34DD2" w:rsidRPr="000A3B0E">
        <w:fldChar w:fldCharType="separate"/>
      </w:r>
      <w:r w:rsidR="004A592B">
        <w:t>7.2</w:t>
      </w:r>
      <w:r w:rsidR="00A34DD2" w:rsidRPr="000A3B0E">
        <w:fldChar w:fldCharType="end"/>
      </w:r>
      <w:r w:rsidRPr="000A3B0E">
        <w:t>.</w:t>
      </w:r>
    </w:p>
    <w:p w14:paraId="64F1492D" w14:textId="77777777" w:rsidR="000F70E9" w:rsidRPr="000A3B0E" w:rsidRDefault="000F70E9" w:rsidP="000F70E9">
      <w:pPr>
        <w:pStyle w:val="BodyText"/>
        <w:tabs>
          <w:tab w:val="left" w:pos="7230"/>
        </w:tabs>
      </w:pPr>
    </w:p>
    <w:tbl>
      <w:tblPr>
        <w:tblStyle w:val="TableGrid"/>
        <w:tblW w:w="5000" w:type="pct"/>
        <w:tblInd w:w="108" w:type="dxa"/>
        <w:tblLook w:val="04A0" w:firstRow="1" w:lastRow="0" w:firstColumn="1" w:lastColumn="0" w:noHBand="0" w:noVBand="1"/>
      </w:tblPr>
      <w:tblGrid>
        <w:gridCol w:w="1454"/>
        <w:gridCol w:w="2712"/>
        <w:gridCol w:w="1318"/>
        <w:gridCol w:w="3294"/>
      </w:tblGrid>
      <w:tr w:rsidR="000F70E9" w:rsidRPr="000A3B0E" w14:paraId="37137559" w14:textId="77777777" w:rsidTr="00AF4B22">
        <w:trPr>
          <w:trHeight w:val="99"/>
        </w:trPr>
        <w:tc>
          <w:tcPr>
            <w:tcW w:w="5000" w:type="pct"/>
            <w:gridSpan w:val="4"/>
            <w:shd w:val="clear" w:color="auto" w:fill="D9D9D9"/>
          </w:tcPr>
          <w:p w14:paraId="17912A60"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Notifica di Scarto</w:t>
            </w:r>
          </w:p>
        </w:tc>
      </w:tr>
      <w:tr w:rsidR="000F70E9" w:rsidRPr="000A3B0E" w14:paraId="6AA1C954" w14:textId="77777777" w:rsidTr="00AF4B22">
        <w:trPr>
          <w:trHeight w:val="408"/>
        </w:trPr>
        <w:tc>
          <w:tcPr>
            <w:tcW w:w="828" w:type="pct"/>
            <w:shd w:val="clear" w:color="auto" w:fill="D9D9D9"/>
            <w:vAlign w:val="center"/>
          </w:tcPr>
          <w:p w14:paraId="0089B452"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ID</w:t>
            </w:r>
          </w:p>
        </w:tc>
        <w:tc>
          <w:tcPr>
            <w:tcW w:w="1545" w:type="pct"/>
            <w:shd w:val="clear" w:color="auto" w:fill="D9D9D9"/>
            <w:vAlign w:val="center"/>
          </w:tcPr>
          <w:p w14:paraId="3DD7713A"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Nome campo</w:t>
            </w:r>
          </w:p>
        </w:tc>
        <w:tc>
          <w:tcPr>
            <w:tcW w:w="751" w:type="pct"/>
            <w:shd w:val="clear" w:color="auto" w:fill="D9D9D9"/>
            <w:vAlign w:val="center"/>
          </w:tcPr>
          <w:p w14:paraId="0D1F83D5"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0D114571"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Descrizione</w:t>
            </w:r>
          </w:p>
        </w:tc>
      </w:tr>
      <w:tr w:rsidR="000F70E9" w:rsidRPr="000A3B0E" w14:paraId="6DE65AC2" w14:textId="77777777" w:rsidTr="000F70E9">
        <w:trPr>
          <w:trHeight w:val="439"/>
        </w:trPr>
        <w:tc>
          <w:tcPr>
            <w:tcW w:w="828" w:type="pct"/>
          </w:tcPr>
          <w:p w14:paraId="5BB58E14"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5F188B0D"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51" w:type="pct"/>
          </w:tcPr>
          <w:p w14:paraId="4B9B603E"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22C8014B"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3EE53EFF" w14:textId="77777777" w:rsidTr="000F70E9">
        <w:trPr>
          <w:trHeight w:val="439"/>
        </w:trPr>
        <w:tc>
          <w:tcPr>
            <w:tcW w:w="828" w:type="pct"/>
          </w:tcPr>
          <w:p w14:paraId="3934AD60"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34EC211B"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51" w:type="pct"/>
          </w:tcPr>
          <w:p w14:paraId="61BECB7E"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6F9193F0"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722DF96F" w14:textId="77777777" w:rsidTr="000F70E9">
        <w:tc>
          <w:tcPr>
            <w:tcW w:w="828" w:type="pct"/>
          </w:tcPr>
          <w:p w14:paraId="7BAE8A2F"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71F82D33"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51" w:type="pct"/>
          </w:tcPr>
          <w:p w14:paraId="58EAEEBE"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47D5DA8C"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5425AA7B" w14:textId="77777777" w:rsidTr="000F70E9">
        <w:tc>
          <w:tcPr>
            <w:tcW w:w="828" w:type="pct"/>
          </w:tcPr>
          <w:p w14:paraId="68C70996"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36C7BFD8"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51" w:type="pct"/>
          </w:tcPr>
          <w:p w14:paraId="2817A114"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2D8B4D6A"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4F044EF7" w14:textId="77777777" w:rsidTr="000F70E9">
        <w:trPr>
          <w:trHeight w:val="407"/>
        </w:trPr>
        <w:tc>
          <w:tcPr>
            <w:tcW w:w="828" w:type="pct"/>
          </w:tcPr>
          <w:p w14:paraId="440A1BC2"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52D7AA9B"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51" w:type="pct"/>
          </w:tcPr>
          <w:p w14:paraId="36B8E0F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6D9A2ED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49A194D2" w14:textId="77777777" w:rsidTr="000F70E9">
        <w:trPr>
          <w:trHeight w:val="407"/>
        </w:trPr>
        <w:tc>
          <w:tcPr>
            <w:tcW w:w="828" w:type="pct"/>
          </w:tcPr>
          <w:p w14:paraId="7356379D"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4DA072BA"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51" w:type="pct"/>
          </w:tcPr>
          <w:p w14:paraId="1F5E2A9B"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7A953866"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2B982C02" w14:textId="77777777" w:rsidTr="000F70E9">
        <w:trPr>
          <w:trHeight w:val="407"/>
        </w:trPr>
        <w:tc>
          <w:tcPr>
            <w:tcW w:w="828" w:type="pct"/>
          </w:tcPr>
          <w:p w14:paraId="56D70831"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126219B8"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51" w:type="pct"/>
          </w:tcPr>
          <w:p w14:paraId="58815A1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756B2C87"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286101BC" w14:textId="77777777" w:rsidTr="000F70E9">
        <w:trPr>
          <w:trHeight w:val="407"/>
        </w:trPr>
        <w:tc>
          <w:tcPr>
            <w:tcW w:w="828" w:type="pct"/>
          </w:tcPr>
          <w:p w14:paraId="07DD1109"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46E3449C"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ListaErrori</w:t>
            </w:r>
          </w:p>
        </w:tc>
        <w:tc>
          <w:tcPr>
            <w:tcW w:w="751" w:type="pct"/>
          </w:tcPr>
          <w:p w14:paraId="17CBF34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0641E0FD" w14:textId="77777777" w:rsidR="000F70E9" w:rsidRPr="000A3B0E" w:rsidRDefault="000F70E9" w:rsidP="00F2172A">
            <w:pPr>
              <w:rPr>
                <w:rFonts w:ascii="Frutiger LT 45 Light" w:hAnsi="Frutiger LT 45 Light"/>
              </w:rPr>
            </w:pPr>
            <w:r w:rsidRPr="000A3B0E">
              <w:rPr>
                <w:rFonts w:ascii="Frutiger LT 45 Light" w:hAnsi="Frutiger LT 45 Light"/>
              </w:rPr>
              <w:t>Contenitore della lista degli errori riscontrati dai controlli</w:t>
            </w:r>
          </w:p>
        </w:tc>
      </w:tr>
      <w:tr w:rsidR="000F70E9" w:rsidRPr="000A3B0E" w14:paraId="3CB0663B" w14:textId="77777777" w:rsidTr="000F70E9">
        <w:trPr>
          <w:trHeight w:val="407"/>
        </w:trPr>
        <w:tc>
          <w:tcPr>
            <w:tcW w:w="828" w:type="pct"/>
          </w:tcPr>
          <w:p w14:paraId="2C8C4923"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1CDE9444" w14:textId="77777777" w:rsidR="000F70E9" w:rsidRPr="000A3B0E" w:rsidRDefault="000F70E9" w:rsidP="00F2172A">
            <w:pPr>
              <w:ind w:left="708"/>
              <w:rPr>
                <w:rFonts w:ascii="Frutiger LT 45 Light" w:hAnsi="Frutiger LT 45 Light" w:cs="Arial"/>
                <w:color w:val="000000"/>
              </w:rPr>
            </w:pPr>
            <w:r w:rsidRPr="000A3B0E">
              <w:rPr>
                <w:rFonts w:ascii="Frutiger LT 45 Light" w:hAnsi="Frutiger LT 45 Light" w:cs="Arial"/>
                <w:color w:val="000000"/>
              </w:rPr>
              <w:t>Errore</w:t>
            </w:r>
          </w:p>
        </w:tc>
        <w:tc>
          <w:tcPr>
            <w:tcW w:w="751" w:type="pct"/>
          </w:tcPr>
          <w:p w14:paraId="21EAB24C"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43C6CCED" w14:textId="77777777" w:rsidR="000F70E9" w:rsidRPr="000A3B0E" w:rsidRDefault="000F70E9" w:rsidP="00F2172A">
            <w:pPr>
              <w:rPr>
                <w:rFonts w:ascii="Frutiger LT 45 Light" w:hAnsi="Frutiger LT 45 Light"/>
              </w:rPr>
            </w:pPr>
            <w:r w:rsidRPr="000A3B0E">
              <w:rPr>
                <w:rFonts w:ascii="Frutiger LT 45 Light" w:hAnsi="Frutiger LT 45 Light"/>
              </w:rPr>
              <w:t>Singola riga di esito del controllo</w:t>
            </w:r>
          </w:p>
        </w:tc>
      </w:tr>
      <w:tr w:rsidR="000F70E9" w:rsidRPr="000A3B0E" w14:paraId="165A5BCD" w14:textId="77777777" w:rsidTr="000F70E9">
        <w:trPr>
          <w:trHeight w:val="407"/>
        </w:trPr>
        <w:tc>
          <w:tcPr>
            <w:tcW w:w="828" w:type="pct"/>
          </w:tcPr>
          <w:p w14:paraId="564EBFDF" w14:textId="77777777" w:rsidR="000F70E9" w:rsidRPr="000A3B0E" w:rsidRDefault="000F70E9" w:rsidP="00F2172A">
            <w:pPr>
              <w:pStyle w:val="ListParagraph"/>
              <w:numPr>
                <w:ilvl w:val="2"/>
                <w:numId w:val="9"/>
              </w:numPr>
              <w:rPr>
                <w:rFonts w:ascii="Frutiger LT 45 Light" w:hAnsi="Frutiger LT 45 Light" w:cs="Arial"/>
                <w:color w:val="000000"/>
              </w:rPr>
            </w:pPr>
          </w:p>
        </w:tc>
        <w:tc>
          <w:tcPr>
            <w:tcW w:w="1545" w:type="pct"/>
          </w:tcPr>
          <w:p w14:paraId="2623B112" w14:textId="77777777" w:rsidR="000F70E9" w:rsidRPr="000A3B0E" w:rsidRDefault="000F70E9" w:rsidP="00F2172A">
            <w:pPr>
              <w:ind w:left="1418"/>
              <w:rPr>
                <w:rFonts w:ascii="Frutiger LT 45 Light" w:hAnsi="Frutiger LT 45 Light" w:cs="Arial"/>
                <w:color w:val="000000"/>
              </w:rPr>
            </w:pPr>
            <w:r w:rsidRPr="000A3B0E">
              <w:rPr>
                <w:rFonts w:ascii="Frutiger LT 45 Light" w:hAnsi="Frutiger LT 45 Light" w:cs="Arial"/>
                <w:color w:val="000000"/>
              </w:rPr>
              <w:t>Codice</w:t>
            </w:r>
          </w:p>
        </w:tc>
        <w:tc>
          <w:tcPr>
            <w:tcW w:w="751" w:type="pct"/>
          </w:tcPr>
          <w:p w14:paraId="424CB7F6"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143A2998" w14:textId="77777777" w:rsidR="000F70E9" w:rsidRPr="000A3B0E" w:rsidRDefault="000F70E9" w:rsidP="00F2172A">
            <w:pPr>
              <w:rPr>
                <w:rFonts w:ascii="Frutiger LT 45 Light" w:hAnsi="Frutiger LT 45 Light"/>
              </w:rPr>
            </w:pPr>
            <w:r w:rsidRPr="000A3B0E">
              <w:rPr>
                <w:rFonts w:ascii="Frutiger LT 45 Light" w:hAnsi="Frutiger LT 45 Light"/>
              </w:rPr>
              <w:t>Codice dell’errore</w:t>
            </w:r>
          </w:p>
        </w:tc>
      </w:tr>
      <w:tr w:rsidR="000F70E9" w:rsidRPr="000A3B0E" w14:paraId="7583ADBB" w14:textId="77777777" w:rsidTr="000F70E9">
        <w:trPr>
          <w:trHeight w:val="407"/>
        </w:trPr>
        <w:tc>
          <w:tcPr>
            <w:tcW w:w="828" w:type="pct"/>
          </w:tcPr>
          <w:p w14:paraId="23808810" w14:textId="77777777" w:rsidR="000F70E9" w:rsidRPr="000A3B0E" w:rsidRDefault="000F70E9" w:rsidP="00F2172A">
            <w:pPr>
              <w:pStyle w:val="ListParagraph"/>
              <w:numPr>
                <w:ilvl w:val="2"/>
                <w:numId w:val="9"/>
              </w:numPr>
              <w:rPr>
                <w:rFonts w:ascii="Frutiger LT 45 Light" w:hAnsi="Frutiger LT 45 Light" w:cs="Arial"/>
                <w:color w:val="000000"/>
              </w:rPr>
            </w:pPr>
          </w:p>
        </w:tc>
        <w:tc>
          <w:tcPr>
            <w:tcW w:w="1545" w:type="pct"/>
          </w:tcPr>
          <w:p w14:paraId="14F09752" w14:textId="77777777" w:rsidR="000F70E9" w:rsidRPr="000A3B0E" w:rsidRDefault="000F70E9" w:rsidP="00F2172A">
            <w:pPr>
              <w:ind w:left="1416"/>
              <w:rPr>
                <w:rFonts w:ascii="Frutiger LT 45 Light" w:hAnsi="Frutiger LT 45 Light" w:cs="Arial"/>
                <w:color w:val="000000"/>
              </w:rPr>
            </w:pPr>
            <w:r w:rsidRPr="000A3B0E">
              <w:rPr>
                <w:rFonts w:ascii="Frutiger LT 45 Light" w:hAnsi="Frutiger LT 45 Light" w:cs="Arial"/>
                <w:color w:val="000000"/>
              </w:rPr>
              <w:t>Descrizione</w:t>
            </w:r>
          </w:p>
        </w:tc>
        <w:tc>
          <w:tcPr>
            <w:tcW w:w="751" w:type="pct"/>
          </w:tcPr>
          <w:p w14:paraId="6CE9DF88"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63314DD4" w14:textId="77777777" w:rsidR="000F70E9" w:rsidRPr="000A3B0E" w:rsidRDefault="000F70E9" w:rsidP="00F2172A">
            <w:pPr>
              <w:rPr>
                <w:rFonts w:ascii="Frutiger LT 45 Light" w:hAnsi="Frutiger LT 45 Light"/>
              </w:rPr>
            </w:pPr>
            <w:r w:rsidRPr="000A3B0E">
              <w:rPr>
                <w:rFonts w:ascii="Frutiger LT 45 Light" w:hAnsi="Frutiger LT 45 Light"/>
              </w:rPr>
              <w:t>Descrizione dell’errore</w:t>
            </w:r>
          </w:p>
        </w:tc>
      </w:tr>
      <w:tr w:rsidR="000F70E9" w:rsidRPr="000A3B0E" w14:paraId="38CB4FD6" w14:textId="77777777" w:rsidTr="000F70E9">
        <w:trPr>
          <w:trHeight w:val="407"/>
        </w:trPr>
        <w:tc>
          <w:tcPr>
            <w:tcW w:w="828" w:type="pct"/>
          </w:tcPr>
          <w:p w14:paraId="57ACD877"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1CF93F0D"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51" w:type="pct"/>
          </w:tcPr>
          <w:p w14:paraId="20F485D4"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vAlign w:val="center"/>
          </w:tcPr>
          <w:p w14:paraId="5FBEE104"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1714C60D" w14:textId="77777777" w:rsidTr="000F70E9">
        <w:trPr>
          <w:trHeight w:val="407"/>
        </w:trPr>
        <w:tc>
          <w:tcPr>
            <w:tcW w:w="828" w:type="pct"/>
          </w:tcPr>
          <w:p w14:paraId="6AC2A878"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48C5FABB"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51" w:type="pct"/>
          </w:tcPr>
          <w:p w14:paraId="6E30AA6D"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5C071746"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47CAAA2F" w14:textId="77777777" w:rsidTr="000F70E9">
        <w:trPr>
          <w:trHeight w:val="407"/>
        </w:trPr>
        <w:tc>
          <w:tcPr>
            <w:tcW w:w="828" w:type="pct"/>
          </w:tcPr>
          <w:p w14:paraId="12FEB099" w14:textId="77777777" w:rsidR="000F70E9" w:rsidRPr="000A3B0E" w:rsidRDefault="000F70E9" w:rsidP="00F2172A">
            <w:pPr>
              <w:pStyle w:val="ListParagraph"/>
              <w:numPr>
                <w:ilvl w:val="0"/>
                <w:numId w:val="9"/>
              </w:numPr>
              <w:ind w:left="357" w:hanging="357"/>
              <w:rPr>
                <w:rFonts w:ascii="Frutiger LT 45 Light" w:hAnsi="Frutiger LT 45 Light" w:cs="Arial"/>
                <w:color w:val="000000"/>
              </w:rPr>
            </w:pPr>
          </w:p>
        </w:tc>
        <w:tc>
          <w:tcPr>
            <w:tcW w:w="1545" w:type="pct"/>
          </w:tcPr>
          <w:p w14:paraId="4FC9A92F"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51" w:type="pct"/>
          </w:tcPr>
          <w:p w14:paraId="066C547B"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04F1B573"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44EFA9C3" w14:textId="77777777" w:rsidR="000F70E9" w:rsidRPr="000A3B0E" w:rsidRDefault="000F70E9" w:rsidP="000F70E9">
      <w:pPr>
        <w:pStyle w:val="BodyText"/>
      </w:pPr>
    </w:p>
    <w:p w14:paraId="39506BC4" w14:textId="77777777" w:rsidR="000F70E9" w:rsidRPr="000A3B0E" w:rsidRDefault="000F70E9" w:rsidP="000F70E9">
      <w:pPr>
        <w:rPr>
          <w:rFonts w:ascii="Frutiger LT 45 Light" w:eastAsia="Times New Roman" w:hAnsi="Frutiger LT 45 Light" w:cs="Times New Roman"/>
        </w:rPr>
      </w:pPr>
      <w:r w:rsidRPr="000A3B0E">
        <w:br w:type="page"/>
      </w:r>
    </w:p>
    <w:p w14:paraId="5D431472"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85"/>
        <w:gridCol w:w="2612"/>
        <w:gridCol w:w="1347"/>
        <w:gridCol w:w="3334"/>
      </w:tblGrid>
      <w:tr w:rsidR="000F70E9" w:rsidRPr="000A3B0E" w14:paraId="1243B1C3" w14:textId="77777777" w:rsidTr="000B7FF3">
        <w:trPr>
          <w:trHeight w:val="252"/>
        </w:trPr>
        <w:tc>
          <w:tcPr>
            <w:tcW w:w="5000" w:type="pct"/>
            <w:gridSpan w:val="4"/>
            <w:shd w:val="clear" w:color="auto" w:fill="D9D9D9"/>
            <w:vAlign w:val="center"/>
          </w:tcPr>
          <w:p w14:paraId="717435DF"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Ricevuta di consegna</w:t>
            </w:r>
          </w:p>
        </w:tc>
      </w:tr>
      <w:tr w:rsidR="000F70E9" w:rsidRPr="000A3B0E" w14:paraId="710CF684" w14:textId="77777777" w:rsidTr="000B7FF3">
        <w:trPr>
          <w:trHeight w:val="408"/>
        </w:trPr>
        <w:tc>
          <w:tcPr>
            <w:tcW w:w="846" w:type="pct"/>
            <w:shd w:val="clear" w:color="auto" w:fill="D9D9D9"/>
            <w:vAlign w:val="center"/>
          </w:tcPr>
          <w:p w14:paraId="4A074228"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488" w:type="pct"/>
            <w:shd w:val="clear" w:color="auto" w:fill="D9D9D9"/>
            <w:vAlign w:val="center"/>
          </w:tcPr>
          <w:p w14:paraId="1381DAD7"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67" w:type="pct"/>
            <w:shd w:val="clear" w:color="auto" w:fill="D9D9D9"/>
            <w:vAlign w:val="center"/>
          </w:tcPr>
          <w:p w14:paraId="77B52991"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99" w:type="pct"/>
            <w:shd w:val="clear" w:color="auto" w:fill="D9D9D9"/>
            <w:vAlign w:val="center"/>
          </w:tcPr>
          <w:p w14:paraId="7C089A1B"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3BF256B6" w14:textId="77777777" w:rsidTr="00F2172A">
        <w:trPr>
          <w:trHeight w:val="439"/>
        </w:trPr>
        <w:tc>
          <w:tcPr>
            <w:tcW w:w="846" w:type="pct"/>
          </w:tcPr>
          <w:p w14:paraId="195A17C6"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304EB71C"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67" w:type="pct"/>
          </w:tcPr>
          <w:p w14:paraId="56D37F24"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0AC17D58"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730640B9" w14:textId="77777777" w:rsidTr="00F2172A">
        <w:trPr>
          <w:trHeight w:val="439"/>
        </w:trPr>
        <w:tc>
          <w:tcPr>
            <w:tcW w:w="846" w:type="pct"/>
          </w:tcPr>
          <w:p w14:paraId="5AF5515E"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103F6768"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67" w:type="pct"/>
          </w:tcPr>
          <w:p w14:paraId="6B6EB59A"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99" w:type="pct"/>
          </w:tcPr>
          <w:p w14:paraId="1139D753"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54581DEA" w14:textId="77777777" w:rsidTr="00F2172A">
        <w:tc>
          <w:tcPr>
            <w:tcW w:w="846" w:type="pct"/>
          </w:tcPr>
          <w:p w14:paraId="51EDF48A"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30CB2B60"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67" w:type="pct"/>
          </w:tcPr>
          <w:p w14:paraId="7D4BC229"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5E649940"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00FB98A0" w14:textId="77777777" w:rsidTr="00F2172A">
        <w:tc>
          <w:tcPr>
            <w:tcW w:w="846" w:type="pct"/>
          </w:tcPr>
          <w:p w14:paraId="538088E7"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0510D92B"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67" w:type="pct"/>
          </w:tcPr>
          <w:p w14:paraId="7267F287"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18D00FD2"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7371BB8C" w14:textId="77777777" w:rsidTr="00F2172A">
        <w:trPr>
          <w:trHeight w:val="407"/>
        </w:trPr>
        <w:tc>
          <w:tcPr>
            <w:tcW w:w="846" w:type="pct"/>
          </w:tcPr>
          <w:p w14:paraId="4F1AE17B"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5548FDBB" w14:textId="77777777" w:rsidR="000F70E9" w:rsidRPr="000A3B0E" w:rsidRDefault="000F70E9" w:rsidP="00F2172A">
            <w:pPr>
              <w:rPr>
                <w:rFonts w:ascii="Frutiger LT 45 Light" w:hAnsi="Frutiger LT 45 Light"/>
                <w:b/>
              </w:rPr>
            </w:pPr>
            <w:r w:rsidRPr="000A3B0E">
              <w:rPr>
                <w:rFonts w:ascii="Frutiger LT 45 Light" w:hAnsi="Frutiger LT 45 Light"/>
              </w:rPr>
              <w:t>DataOraConsegna</w:t>
            </w:r>
          </w:p>
        </w:tc>
        <w:tc>
          <w:tcPr>
            <w:tcW w:w="767" w:type="pct"/>
          </w:tcPr>
          <w:p w14:paraId="6C3AD043"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275498AC" w14:textId="77777777" w:rsidR="000F70E9" w:rsidRPr="000A3B0E" w:rsidRDefault="000F70E9" w:rsidP="00F2172A">
            <w:pPr>
              <w:rPr>
                <w:rFonts w:ascii="Frutiger LT 45 Light" w:hAnsi="Frutiger LT 45 Light"/>
                <w:b/>
              </w:rPr>
            </w:pPr>
            <w:r w:rsidRPr="000A3B0E">
              <w:rPr>
                <w:rFonts w:ascii="Frutiger LT 45 Light" w:hAnsi="Frutiger LT 45 Light"/>
              </w:rPr>
              <w:t>Data di consegna del Messaggio</w:t>
            </w:r>
          </w:p>
        </w:tc>
      </w:tr>
      <w:tr w:rsidR="000F70E9" w:rsidRPr="000A3B0E" w14:paraId="4F82DC11" w14:textId="77777777" w:rsidTr="00F2172A">
        <w:trPr>
          <w:trHeight w:val="407"/>
        </w:trPr>
        <w:tc>
          <w:tcPr>
            <w:tcW w:w="846" w:type="pct"/>
          </w:tcPr>
          <w:p w14:paraId="6D34EB7C"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223AD72E"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Ricevente</w:t>
            </w:r>
          </w:p>
        </w:tc>
        <w:tc>
          <w:tcPr>
            <w:tcW w:w="767" w:type="pct"/>
          </w:tcPr>
          <w:p w14:paraId="465DBF2D"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99" w:type="pct"/>
            <w:vAlign w:val="bottom"/>
          </w:tcPr>
          <w:p w14:paraId="157BF56C"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 Ricevente del Messaggio</w:t>
            </w:r>
          </w:p>
        </w:tc>
      </w:tr>
      <w:tr w:rsidR="000F70E9" w:rsidRPr="000A3B0E" w14:paraId="3BB7C40A" w14:textId="77777777" w:rsidTr="00F2172A">
        <w:trPr>
          <w:trHeight w:val="407"/>
        </w:trPr>
        <w:tc>
          <w:tcPr>
            <w:tcW w:w="846" w:type="pct"/>
          </w:tcPr>
          <w:p w14:paraId="6A415BFA"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687283EC"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67" w:type="pct"/>
          </w:tcPr>
          <w:p w14:paraId="0C3BE97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vAlign w:val="bottom"/>
          </w:tcPr>
          <w:p w14:paraId="7178A0A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6712FBDB" w14:textId="77777777" w:rsidTr="00F2172A">
        <w:trPr>
          <w:trHeight w:val="407"/>
        </w:trPr>
        <w:tc>
          <w:tcPr>
            <w:tcW w:w="846" w:type="pct"/>
          </w:tcPr>
          <w:p w14:paraId="13E89544" w14:textId="77777777" w:rsidR="000F70E9" w:rsidRPr="000A3B0E" w:rsidRDefault="000F70E9" w:rsidP="00F2172A">
            <w:pPr>
              <w:pStyle w:val="ListParagraph"/>
              <w:numPr>
                <w:ilvl w:val="1"/>
                <w:numId w:val="7"/>
              </w:numPr>
              <w:ind w:left="792" w:hanging="432"/>
              <w:rPr>
                <w:rFonts w:ascii="Frutiger LT 45 Light" w:hAnsi="Frutiger LT 45 Light" w:cs="Arial"/>
                <w:color w:val="000000"/>
              </w:rPr>
            </w:pPr>
          </w:p>
        </w:tc>
        <w:tc>
          <w:tcPr>
            <w:tcW w:w="1488" w:type="pct"/>
          </w:tcPr>
          <w:p w14:paraId="5CB31F2D"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67" w:type="pct"/>
          </w:tcPr>
          <w:p w14:paraId="5EBFFA81"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99" w:type="pct"/>
            <w:vAlign w:val="bottom"/>
          </w:tcPr>
          <w:p w14:paraId="05FA1C0E"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2BE95234" w14:textId="77777777" w:rsidTr="00F2172A">
        <w:trPr>
          <w:trHeight w:val="407"/>
        </w:trPr>
        <w:tc>
          <w:tcPr>
            <w:tcW w:w="846" w:type="pct"/>
          </w:tcPr>
          <w:p w14:paraId="5E54F84B" w14:textId="77777777" w:rsidR="000F70E9" w:rsidRPr="000A3B0E" w:rsidRDefault="000F70E9" w:rsidP="00F2172A">
            <w:pPr>
              <w:pStyle w:val="ListParagraph"/>
              <w:numPr>
                <w:ilvl w:val="1"/>
                <w:numId w:val="7"/>
              </w:numPr>
              <w:ind w:left="792" w:hanging="432"/>
              <w:rPr>
                <w:rFonts w:ascii="Frutiger LT 45 Light" w:hAnsi="Frutiger LT 45 Light" w:cs="Arial"/>
                <w:color w:val="000000"/>
              </w:rPr>
            </w:pPr>
          </w:p>
        </w:tc>
        <w:tc>
          <w:tcPr>
            <w:tcW w:w="1488" w:type="pct"/>
          </w:tcPr>
          <w:p w14:paraId="7CC6391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67" w:type="pct"/>
          </w:tcPr>
          <w:p w14:paraId="5B8A5F5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99" w:type="pct"/>
            <w:vAlign w:val="bottom"/>
          </w:tcPr>
          <w:p w14:paraId="6678307E"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67AF3A2B" w14:textId="77777777" w:rsidTr="00F2172A">
        <w:trPr>
          <w:trHeight w:val="407"/>
        </w:trPr>
        <w:tc>
          <w:tcPr>
            <w:tcW w:w="846" w:type="pct"/>
          </w:tcPr>
          <w:p w14:paraId="3103551B"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67E4B9D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67" w:type="pct"/>
          </w:tcPr>
          <w:p w14:paraId="4CBA1617"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99" w:type="pct"/>
            <w:vAlign w:val="center"/>
          </w:tcPr>
          <w:p w14:paraId="19EE57E9"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30304378" w14:textId="77777777" w:rsidTr="00F2172A">
        <w:trPr>
          <w:trHeight w:val="407"/>
        </w:trPr>
        <w:tc>
          <w:tcPr>
            <w:tcW w:w="846" w:type="pct"/>
          </w:tcPr>
          <w:p w14:paraId="48576A1F"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5C8F13AE"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67" w:type="pct"/>
          </w:tcPr>
          <w:p w14:paraId="77F2F40B"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vAlign w:val="bottom"/>
          </w:tcPr>
          <w:p w14:paraId="3E89312C"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375D065C" w14:textId="77777777" w:rsidTr="00F2172A">
        <w:trPr>
          <w:trHeight w:val="407"/>
        </w:trPr>
        <w:tc>
          <w:tcPr>
            <w:tcW w:w="846" w:type="pct"/>
          </w:tcPr>
          <w:p w14:paraId="46992E4E"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7D924CC2"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67" w:type="pct"/>
          </w:tcPr>
          <w:p w14:paraId="7097BA4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tcPr>
          <w:p w14:paraId="07D2A6FE"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06C9D815" w14:textId="77777777" w:rsidR="000F70E9" w:rsidRPr="000A3B0E" w:rsidRDefault="000F70E9" w:rsidP="000F70E9">
      <w:pPr>
        <w:pStyle w:val="BodyText"/>
      </w:pPr>
    </w:p>
    <w:p w14:paraId="08735D3F" w14:textId="77777777" w:rsidR="000F70E9" w:rsidRPr="000A3B0E" w:rsidRDefault="000F70E9" w:rsidP="000F70E9">
      <w:pPr>
        <w:rPr>
          <w:rFonts w:ascii="Frutiger LT 45 Light" w:hAnsi="Frutiger LT 45 Light"/>
        </w:rPr>
      </w:pPr>
      <w:r w:rsidRPr="000A3B0E">
        <w:rPr>
          <w:rFonts w:ascii="Frutiger LT 45 Light" w:hAnsi="Frutiger LT 45 Light"/>
        </w:rPr>
        <w:br w:type="page"/>
      </w:r>
    </w:p>
    <w:p w14:paraId="4CCCF587"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50"/>
        <w:gridCol w:w="2686"/>
        <w:gridCol w:w="1347"/>
        <w:gridCol w:w="3295"/>
      </w:tblGrid>
      <w:tr w:rsidR="000F70E9" w:rsidRPr="000A3B0E" w14:paraId="4B56A9FA" w14:textId="77777777" w:rsidTr="000B7FF3">
        <w:trPr>
          <w:trHeight w:val="178"/>
        </w:trPr>
        <w:tc>
          <w:tcPr>
            <w:tcW w:w="5000" w:type="pct"/>
            <w:gridSpan w:val="4"/>
            <w:shd w:val="clear" w:color="auto" w:fill="D9D9D9"/>
            <w:vAlign w:val="center"/>
          </w:tcPr>
          <w:p w14:paraId="6DF42C5C"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Mancata consegna</w:t>
            </w:r>
          </w:p>
        </w:tc>
      </w:tr>
      <w:tr w:rsidR="000F70E9" w:rsidRPr="000A3B0E" w14:paraId="7A6DA863" w14:textId="77777777" w:rsidTr="000B7FF3">
        <w:trPr>
          <w:trHeight w:val="408"/>
        </w:trPr>
        <w:tc>
          <w:tcPr>
            <w:tcW w:w="826" w:type="pct"/>
            <w:shd w:val="clear" w:color="auto" w:fill="D9D9D9"/>
            <w:vAlign w:val="center"/>
          </w:tcPr>
          <w:p w14:paraId="56C3ACAB"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530" w:type="pct"/>
            <w:shd w:val="clear" w:color="auto" w:fill="D9D9D9"/>
            <w:vAlign w:val="center"/>
          </w:tcPr>
          <w:p w14:paraId="2BC3F596"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67" w:type="pct"/>
            <w:shd w:val="clear" w:color="auto" w:fill="D9D9D9"/>
            <w:vAlign w:val="center"/>
          </w:tcPr>
          <w:p w14:paraId="17B150B0"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08713793"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251E278E" w14:textId="77777777" w:rsidTr="00F2172A">
        <w:trPr>
          <w:trHeight w:val="439"/>
        </w:trPr>
        <w:tc>
          <w:tcPr>
            <w:tcW w:w="826" w:type="pct"/>
          </w:tcPr>
          <w:p w14:paraId="5BE1E1B0"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039C035E"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67" w:type="pct"/>
          </w:tcPr>
          <w:p w14:paraId="1339EC3E"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3028B7C1"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2C7EAD9D" w14:textId="77777777" w:rsidTr="00F2172A">
        <w:trPr>
          <w:trHeight w:val="439"/>
        </w:trPr>
        <w:tc>
          <w:tcPr>
            <w:tcW w:w="826" w:type="pct"/>
          </w:tcPr>
          <w:p w14:paraId="10E02E28"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03577785"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67" w:type="pct"/>
          </w:tcPr>
          <w:p w14:paraId="4D90EBA1"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4BAC4FD0"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6194ADD5" w14:textId="77777777" w:rsidTr="00F2172A">
        <w:tc>
          <w:tcPr>
            <w:tcW w:w="826" w:type="pct"/>
          </w:tcPr>
          <w:p w14:paraId="12D72BB7"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63B4D07D"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67" w:type="pct"/>
          </w:tcPr>
          <w:p w14:paraId="2AAF306A"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1DE126A8"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76ECA132" w14:textId="77777777" w:rsidTr="00F2172A">
        <w:tc>
          <w:tcPr>
            <w:tcW w:w="826" w:type="pct"/>
          </w:tcPr>
          <w:p w14:paraId="1FDDA411"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14EBD1EE"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67" w:type="pct"/>
          </w:tcPr>
          <w:p w14:paraId="35E16251"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22858283"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1CEC8CFF" w14:textId="77777777" w:rsidTr="00F2172A">
        <w:trPr>
          <w:trHeight w:val="407"/>
        </w:trPr>
        <w:tc>
          <w:tcPr>
            <w:tcW w:w="826" w:type="pct"/>
          </w:tcPr>
          <w:p w14:paraId="6EF0F18C"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2C6F87C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67" w:type="pct"/>
          </w:tcPr>
          <w:p w14:paraId="4DB8201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2BB369BF"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2228EC4C" w14:textId="77777777" w:rsidTr="00F2172A">
        <w:trPr>
          <w:trHeight w:val="407"/>
        </w:trPr>
        <w:tc>
          <w:tcPr>
            <w:tcW w:w="826" w:type="pct"/>
          </w:tcPr>
          <w:p w14:paraId="39E9C67D" w14:textId="77777777" w:rsidR="000F70E9" w:rsidRPr="000A3B0E" w:rsidRDefault="000F70E9" w:rsidP="00F2172A">
            <w:pPr>
              <w:pStyle w:val="ListParagraph"/>
              <w:numPr>
                <w:ilvl w:val="1"/>
                <w:numId w:val="10"/>
              </w:numPr>
              <w:rPr>
                <w:rFonts w:ascii="Frutiger LT 45 Light" w:hAnsi="Frutiger LT 45 Light" w:cs="Arial"/>
                <w:color w:val="000000"/>
              </w:rPr>
            </w:pPr>
          </w:p>
        </w:tc>
        <w:tc>
          <w:tcPr>
            <w:tcW w:w="1530" w:type="pct"/>
          </w:tcPr>
          <w:p w14:paraId="5870778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67" w:type="pct"/>
          </w:tcPr>
          <w:p w14:paraId="6DA79418"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50E9532E"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4C958A32" w14:textId="77777777" w:rsidTr="00F2172A">
        <w:trPr>
          <w:trHeight w:val="407"/>
        </w:trPr>
        <w:tc>
          <w:tcPr>
            <w:tcW w:w="826" w:type="pct"/>
          </w:tcPr>
          <w:p w14:paraId="16FDD842" w14:textId="77777777" w:rsidR="000F70E9" w:rsidRPr="000A3B0E" w:rsidRDefault="000F70E9" w:rsidP="00F2172A">
            <w:pPr>
              <w:pStyle w:val="ListParagraph"/>
              <w:numPr>
                <w:ilvl w:val="1"/>
                <w:numId w:val="10"/>
              </w:numPr>
              <w:rPr>
                <w:rFonts w:ascii="Frutiger LT 45 Light" w:hAnsi="Frutiger LT 45 Light" w:cs="Arial"/>
                <w:color w:val="000000"/>
              </w:rPr>
            </w:pPr>
          </w:p>
        </w:tc>
        <w:tc>
          <w:tcPr>
            <w:tcW w:w="1530" w:type="pct"/>
          </w:tcPr>
          <w:p w14:paraId="235E1BBE"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67" w:type="pct"/>
          </w:tcPr>
          <w:p w14:paraId="6C5B119A"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7CBF2904"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5F1D8D5E" w14:textId="77777777" w:rsidTr="00F2172A">
        <w:trPr>
          <w:trHeight w:val="407"/>
        </w:trPr>
        <w:tc>
          <w:tcPr>
            <w:tcW w:w="826" w:type="pct"/>
          </w:tcPr>
          <w:p w14:paraId="1FE370DD"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736D99C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Descrizione</w:t>
            </w:r>
          </w:p>
        </w:tc>
        <w:tc>
          <w:tcPr>
            <w:tcW w:w="767" w:type="pct"/>
          </w:tcPr>
          <w:p w14:paraId="4EB29DF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35642CF5" w14:textId="77777777" w:rsidR="000F70E9" w:rsidRPr="000A3B0E" w:rsidRDefault="000F70E9" w:rsidP="00F2172A">
            <w:pPr>
              <w:rPr>
                <w:rFonts w:ascii="Frutiger LT 45 Light" w:hAnsi="Frutiger LT 45 Light"/>
              </w:rPr>
            </w:pPr>
            <w:r w:rsidRPr="000A3B0E">
              <w:rPr>
                <w:rFonts w:ascii="Frutiger LT 45 Light" w:hAnsi="Frutiger LT 45 Light"/>
              </w:rPr>
              <w:t>Descrizione dell’errore di consegna</w:t>
            </w:r>
          </w:p>
        </w:tc>
      </w:tr>
      <w:tr w:rsidR="000F70E9" w:rsidRPr="000A3B0E" w14:paraId="2CC1CD52" w14:textId="77777777" w:rsidTr="00F2172A">
        <w:trPr>
          <w:trHeight w:val="407"/>
        </w:trPr>
        <w:tc>
          <w:tcPr>
            <w:tcW w:w="826" w:type="pct"/>
          </w:tcPr>
          <w:p w14:paraId="0BC52B3D"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26187FB4"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67" w:type="pct"/>
          </w:tcPr>
          <w:p w14:paraId="14E7ED3E"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tcPr>
          <w:p w14:paraId="208516A0"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071A868D" w14:textId="77777777" w:rsidTr="00F2172A">
        <w:trPr>
          <w:trHeight w:val="407"/>
        </w:trPr>
        <w:tc>
          <w:tcPr>
            <w:tcW w:w="826" w:type="pct"/>
          </w:tcPr>
          <w:p w14:paraId="21EE8A6C"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57411D96"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67" w:type="pct"/>
          </w:tcPr>
          <w:p w14:paraId="7818E0D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6D76F178"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3EAF6A0A" w14:textId="77777777" w:rsidTr="00F2172A">
        <w:trPr>
          <w:trHeight w:val="407"/>
        </w:trPr>
        <w:tc>
          <w:tcPr>
            <w:tcW w:w="826" w:type="pct"/>
          </w:tcPr>
          <w:p w14:paraId="1FA88FBD"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209F083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67" w:type="pct"/>
          </w:tcPr>
          <w:p w14:paraId="100A4B6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75FB2460"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6A83E283" w14:textId="77777777" w:rsidR="000F70E9" w:rsidRPr="000A3B0E" w:rsidRDefault="000F70E9" w:rsidP="000F70E9">
      <w:pPr>
        <w:pStyle w:val="BodyText"/>
      </w:pPr>
    </w:p>
    <w:p w14:paraId="6095B678" w14:textId="77777777" w:rsidR="000F70E9" w:rsidRPr="000A3B0E" w:rsidRDefault="000F70E9" w:rsidP="000F70E9">
      <w:pPr>
        <w:rPr>
          <w:rFonts w:ascii="Frutiger LT 45 Light" w:hAnsi="Frutiger LT 45 Light"/>
        </w:rPr>
      </w:pPr>
      <w:r w:rsidRPr="000A3B0E">
        <w:rPr>
          <w:rFonts w:ascii="Frutiger LT 45 Light" w:hAnsi="Frutiger LT 45 Light"/>
        </w:rPr>
        <w:br w:type="page"/>
      </w:r>
    </w:p>
    <w:p w14:paraId="6A861599"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53"/>
        <w:gridCol w:w="2712"/>
        <w:gridCol w:w="1318"/>
        <w:gridCol w:w="3295"/>
      </w:tblGrid>
      <w:tr w:rsidR="000F70E9" w:rsidRPr="000A3B0E" w14:paraId="15F7402C" w14:textId="77777777" w:rsidTr="000B7FF3">
        <w:trPr>
          <w:trHeight w:val="272"/>
        </w:trPr>
        <w:tc>
          <w:tcPr>
            <w:tcW w:w="5000" w:type="pct"/>
            <w:gridSpan w:val="4"/>
            <w:shd w:val="clear" w:color="auto" w:fill="D9D9D9"/>
            <w:vAlign w:val="center"/>
          </w:tcPr>
          <w:p w14:paraId="34F78006"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Attestazione di avvenuta trasmissione del messaggio con impossibilità di recapito</w:t>
            </w:r>
          </w:p>
        </w:tc>
      </w:tr>
      <w:tr w:rsidR="000F70E9" w:rsidRPr="000A3B0E" w14:paraId="1F786B86" w14:textId="77777777" w:rsidTr="000B7FF3">
        <w:trPr>
          <w:trHeight w:val="408"/>
        </w:trPr>
        <w:tc>
          <w:tcPr>
            <w:tcW w:w="827" w:type="pct"/>
            <w:shd w:val="clear" w:color="auto" w:fill="D9D9D9"/>
            <w:vAlign w:val="center"/>
          </w:tcPr>
          <w:p w14:paraId="4965913B"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545" w:type="pct"/>
            <w:shd w:val="clear" w:color="auto" w:fill="D9D9D9"/>
            <w:vAlign w:val="center"/>
          </w:tcPr>
          <w:p w14:paraId="58815594"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51" w:type="pct"/>
            <w:shd w:val="clear" w:color="auto" w:fill="D9D9D9"/>
            <w:vAlign w:val="center"/>
          </w:tcPr>
          <w:p w14:paraId="74BD041A"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12534485"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3D9640E2" w14:textId="77777777" w:rsidTr="00F2172A">
        <w:trPr>
          <w:trHeight w:val="439"/>
        </w:trPr>
        <w:tc>
          <w:tcPr>
            <w:tcW w:w="827" w:type="pct"/>
          </w:tcPr>
          <w:p w14:paraId="69C1B8E9"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47DFBC8D"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51" w:type="pct"/>
          </w:tcPr>
          <w:p w14:paraId="6D515B5D"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652AFF6F"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3C8D0287" w14:textId="77777777" w:rsidTr="00F2172A">
        <w:trPr>
          <w:trHeight w:val="439"/>
        </w:trPr>
        <w:tc>
          <w:tcPr>
            <w:tcW w:w="827" w:type="pct"/>
          </w:tcPr>
          <w:p w14:paraId="4843E5BC"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6FD129A5"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51" w:type="pct"/>
          </w:tcPr>
          <w:p w14:paraId="4637A2AA"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5F683A2F"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0426FD25" w14:textId="77777777" w:rsidTr="00F2172A">
        <w:tc>
          <w:tcPr>
            <w:tcW w:w="827" w:type="pct"/>
          </w:tcPr>
          <w:p w14:paraId="08A6CCA3"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020549A8"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51" w:type="pct"/>
          </w:tcPr>
          <w:p w14:paraId="1FE76D9A"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0C646FF0"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7080AEE9" w14:textId="77777777" w:rsidTr="00F2172A">
        <w:tc>
          <w:tcPr>
            <w:tcW w:w="827" w:type="pct"/>
          </w:tcPr>
          <w:p w14:paraId="66CA1555"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71A1541D"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51" w:type="pct"/>
          </w:tcPr>
          <w:p w14:paraId="5524CE80"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0012E8FC"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7A9459C7" w14:textId="77777777" w:rsidTr="00F2172A">
        <w:trPr>
          <w:trHeight w:val="407"/>
        </w:trPr>
        <w:tc>
          <w:tcPr>
            <w:tcW w:w="827" w:type="pct"/>
          </w:tcPr>
          <w:p w14:paraId="13C316A9"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3E4915CE"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51" w:type="pct"/>
          </w:tcPr>
          <w:p w14:paraId="14D6537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7D4C7E4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7B3099A9" w14:textId="77777777" w:rsidTr="00F2172A">
        <w:trPr>
          <w:trHeight w:val="407"/>
        </w:trPr>
        <w:tc>
          <w:tcPr>
            <w:tcW w:w="827" w:type="pct"/>
          </w:tcPr>
          <w:p w14:paraId="2845234D" w14:textId="77777777" w:rsidR="000F70E9" w:rsidRPr="000A3B0E" w:rsidRDefault="000F70E9" w:rsidP="00F2172A">
            <w:pPr>
              <w:pStyle w:val="ListParagraph"/>
              <w:numPr>
                <w:ilvl w:val="1"/>
                <w:numId w:val="11"/>
              </w:numPr>
              <w:rPr>
                <w:rFonts w:ascii="Frutiger LT 45 Light" w:hAnsi="Frutiger LT 45 Light" w:cs="Arial"/>
                <w:color w:val="000000"/>
              </w:rPr>
            </w:pPr>
          </w:p>
        </w:tc>
        <w:tc>
          <w:tcPr>
            <w:tcW w:w="1545" w:type="pct"/>
          </w:tcPr>
          <w:p w14:paraId="7F680C1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51" w:type="pct"/>
          </w:tcPr>
          <w:p w14:paraId="55A6089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5DA417C4"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39C90160" w14:textId="77777777" w:rsidTr="00F2172A">
        <w:trPr>
          <w:trHeight w:val="407"/>
        </w:trPr>
        <w:tc>
          <w:tcPr>
            <w:tcW w:w="827" w:type="pct"/>
          </w:tcPr>
          <w:p w14:paraId="1283D1F9" w14:textId="77777777" w:rsidR="000F70E9" w:rsidRPr="000A3B0E" w:rsidRDefault="000F70E9" w:rsidP="00F2172A">
            <w:pPr>
              <w:pStyle w:val="ListParagraph"/>
              <w:numPr>
                <w:ilvl w:val="1"/>
                <w:numId w:val="11"/>
              </w:numPr>
              <w:rPr>
                <w:rFonts w:ascii="Frutiger LT 45 Light" w:hAnsi="Frutiger LT 45 Light" w:cs="Arial"/>
                <w:color w:val="000000"/>
              </w:rPr>
            </w:pPr>
          </w:p>
        </w:tc>
        <w:tc>
          <w:tcPr>
            <w:tcW w:w="1545" w:type="pct"/>
          </w:tcPr>
          <w:p w14:paraId="661AEE62"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51" w:type="pct"/>
          </w:tcPr>
          <w:p w14:paraId="323816E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2CD31B3F"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58067912" w14:textId="77777777" w:rsidTr="00F2172A">
        <w:trPr>
          <w:trHeight w:val="407"/>
        </w:trPr>
        <w:tc>
          <w:tcPr>
            <w:tcW w:w="827" w:type="pct"/>
          </w:tcPr>
          <w:p w14:paraId="6F469045"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0119A37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Ricevente</w:t>
            </w:r>
          </w:p>
        </w:tc>
        <w:tc>
          <w:tcPr>
            <w:tcW w:w="751" w:type="pct"/>
          </w:tcPr>
          <w:p w14:paraId="4FA03A5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50EABAA0" w14:textId="77777777" w:rsidR="000F70E9" w:rsidRPr="000A3B0E" w:rsidRDefault="000F70E9" w:rsidP="00F2172A">
            <w:pPr>
              <w:rPr>
                <w:rFonts w:ascii="Frutiger LT 45 Light" w:hAnsi="Frutiger LT 45 Light"/>
              </w:rPr>
            </w:pPr>
            <w:r w:rsidRPr="000A3B0E">
              <w:rPr>
                <w:rFonts w:ascii="Frutiger LT 45 Light" w:hAnsi="Frutiger LT 45 Light" w:cs="Arial"/>
                <w:color w:val="000000"/>
              </w:rPr>
              <w:t>Identificativo del Ricevente del documento</w:t>
            </w:r>
          </w:p>
        </w:tc>
      </w:tr>
      <w:tr w:rsidR="000F70E9" w:rsidRPr="000A3B0E" w14:paraId="30E863F7" w14:textId="77777777" w:rsidTr="00F2172A">
        <w:trPr>
          <w:trHeight w:val="407"/>
        </w:trPr>
        <w:tc>
          <w:tcPr>
            <w:tcW w:w="827" w:type="pct"/>
          </w:tcPr>
          <w:p w14:paraId="0B5F856E"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6A8E70ED"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51" w:type="pct"/>
          </w:tcPr>
          <w:p w14:paraId="758F152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tcPr>
          <w:p w14:paraId="0D2A7573"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42A6C086" w14:textId="77777777" w:rsidTr="00F2172A">
        <w:trPr>
          <w:trHeight w:val="407"/>
        </w:trPr>
        <w:tc>
          <w:tcPr>
            <w:tcW w:w="827" w:type="pct"/>
          </w:tcPr>
          <w:p w14:paraId="5E4FD47E"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3797D6D7"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51" w:type="pct"/>
          </w:tcPr>
          <w:p w14:paraId="5719D39D"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14D82240"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0F3A037E" w14:textId="77777777" w:rsidTr="00F2172A">
        <w:trPr>
          <w:trHeight w:val="407"/>
        </w:trPr>
        <w:tc>
          <w:tcPr>
            <w:tcW w:w="827" w:type="pct"/>
          </w:tcPr>
          <w:p w14:paraId="1234B544"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0B1AAA5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51" w:type="pct"/>
          </w:tcPr>
          <w:p w14:paraId="1905FE76"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15FFBE73"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r w:rsidR="000F70E9" w:rsidRPr="000A3B0E" w14:paraId="75336667" w14:textId="77777777" w:rsidTr="00F2172A">
        <w:trPr>
          <w:trHeight w:val="407"/>
        </w:trPr>
        <w:tc>
          <w:tcPr>
            <w:tcW w:w="827" w:type="pct"/>
          </w:tcPr>
          <w:p w14:paraId="3FA4B7B7"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2D28B123"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HashFileOriginale</w:t>
            </w:r>
          </w:p>
        </w:tc>
        <w:tc>
          <w:tcPr>
            <w:tcW w:w="751" w:type="pct"/>
          </w:tcPr>
          <w:p w14:paraId="0D205466"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2C5287E0" w14:textId="77777777" w:rsidR="000F70E9" w:rsidRPr="000A3B0E" w:rsidRDefault="000F70E9" w:rsidP="00F2172A">
            <w:pPr>
              <w:rPr>
                <w:rFonts w:ascii="Frutiger LT 45 Light" w:hAnsi="Frutiger LT 45 Light"/>
              </w:rPr>
            </w:pPr>
            <w:r w:rsidRPr="000A3B0E">
              <w:rPr>
                <w:rFonts w:ascii="Frutiger LT 45 Light" w:hAnsi="Frutiger LT 45 Light"/>
              </w:rPr>
              <w:t>Hash del file originale</w:t>
            </w:r>
          </w:p>
        </w:tc>
      </w:tr>
    </w:tbl>
    <w:p w14:paraId="4FEC68F0" w14:textId="77777777" w:rsidR="000F70E9" w:rsidRPr="004E6B99" w:rsidRDefault="000F70E9" w:rsidP="000F70E9">
      <w:pPr>
        <w:rPr>
          <w:rFonts w:ascii="Frutiger LT 45 Light" w:hAnsi="Frutiger LT 45 Light"/>
        </w:rPr>
      </w:pPr>
    </w:p>
    <w:p w14:paraId="3B82B234" w14:textId="77777777" w:rsidR="000F70E9" w:rsidRPr="000F70E9" w:rsidRDefault="000F70E9" w:rsidP="000F70E9">
      <w:pPr>
        <w:pStyle w:val="BodyText"/>
      </w:pPr>
    </w:p>
    <w:p w14:paraId="1FFB47C3" w14:textId="77777777" w:rsidR="000F70E9" w:rsidRDefault="000F70E9">
      <w:pPr>
        <w:rPr>
          <w:rFonts w:ascii="Frutiger LT 45 Light" w:eastAsia="Times New Roman" w:hAnsi="Frutiger LT 45 Light" w:cs="Times New Roman"/>
          <w:b/>
          <w:bCs/>
          <w:smallCaps/>
          <w:szCs w:val="24"/>
        </w:rPr>
      </w:pPr>
      <w:r>
        <w:br w:type="page"/>
      </w:r>
    </w:p>
    <w:p w14:paraId="05FCD9A3" w14:textId="77777777" w:rsidR="00043457" w:rsidRPr="000A3B0E" w:rsidRDefault="00987C4E" w:rsidP="00043457">
      <w:pPr>
        <w:pStyle w:val="Heading2"/>
      </w:pPr>
      <w:bookmarkStart w:id="3768" w:name="_Toc465514"/>
      <w:r w:rsidRPr="000A3B0E">
        <w:lastRenderedPageBreak/>
        <w:t>r</w:t>
      </w:r>
      <w:r w:rsidR="00015A79" w:rsidRPr="000A3B0E">
        <w:t>egole di compilazione</w:t>
      </w:r>
      <w:bookmarkEnd w:id="3768"/>
    </w:p>
    <w:p w14:paraId="5035F4DE" w14:textId="77777777" w:rsidR="00043457" w:rsidRPr="000A3B0E" w:rsidRDefault="00D80B33" w:rsidP="00766B00">
      <w:pPr>
        <w:pStyle w:val="Heading3"/>
      </w:pPr>
      <w:bookmarkStart w:id="3769" w:name="_Toc499408966"/>
      <w:bookmarkStart w:id="3770" w:name="_Toc499490289"/>
      <w:bookmarkStart w:id="3771" w:name="_Toc499491433"/>
      <w:bookmarkStart w:id="3772" w:name="_Toc499492578"/>
      <w:bookmarkStart w:id="3773" w:name="_Toc499493734"/>
      <w:bookmarkStart w:id="3774" w:name="_Toc499494878"/>
      <w:bookmarkStart w:id="3775" w:name="_Toc499496030"/>
      <w:bookmarkStart w:id="3776" w:name="_Toc499498334"/>
      <w:bookmarkStart w:id="3777" w:name="_Toc499497181"/>
      <w:bookmarkStart w:id="3778" w:name="_Toc499408967"/>
      <w:bookmarkStart w:id="3779" w:name="_Ref499486092"/>
      <w:bookmarkStart w:id="3780" w:name="_Ref502260066"/>
      <w:bookmarkStart w:id="3781" w:name="_Toc465515"/>
      <w:bookmarkEnd w:id="3769"/>
      <w:bookmarkEnd w:id="3770"/>
      <w:bookmarkEnd w:id="3771"/>
      <w:bookmarkEnd w:id="3772"/>
      <w:bookmarkEnd w:id="3773"/>
      <w:bookmarkEnd w:id="3774"/>
      <w:bookmarkEnd w:id="3775"/>
      <w:bookmarkEnd w:id="3776"/>
      <w:bookmarkEnd w:id="3777"/>
      <w:r w:rsidRPr="000A3B0E">
        <w:t>R</w:t>
      </w:r>
      <w:r w:rsidR="00015A79" w:rsidRPr="000A3B0E">
        <w:t>egole di compilazione per il</w:t>
      </w:r>
      <w:r w:rsidR="00043457" w:rsidRPr="000A3B0E">
        <w:t xml:space="preserve"> </w:t>
      </w:r>
      <w:bookmarkEnd w:id="3778"/>
      <w:bookmarkEnd w:id="3779"/>
      <w:r w:rsidR="00043457" w:rsidRPr="000A3B0E">
        <w:t>Messaggio</w:t>
      </w:r>
      <w:bookmarkEnd w:id="3780"/>
      <w:bookmarkEnd w:id="3781"/>
    </w:p>
    <w:p w14:paraId="40FFBA65" w14:textId="2F76F116" w:rsidR="00043457" w:rsidRPr="000A3B0E" w:rsidRDefault="00043457" w:rsidP="009D2E26">
      <w:pPr>
        <w:pStyle w:val="BodyText"/>
      </w:pPr>
      <w:r w:rsidRPr="000A3B0E">
        <w:t>I Messaggi sono composti dall</w:t>
      </w:r>
      <w:r w:rsidR="003728D2" w:rsidRPr="000A3B0E">
        <w:t>a Busta di trasmissione</w:t>
      </w:r>
      <w:r w:rsidRPr="000A3B0E">
        <w:t xml:space="preserve">, contenente i dati necessari per il corretto indirizzamento, </w:t>
      </w:r>
      <w:r w:rsidR="003728D2" w:rsidRPr="000A3B0E">
        <w:t>e dal Corpo del messaggio,</w:t>
      </w:r>
      <w:r w:rsidRPr="000A3B0E">
        <w:t xml:space="preserve"> </w:t>
      </w:r>
      <w:r w:rsidR="007529DE" w:rsidRPr="000A3B0E">
        <w:t xml:space="preserve">che costituisce il </w:t>
      </w:r>
      <w:r w:rsidRPr="000A3B0E">
        <w:t xml:space="preserve">Documento, contenente i dati di business (v. Paragrafo </w:t>
      </w:r>
      <w:r w:rsidR="00A34DD2" w:rsidRPr="000A3B0E">
        <w:fldChar w:fldCharType="begin"/>
      </w:r>
      <w:r w:rsidR="003728D2" w:rsidRPr="000A3B0E">
        <w:instrText xml:space="preserve"> REF _Ref534561556 \r \h </w:instrText>
      </w:r>
      <w:r w:rsidR="00354087" w:rsidRPr="000A3B0E">
        <w:instrText xml:space="preserve"> \* MERGEFORMAT </w:instrText>
      </w:r>
      <w:r w:rsidR="00A34DD2" w:rsidRPr="000A3B0E">
        <w:fldChar w:fldCharType="separate"/>
      </w:r>
      <w:ins w:id="3782" w:author="Cernigliaro, Giuseppe (IT - Bologna)" w:date="2019-02-07T20:53:00Z">
        <w:r w:rsidR="004A592B">
          <w:t>2.2</w:t>
        </w:r>
      </w:ins>
      <w:del w:id="3783" w:author="Cernigliaro, Giuseppe (IT - Bologna)" w:date="2019-02-07T20:53:00Z">
        <w:r w:rsidR="00F2172A" w:rsidRPr="000A3B0E" w:rsidDel="004A592B">
          <w:delText>2.3</w:delText>
        </w:r>
      </w:del>
      <w:r w:rsidR="00A34DD2" w:rsidRPr="000A3B0E">
        <w:fldChar w:fldCharType="end"/>
      </w:r>
      <w:r w:rsidRPr="000A3B0E">
        <w:t>).</w:t>
      </w:r>
    </w:p>
    <w:p w14:paraId="2D9E950D" w14:textId="361826BD" w:rsidR="00043457" w:rsidRPr="000A3B0E" w:rsidRDefault="00F2172A" w:rsidP="009D2E26">
      <w:pPr>
        <w:pStyle w:val="BodyText"/>
      </w:pPr>
      <w:r w:rsidRPr="000A3B0E">
        <w:t xml:space="preserve">Esempi di Notifiche e del relativo schema definition sono forniti nel Paragrafo </w:t>
      </w:r>
      <w:r w:rsidR="00A34DD2" w:rsidRPr="000A3B0E">
        <w:fldChar w:fldCharType="begin"/>
      </w:r>
      <w:r w:rsidRPr="000A3B0E">
        <w:instrText xml:space="preserve"> REF _Ref502262349 \r \h </w:instrText>
      </w:r>
      <w:r w:rsidR="00354087" w:rsidRPr="000A3B0E">
        <w:instrText xml:space="preserve"> \* MERGEFORMAT </w:instrText>
      </w:r>
      <w:r w:rsidR="00A34DD2" w:rsidRPr="000A3B0E">
        <w:fldChar w:fldCharType="separate"/>
      </w:r>
      <w:r w:rsidR="004A592B">
        <w:t>7.1</w:t>
      </w:r>
      <w:r w:rsidR="00A34DD2" w:rsidRPr="000A3B0E">
        <w:fldChar w:fldCharType="end"/>
      </w:r>
      <w:r w:rsidR="00043457" w:rsidRPr="000A3B0E">
        <w:t>.</w:t>
      </w:r>
    </w:p>
    <w:p w14:paraId="37C8DDD4" w14:textId="77777777" w:rsidR="00043457" w:rsidRPr="000A3B0E" w:rsidRDefault="00F2172A" w:rsidP="005540E5">
      <w:pPr>
        <w:pStyle w:val="Heading4"/>
        <w:numPr>
          <w:ilvl w:val="3"/>
          <w:numId w:val="1"/>
        </w:numPr>
      </w:pPr>
      <w:bookmarkStart w:id="3784" w:name="_Toc499408968"/>
      <w:bookmarkStart w:id="3785" w:name="_Ref499485353"/>
      <w:bookmarkStart w:id="3786" w:name="_Ref512327233"/>
      <w:bookmarkStart w:id="3787" w:name="_Toc465516"/>
      <w:bookmarkStart w:id="3788" w:name="_GoBack"/>
      <w:bookmarkEnd w:id="3788"/>
      <w:r w:rsidRPr="000A3B0E">
        <w:t>R</w:t>
      </w:r>
      <w:r w:rsidR="003728D2" w:rsidRPr="000A3B0E">
        <w:t xml:space="preserve">egole di compilazione </w:t>
      </w:r>
      <w:r w:rsidR="00015A79" w:rsidRPr="000A3B0E">
        <w:t>per la</w:t>
      </w:r>
      <w:r w:rsidR="00043457" w:rsidRPr="000A3B0E">
        <w:t xml:space="preserve"> Busta di trasmissione</w:t>
      </w:r>
      <w:bookmarkEnd w:id="3784"/>
      <w:bookmarkEnd w:id="3785"/>
      <w:bookmarkEnd w:id="3786"/>
      <w:bookmarkEnd w:id="3787"/>
    </w:p>
    <w:p w14:paraId="2FF2DA25" w14:textId="77777777" w:rsidR="003728D2" w:rsidRPr="000A3B0E" w:rsidRDefault="003728D2" w:rsidP="003728D2">
      <w:pPr>
        <w:pStyle w:val="BodyText"/>
        <w:rPr>
          <w:bCs/>
        </w:rPr>
      </w:pPr>
      <w:r w:rsidRPr="000A3B0E">
        <w:t xml:space="preserve">Nella tabella seguente </w:t>
      </w:r>
      <w:r w:rsidR="00003ADC" w:rsidRPr="000A3B0E">
        <w:t>sono riportate</w:t>
      </w:r>
      <w:r w:rsidRPr="000A3B0E">
        <w:t xml:space="preserve"> le regole di compilazione</w:t>
      </w:r>
      <w:r w:rsidR="00F2172A" w:rsidRPr="000A3B0E">
        <w:t xml:space="preserve"> della Busta di trasmissione.</w:t>
      </w:r>
    </w:p>
    <w:p w14:paraId="12A785E6" w14:textId="77777777" w:rsidR="003728D2" w:rsidRPr="000A3B0E" w:rsidRDefault="003728D2" w:rsidP="003728D2">
      <w:pPr>
        <w:rPr>
          <w:rFonts w:ascii="Frutiger LT 45 Light" w:hAnsi="Frutiger LT 45 Light"/>
        </w:rPr>
      </w:pPr>
    </w:p>
    <w:tbl>
      <w:tblPr>
        <w:tblStyle w:val="TableGrid"/>
        <w:tblW w:w="0" w:type="auto"/>
        <w:jc w:val="center"/>
        <w:tblLook w:val="04A0" w:firstRow="1" w:lastRow="0" w:firstColumn="1" w:lastColumn="0" w:noHBand="0" w:noVBand="1"/>
      </w:tblPr>
      <w:tblGrid>
        <w:gridCol w:w="1410"/>
        <w:gridCol w:w="4253"/>
        <w:gridCol w:w="1842"/>
      </w:tblGrid>
      <w:tr w:rsidR="003728D2" w:rsidRPr="000A3B0E" w14:paraId="14419AE0" w14:textId="77777777" w:rsidTr="000B7FF3">
        <w:trPr>
          <w:trHeight w:val="334"/>
          <w:jc w:val="center"/>
        </w:trPr>
        <w:tc>
          <w:tcPr>
            <w:tcW w:w="1410" w:type="dxa"/>
            <w:shd w:val="clear" w:color="auto" w:fill="D9D9D9"/>
            <w:vAlign w:val="center"/>
          </w:tcPr>
          <w:p w14:paraId="3FC894D5"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Identificativo</w:t>
            </w:r>
          </w:p>
        </w:tc>
        <w:tc>
          <w:tcPr>
            <w:tcW w:w="4253" w:type="dxa"/>
            <w:shd w:val="clear" w:color="auto" w:fill="D9D9D9"/>
            <w:vAlign w:val="center"/>
          </w:tcPr>
          <w:p w14:paraId="0D0285C6"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Regola</w:t>
            </w:r>
          </w:p>
        </w:tc>
        <w:tc>
          <w:tcPr>
            <w:tcW w:w="1842" w:type="dxa"/>
            <w:shd w:val="clear" w:color="auto" w:fill="D9D9D9"/>
            <w:vAlign w:val="center"/>
          </w:tcPr>
          <w:p w14:paraId="34D2C0F7"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Livello di controllo</w:t>
            </w:r>
          </w:p>
        </w:tc>
      </w:tr>
      <w:tr w:rsidR="003728D2" w:rsidRPr="000A3B0E" w14:paraId="4CED679C" w14:textId="77777777" w:rsidTr="00AA5016">
        <w:trPr>
          <w:jc w:val="center"/>
        </w:trPr>
        <w:tc>
          <w:tcPr>
            <w:tcW w:w="1410" w:type="dxa"/>
          </w:tcPr>
          <w:p w14:paraId="33DF405E"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16B52A72"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una versione</w:t>
            </w:r>
          </w:p>
        </w:tc>
        <w:tc>
          <w:tcPr>
            <w:tcW w:w="1842" w:type="dxa"/>
          </w:tcPr>
          <w:p w14:paraId="3F2A1827"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10F3BC87" w14:textId="77777777" w:rsidTr="00AA5016">
        <w:trPr>
          <w:jc w:val="center"/>
        </w:trPr>
        <w:tc>
          <w:tcPr>
            <w:tcW w:w="1410" w:type="dxa"/>
          </w:tcPr>
          <w:p w14:paraId="4AACA489"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5C3105F1"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 identificativo del Mittente</w:t>
            </w:r>
          </w:p>
        </w:tc>
        <w:tc>
          <w:tcPr>
            <w:tcW w:w="1842" w:type="dxa"/>
          </w:tcPr>
          <w:p w14:paraId="5FBDD726"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2DE44606" w14:textId="77777777" w:rsidTr="00AA5016">
        <w:trPr>
          <w:jc w:val="center"/>
        </w:trPr>
        <w:tc>
          <w:tcPr>
            <w:tcW w:w="1410" w:type="dxa"/>
          </w:tcPr>
          <w:p w14:paraId="719433D9"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5D95FD7F"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 identificativo del Destinatario</w:t>
            </w:r>
          </w:p>
        </w:tc>
        <w:tc>
          <w:tcPr>
            <w:tcW w:w="1842" w:type="dxa"/>
          </w:tcPr>
          <w:p w14:paraId="5E2AE01B"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289B2A11" w14:textId="77777777" w:rsidTr="00AA5016">
        <w:trPr>
          <w:jc w:val="center"/>
        </w:trPr>
        <w:tc>
          <w:tcPr>
            <w:tcW w:w="1410" w:type="dxa"/>
          </w:tcPr>
          <w:p w14:paraId="295F2255"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41B4DBAA" w14:textId="77777777" w:rsidR="003728D2" w:rsidRPr="000A3B0E" w:rsidRDefault="003728D2" w:rsidP="00AA5016">
            <w:pPr>
              <w:rPr>
                <w:rFonts w:ascii="Frutiger LT 45 Light" w:hAnsi="Frutiger LT 45 Light"/>
              </w:rPr>
            </w:pPr>
            <w:r w:rsidRPr="000A3B0E">
              <w:rPr>
                <w:rFonts w:ascii="Frutiger LT 45 Light" w:hAnsi="Frutiger LT 45 Light"/>
              </w:rPr>
              <w:t>L</w:t>
            </w:r>
            <w:r w:rsidR="006E0395" w:rsidRPr="000A3B0E">
              <w:rPr>
                <w:rFonts w:ascii="Frutiger LT 45 Light" w:hAnsi="Frutiger LT 45 Light"/>
              </w:rPr>
              <w:t>a Busta deve contenere un Document</w:t>
            </w:r>
            <w:r w:rsidRPr="000A3B0E">
              <w:rPr>
                <w:rFonts w:ascii="Frutiger LT 45 Light" w:hAnsi="Frutiger LT 45 Light"/>
              </w:rPr>
              <w:t>ID</w:t>
            </w:r>
          </w:p>
        </w:tc>
        <w:tc>
          <w:tcPr>
            <w:tcW w:w="1842" w:type="dxa"/>
          </w:tcPr>
          <w:p w14:paraId="525BD8DB"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2FE51EE3" w14:textId="77777777" w:rsidTr="00AA5016">
        <w:trPr>
          <w:jc w:val="center"/>
        </w:trPr>
        <w:tc>
          <w:tcPr>
            <w:tcW w:w="1410" w:type="dxa"/>
          </w:tcPr>
          <w:p w14:paraId="63A9A637"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7E5A763A" w14:textId="77777777" w:rsidR="003728D2" w:rsidRPr="000A3B0E" w:rsidRDefault="003728D2" w:rsidP="00AA5016">
            <w:pPr>
              <w:rPr>
                <w:rFonts w:ascii="Frutiger LT 45 Light" w:hAnsi="Frutiger LT 45 Light"/>
              </w:rPr>
            </w:pPr>
            <w:r w:rsidRPr="000A3B0E">
              <w:rPr>
                <w:rFonts w:ascii="Frutiger LT 45 Light" w:hAnsi="Frutiger LT 45 Light"/>
              </w:rPr>
              <w:t>La</w:t>
            </w:r>
            <w:r w:rsidR="006E0395" w:rsidRPr="000A3B0E">
              <w:rPr>
                <w:rFonts w:ascii="Frutiger LT 45 Light" w:hAnsi="Frutiger LT 45 Light"/>
              </w:rPr>
              <w:t xml:space="preserve"> Busta deve contenere un Process</w:t>
            </w:r>
            <w:r w:rsidRPr="000A3B0E">
              <w:rPr>
                <w:rFonts w:ascii="Frutiger LT 45 Light" w:hAnsi="Frutiger LT 45 Light"/>
              </w:rPr>
              <w:t>ID</w:t>
            </w:r>
          </w:p>
        </w:tc>
        <w:tc>
          <w:tcPr>
            <w:tcW w:w="1842" w:type="dxa"/>
          </w:tcPr>
          <w:p w14:paraId="6F767EA3"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bl>
    <w:p w14:paraId="03DEC50F" w14:textId="77777777" w:rsidR="00003ADC" w:rsidRPr="000A3B0E" w:rsidRDefault="00003ADC" w:rsidP="003728D2">
      <w:pPr>
        <w:pStyle w:val="BodyText"/>
      </w:pPr>
    </w:p>
    <w:p w14:paraId="143A74B8" w14:textId="77777777" w:rsidR="003728D2" w:rsidRPr="000A3B0E" w:rsidRDefault="003728D2" w:rsidP="003728D2">
      <w:pPr>
        <w:pStyle w:val="BodyText"/>
      </w:pPr>
      <w:r w:rsidRPr="000A3B0E">
        <w:t>La Busta di trasmissione deve contenere obbligatoriamente le seguenti informazioni:</w:t>
      </w:r>
    </w:p>
    <w:p w14:paraId="219C6706" w14:textId="77777777" w:rsidR="003728D2" w:rsidRPr="000A3B0E" w:rsidRDefault="003728D2" w:rsidP="003728D2">
      <w:pPr>
        <w:pStyle w:val="Trattino"/>
        <w:numPr>
          <w:ilvl w:val="0"/>
          <w:numId w:val="8"/>
        </w:numPr>
        <w:ind w:left="1157" w:hanging="357"/>
      </w:pPr>
      <w:r w:rsidRPr="000A3B0E">
        <w:t xml:space="preserve">l’identificativo del Mittente (Sender). </w:t>
      </w:r>
    </w:p>
    <w:p w14:paraId="08292328" w14:textId="77777777" w:rsidR="003728D2" w:rsidRPr="000A3B0E" w:rsidRDefault="003728D2" w:rsidP="003728D2">
      <w:pPr>
        <w:pStyle w:val="Trattino"/>
        <w:numPr>
          <w:ilvl w:val="0"/>
          <w:numId w:val="8"/>
        </w:numPr>
        <w:ind w:left="1157" w:hanging="357"/>
      </w:pPr>
      <w:r w:rsidRPr="000A3B0E">
        <w:t>l’identificativo del Destinatario (Receiver).</w:t>
      </w:r>
    </w:p>
    <w:p w14:paraId="2D365E12" w14:textId="77777777" w:rsidR="003728D2" w:rsidRPr="000A3B0E" w:rsidRDefault="003728D2" w:rsidP="003728D2">
      <w:pPr>
        <w:pStyle w:val="Trattino"/>
        <w:numPr>
          <w:ilvl w:val="0"/>
          <w:numId w:val="8"/>
        </w:numPr>
        <w:ind w:left="1157" w:hanging="357"/>
      </w:pPr>
      <w:r w:rsidRPr="000A3B0E">
        <w:t>l’informazione sul tipo di documento inviato all’interno della Busta di trasmissione (DOCUMENTID).</w:t>
      </w:r>
    </w:p>
    <w:p w14:paraId="19C39648" w14:textId="77777777" w:rsidR="003728D2" w:rsidRPr="00354087" w:rsidRDefault="003728D2" w:rsidP="003728D2">
      <w:pPr>
        <w:pStyle w:val="Trattino"/>
        <w:numPr>
          <w:ilvl w:val="0"/>
          <w:numId w:val="8"/>
        </w:numPr>
        <w:ind w:left="1157" w:hanging="357"/>
        <w:rPr>
          <w:strike/>
        </w:rPr>
      </w:pPr>
      <w:r w:rsidRPr="000A3B0E">
        <w:t>l’informazione sul tipo di processo utilizzato nella trasmissione (PROCESSID).</w:t>
      </w:r>
    </w:p>
    <w:p w14:paraId="7F691567" w14:textId="77777777" w:rsidR="003728D2" w:rsidRPr="004B61A7" w:rsidRDefault="003728D2" w:rsidP="003728D2">
      <w:pPr>
        <w:pStyle w:val="BodyText"/>
      </w:pPr>
      <w:r w:rsidRPr="004B61A7">
        <w:t xml:space="preserve">L’identificativo (sia del Mittente che del Destinatario) è composto dal “type of identifier” (tipo di identificatore) e dal “actual identifier” (identificativo effettivo) separati dal </w:t>
      </w:r>
      <w:proofErr w:type="gramStart"/>
      <w:r w:rsidRPr="004B61A7">
        <w:t>carattere ”</w:t>
      </w:r>
      <w:proofErr w:type="gramEnd"/>
      <w:r w:rsidRPr="004B61A7">
        <w:t>:” (due punti) ed assume la seguente forma:</w:t>
      </w:r>
    </w:p>
    <w:p w14:paraId="7D671B08" w14:textId="77777777" w:rsidR="003728D2" w:rsidRPr="004B61A7" w:rsidRDefault="003728D2" w:rsidP="003728D2">
      <w:pPr>
        <w:pStyle w:val="BodyText"/>
        <w:jc w:val="center"/>
        <w:rPr>
          <w:lang w:val="en-US"/>
        </w:rPr>
      </w:pPr>
      <w:r w:rsidRPr="004B61A7">
        <w:rPr>
          <w:lang w:val="en-US"/>
        </w:rPr>
        <w:t>&lt;</w:t>
      </w:r>
      <w:proofErr w:type="gramStart"/>
      <w:r w:rsidRPr="004B61A7">
        <w:rPr>
          <w:lang w:val="en-US"/>
        </w:rPr>
        <w:t>type</w:t>
      </w:r>
      <w:proofErr w:type="gramEnd"/>
      <w:r w:rsidRPr="004B61A7">
        <w:rPr>
          <w:lang w:val="en-US"/>
        </w:rPr>
        <w:t xml:space="preserve"> of identifier&gt;:&lt;actual identifier</w:t>
      </w:r>
      <w:r w:rsidRPr="004B61A7">
        <w:rPr>
          <w:sz w:val="20"/>
          <w:lang w:val="en-US"/>
        </w:rPr>
        <w:t>&gt;</w:t>
      </w:r>
      <w:r w:rsidRPr="004B61A7">
        <w:rPr>
          <w:lang w:val="en-US"/>
        </w:rPr>
        <w:t>.</w:t>
      </w:r>
    </w:p>
    <w:p w14:paraId="7785039B" w14:textId="77777777" w:rsidR="003728D2" w:rsidRPr="004B61A7" w:rsidRDefault="003728D2" w:rsidP="003728D2">
      <w:pPr>
        <w:pStyle w:val="BodyText"/>
      </w:pPr>
      <w:r w:rsidRPr="004B61A7">
        <w:t>Il “type of identifier”, è un codice di quattro caratteri (</w:t>
      </w:r>
      <w:r w:rsidRPr="004B61A7">
        <w:rPr>
          <w:i/>
        </w:rPr>
        <w:t>case sensitive</w:t>
      </w:r>
      <w:r w:rsidRPr="004B61A7">
        <w:t xml:space="preserve">) che permette di individuare il </w:t>
      </w:r>
      <w:r w:rsidRPr="004B61A7">
        <w:rPr>
          <w:i/>
        </w:rPr>
        <w:t>dominio di identificazione</w:t>
      </w:r>
      <w:r w:rsidRPr="004B61A7">
        <w:t>. Tale dominio può essere:</w:t>
      </w:r>
    </w:p>
    <w:p w14:paraId="44E83B55" w14:textId="77777777" w:rsidR="003728D2" w:rsidRPr="004B61A7" w:rsidRDefault="003728D2" w:rsidP="003728D2">
      <w:pPr>
        <w:pStyle w:val="Trattino"/>
        <w:numPr>
          <w:ilvl w:val="0"/>
          <w:numId w:val="8"/>
        </w:numPr>
      </w:pPr>
      <w:r w:rsidRPr="004B61A7">
        <w:lastRenderedPageBreak/>
        <w:t>NSO (</w:t>
      </w:r>
      <w:r w:rsidR="008D6543" w:rsidRPr="004B61A7">
        <w:t xml:space="preserve">provvisoriamente </w:t>
      </w:r>
      <w:r w:rsidRPr="004B61A7">
        <w:t>il “type of identifier” di NSO è “NSO0”);</w:t>
      </w:r>
    </w:p>
    <w:p w14:paraId="1C39069F" w14:textId="77777777" w:rsidR="003728D2" w:rsidRPr="004B61A7" w:rsidRDefault="003728D2" w:rsidP="003728D2">
      <w:pPr>
        <w:pStyle w:val="Trattino"/>
        <w:numPr>
          <w:ilvl w:val="0"/>
          <w:numId w:val="8"/>
        </w:numPr>
      </w:pPr>
      <w:r w:rsidRPr="004B61A7">
        <w:t>una terza parte (ad esempio, la terza parte PEPPOL</w:t>
      </w:r>
      <w:r w:rsidR="00F725F7" w:rsidRPr="004B61A7">
        <w:t xml:space="preserve"> al momento</w:t>
      </w:r>
      <w:r w:rsidRPr="004B61A7">
        <w:t xml:space="preserve"> utilizza i “type of identifier” </w:t>
      </w:r>
      <w:commentRangeStart w:id="3789"/>
      <w:r w:rsidRPr="004B61A7">
        <w:t>“9906” e “9921”).</w:t>
      </w:r>
      <w:commentRangeEnd w:id="3789"/>
      <w:r w:rsidR="000A3B0E" w:rsidRPr="004B61A7">
        <w:rPr>
          <w:rStyle w:val="CommentReference"/>
          <w:rFonts w:ascii="Arial" w:hAnsi="Arial"/>
        </w:rPr>
        <w:commentReference w:id="3789"/>
      </w:r>
    </w:p>
    <w:p w14:paraId="52BFB3F6" w14:textId="77777777" w:rsidR="003728D2" w:rsidRPr="004B61A7" w:rsidRDefault="003728D2" w:rsidP="003728D2">
      <w:pPr>
        <w:pStyle w:val="BodyText"/>
      </w:pPr>
      <w:proofErr w:type="gramStart"/>
      <w:r w:rsidRPr="004B61A7">
        <w:t>Lo ”actual</w:t>
      </w:r>
      <w:proofErr w:type="gramEnd"/>
      <w:r w:rsidRPr="004B61A7">
        <w:t xml:space="preserve"> identifier” può essere:</w:t>
      </w:r>
    </w:p>
    <w:p w14:paraId="1F67D908" w14:textId="77777777" w:rsidR="003728D2" w:rsidRPr="004B61A7" w:rsidRDefault="003728D2" w:rsidP="003728D2">
      <w:pPr>
        <w:pStyle w:val="Trattino"/>
        <w:numPr>
          <w:ilvl w:val="0"/>
          <w:numId w:val="8"/>
        </w:numPr>
      </w:pPr>
      <w:r w:rsidRPr="004B61A7">
        <w:t>se il dominio di identificazione è NSO:</w:t>
      </w:r>
    </w:p>
    <w:p w14:paraId="6DFDDAA0" w14:textId="77777777" w:rsidR="003728D2" w:rsidRPr="004B61A7" w:rsidRDefault="003728D2" w:rsidP="003728D2">
      <w:pPr>
        <w:pStyle w:val="Trattino"/>
        <w:numPr>
          <w:ilvl w:val="1"/>
          <w:numId w:val="8"/>
        </w:numPr>
      </w:pPr>
      <w:r w:rsidRPr="004B61A7">
        <w:t>per le PA, il codice unico ufficio di 6 caratteri presente nell’</w:t>
      </w:r>
      <w:r w:rsidRPr="004B61A7">
        <w:rPr>
          <w:i/>
        </w:rPr>
        <w:t>Indice delle pubbliche amministrazioni</w:t>
      </w:r>
      <w:r w:rsidRPr="004B61A7">
        <w:t xml:space="preserve"> (IPA), </w:t>
      </w:r>
    </w:p>
    <w:p w14:paraId="3EB91A58" w14:textId="77777777" w:rsidR="003728D2" w:rsidRPr="004B61A7" w:rsidRDefault="003728D2" w:rsidP="003728D2">
      <w:pPr>
        <w:pStyle w:val="Trattino"/>
        <w:numPr>
          <w:ilvl w:val="1"/>
          <w:numId w:val="8"/>
        </w:numPr>
      </w:pPr>
      <w:r w:rsidRPr="004B61A7">
        <w:t>per i Fornitori, il codice unico di 7 caratteri attribuito da SdI in seguito all’accreditamento oppure l’indirizzo della casella di posta elettronica certificata (stessa logica utilizzata per le fatture elettroniche);</w:t>
      </w:r>
    </w:p>
    <w:p w14:paraId="5E34834D" w14:textId="77777777" w:rsidR="003728D2" w:rsidRPr="004B61A7" w:rsidRDefault="003728D2" w:rsidP="003728D2">
      <w:pPr>
        <w:pStyle w:val="Trattino"/>
        <w:numPr>
          <w:ilvl w:val="0"/>
          <w:numId w:val="8"/>
        </w:numPr>
      </w:pPr>
      <w:r w:rsidRPr="004B61A7">
        <w:t>se il dominio di identificazione è una terza parte:</w:t>
      </w:r>
    </w:p>
    <w:p w14:paraId="1F9DF8F1" w14:textId="77777777" w:rsidR="003728D2" w:rsidRPr="004B61A7" w:rsidRDefault="003728D2" w:rsidP="003728D2">
      <w:pPr>
        <w:pStyle w:val="Trattino"/>
        <w:numPr>
          <w:ilvl w:val="1"/>
          <w:numId w:val="8"/>
        </w:numPr>
      </w:pPr>
      <w:r w:rsidRPr="004B61A7">
        <w:t>il codice specifico, che può essere non conosciuto da NSO, rilasciato o ammesso dal soggetto identificatore della terza parte (ad esempio, un Access Point PEPPOL).</w:t>
      </w:r>
    </w:p>
    <w:p w14:paraId="0A63F279" w14:textId="77777777" w:rsidR="003728D2" w:rsidRPr="000A3B0E" w:rsidRDefault="003728D2" w:rsidP="003728D2">
      <w:pPr>
        <w:pStyle w:val="BodyText"/>
      </w:pPr>
      <w:r w:rsidRPr="004B61A7">
        <w:t xml:space="preserve">Nella Busta di trasmissione, gli indirizzi </w:t>
      </w:r>
      <w:r w:rsidRPr="000A3B0E">
        <w:t xml:space="preserve">del Mittente e del Destinatario (tanto quelli rilasciati da NSO quanto quelli rilasciati da terze parti) corrispondono, rispettivamente, ai campi “Sender Identifier” </w:t>
      </w:r>
      <w:proofErr w:type="gramStart"/>
      <w:r w:rsidRPr="000A3B0E">
        <w:t>e “</w:t>
      </w:r>
      <w:proofErr w:type="gramEnd"/>
      <w:r w:rsidRPr="000A3B0E">
        <w:t>Receiver Identifier”.</w:t>
      </w:r>
    </w:p>
    <w:p w14:paraId="3759B2EC" w14:textId="33B5CD2D" w:rsidR="003728D2" w:rsidRPr="000A3B0E" w:rsidRDefault="003728D2" w:rsidP="003728D2">
      <w:pPr>
        <w:pStyle w:val="BodyText"/>
      </w:pPr>
      <w:r w:rsidRPr="000A3B0E">
        <w:t xml:space="preserve">In base al valore del “type of identifier” del Mittente e del Destinatario, NSO provvederà a validare e trasmettere (scenari di trasmissione, v. Paragrafo </w:t>
      </w:r>
      <w:r w:rsidR="002F5F95" w:rsidRPr="000A3B0E">
        <w:fldChar w:fldCharType="begin"/>
      </w:r>
      <w:r w:rsidR="002F5F95" w:rsidRPr="000A3B0E">
        <w:instrText xml:space="preserve"> REF _Ref499274919 \r \h  \* MERGEFORMAT </w:instrText>
      </w:r>
      <w:r w:rsidR="002F5F95" w:rsidRPr="000A3B0E">
        <w:fldChar w:fldCharType="separate"/>
      </w:r>
      <w:ins w:id="3790" w:author="Cernigliaro, Giuseppe (IT - Bologna)" w:date="2019-02-07T20:53:00Z">
        <w:r w:rsidR="004A592B">
          <w:t>2.4.3.1</w:t>
        </w:r>
      </w:ins>
      <w:del w:id="3791" w:author="Cernigliaro, Giuseppe (IT - Bologna)" w:date="2019-02-07T20:53:00Z">
        <w:r w:rsidRPr="000A3B0E" w:rsidDel="004A592B">
          <w:delText>2.5.3.1</w:delText>
        </w:r>
      </w:del>
      <w:r w:rsidR="002F5F95" w:rsidRPr="000A3B0E">
        <w:fldChar w:fldCharType="end"/>
      </w:r>
      <w:r w:rsidRPr="000A3B0E">
        <w:t xml:space="preserve">) oppure solo a validare (scenari di validazione, v. Paragrafo </w:t>
      </w:r>
      <w:r w:rsidR="002F5F95" w:rsidRPr="000A3B0E">
        <w:fldChar w:fldCharType="begin"/>
      </w:r>
      <w:r w:rsidR="002F5F95" w:rsidRPr="000A3B0E">
        <w:instrText xml:space="preserve"> REF _Ref499274932 \r \h  \* MERGEFORMAT </w:instrText>
      </w:r>
      <w:r w:rsidR="002F5F95" w:rsidRPr="000A3B0E">
        <w:fldChar w:fldCharType="separate"/>
      </w:r>
      <w:ins w:id="3792" w:author="Cernigliaro, Giuseppe (IT - Bologna)" w:date="2019-02-07T20:53:00Z">
        <w:r w:rsidR="004A592B">
          <w:t>0</w:t>
        </w:r>
      </w:ins>
      <w:del w:id="3793" w:author="Cernigliaro, Giuseppe (IT - Bologna)" w:date="2019-02-07T20:53:00Z">
        <w:r w:rsidR="00A34DD2" w:rsidRPr="000A3B0E" w:rsidDel="004A592B">
          <w:fldChar w:fldCharType="begin"/>
        </w:r>
        <w:r w:rsidRPr="000A3B0E" w:rsidDel="004A592B">
          <w:delInstrText xml:space="preserve"> REF _Ref534630305 \r \h </w:delInstrText>
        </w:r>
        <w:r w:rsidR="00452543" w:rsidRPr="000A3B0E" w:rsidDel="004A592B">
          <w:delInstrText xml:space="preserve"> \* MERGEFORMAT </w:delInstrText>
        </w:r>
        <w:r w:rsidR="00A34DD2" w:rsidRPr="000A3B0E" w:rsidDel="004A592B">
          <w:fldChar w:fldCharType="separate"/>
        </w:r>
      </w:del>
      <w:ins w:id="3794" w:author="Cernigliaro, Giuseppe (IT - Bologna)" w:date="2019-02-07T20:53:00Z">
        <w:r w:rsidR="004A592B">
          <w:t>2.4.3.2</w:t>
        </w:r>
      </w:ins>
      <w:del w:id="3795" w:author="Cernigliaro, Giuseppe (IT - Bologna)" w:date="2019-02-07T20:53:00Z">
        <w:r w:rsidRPr="000A3B0E" w:rsidDel="004A592B">
          <w:delText>2.5.3.2</w:delText>
        </w:r>
        <w:r w:rsidR="00A34DD2" w:rsidRPr="000A3B0E" w:rsidDel="004A592B">
          <w:fldChar w:fldCharType="end"/>
        </w:r>
      </w:del>
      <w:r w:rsidR="002F5F95" w:rsidRPr="000A3B0E">
        <w:fldChar w:fldCharType="end"/>
      </w:r>
      <w:r w:rsidRPr="000A3B0E">
        <w:t>) il Messaggio.</w:t>
      </w:r>
    </w:p>
    <w:p w14:paraId="0731CC99" w14:textId="2ED76F79" w:rsidR="003728D2" w:rsidRPr="000A3B0E" w:rsidRDefault="003728D2" w:rsidP="003728D2">
      <w:pPr>
        <w:pStyle w:val="BodyText"/>
      </w:pPr>
      <w:r w:rsidRPr="000A3B0E">
        <w:t xml:space="preserve">Nel caso degli scenari di trasmissione, affinché NSO possa provvedere alla trasmissione del Messaggio, deve essere noto al sistema almeno il “type of identifier” del Destinatario. A tale scopo sarà cura dei soggetti interessati (Clienti, Fornitori o Intermediari) accreditare sul NSO la terza parte (che costituisce il dominio di identificazione) e i valori del “type of identifier” ad essa associati (v. Paragrafo </w:t>
      </w:r>
      <w:r w:rsidR="00A34DD2" w:rsidRPr="000A3B0E">
        <w:fldChar w:fldCharType="begin"/>
      </w:r>
      <w:r w:rsidRPr="000A3B0E">
        <w:instrText xml:space="preserve"> REF _Ref500671840 \r \h </w:instrText>
      </w:r>
      <w:r w:rsidR="00452543" w:rsidRPr="000A3B0E">
        <w:instrText xml:space="preserve"> \* MERGEFORMAT </w:instrText>
      </w:r>
      <w:r w:rsidR="00A34DD2" w:rsidRPr="000A3B0E">
        <w:fldChar w:fldCharType="separate"/>
      </w:r>
      <w:ins w:id="3796" w:author="Cernigliaro, Giuseppe (IT - Bologna)" w:date="2019-02-07T20:53:00Z">
        <w:r w:rsidR="004A592B">
          <w:t>5.2</w:t>
        </w:r>
      </w:ins>
      <w:del w:id="3797" w:author="Cernigliaro, Giuseppe (IT - Bologna)" w:date="2019-02-07T20:53:00Z">
        <w:r w:rsidRPr="000A3B0E" w:rsidDel="004A592B">
          <w:delText>6.2</w:delText>
        </w:r>
      </w:del>
      <w:r w:rsidR="00A34DD2" w:rsidRPr="000A3B0E">
        <w:fldChar w:fldCharType="end"/>
      </w:r>
      <w:r w:rsidR="00A34DD2" w:rsidRPr="000A3B0E">
        <w:fldChar w:fldCharType="begin"/>
      </w:r>
      <w:r w:rsidRPr="000A3B0E">
        <w:instrText xml:space="preserve"> REF _Ref499623523 \r \h  \* MERGEFORMAT </w:instrText>
      </w:r>
      <w:r w:rsidR="004A592B">
        <w:fldChar w:fldCharType="separate"/>
      </w:r>
      <w:ins w:id="3798" w:author="Cernigliaro, Giuseppe (IT - Bologna)" w:date="2019-02-07T20:53:00Z">
        <w:r w:rsidR="004A592B">
          <w:t>5.2</w:t>
        </w:r>
      </w:ins>
      <w:r w:rsidR="00A34DD2" w:rsidRPr="000A3B0E">
        <w:fldChar w:fldCharType="end"/>
      </w:r>
      <w:r w:rsidRPr="000A3B0E">
        <w:t>). E il caso, ad esempio, in cui determinati Clienti o Fornitori si avvalgano di uno o più nodi di interscambio diversi da NSO e che non sono Access Point PEPPOL.</w:t>
      </w:r>
    </w:p>
    <w:p w14:paraId="1C82BA4A" w14:textId="77777777" w:rsidR="003728D2" w:rsidRPr="000A3B0E" w:rsidRDefault="003728D2" w:rsidP="003728D2">
      <w:pPr>
        <w:pStyle w:val="BodyText"/>
      </w:pPr>
      <w:r w:rsidRPr="000A3B0E">
        <w:t xml:space="preserve">Di seguito si rappresentano </w:t>
      </w:r>
      <w:r w:rsidR="00F2172A" w:rsidRPr="000A3B0E">
        <w:t>alcuni</w:t>
      </w:r>
      <w:r w:rsidRPr="000A3B0E">
        <w:t xml:space="preserve"> esempi di compilazione dei campi obbligatori che servono per creare la Busta di trasmissione.</w:t>
      </w:r>
    </w:p>
    <w:p w14:paraId="5E315EE8" w14:textId="77777777" w:rsidR="003728D2" w:rsidRPr="000A3B0E" w:rsidRDefault="003728D2" w:rsidP="003728D2">
      <w:pPr>
        <w:rPr>
          <w:rFonts w:ascii="Frutiger LT 45 Light" w:hAnsi="Frutiger LT 45 Light"/>
        </w:rPr>
      </w:pPr>
      <w:r w:rsidRPr="000A3B0E">
        <w:rPr>
          <w:rFonts w:ascii="Frutiger LT 45 Light" w:hAnsi="Frutiger LT 45 Light"/>
        </w:rPr>
        <w:br w:type="page"/>
      </w:r>
    </w:p>
    <w:p w14:paraId="2712C2B3" w14:textId="77777777" w:rsidR="00F2172A" w:rsidRPr="000A3B0E" w:rsidRDefault="00F2172A" w:rsidP="007645DB">
      <w:pPr>
        <w:pStyle w:val="BodyText"/>
        <w:spacing w:after="480"/>
        <w:ind w:left="1264"/>
        <w:rPr>
          <w:b/>
          <w:u w:val="single"/>
        </w:rPr>
      </w:pPr>
      <w:r w:rsidRPr="000A3B0E">
        <w:rPr>
          <w:b/>
          <w:u w:val="single"/>
        </w:rPr>
        <w:lastRenderedPageBreak/>
        <w:t xml:space="preserve">Sender </w:t>
      </w:r>
    </w:p>
    <w:p w14:paraId="15C40D65" w14:textId="77777777" w:rsidR="00F2172A" w:rsidRPr="000A3B0E" w:rsidRDefault="00F2172A" w:rsidP="00F2172A">
      <w:pPr>
        <w:pStyle w:val="BodyText"/>
      </w:pPr>
      <w:r w:rsidRPr="000A3B0E">
        <w:t>È l’identificativo del Mittente. Può essere:</w:t>
      </w:r>
    </w:p>
    <w:p w14:paraId="1D42904B" w14:textId="77777777" w:rsidR="00F2172A" w:rsidRPr="000A3B0E" w:rsidRDefault="00F2172A" w:rsidP="00F2172A">
      <w:pPr>
        <w:pStyle w:val="Trattino"/>
        <w:numPr>
          <w:ilvl w:val="0"/>
          <w:numId w:val="8"/>
        </w:numPr>
        <w:ind w:left="1157" w:hanging="357"/>
      </w:pPr>
      <w:r w:rsidRPr="000A3B0E">
        <w:t>il codice di 6 cifre corrispondente al codice unico ufficio presente in IPA (per le PA);</w:t>
      </w:r>
    </w:p>
    <w:p w14:paraId="1DA6545B" w14:textId="77777777" w:rsidR="00F2172A" w:rsidRPr="000A3B0E" w:rsidRDefault="00F2172A" w:rsidP="00F2172A">
      <w:pPr>
        <w:pStyle w:val="Trattino"/>
        <w:numPr>
          <w:ilvl w:val="0"/>
          <w:numId w:val="8"/>
        </w:numPr>
        <w:ind w:left="1157" w:hanging="357"/>
      </w:pPr>
      <w:r w:rsidRPr="000A3B0E">
        <w:t>il codice di 7 cifre attribuito da SdI (per i Fornitori);</w:t>
      </w:r>
    </w:p>
    <w:p w14:paraId="10FEE900" w14:textId="77777777" w:rsidR="00F2172A" w:rsidRPr="000A3B0E" w:rsidRDefault="00F2172A" w:rsidP="00F2172A">
      <w:pPr>
        <w:pStyle w:val="Trattino"/>
        <w:numPr>
          <w:ilvl w:val="0"/>
          <w:numId w:val="8"/>
        </w:numPr>
        <w:ind w:left="1157" w:hanging="357"/>
      </w:pPr>
      <w:r w:rsidRPr="000A3B0E">
        <w:t>l’indirizzo di posta elettronica certificata;</w:t>
      </w:r>
    </w:p>
    <w:p w14:paraId="1E3D527C" w14:textId="77777777" w:rsidR="00F2172A" w:rsidRPr="000A3B0E" w:rsidRDefault="00F2172A" w:rsidP="00F2172A">
      <w:pPr>
        <w:pStyle w:val="Trattino"/>
        <w:numPr>
          <w:ilvl w:val="0"/>
          <w:numId w:val="8"/>
        </w:numPr>
        <w:ind w:left="1157" w:hanging="357"/>
      </w:pPr>
      <w:r w:rsidRPr="000A3B0E">
        <w:t>il codice attribuito da una terza parte (ad esempio, un Access Poin</w:t>
      </w:r>
      <w:r w:rsidR="00C445E7" w:rsidRPr="000A3B0E">
        <w:t>t</w:t>
      </w:r>
      <w:r w:rsidRPr="000A3B0E">
        <w:t xml:space="preserve"> PEPPOL).</w:t>
      </w:r>
    </w:p>
    <w:p w14:paraId="31921C57" w14:textId="77777777" w:rsidR="00F2172A" w:rsidRPr="000A3B0E" w:rsidRDefault="00F2172A" w:rsidP="00F2172A">
      <w:pPr>
        <w:pStyle w:val="BodyText"/>
      </w:pPr>
    </w:p>
    <w:p w14:paraId="4D55FF69" w14:textId="77777777" w:rsidR="00F2172A" w:rsidRPr="000A3B0E" w:rsidRDefault="00F2172A" w:rsidP="00F2172A">
      <w:pPr>
        <w:pStyle w:val="BodyText"/>
      </w:pPr>
      <w:r w:rsidRPr="000A3B0E">
        <w:t>Esempio per PA:</w:t>
      </w:r>
    </w:p>
    <w:p w14:paraId="773435C2"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28FF52C8"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66178D82" w14:textId="77777777" w:rsidR="00F2172A" w:rsidRPr="004A592B" w:rsidRDefault="00F2172A" w:rsidP="00F2172A">
      <w:pPr>
        <w:autoSpaceDE w:val="0"/>
        <w:autoSpaceDN w:val="0"/>
        <w:adjustRightInd w:val="0"/>
        <w:spacing w:after="0" w:line="240" w:lineRule="auto"/>
        <w:rPr>
          <w:rFonts w:ascii="Garamond" w:hAnsi="Garamond" w:cs="Courier New"/>
          <w:sz w:val="18"/>
          <w:szCs w:val="18"/>
          <w:rPrChange w:id="3799" w:author="Cernigliaro, Giuseppe (IT - Bologna)" w:date="2019-02-07T20:54:00Z">
            <w:rPr>
              <w:rFonts w:ascii="Garamond" w:hAnsi="Garamond" w:cs="Courier New"/>
              <w:sz w:val="18"/>
              <w:szCs w:val="18"/>
            </w:rPr>
          </w:rPrChange>
        </w:rPr>
      </w:pPr>
      <w:r w:rsidRPr="000A3B0E">
        <w:rPr>
          <w:rFonts w:ascii="Garamond" w:hAnsi="Garamond" w:cs="Courier New"/>
          <w:sz w:val="18"/>
          <w:szCs w:val="18"/>
        </w:rPr>
        <w:tab/>
      </w:r>
      <w:r w:rsidRPr="004A592B">
        <w:rPr>
          <w:rFonts w:ascii="Garamond" w:hAnsi="Garamond" w:cs="Courier New"/>
          <w:sz w:val="18"/>
          <w:szCs w:val="18"/>
          <w:rPrChange w:id="3800" w:author="Cernigliaro, Giuseppe (IT - Bologna)" w:date="2019-02-07T20:54:00Z">
            <w:rPr>
              <w:rFonts w:ascii="Garamond" w:hAnsi="Garamond" w:cs="Courier New"/>
              <w:sz w:val="18"/>
              <w:szCs w:val="18"/>
            </w:rPr>
          </w:rPrChange>
        </w:rPr>
        <w:t>&lt;Identifier Authority="iso6523-actorid-upis"&gt; NSO</w:t>
      </w:r>
      <w:proofErr w:type="gramStart"/>
      <w:r w:rsidRPr="004A592B">
        <w:rPr>
          <w:rFonts w:ascii="Garamond" w:hAnsi="Garamond" w:cs="Courier New"/>
          <w:sz w:val="18"/>
          <w:szCs w:val="18"/>
          <w:rPrChange w:id="3801" w:author="Cernigliaro, Giuseppe (IT - Bologna)" w:date="2019-02-07T20:54:00Z">
            <w:rPr>
              <w:rFonts w:ascii="Garamond" w:hAnsi="Garamond" w:cs="Courier New"/>
              <w:sz w:val="18"/>
              <w:szCs w:val="18"/>
            </w:rPr>
          </w:rPrChange>
        </w:rPr>
        <w:t>0:UFABCD</w:t>
      </w:r>
      <w:proofErr w:type="gramEnd"/>
      <w:r w:rsidRPr="004A592B">
        <w:rPr>
          <w:rFonts w:ascii="Garamond" w:hAnsi="Garamond" w:cs="Courier New"/>
          <w:sz w:val="18"/>
          <w:szCs w:val="18"/>
          <w:rPrChange w:id="3802" w:author="Cernigliaro, Giuseppe (IT - Bologna)" w:date="2019-02-07T20:54:00Z">
            <w:rPr>
              <w:rFonts w:ascii="Garamond" w:hAnsi="Garamond" w:cs="Courier New"/>
              <w:sz w:val="18"/>
              <w:szCs w:val="18"/>
            </w:rPr>
          </w:rPrChange>
        </w:rPr>
        <w:t>&lt;/Identifier&gt;</w:t>
      </w:r>
    </w:p>
    <w:p w14:paraId="309C9FAD"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03A67576"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23F4D988" w14:textId="77777777" w:rsidR="00F2172A" w:rsidRPr="000A3B0E" w:rsidRDefault="00F2172A" w:rsidP="00F2172A">
      <w:pPr>
        <w:pStyle w:val="BodyText"/>
      </w:pPr>
      <w:r w:rsidRPr="000A3B0E">
        <w:t>Esempio per OE:</w:t>
      </w:r>
    </w:p>
    <w:p w14:paraId="0349E996"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4592D54A" w14:textId="77777777" w:rsidR="00F2172A" w:rsidRPr="002E2CF1" w:rsidRDefault="00F2172A" w:rsidP="00F2172A">
      <w:pPr>
        <w:autoSpaceDE w:val="0"/>
        <w:autoSpaceDN w:val="0"/>
        <w:adjustRightInd w:val="0"/>
        <w:spacing w:after="0" w:line="240" w:lineRule="auto"/>
        <w:rPr>
          <w:rFonts w:ascii="Garamond" w:hAnsi="Garamond" w:cs="Courier New"/>
          <w:sz w:val="18"/>
          <w:szCs w:val="18"/>
          <w:lang w:val="en-US"/>
        </w:rPr>
      </w:pPr>
      <w:r w:rsidRPr="002E2CF1">
        <w:rPr>
          <w:rFonts w:ascii="Garamond" w:hAnsi="Garamond" w:cs="Courier New"/>
          <w:sz w:val="18"/>
          <w:szCs w:val="18"/>
          <w:lang w:val="en-US"/>
        </w:rPr>
        <w:t>&lt;Sender&gt;</w:t>
      </w:r>
    </w:p>
    <w:p w14:paraId="2D0D61C3"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2E2CF1">
        <w:rPr>
          <w:rFonts w:ascii="Garamond" w:hAnsi="Garamond" w:cs="Courier New"/>
          <w:sz w:val="18"/>
          <w:szCs w:val="18"/>
          <w:lang w:val="en-US"/>
        </w:rPr>
        <w:tab/>
      </w:r>
      <w:r w:rsidRPr="000A3B0E">
        <w:rPr>
          <w:rFonts w:ascii="Garamond" w:hAnsi="Garamond" w:cs="Courier New"/>
          <w:sz w:val="18"/>
          <w:szCs w:val="18"/>
          <w:lang w:val="en-US"/>
        </w:rPr>
        <w:t>&lt;Identifier Authority="iso6523-actorid-upis"&gt; NSO0:1234567&lt;/Identifier&gt;</w:t>
      </w:r>
    </w:p>
    <w:p w14:paraId="756C3334"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52F54907"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26FF6431" w14:textId="77777777" w:rsidR="00F2172A" w:rsidRPr="000A3B0E" w:rsidRDefault="00F2172A" w:rsidP="00F2172A">
      <w:pPr>
        <w:pStyle w:val="BodyText"/>
      </w:pPr>
      <w:r w:rsidRPr="000A3B0E">
        <w:t>Esempio per PEC:</w:t>
      </w:r>
    </w:p>
    <w:p w14:paraId="2EB36CB1"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345D8151"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0236D10D" w14:textId="1332D13A"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 NSO0:</w:t>
      </w:r>
      <w:r w:rsidR="004A592B">
        <w:rPr>
          <w:rFonts w:ascii="Garamond" w:hAnsi="Garamond" w:cs="Courier New"/>
          <w:sz w:val="18"/>
          <w:szCs w:val="18"/>
          <w:lang w:val="en-US"/>
        </w:rPr>
        <w:fldChar w:fldCharType="begin"/>
      </w:r>
      <w:r w:rsidR="004A592B">
        <w:rPr>
          <w:rFonts w:ascii="Garamond" w:hAnsi="Garamond" w:cs="Courier New"/>
          <w:sz w:val="18"/>
          <w:szCs w:val="18"/>
          <w:lang w:val="en-US"/>
        </w:rPr>
        <w:instrText xml:space="preserve"> HYPERLINK "mailto:aaa@pec.it%3c/Identifier" </w:instrText>
      </w:r>
      <w:ins w:id="3803" w:author="Cernigliaro, Giuseppe (IT - Bologna)" w:date="2019-02-07T20:53:00Z">
        <w:r w:rsidR="004A592B">
          <w:rPr>
            <w:rFonts w:ascii="Garamond" w:hAnsi="Garamond" w:cs="Courier New"/>
            <w:sz w:val="18"/>
            <w:szCs w:val="18"/>
            <w:lang w:val="en-US"/>
          </w:rPr>
        </w:r>
      </w:ins>
      <w:r w:rsidR="004A592B">
        <w:rPr>
          <w:rFonts w:ascii="Garamond" w:hAnsi="Garamond" w:cs="Courier New"/>
          <w:sz w:val="18"/>
          <w:szCs w:val="18"/>
          <w:lang w:val="en-US"/>
        </w:rPr>
        <w:fldChar w:fldCharType="separate"/>
      </w:r>
      <w:r w:rsidRPr="000A3B0E">
        <w:rPr>
          <w:rFonts w:ascii="Garamond" w:hAnsi="Garamond" w:cs="Courier New"/>
          <w:sz w:val="18"/>
          <w:szCs w:val="18"/>
          <w:lang w:val="en-US"/>
        </w:rPr>
        <w:t>aaa@pec.it&lt;/Identifier</w:t>
      </w:r>
      <w:r w:rsidR="004A592B">
        <w:rPr>
          <w:rFonts w:ascii="Garamond" w:hAnsi="Garamond" w:cs="Courier New"/>
          <w:sz w:val="18"/>
          <w:szCs w:val="18"/>
          <w:lang w:val="en-US"/>
        </w:rPr>
        <w:fldChar w:fldCharType="end"/>
      </w:r>
      <w:r w:rsidRPr="000A3B0E">
        <w:rPr>
          <w:rFonts w:ascii="Garamond" w:hAnsi="Garamond" w:cs="Courier New"/>
          <w:sz w:val="18"/>
          <w:szCs w:val="18"/>
          <w:lang w:val="en-US"/>
        </w:rPr>
        <w:t>&gt;</w:t>
      </w:r>
    </w:p>
    <w:p w14:paraId="0BFEA449"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42F13FB7"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3C262CFB" w14:textId="77777777" w:rsidR="00F2172A" w:rsidRPr="000A3B0E" w:rsidRDefault="00F2172A" w:rsidP="00F2172A">
      <w:pPr>
        <w:pStyle w:val="BodyText"/>
      </w:pPr>
      <w:r w:rsidRPr="000A3B0E">
        <w:t>Esempio per PEPPOL:</w:t>
      </w:r>
    </w:p>
    <w:p w14:paraId="1F987E1D"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382AEBB6"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61A18267"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Authority="iso6523-actorid-upis"&gt;9921</w:t>
      </w:r>
      <w:proofErr w:type="gramStart"/>
      <w:r w:rsidRPr="000A3B0E">
        <w:rPr>
          <w:rFonts w:ascii="Garamond" w:hAnsi="Garamond" w:cs="Courier New"/>
          <w:sz w:val="18"/>
          <w:szCs w:val="18"/>
          <w:lang w:val="en-US"/>
        </w:rPr>
        <w:t>:UFVSRG</w:t>
      </w:r>
      <w:proofErr w:type="gramEnd"/>
      <w:r w:rsidRPr="000A3B0E">
        <w:rPr>
          <w:rFonts w:ascii="Garamond" w:hAnsi="Garamond" w:cs="Courier New"/>
          <w:sz w:val="18"/>
          <w:szCs w:val="18"/>
          <w:lang w:val="en-US"/>
        </w:rPr>
        <w:t>&lt;/Identifier</w:t>
      </w:r>
    </w:p>
    <w:p w14:paraId="0C1488BB" w14:textId="77777777" w:rsidR="00F2172A" w:rsidRPr="000A3B0E" w:rsidRDefault="00F2172A" w:rsidP="00F2172A">
      <w:pPr>
        <w:autoSpaceDE w:val="0"/>
        <w:autoSpaceDN w:val="0"/>
        <w:adjustRightInd w:val="0"/>
        <w:spacing w:after="0" w:line="240" w:lineRule="auto"/>
        <w:rPr>
          <w:rFonts w:ascii="Frutiger LT 45 Light" w:hAnsi="Frutiger LT 45 Light" w:cs="Courier New"/>
        </w:rPr>
      </w:pPr>
      <w:r w:rsidRPr="000A3B0E">
        <w:rPr>
          <w:rFonts w:ascii="Garamond" w:hAnsi="Garamond" w:cs="Courier New"/>
          <w:sz w:val="18"/>
          <w:szCs w:val="18"/>
        </w:rPr>
        <w:t>&lt;/Sender&gt;</w:t>
      </w:r>
    </w:p>
    <w:p w14:paraId="0ACE2336" w14:textId="77777777" w:rsidR="00F2172A" w:rsidRPr="000A3B0E" w:rsidRDefault="00F2172A" w:rsidP="00F2172A">
      <w:pPr>
        <w:rPr>
          <w:rFonts w:ascii="Frutiger LT 45 Light" w:hAnsi="Frutiger LT 45 Light"/>
          <w:b/>
          <w:u w:val="single"/>
        </w:rPr>
      </w:pPr>
      <w:r w:rsidRPr="000A3B0E">
        <w:rPr>
          <w:rFonts w:ascii="Frutiger LT 45 Light" w:hAnsi="Frutiger LT 45 Light"/>
          <w:b/>
          <w:u w:val="single"/>
        </w:rPr>
        <w:br w:type="page"/>
      </w:r>
    </w:p>
    <w:p w14:paraId="212987B7" w14:textId="77777777" w:rsidR="003728D2" w:rsidRPr="000A3B0E" w:rsidRDefault="003728D2" w:rsidP="007645DB">
      <w:pPr>
        <w:pStyle w:val="BodyText"/>
        <w:spacing w:after="480"/>
        <w:ind w:left="1264"/>
        <w:rPr>
          <w:b/>
          <w:u w:val="single"/>
        </w:rPr>
      </w:pPr>
      <w:r w:rsidRPr="000A3B0E">
        <w:rPr>
          <w:b/>
          <w:u w:val="single"/>
        </w:rPr>
        <w:lastRenderedPageBreak/>
        <w:t xml:space="preserve">Receiver </w:t>
      </w:r>
    </w:p>
    <w:p w14:paraId="51483AB1" w14:textId="77777777" w:rsidR="003728D2" w:rsidRPr="000A3B0E" w:rsidRDefault="003728D2" w:rsidP="003728D2">
      <w:pPr>
        <w:pStyle w:val="BodyText"/>
      </w:pPr>
      <w:r w:rsidRPr="000A3B0E">
        <w:t>È l’identificativo del Destinatario. Può essere:</w:t>
      </w:r>
    </w:p>
    <w:p w14:paraId="5B006F84" w14:textId="77777777" w:rsidR="003728D2" w:rsidRPr="000A3B0E" w:rsidRDefault="003728D2" w:rsidP="003728D2">
      <w:pPr>
        <w:pStyle w:val="Trattino"/>
        <w:numPr>
          <w:ilvl w:val="0"/>
          <w:numId w:val="8"/>
        </w:numPr>
        <w:ind w:left="1157" w:hanging="357"/>
      </w:pPr>
      <w:r w:rsidRPr="000A3B0E">
        <w:t>il codice di 6 cifre corrispondente al codice unico ufficio presente in IPA (per le PA);</w:t>
      </w:r>
    </w:p>
    <w:p w14:paraId="3AC30547" w14:textId="77777777" w:rsidR="003728D2" w:rsidRPr="000A3B0E" w:rsidRDefault="003728D2" w:rsidP="003728D2">
      <w:pPr>
        <w:pStyle w:val="Trattino"/>
        <w:numPr>
          <w:ilvl w:val="0"/>
          <w:numId w:val="8"/>
        </w:numPr>
        <w:ind w:left="1157" w:hanging="357"/>
      </w:pPr>
      <w:r w:rsidRPr="000A3B0E">
        <w:t>il codice di 7 cifre attribuito da SdI (per i Fornitori);</w:t>
      </w:r>
    </w:p>
    <w:p w14:paraId="66AE44F7" w14:textId="77777777" w:rsidR="003728D2" w:rsidRPr="000A3B0E" w:rsidRDefault="003728D2" w:rsidP="003728D2">
      <w:pPr>
        <w:pStyle w:val="Trattino"/>
        <w:numPr>
          <w:ilvl w:val="0"/>
          <w:numId w:val="8"/>
        </w:numPr>
        <w:ind w:left="1157" w:hanging="357"/>
      </w:pPr>
      <w:r w:rsidRPr="000A3B0E">
        <w:t>l’indirizzo di posta elettronica certificata;</w:t>
      </w:r>
    </w:p>
    <w:p w14:paraId="46989F35" w14:textId="77777777" w:rsidR="003728D2" w:rsidRPr="000A3B0E" w:rsidRDefault="003728D2" w:rsidP="003728D2">
      <w:pPr>
        <w:pStyle w:val="Trattino"/>
        <w:numPr>
          <w:ilvl w:val="0"/>
          <w:numId w:val="8"/>
        </w:numPr>
        <w:ind w:left="1157" w:hanging="357"/>
      </w:pPr>
      <w:r w:rsidRPr="000A3B0E">
        <w:t>il codice attribuito da una terza parte</w:t>
      </w:r>
      <w:r w:rsidR="00F2172A" w:rsidRPr="000A3B0E">
        <w:t xml:space="preserve"> (ad esempio, un Access Poin PEPPOL)</w:t>
      </w:r>
      <w:r w:rsidRPr="000A3B0E">
        <w:t>.</w:t>
      </w:r>
    </w:p>
    <w:p w14:paraId="6820882C" w14:textId="77777777" w:rsidR="00E27023" w:rsidRPr="000A3B0E" w:rsidRDefault="00E27023" w:rsidP="003728D2">
      <w:pPr>
        <w:pStyle w:val="BodyText"/>
      </w:pPr>
    </w:p>
    <w:p w14:paraId="4314EA9C" w14:textId="77777777" w:rsidR="003728D2" w:rsidRPr="000A3B0E" w:rsidRDefault="003728D2" w:rsidP="003728D2">
      <w:pPr>
        <w:pStyle w:val="BodyText"/>
        <w:rPr>
          <w:lang w:val="en-US"/>
        </w:rPr>
      </w:pPr>
      <w:r w:rsidRPr="000A3B0E">
        <w:rPr>
          <w:lang w:val="en-US"/>
        </w:rPr>
        <w:t>Esempio per PA:</w:t>
      </w:r>
    </w:p>
    <w:p w14:paraId="1479285C"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p>
    <w:p w14:paraId="070E020E"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lang w:val="en-US"/>
        </w:rPr>
        <w:t>&lt;Receiver&gt;</w:t>
      </w:r>
    </w:p>
    <w:p w14:paraId="3F718224"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lang w:val="en-US"/>
        </w:rPr>
        <w:tab/>
        <w:t>&lt;Identifier Authority="iso6523-actorid-upis"&gt;NSO0</w:t>
      </w:r>
      <w:proofErr w:type="gramStart"/>
      <w:r w:rsidRPr="000A3B0E">
        <w:rPr>
          <w:rFonts w:ascii="Garamond" w:hAnsi="Garamond" w:cs="Courier New"/>
          <w:sz w:val="18"/>
          <w:szCs w:val="18"/>
          <w:lang w:val="en-US"/>
        </w:rPr>
        <w:t>:UFABCD</w:t>
      </w:r>
      <w:proofErr w:type="gramEnd"/>
      <w:r w:rsidRPr="000A3B0E">
        <w:rPr>
          <w:rFonts w:ascii="Garamond" w:hAnsi="Garamond" w:cs="Courier New"/>
          <w:sz w:val="18"/>
          <w:szCs w:val="18"/>
          <w:lang w:val="en-US"/>
        </w:rPr>
        <w:t>&lt;/Identifier&gt;</w:t>
      </w:r>
    </w:p>
    <w:p w14:paraId="009A7B9E" w14:textId="77777777" w:rsidR="003728D2" w:rsidRPr="002E2CF1" w:rsidRDefault="003728D2" w:rsidP="003728D2">
      <w:pPr>
        <w:autoSpaceDE w:val="0"/>
        <w:autoSpaceDN w:val="0"/>
        <w:adjustRightInd w:val="0"/>
        <w:spacing w:after="0" w:line="240" w:lineRule="auto"/>
        <w:rPr>
          <w:rFonts w:ascii="Garamond" w:hAnsi="Garamond" w:cs="Courier New"/>
          <w:sz w:val="18"/>
          <w:szCs w:val="18"/>
          <w:lang w:val="en-US"/>
        </w:rPr>
      </w:pPr>
      <w:r w:rsidRPr="002E2CF1">
        <w:rPr>
          <w:rFonts w:ascii="Garamond" w:hAnsi="Garamond" w:cs="Courier New"/>
          <w:sz w:val="18"/>
          <w:szCs w:val="18"/>
          <w:lang w:val="en-US"/>
        </w:rPr>
        <w:t>&lt;/Receiver&gt;</w:t>
      </w:r>
    </w:p>
    <w:p w14:paraId="41851C63" w14:textId="77777777" w:rsidR="003728D2" w:rsidRPr="002E2CF1" w:rsidRDefault="003728D2" w:rsidP="003728D2">
      <w:pPr>
        <w:autoSpaceDE w:val="0"/>
        <w:autoSpaceDN w:val="0"/>
        <w:adjustRightInd w:val="0"/>
        <w:spacing w:after="0" w:line="240" w:lineRule="auto"/>
        <w:rPr>
          <w:rFonts w:ascii="Garamond" w:hAnsi="Garamond" w:cs="Courier New"/>
          <w:sz w:val="18"/>
          <w:szCs w:val="18"/>
          <w:lang w:val="en-US"/>
        </w:rPr>
      </w:pPr>
    </w:p>
    <w:p w14:paraId="2A9EE074" w14:textId="77777777" w:rsidR="003728D2" w:rsidRPr="002E2CF1" w:rsidRDefault="003728D2" w:rsidP="003728D2">
      <w:pPr>
        <w:pStyle w:val="BodyText"/>
        <w:rPr>
          <w:lang w:val="en-US"/>
        </w:rPr>
      </w:pPr>
      <w:r w:rsidRPr="002E2CF1">
        <w:rPr>
          <w:lang w:val="en-US"/>
        </w:rPr>
        <w:t>Esempio per OE:</w:t>
      </w:r>
    </w:p>
    <w:p w14:paraId="2C1582F5" w14:textId="77777777" w:rsidR="003728D2" w:rsidRPr="002E2CF1" w:rsidRDefault="003728D2" w:rsidP="003728D2">
      <w:pPr>
        <w:autoSpaceDE w:val="0"/>
        <w:autoSpaceDN w:val="0"/>
        <w:adjustRightInd w:val="0"/>
        <w:spacing w:after="0" w:line="240" w:lineRule="auto"/>
        <w:rPr>
          <w:rFonts w:ascii="Garamond" w:hAnsi="Garamond" w:cs="Courier New"/>
          <w:sz w:val="18"/>
          <w:szCs w:val="18"/>
          <w:lang w:val="en-US"/>
        </w:rPr>
      </w:pPr>
    </w:p>
    <w:p w14:paraId="504DA90D" w14:textId="77777777" w:rsidR="003728D2" w:rsidRPr="002E2CF1" w:rsidRDefault="003728D2" w:rsidP="003728D2">
      <w:pPr>
        <w:autoSpaceDE w:val="0"/>
        <w:autoSpaceDN w:val="0"/>
        <w:adjustRightInd w:val="0"/>
        <w:spacing w:after="0" w:line="240" w:lineRule="auto"/>
        <w:rPr>
          <w:rFonts w:ascii="Garamond" w:hAnsi="Garamond" w:cs="Courier New"/>
          <w:sz w:val="18"/>
          <w:szCs w:val="18"/>
          <w:lang w:val="en-US"/>
        </w:rPr>
      </w:pPr>
      <w:r w:rsidRPr="002E2CF1">
        <w:rPr>
          <w:rFonts w:ascii="Garamond" w:hAnsi="Garamond" w:cs="Courier New"/>
          <w:sz w:val="18"/>
          <w:szCs w:val="18"/>
          <w:lang w:val="en-US"/>
        </w:rPr>
        <w:t>&lt;Receiver&gt;</w:t>
      </w:r>
    </w:p>
    <w:p w14:paraId="4E5B2C77"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2E2CF1">
        <w:rPr>
          <w:rFonts w:ascii="Garamond" w:hAnsi="Garamond" w:cs="Courier New"/>
          <w:sz w:val="18"/>
          <w:szCs w:val="18"/>
          <w:lang w:val="en-US"/>
        </w:rPr>
        <w:tab/>
      </w:r>
      <w:r w:rsidRPr="000A3B0E">
        <w:rPr>
          <w:rFonts w:ascii="Garamond" w:hAnsi="Garamond" w:cs="Courier New"/>
          <w:sz w:val="18"/>
          <w:szCs w:val="18"/>
          <w:lang w:val="en-US"/>
        </w:rPr>
        <w:t>&lt;Identifier Authority="iso6523-actorid-upis"&gt; NSO0:1234567&lt;/Identifier&gt;</w:t>
      </w:r>
    </w:p>
    <w:p w14:paraId="1AC5BBC8" w14:textId="77777777" w:rsidR="003728D2" w:rsidRPr="002E2CF1" w:rsidRDefault="003728D2" w:rsidP="003728D2">
      <w:pPr>
        <w:autoSpaceDE w:val="0"/>
        <w:autoSpaceDN w:val="0"/>
        <w:adjustRightInd w:val="0"/>
        <w:spacing w:after="0" w:line="240" w:lineRule="auto"/>
        <w:rPr>
          <w:rFonts w:ascii="Garamond" w:hAnsi="Garamond" w:cs="Courier New"/>
          <w:sz w:val="18"/>
          <w:szCs w:val="18"/>
          <w:lang w:val="en-US"/>
        </w:rPr>
      </w:pPr>
      <w:r w:rsidRPr="002E2CF1">
        <w:rPr>
          <w:rFonts w:ascii="Garamond" w:hAnsi="Garamond" w:cs="Courier New"/>
          <w:sz w:val="18"/>
          <w:szCs w:val="18"/>
          <w:lang w:val="en-US"/>
        </w:rPr>
        <w:t>&lt;/Receiver&gt;</w:t>
      </w:r>
    </w:p>
    <w:p w14:paraId="2EC1A65F" w14:textId="77777777" w:rsidR="003728D2" w:rsidRPr="002E2CF1" w:rsidRDefault="003728D2" w:rsidP="003728D2">
      <w:pPr>
        <w:autoSpaceDE w:val="0"/>
        <w:autoSpaceDN w:val="0"/>
        <w:adjustRightInd w:val="0"/>
        <w:spacing w:after="0" w:line="240" w:lineRule="auto"/>
        <w:rPr>
          <w:rFonts w:ascii="Garamond" w:hAnsi="Garamond" w:cs="Courier New"/>
          <w:sz w:val="18"/>
          <w:szCs w:val="18"/>
          <w:lang w:val="en-US"/>
        </w:rPr>
      </w:pPr>
    </w:p>
    <w:p w14:paraId="561865A0" w14:textId="77777777" w:rsidR="003728D2" w:rsidRPr="002E2CF1" w:rsidRDefault="003728D2" w:rsidP="003728D2">
      <w:pPr>
        <w:pStyle w:val="BodyText"/>
        <w:rPr>
          <w:lang w:val="en-US"/>
        </w:rPr>
      </w:pPr>
      <w:r w:rsidRPr="002E2CF1">
        <w:rPr>
          <w:lang w:val="en-US"/>
        </w:rPr>
        <w:t>Esempio per PEC:</w:t>
      </w:r>
    </w:p>
    <w:p w14:paraId="00FF802C" w14:textId="77777777" w:rsidR="003728D2" w:rsidRPr="002E2CF1" w:rsidRDefault="003728D2" w:rsidP="003728D2">
      <w:pPr>
        <w:autoSpaceDE w:val="0"/>
        <w:autoSpaceDN w:val="0"/>
        <w:adjustRightInd w:val="0"/>
        <w:spacing w:after="0" w:line="240" w:lineRule="auto"/>
        <w:rPr>
          <w:rFonts w:ascii="Garamond" w:hAnsi="Garamond" w:cs="Courier New"/>
          <w:sz w:val="18"/>
          <w:szCs w:val="18"/>
          <w:lang w:val="en-US"/>
        </w:rPr>
      </w:pPr>
    </w:p>
    <w:p w14:paraId="64E4D1AD" w14:textId="77777777" w:rsidR="003728D2" w:rsidRPr="002E2CF1" w:rsidRDefault="003728D2" w:rsidP="003728D2">
      <w:pPr>
        <w:autoSpaceDE w:val="0"/>
        <w:autoSpaceDN w:val="0"/>
        <w:adjustRightInd w:val="0"/>
        <w:spacing w:after="0" w:line="240" w:lineRule="auto"/>
        <w:rPr>
          <w:rFonts w:ascii="Garamond" w:hAnsi="Garamond" w:cs="Courier New"/>
          <w:sz w:val="18"/>
          <w:szCs w:val="18"/>
          <w:lang w:val="en-US"/>
        </w:rPr>
      </w:pPr>
      <w:r w:rsidRPr="002E2CF1">
        <w:rPr>
          <w:rFonts w:ascii="Garamond" w:hAnsi="Garamond" w:cs="Courier New"/>
          <w:sz w:val="18"/>
          <w:szCs w:val="18"/>
          <w:lang w:val="en-US"/>
        </w:rPr>
        <w:t>&lt;Receiver&gt;</w:t>
      </w:r>
    </w:p>
    <w:p w14:paraId="394CD4CF"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2E2CF1">
        <w:rPr>
          <w:rFonts w:ascii="Garamond" w:hAnsi="Garamond" w:cs="Courier New"/>
          <w:sz w:val="18"/>
          <w:szCs w:val="18"/>
          <w:lang w:val="en-US"/>
        </w:rPr>
        <w:tab/>
      </w:r>
      <w:r w:rsidRPr="000A3B0E">
        <w:rPr>
          <w:rFonts w:ascii="Garamond" w:hAnsi="Garamond" w:cs="Courier New"/>
          <w:sz w:val="18"/>
          <w:szCs w:val="18"/>
          <w:lang w:val="en-US"/>
        </w:rPr>
        <w:t>&lt;Identifier Authority=="iso6523-actorid-upis"&gt; NSO0:aaa@pec.it&lt;/Identifier&gt;</w:t>
      </w:r>
    </w:p>
    <w:p w14:paraId="538CCAE9"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 Receiver &gt;</w:t>
      </w:r>
    </w:p>
    <w:p w14:paraId="5B5131F2" w14:textId="77777777" w:rsidR="003728D2" w:rsidRPr="000A3B0E" w:rsidRDefault="003728D2" w:rsidP="003728D2">
      <w:pPr>
        <w:autoSpaceDE w:val="0"/>
        <w:autoSpaceDN w:val="0"/>
        <w:adjustRightInd w:val="0"/>
        <w:spacing w:after="0" w:line="240" w:lineRule="auto"/>
        <w:rPr>
          <w:rFonts w:ascii="Frutiger LT 45 Light" w:hAnsi="Frutiger LT 45 Light"/>
        </w:rPr>
      </w:pPr>
    </w:p>
    <w:p w14:paraId="54F600EE" w14:textId="77777777" w:rsidR="003728D2" w:rsidRPr="000A3B0E" w:rsidRDefault="003728D2" w:rsidP="003728D2">
      <w:pPr>
        <w:pStyle w:val="BodyText"/>
      </w:pPr>
      <w:r w:rsidRPr="000A3B0E">
        <w:t>Esempio per PEPPOL:</w:t>
      </w:r>
    </w:p>
    <w:p w14:paraId="7C8E9980"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p>
    <w:p w14:paraId="05A3CB0D"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 Receiver &gt;</w:t>
      </w:r>
    </w:p>
    <w:p w14:paraId="77B15576"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Authority="iso6523-actorid-upis"&gt;9921</w:t>
      </w:r>
      <w:proofErr w:type="gramStart"/>
      <w:r w:rsidRPr="000A3B0E">
        <w:rPr>
          <w:rFonts w:ascii="Garamond" w:hAnsi="Garamond" w:cs="Courier New"/>
          <w:sz w:val="18"/>
          <w:szCs w:val="18"/>
          <w:lang w:val="en-US"/>
        </w:rPr>
        <w:t>:UFVSRG</w:t>
      </w:r>
      <w:proofErr w:type="gramEnd"/>
      <w:r w:rsidRPr="000A3B0E">
        <w:rPr>
          <w:rFonts w:ascii="Garamond" w:hAnsi="Garamond" w:cs="Courier New"/>
          <w:sz w:val="18"/>
          <w:szCs w:val="18"/>
          <w:lang w:val="en-US"/>
        </w:rPr>
        <w:t>&lt;/Identifier&gt;</w:t>
      </w:r>
    </w:p>
    <w:p w14:paraId="6928825B" w14:textId="77777777" w:rsidR="003728D2" w:rsidRPr="000A3B0E" w:rsidRDefault="003728D2" w:rsidP="003728D2">
      <w:pPr>
        <w:autoSpaceDE w:val="0"/>
        <w:autoSpaceDN w:val="0"/>
        <w:adjustRightInd w:val="0"/>
        <w:spacing w:after="0" w:line="240" w:lineRule="auto"/>
        <w:rPr>
          <w:rFonts w:ascii="Frutiger LT 45 Light" w:hAnsi="Frutiger LT 45 Light" w:cs="Courier New"/>
        </w:rPr>
      </w:pPr>
      <w:r w:rsidRPr="000A3B0E">
        <w:rPr>
          <w:rFonts w:ascii="Garamond" w:hAnsi="Garamond" w:cs="Courier New"/>
          <w:sz w:val="18"/>
          <w:szCs w:val="18"/>
        </w:rPr>
        <w:t>&lt;/ Receiver &gt;</w:t>
      </w:r>
    </w:p>
    <w:p w14:paraId="521DCBE0" w14:textId="77777777" w:rsidR="003728D2" w:rsidRPr="000A3B0E" w:rsidRDefault="003728D2" w:rsidP="003728D2">
      <w:pPr>
        <w:rPr>
          <w:rFonts w:ascii="Frutiger LT 45 Light" w:hAnsi="Frutiger LT 45 Light"/>
          <w:b/>
          <w:u w:val="single"/>
        </w:rPr>
      </w:pPr>
      <w:r w:rsidRPr="000A3B0E">
        <w:rPr>
          <w:rFonts w:ascii="Frutiger LT 45 Light" w:hAnsi="Frutiger LT 45 Light"/>
          <w:b/>
          <w:u w:val="single"/>
        </w:rPr>
        <w:br w:type="page"/>
      </w:r>
    </w:p>
    <w:p w14:paraId="5C234304" w14:textId="77777777" w:rsidR="003728D2" w:rsidRPr="004B61A7" w:rsidDel="004B61A7" w:rsidRDefault="006E0395" w:rsidP="007645DB">
      <w:pPr>
        <w:pStyle w:val="BodyText"/>
        <w:spacing w:after="480"/>
        <w:ind w:left="1264"/>
        <w:rPr>
          <w:del w:id="3804" w:author="Marciante, Teresa Lucia (IT - Roma)" w:date="2019-02-07T19:05:00Z"/>
          <w:b/>
          <w:u w:val="single"/>
        </w:rPr>
      </w:pPr>
      <w:del w:id="3805" w:author="Marciante, Teresa Lucia (IT - Roma)" w:date="2019-02-07T19:05:00Z">
        <w:r w:rsidRPr="004B61A7" w:rsidDel="004B61A7">
          <w:rPr>
            <w:b/>
            <w:u w:val="single"/>
          </w:rPr>
          <w:lastRenderedPageBreak/>
          <w:delText>Document</w:delText>
        </w:r>
        <w:r w:rsidR="003728D2" w:rsidRPr="004B61A7" w:rsidDel="004B61A7">
          <w:rPr>
            <w:b/>
            <w:u w:val="single"/>
          </w:rPr>
          <w:delText>ID</w:delText>
        </w:r>
      </w:del>
    </w:p>
    <w:p w14:paraId="4FCEC6D8" w14:textId="77777777" w:rsidR="003728D2" w:rsidRPr="004B61A7" w:rsidDel="004B61A7" w:rsidRDefault="003728D2" w:rsidP="003728D2">
      <w:pPr>
        <w:pStyle w:val="BodyText"/>
        <w:rPr>
          <w:del w:id="3806" w:author="Marciante, Teresa Lucia (IT - Roma)" w:date="2019-02-07T19:05:00Z"/>
        </w:rPr>
      </w:pPr>
      <w:del w:id="3807" w:author="Marciante, Teresa Lucia (IT - Roma)" w:date="2019-02-07T19:05:00Z">
        <w:r w:rsidRPr="004B61A7" w:rsidDel="004B61A7">
          <w:delText>È l’identificativo del documento trasmesso nella nomenclatura PEPPOL composto da: &lt;RootNamespace&gt;::&lt;documentLocalName&gt;##&lt;CustomizationID&gt;::&lt;Version&gt;.</w:delText>
        </w:r>
      </w:del>
    </w:p>
    <w:p w14:paraId="4AAF36DE" w14:textId="77777777" w:rsidR="003728D2" w:rsidRPr="004B61A7" w:rsidDel="004B61A7" w:rsidRDefault="003728D2" w:rsidP="003728D2">
      <w:pPr>
        <w:pStyle w:val="Trattino"/>
        <w:numPr>
          <w:ilvl w:val="0"/>
          <w:numId w:val="8"/>
        </w:numPr>
        <w:ind w:left="1157" w:hanging="357"/>
        <w:rPr>
          <w:del w:id="3808" w:author="Marciante, Teresa Lucia (IT - Roma)" w:date="2019-02-07T19:05:00Z"/>
        </w:rPr>
      </w:pPr>
      <w:del w:id="3809" w:author="Marciante, Teresa Lucia (IT - Roma)" w:date="2019-02-07T19:05:00Z">
        <w:r w:rsidRPr="004B61A7" w:rsidDel="004B61A7">
          <w:delText>&lt;RootNamespace&gt; è il namespace nello schema dei dati del Documento;</w:delText>
        </w:r>
      </w:del>
    </w:p>
    <w:p w14:paraId="3ED8B9CA" w14:textId="77777777" w:rsidR="003728D2" w:rsidRPr="004B61A7" w:rsidDel="004B61A7" w:rsidRDefault="003728D2" w:rsidP="003728D2">
      <w:pPr>
        <w:pStyle w:val="Trattino"/>
        <w:numPr>
          <w:ilvl w:val="0"/>
          <w:numId w:val="8"/>
        </w:numPr>
        <w:ind w:left="1157" w:hanging="357"/>
        <w:rPr>
          <w:del w:id="3810" w:author="Marciante, Teresa Lucia (IT - Roma)" w:date="2019-02-07T19:05:00Z"/>
        </w:rPr>
      </w:pPr>
      <w:del w:id="3811" w:author="Marciante, Teresa Lucia (IT - Roma)" w:date="2019-02-07T19:05:00Z">
        <w:r w:rsidRPr="004B61A7" w:rsidDel="004B61A7">
          <w:delText>&lt;documentLocalName&gt; è il nome del Documento;</w:delText>
        </w:r>
      </w:del>
    </w:p>
    <w:p w14:paraId="1B5C5DBE" w14:textId="77777777" w:rsidR="003728D2" w:rsidRPr="004B61A7" w:rsidDel="004B61A7" w:rsidRDefault="003728D2" w:rsidP="003728D2">
      <w:pPr>
        <w:pStyle w:val="Trattino"/>
        <w:numPr>
          <w:ilvl w:val="0"/>
          <w:numId w:val="8"/>
        </w:numPr>
        <w:ind w:left="1157" w:hanging="357"/>
        <w:rPr>
          <w:del w:id="3812" w:author="Marciante, Teresa Lucia (IT - Roma)" w:date="2019-02-07T19:05:00Z"/>
        </w:rPr>
      </w:pPr>
      <w:del w:id="3813" w:author="Marciante, Teresa Lucia (IT - Roma)" w:date="2019-02-07T19:05:00Z">
        <w:r w:rsidRPr="004B61A7" w:rsidDel="004B61A7">
          <w:delText>&lt;CustomizationID&gt; è il campo definito nei documenti PEPPOL BIS relativi al profilo scelto;</w:delText>
        </w:r>
      </w:del>
    </w:p>
    <w:p w14:paraId="4184EFF4" w14:textId="77777777" w:rsidR="003728D2" w:rsidRPr="004B61A7" w:rsidDel="004B61A7" w:rsidRDefault="003728D2" w:rsidP="003728D2">
      <w:pPr>
        <w:pStyle w:val="Trattino"/>
        <w:numPr>
          <w:ilvl w:val="0"/>
          <w:numId w:val="8"/>
        </w:numPr>
        <w:ind w:left="1157" w:hanging="357"/>
        <w:rPr>
          <w:del w:id="3814" w:author="Marciante, Teresa Lucia (IT - Roma)" w:date="2019-02-07T19:05:00Z"/>
        </w:rPr>
      </w:pPr>
      <w:del w:id="3815" w:author="Marciante, Teresa Lucia (IT - Roma)" w:date="2019-02-07T19:05:00Z">
        <w:r w:rsidRPr="004B61A7" w:rsidDel="004B61A7">
          <w:delText>&lt;Version&gt; si riferisce alla sintassi utilizzata (al momento è UBL 2.1).</w:delText>
        </w:r>
      </w:del>
    </w:p>
    <w:p w14:paraId="23F64ABE" w14:textId="77777777" w:rsidR="003728D2" w:rsidRPr="004B61A7" w:rsidDel="004B61A7" w:rsidRDefault="003728D2" w:rsidP="003728D2">
      <w:pPr>
        <w:pStyle w:val="BodyText"/>
        <w:rPr>
          <w:del w:id="3816" w:author="Marciante, Teresa Lucia (IT - Roma)" w:date="2019-02-07T19:05:00Z"/>
        </w:rPr>
      </w:pPr>
    </w:p>
    <w:p w14:paraId="3A9E3277" w14:textId="77777777" w:rsidR="003728D2" w:rsidRPr="004B61A7" w:rsidDel="004B61A7" w:rsidRDefault="003728D2" w:rsidP="003728D2">
      <w:pPr>
        <w:pStyle w:val="BodyText"/>
        <w:rPr>
          <w:del w:id="3817" w:author="Marciante, Teresa Lucia (IT - Roma)" w:date="2019-02-07T19:05:00Z"/>
        </w:rPr>
      </w:pPr>
      <w:del w:id="3818" w:author="Marciante, Teresa Lucia (IT - Roma)" w:date="2019-02-07T19:05:00Z">
        <w:r w:rsidRPr="004B61A7" w:rsidDel="004B61A7">
          <w:delText>Esempio Ordine:</w:delText>
        </w:r>
      </w:del>
    </w:p>
    <w:p w14:paraId="6202D818" w14:textId="77777777" w:rsidR="003728D2" w:rsidRPr="004B61A7" w:rsidDel="004B61A7" w:rsidRDefault="003728D2" w:rsidP="003728D2">
      <w:pPr>
        <w:autoSpaceDE w:val="0"/>
        <w:autoSpaceDN w:val="0"/>
        <w:adjustRightInd w:val="0"/>
        <w:spacing w:after="0" w:line="240" w:lineRule="auto"/>
        <w:rPr>
          <w:del w:id="3819" w:author="Marciante, Teresa Lucia (IT - Roma)" w:date="2019-02-07T19:05:00Z"/>
          <w:rFonts w:ascii="Garamond" w:hAnsi="Garamond" w:cs="Courier New"/>
          <w:sz w:val="18"/>
          <w:szCs w:val="18"/>
        </w:rPr>
      </w:pPr>
    </w:p>
    <w:p w14:paraId="2228FAE5" w14:textId="77777777" w:rsidR="003728D2" w:rsidRPr="004B61A7" w:rsidDel="004B61A7" w:rsidRDefault="003728D2" w:rsidP="003728D2">
      <w:pPr>
        <w:autoSpaceDE w:val="0"/>
        <w:autoSpaceDN w:val="0"/>
        <w:adjustRightInd w:val="0"/>
        <w:spacing w:after="0" w:line="240" w:lineRule="auto"/>
        <w:rPr>
          <w:del w:id="3820" w:author="Marciante, Teresa Lucia (IT - Roma)" w:date="2019-02-07T19:05:00Z"/>
          <w:rFonts w:ascii="Garamond" w:hAnsi="Garamond" w:cs="Courier New"/>
          <w:sz w:val="18"/>
          <w:szCs w:val="18"/>
        </w:rPr>
      </w:pPr>
      <w:del w:id="3821" w:author="Marciante, Teresa Lucia (IT - Roma)" w:date="2019-02-07T19:05:00Z">
        <w:r w:rsidRPr="004B61A7" w:rsidDel="004B61A7">
          <w:rPr>
            <w:rFonts w:ascii="Garamond" w:hAnsi="Garamond" w:cs="Courier New"/>
            <w:sz w:val="18"/>
            <w:szCs w:val="18"/>
          </w:rPr>
          <w:delText>&lt;Scope&gt;</w:delText>
        </w:r>
      </w:del>
    </w:p>
    <w:p w14:paraId="192DE56E" w14:textId="77777777" w:rsidR="003728D2" w:rsidRPr="004B61A7" w:rsidDel="004B61A7" w:rsidRDefault="003728D2" w:rsidP="003728D2">
      <w:pPr>
        <w:autoSpaceDE w:val="0"/>
        <w:autoSpaceDN w:val="0"/>
        <w:adjustRightInd w:val="0"/>
        <w:spacing w:after="0" w:line="240" w:lineRule="auto"/>
        <w:rPr>
          <w:del w:id="3822" w:author="Marciante, Teresa Lucia (IT - Roma)" w:date="2019-02-07T19:05:00Z"/>
          <w:rFonts w:ascii="Garamond" w:hAnsi="Garamond" w:cs="Courier New"/>
          <w:sz w:val="18"/>
          <w:szCs w:val="18"/>
        </w:rPr>
      </w:pPr>
      <w:del w:id="3823" w:author="Marciante, Teresa Lucia (IT - Roma)" w:date="2019-02-07T19:05:00Z">
        <w:r w:rsidRPr="004B61A7" w:rsidDel="004B61A7">
          <w:rPr>
            <w:rFonts w:ascii="Garamond" w:hAnsi="Garamond" w:cs="Courier New"/>
            <w:sz w:val="18"/>
            <w:szCs w:val="18"/>
          </w:rPr>
          <w:tab/>
          <w:delText>&lt;Type&gt;DOCUMENTID&lt;/Type&gt;</w:delText>
        </w:r>
      </w:del>
    </w:p>
    <w:p w14:paraId="10C77652" w14:textId="77777777" w:rsidR="003728D2" w:rsidRPr="004B61A7" w:rsidDel="004B61A7" w:rsidRDefault="003728D2" w:rsidP="003728D2">
      <w:pPr>
        <w:autoSpaceDE w:val="0"/>
        <w:autoSpaceDN w:val="0"/>
        <w:adjustRightInd w:val="0"/>
        <w:spacing w:after="0" w:line="240" w:lineRule="auto"/>
        <w:ind w:left="227"/>
        <w:rPr>
          <w:del w:id="3824" w:author="Marciante, Teresa Lucia (IT - Roma)" w:date="2019-02-07T19:05:00Z"/>
          <w:rFonts w:ascii="Garamond" w:hAnsi="Garamond" w:cs="Courier New"/>
          <w:sz w:val="18"/>
          <w:szCs w:val="18"/>
          <w:lang w:val="en-US"/>
        </w:rPr>
      </w:pPr>
      <w:del w:id="3825" w:author="Marciante, Teresa Lucia (IT - Roma)" w:date="2019-02-07T19:05:00Z">
        <w:r w:rsidRPr="004B61A7" w:rsidDel="004B61A7">
          <w:rPr>
            <w:rFonts w:ascii="Garamond" w:hAnsi="Garamond" w:cs="Courier New"/>
            <w:sz w:val="18"/>
            <w:szCs w:val="18"/>
            <w:lang w:val="en-US"/>
          </w:rPr>
          <w:delText>&lt;InstanceIdentifier&gt;urn:oasis:names:specification:ubl:schema:xsd:Order-2::Order##urn:</w:delText>
        </w:r>
        <w:r w:rsidR="006C08BC" w:rsidRPr="004B61A7" w:rsidDel="004B61A7">
          <w:rPr>
            <w:rFonts w:ascii="Garamond" w:hAnsi="Garamond" w:cs="Courier New"/>
            <w:sz w:val="18"/>
            <w:szCs w:val="18"/>
            <w:lang w:val="en-US"/>
          </w:rPr>
          <w:delText>fdc:peppol.eu:poacc:trns:order:3</w:delText>
        </w:r>
        <w:r w:rsidRPr="004B61A7" w:rsidDel="004B61A7">
          <w:rPr>
            <w:rFonts w:ascii="Garamond" w:hAnsi="Garamond" w:cs="Courier New"/>
            <w:sz w:val="18"/>
            <w:szCs w:val="18"/>
            <w:lang w:val="en-US"/>
          </w:rPr>
          <w:delText>::</w:delText>
        </w:r>
        <w:r w:rsidR="006C08BC" w:rsidRPr="004B61A7" w:rsidDel="004B61A7">
          <w:rPr>
            <w:rFonts w:ascii="Garamond" w:hAnsi="Garamond" w:cs="Courier New"/>
            <w:sz w:val="18"/>
            <w:szCs w:val="18"/>
            <w:lang w:val="en-US"/>
          </w:rPr>
          <w:delText>2.1</w:delText>
        </w:r>
        <w:r w:rsidRPr="004B61A7" w:rsidDel="004B61A7">
          <w:rPr>
            <w:rFonts w:ascii="Garamond" w:hAnsi="Garamond" w:cs="Courier New"/>
            <w:sz w:val="18"/>
            <w:szCs w:val="18"/>
            <w:lang w:val="en-US"/>
          </w:rPr>
          <w:delText>&lt;/InstanceIdentifier&gt;</w:delText>
        </w:r>
      </w:del>
    </w:p>
    <w:p w14:paraId="4F12D498" w14:textId="77777777" w:rsidR="003728D2" w:rsidRPr="004B61A7" w:rsidDel="004B61A7" w:rsidRDefault="003728D2" w:rsidP="003728D2">
      <w:pPr>
        <w:autoSpaceDE w:val="0"/>
        <w:autoSpaceDN w:val="0"/>
        <w:adjustRightInd w:val="0"/>
        <w:spacing w:after="0" w:line="240" w:lineRule="auto"/>
        <w:rPr>
          <w:del w:id="3826" w:author="Marciante, Teresa Lucia (IT - Roma)" w:date="2019-02-07T19:05:00Z"/>
          <w:rFonts w:ascii="Garamond" w:hAnsi="Garamond" w:cs="Courier New"/>
          <w:sz w:val="18"/>
          <w:szCs w:val="18"/>
        </w:rPr>
      </w:pPr>
      <w:del w:id="3827" w:author="Marciante, Teresa Lucia (IT - Roma)" w:date="2019-02-07T19:05:00Z">
        <w:r w:rsidRPr="004B61A7" w:rsidDel="004B61A7">
          <w:rPr>
            <w:rFonts w:ascii="Garamond" w:hAnsi="Garamond" w:cs="Courier New"/>
            <w:sz w:val="18"/>
            <w:szCs w:val="18"/>
          </w:rPr>
          <w:delText>&lt;/Scope&gt;</w:delText>
        </w:r>
      </w:del>
    </w:p>
    <w:p w14:paraId="2072BCE3" w14:textId="77777777" w:rsidR="003728D2" w:rsidRPr="004B61A7" w:rsidDel="004B61A7" w:rsidRDefault="003728D2" w:rsidP="003728D2">
      <w:pPr>
        <w:autoSpaceDE w:val="0"/>
        <w:autoSpaceDN w:val="0"/>
        <w:adjustRightInd w:val="0"/>
        <w:spacing w:after="0" w:line="240" w:lineRule="auto"/>
        <w:rPr>
          <w:del w:id="3828" w:author="Marciante, Teresa Lucia (IT - Roma)" w:date="2019-02-07T19:05:00Z"/>
          <w:rFonts w:ascii="Frutiger LT 45 Light" w:hAnsi="Frutiger LT 45 Light" w:cs="Courier New"/>
        </w:rPr>
      </w:pPr>
    </w:p>
    <w:p w14:paraId="6CC518FE" w14:textId="77777777" w:rsidR="003728D2" w:rsidRPr="004B61A7" w:rsidDel="004B61A7" w:rsidRDefault="003728D2" w:rsidP="003728D2">
      <w:pPr>
        <w:autoSpaceDE w:val="0"/>
        <w:autoSpaceDN w:val="0"/>
        <w:adjustRightInd w:val="0"/>
        <w:spacing w:after="0" w:line="240" w:lineRule="auto"/>
        <w:rPr>
          <w:del w:id="3829" w:author="Marciante, Teresa Lucia (IT - Roma)" w:date="2019-02-07T19:05:00Z"/>
        </w:rPr>
      </w:pPr>
    </w:p>
    <w:p w14:paraId="605CC1E1" w14:textId="77777777" w:rsidR="003728D2" w:rsidRPr="004B61A7" w:rsidDel="004B61A7" w:rsidRDefault="003728D2" w:rsidP="003728D2">
      <w:pPr>
        <w:pStyle w:val="BodyText"/>
        <w:rPr>
          <w:del w:id="3830" w:author="Marciante, Teresa Lucia (IT - Roma)" w:date="2019-02-07T19:05:00Z"/>
        </w:rPr>
      </w:pPr>
      <w:del w:id="3831" w:author="Marciante, Teresa Lucia (IT - Roma)" w:date="2019-02-07T19:05:00Z">
        <w:r w:rsidRPr="004B61A7" w:rsidDel="004B61A7">
          <w:delText>Esempio  Risposta:</w:delText>
        </w:r>
      </w:del>
    </w:p>
    <w:p w14:paraId="6186CD72" w14:textId="77777777" w:rsidR="003728D2" w:rsidRPr="004B61A7" w:rsidDel="004B61A7" w:rsidRDefault="003728D2" w:rsidP="003728D2">
      <w:pPr>
        <w:autoSpaceDE w:val="0"/>
        <w:autoSpaceDN w:val="0"/>
        <w:adjustRightInd w:val="0"/>
        <w:spacing w:after="0" w:line="240" w:lineRule="auto"/>
        <w:rPr>
          <w:del w:id="3832" w:author="Marciante, Teresa Lucia (IT - Roma)" w:date="2019-02-07T19:05:00Z"/>
          <w:rFonts w:ascii="Garamond" w:hAnsi="Garamond" w:cs="Courier New"/>
          <w:sz w:val="18"/>
          <w:szCs w:val="18"/>
        </w:rPr>
      </w:pPr>
    </w:p>
    <w:p w14:paraId="0B848029" w14:textId="77777777" w:rsidR="003728D2" w:rsidRPr="004B61A7" w:rsidDel="004B61A7" w:rsidRDefault="003728D2" w:rsidP="003728D2">
      <w:pPr>
        <w:autoSpaceDE w:val="0"/>
        <w:autoSpaceDN w:val="0"/>
        <w:adjustRightInd w:val="0"/>
        <w:spacing w:after="0" w:line="240" w:lineRule="auto"/>
        <w:rPr>
          <w:del w:id="3833" w:author="Marciante, Teresa Lucia (IT - Roma)" w:date="2019-02-07T19:05:00Z"/>
          <w:rFonts w:ascii="Garamond" w:hAnsi="Garamond" w:cs="Courier New"/>
          <w:sz w:val="18"/>
          <w:szCs w:val="18"/>
        </w:rPr>
      </w:pPr>
      <w:del w:id="3834" w:author="Marciante, Teresa Lucia (IT - Roma)" w:date="2019-02-07T19:05:00Z">
        <w:r w:rsidRPr="004B61A7" w:rsidDel="004B61A7">
          <w:rPr>
            <w:rFonts w:ascii="Garamond" w:hAnsi="Garamond" w:cs="Courier New"/>
            <w:sz w:val="18"/>
            <w:szCs w:val="18"/>
          </w:rPr>
          <w:delText>&lt;Scope&gt;</w:delText>
        </w:r>
      </w:del>
    </w:p>
    <w:p w14:paraId="75354E07" w14:textId="77777777" w:rsidR="003728D2" w:rsidRPr="004B61A7" w:rsidDel="004B61A7" w:rsidRDefault="003728D2" w:rsidP="003728D2">
      <w:pPr>
        <w:autoSpaceDE w:val="0"/>
        <w:autoSpaceDN w:val="0"/>
        <w:adjustRightInd w:val="0"/>
        <w:spacing w:after="0" w:line="240" w:lineRule="auto"/>
        <w:rPr>
          <w:del w:id="3835" w:author="Marciante, Teresa Lucia (IT - Roma)" w:date="2019-02-07T19:05:00Z"/>
          <w:rFonts w:ascii="Garamond" w:hAnsi="Garamond" w:cs="Courier New"/>
          <w:sz w:val="18"/>
          <w:szCs w:val="18"/>
        </w:rPr>
      </w:pPr>
      <w:del w:id="3836" w:author="Marciante, Teresa Lucia (IT - Roma)" w:date="2019-02-07T19:05:00Z">
        <w:r w:rsidRPr="004B61A7" w:rsidDel="004B61A7">
          <w:rPr>
            <w:rFonts w:ascii="Garamond" w:hAnsi="Garamond" w:cs="Courier New"/>
            <w:sz w:val="18"/>
            <w:szCs w:val="18"/>
          </w:rPr>
          <w:tab/>
          <w:delText>&lt;Type&gt;DOCUMENTID&lt;/Type&gt;</w:delText>
        </w:r>
      </w:del>
    </w:p>
    <w:p w14:paraId="18FF5809" w14:textId="77777777" w:rsidR="003728D2" w:rsidRPr="004B61A7" w:rsidDel="004B61A7" w:rsidRDefault="003728D2" w:rsidP="003728D2">
      <w:pPr>
        <w:autoSpaceDE w:val="0"/>
        <w:autoSpaceDN w:val="0"/>
        <w:adjustRightInd w:val="0"/>
        <w:spacing w:after="0" w:line="240" w:lineRule="auto"/>
        <w:ind w:left="227"/>
        <w:rPr>
          <w:del w:id="3837" w:author="Marciante, Teresa Lucia (IT - Roma)" w:date="2019-02-07T19:05:00Z"/>
          <w:rFonts w:ascii="Garamond" w:hAnsi="Garamond" w:cs="Courier New"/>
          <w:sz w:val="18"/>
          <w:szCs w:val="18"/>
          <w:lang w:val="en-US"/>
        </w:rPr>
      </w:pPr>
      <w:del w:id="3838" w:author="Marciante, Teresa Lucia (IT - Roma)" w:date="2019-02-07T19:05:00Z">
        <w:r w:rsidRPr="004B61A7" w:rsidDel="004B61A7">
          <w:rPr>
            <w:rFonts w:ascii="Garamond" w:hAnsi="Garamond" w:cs="Courier New"/>
            <w:sz w:val="18"/>
            <w:szCs w:val="18"/>
            <w:lang w:val="en-US"/>
          </w:rPr>
          <w:delText>&lt;InstanceIdentifier&gt; urn:oasis:names:specification:ubl:schema:xsd:OrderResponse-2::OrderResponse##urn:</w:delText>
        </w:r>
        <w:r w:rsidR="006C08BC" w:rsidRPr="004B61A7" w:rsidDel="004B61A7">
          <w:rPr>
            <w:rFonts w:ascii="Garamond" w:hAnsi="Garamond" w:cs="Courier New"/>
            <w:sz w:val="18"/>
            <w:szCs w:val="18"/>
            <w:lang w:val="en-US"/>
          </w:rPr>
          <w:delText>fdc:peppol.eu:poacc:trns:order_response:3</w:delText>
        </w:r>
        <w:r w:rsidRPr="004B61A7" w:rsidDel="004B61A7">
          <w:rPr>
            <w:rFonts w:ascii="Garamond" w:hAnsi="Garamond" w:cs="Courier New"/>
            <w:sz w:val="18"/>
            <w:szCs w:val="18"/>
            <w:lang w:val="en-US"/>
          </w:rPr>
          <w:delText>::</w:delText>
        </w:r>
        <w:r w:rsidR="006C08BC" w:rsidRPr="004B61A7" w:rsidDel="004B61A7">
          <w:rPr>
            <w:rFonts w:ascii="Garamond" w:hAnsi="Garamond" w:cs="Courier New"/>
            <w:sz w:val="18"/>
            <w:szCs w:val="18"/>
            <w:lang w:val="en-US"/>
          </w:rPr>
          <w:delText>2.1</w:delText>
        </w:r>
        <w:r w:rsidRPr="004B61A7" w:rsidDel="004B61A7">
          <w:rPr>
            <w:rFonts w:ascii="Garamond" w:hAnsi="Garamond" w:cs="Courier New"/>
            <w:sz w:val="18"/>
            <w:szCs w:val="18"/>
            <w:lang w:val="en-US"/>
          </w:rPr>
          <w:delText>&lt;/InstanceIdentifier&gt;</w:delText>
        </w:r>
      </w:del>
    </w:p>
    <w:p w14:paraId="16E0FD8E" w14:textId="77777777" w:rsidR="003728D2" w:rsidRPr="004B61A7" w:rsidDel="004B61A7" w:rsidRDefault="003728D2" w:rsidP="003728D2">
      <w:pPr>
        <w:autoSpaceDE w:val="0"/>
        <w:autoSpaceDN w:val="0"/>
        <w:adjustRightInd w:val="0"/>
        <w:spacing w:after="0" w:line="240" w:lineRule="auto"/>
        <w:rPr>
          <w:del w:id="3839" w:author="Marciante, Teresa Lucia (IT - Roma)" w:date="2019-02-07T19:05:00Z"/>
          <w:rFonts w:ascii="Garamond" w:hAnsi="Garamond" w:cs="Courier New"/>
          <w:sz w:val="18"/>
          <w:szCs w:val="18"/>
        </w:rPr>
      </w:pPr>
      <w:del w:id="3840" w:author="Marciante, Teresa Lucia (IT - Roma)" w:date="2019-02-07T19:05:00Z">
        <w:r w:rsidRPr="004B61A7" w:rsidDel="004B61A7">
          <w:rPr>
            <w:rFonts w:ascii="Garamond" w:hAnsi="Garamond" w:cs="Courier New"/>
            <w:sz w:val="18"/>
            <w:szCs w:val="18"/>
          </w:rPr>
          <w:delText>&lt;/Scope&gt;</w:delText>
        </w:r>
      </w:del>
    </w:p>
    <w:p w14:paraId="506BF179" w14:textId="77777777" w:rsidR="003728D2" w:rsidRPr="004B61A7" w:rsidDel="004B61A7" w:rsidRDefault="003728D2" w:rsidP="003728D2">
      <w:pPr>
        <w:autoSpaceDE w:val="0"/>
        <w:autoSpaceDN w:val="0"/>
        <w:adjustRightInd w:val="0"/>
        <w:spacing w:after="0" w:line="240" w:lineRule="auto"/>
        <w:rPr>
          <w:del w:id="3841" w:author="Marciante, Teresa Lucia (IT - Roma)" w:date="2019-02-07T19:05:00Z"/>
        </w:rPr>
      </w:pPr>
    </w:p>
    <w:p w14:paraId="581B9455" w14:textId="77777777" w:rsidR="003728D2" w:rsidRPr="004B61A7" w:rsidDel="004B61A7" w:rsidRDefault="003728D2" w:rsidP="003728D2">
      <w:pPr>
        <w:pStyle w:val="BodyText"/>
        <w:rPr>
          <w:del w:id="3842" w:author="Marciante, Teresa Lucia (IT - Roma)" w:date="2019-02-07T19:05:00Z"/>
        </w:rPr>
      </w:pPr>
      <w:del w:id="3843" w:author="Marciante, Teresa Lucia (IT - Roma)" w:date="2019-02-07T19:05:00Z">
        <w:r w:rsidRPr="004B61A7" w:rsidDel="004B61A7">
          <w:delText>Esempio Ordine pre-concordato:</w:delText>
        </w:r>
      </w:del>
    </w:p>
    <w:p w14:paraId="351677DE" w14:textId="77777777" w:rsidR="003728D2" w:rsidRPr="004B61A7" w:rsidDel="004B61A7" w:rsidRDefault="003728D2" w:rsidP="003728D2">
      <w:pPr>
        <w:autoSpaceDE w:val="0"/>
        <w:autoSpaceDN w:val="0"/>
        <w:adjustRightInd w:val="0"/>
        <w:spacing w:after="0" w:line="240" w:lineRule="auto"/>
        <w:rPr>
          <w:del w:id="3844" w:author="Marciante, Teresa Lucia (IT - Roma)" w:date="2019-02-07T19:05:00Z"/>
          <w:rFonts w:ascii="Garamond" w:hAnsi="Garamond" w:cs="Courier New"/>
          <w:sz w:val="18"/>
          <w:szCs w:val="18"/>
        </w:rPr>
      </w:pPr>
    </w:p>
    <w:p w14:paraId="3A014435" w14:textId="77777777" w:rsidR="003728D2" w:rsidRPr="004B61A7" w:rsidDel="004B61A7" w:rsidRDefault="003728D2" w:rsidP="003728D2">
      <w:pPr>
        <w:autoSpaceDE w:val="0"/>
        <w:autoSpaceDN w:val="0"/>
        <w:adjustRightInd w:val="0"/>
        <w:spacing w:after="0" w:line="240" w:lineRule="auto"/>
        <w:rPr>
          <w:del w:id="3845" w:author="Marciante, Teresa Lucia (IT - Roma)" w:date="2019-02-07T19:05:00Z"/>
          <w:rFonts w:ascii="Garamond" w:hAnsi="Garamond" w:cs="Courier New"/>
          <w:sz w:val="18"/>
          <w:szCs w:val="18"/>
          <w:lang w:val="en-US"/>
        </w:rPr>
      </w:pPr>
      <w:del w:id="3846" w:author="Marciante, Teresa Lucia (IT - Roma)" w:date="2019-02-07T19:05:00Z">
        <w:r w:rsidRPr="004B61A7" w:rsidDel="004B61A7">
          <w:rPr>
            <w:rFonts w:ascii="Garamond" w:hAnsi="Garamond" w:cs="Courier New"/>
            <w:sz w:val="18"/>
            <w:szCs w:val="18"/>
            <w:lang w:val="en-US"/>
          </w:rPr>
          <w:delText>&lt;Scope&gt;</w:delText>
        </w:r>
      </w:del>
    </w:p>
    <w:p w14:paraId="5DA286CF" w14:textId="77777777" w:rsidR="003728D2" w:rsidRPr="004B61A7" w:rsidDel="004B61A7" w:rsidRDefault="003728D2" w:rsidP="003728D2">
      <w:pPr>
        <w:autoSpaceDE w:val="0"/>
        <w:autoSpaceDN w:val="0"/>
        <w:adjustRightInd w:val="0"/>
        <w:spacing w:after="0" w:line="240" w:lineRule="auto"/>
        <w:rPr>
          <w:del w:id="3847" w:author="Marciante, Teresa Lucia (IT - Roma)" w:date="2019-02-07T19:05:00Z"/>
          <w:rFonts w:ascii="Garamond" w:hAnsi="Garamond" w:cs="Courier New"/>
          <w:sz w:val="18"/>
          <w:szCs w:val="18"/>
          <w:lang w:val="en-US"/>
        </w:rPr>
      </w:pPr>
      <w:del w:id="3848" w:author="Marciante, Teresa Lucia (IT - Roma)" w:date="2019-02-07T19:05:00Z">
        <w:r w:rsidRPr="004B61A7" w:rsidDel="004B61A7">
          <w:rPr>
            <w:rFonts w:ascii="Garamond" w:hAnsi="Garamond" w:cs="Courier New"/>
            <w:sz w:val="18"/>
            <w:szCs w:val="18"/>
            <w:lang w:val="en-US"/>
          </w:rPr>
          <w:tab/>
          <w:delText>&lt;Type&gt;DOCUMENTID&lt;/Type&gt;</w:delText>
        </w:r>
      </w:del>
    </w:p>
    <w:p w14:paraId="3F1AA012" w14:textId="77777777" w:rsidR="003728D2" w:rsidRPr="004B61A7" w:rsidDel="004B61A7" w:rsidRDefault="003728D2" w:rsidP="003728D2">
      <w:pPr>
        <w:autoSpaceDE w:val="0"/>
        <w:autoSpaceDN w:val="0"/>
        <w:adjustRightInd w:val="0"/>
        <w:spacing w:after="0" w:line="240" w:lineRule="auto"/>
        <w:ind w:left="227"/>
        <w:rPr>
          <w:del w:id="3849" w:author="Marciante, Teresa Lucia (IT - Roma)" w:date="2019-02-07T19:05:00Z"/>
          <w:rFonts w:ascii="Garamond" w:hAnsi="Garamond" w:cs="Courier New"/>
          <w:sz w:val="18"/>
          <w:szCs w:val="18"/>
          <w:lang w:val="en-US"/>
        </w:rPr>
      </w:pPr>
      <w:del w:id="3850" w:author="Marciante, Teresa Lucia (IT - Roma)" w:date="2019-02-07T19:05:00Z">
        <w:r w:rsidRPr="004B61A7" w:rsidDel="004B61A7">
          <w:rPr>
            <w:rFonts w:ascii="Garamond" w:hAnsi="Garamond" w:cs="Courier New"/>
            <w:sz w:val="18"/>
            <w:szCs w:val="18"/>
            <w:lang w:val="en-US"/>
          </w:rPr>
          <w:delText>&lt;InstanceIdentifier&gt; urn:oasis:names:specification:ubl:schema:xsd:OrderResponse-2::OrderResponse##urn:</w:delText>
        </w:r>
        <w:r w:rsidR="00DB48E3" w:rsidRPr="004B61A7" w:rsidDel="004B61A7">
          <w:rPr>
            <w:rFonts w:ascii="Garamond" w:hAnsi="Garamond" w:cs="Courier New"/>
            <w:sz w:val="18"/>
            <w:szCs w:val="18"/>
            <w:lang w:val="en-US"/>
          </w:rPr>
          <w:delText>fdc:peppol.eu:poacc:trns:order_agreement:3</w:delText>
        </w:r>
        <w:r w:rsidRPr="004B61A7" w:rsidDel="004B61A7">
          <w:rPr>
            <w:rFonts w:ascii="Garamond" w:hAnsi="Garamond" w:cs="Courier New"/>
            <w:sz w:val="18"/>
            <w:szCs w:val="18"/>
            <w:lang w:val="en-US"/>
          </w:rPr>
          <w:delText>::2.1&lt;/InstanceIdentifier&gt;</w:delText>
        </w:r>
      </w:del>
    </w:p>
    <w:p w14:paraId="7B7BA974" w14:textId="77777777" w:rsidR="003728D2" w:rsidRPr="004B61A7" w:rsidDel="004B61A7" w:rsidRDefault="003728D2" w:rsidP="003728D2">
      <w:pPr>
        <w:autoSpaceDE w:val="0"/>
        <w:autoSpaceDN w:val="0"/>
        <w:adjustRightInd w:val="0"/>
        <w:spacing w:after="0" w:line="240" w:lineRule="auto"/>
        <w:rPr>
          <w:del w:id="3851" w:author="Marciante, Teresa Lucia (IT - Roma)" w:date="2019-02-07T19:05:00Z"/>
          <w:rFonts w:ascii="Garamond" w:hAnsi="Garamond" w:cs="Courier New"/>
          <w:sz w:val="18"/>
          <w:szCs w:val="18"/>
        </w:rPr>
      </w:pPr>
      <w:del w:id="3852" w:author="Marciante, Teresa Lucia (IT - Roma)" w:date="2019-02-07T19:05:00Z">
        <w:r w:rsidRPr="004B61A7" w:rsidDel="004B61A7">
          <w:rPr>
            <w:rFonts w:ascii="Garamond" w:hAnsi="Garamond" w:cs="Courier New"/>
            <w:sz w:val="18"/>
            <w:szCs w:val="18"/>
          </w:rPr>
          <w:delText>&lt;/Scope&gt;</w:delText>
        </w:r>
      </w:del>
    </w:p>
    <w:p w14:paraId="5220BBF4" w14:textId="77777777" w:rsidR="003728D2" w:rsidRPr="004B61A7" w:rsidDel="004B61A7" w:rsidRDefault="003728D2" w:rsidP="003728D2">
      <w:pPr>
        <w:autoSpaceDE w:val="0"/>
        <w:autoSpaceDN w:val="0"/>
        <w:adjustRightInd w:val="0"/>
        <w:spacing w:after="0" w:line="240" w:lineRule="auto"/>
        <w:rPr>
          <w:del w:id="3853" w:author="Marciante, Teresa Lucia (IT - Roma)" w:date="2019-02-07T19:05:00Z"/>
          <w:rFonts w:ascii="Garamond" w:hAnsi="Garamond" w:cs="Courier New"/>
          <w:sz w:val="18"/>
          <w:szCs w:val="18"/>
        </w:rPr>
      </w:pPr>
    </w:p>
    <w:p w14:paraId="4CD7605F" w14:textId="77777777" w:rsidR="003728D2" w:rsidRPr="004B61A7" w:rsidDel="004B61A7" w:rsidRDefault="003728D2" w:rsidP="003728D2">
      <w:pPr>
        <w:pStyle w:val="BodyText"/>
        <w:rPr>
          <w:del w:id="3854" w:author="Marciante, Teresa Lucia (IT - Roma)" w:date="2019-02-07T19:05:00Z"/>
        </w:rPr>
      </w:pPr>
      <w:del w:id="3855" w:author="Marciante, Teresa Lucia (IT - Roma)" w:date="2019-02-07T19:05:00Z">
        <w:r w:rsidRPr="004B61A7" w:rsidDel="004B61A7">
          <w:delText xml:space="preserve">Esempio </w:delText>
        </w:r>
        <w:r w:rsidR="006113A1" w:rsidRPr="004B61A7" w:rsidDel="004B61A7">
          <w:delText>Ordine di riscontro</w:delText>
        </w:r>
        <w:r w:rsidRPr="004B61A7" w:rsidDel="004B61A7">
          <w:delText>:</w:delText>
        </w:r>
      </w:del>
    </w:p>
    <w:p w14:paraId="7D990974" w14:textId="77777777" w:rsidR="003728D2" w:rsidRPr="004B61A7" w:rsidDel="004B61A7" w:rsidRDefault="003728D2" w:rsidP="003728D2">
      <w:pPr>
        <w:autoSpaceDE w:val="0"/>
        <w:autoSpaceDN w:val="0"/>
        <w:adjustRightInd w:val="0"/>
        <w:spacing w:after="0" w:line="240" w:lineRule="auto"/>
        <w:rPr>
          <w:del w:id="3856" w:author="Marciante, Teresa Lucia (IT - Roma)" w:date="2019-02-07T19:05:00Z"/>
          <w:rFonts w:ascii="Garamond" w:hAnsi="Garamond" w:cs="Courier New"/>
          <w:sz w:val="18"/>
          <w:szCs w:val="18"/>
        </w:rPr>
      </w:pPr>
    </w:p>
    <w:p w14:paraId="730CAB63" w14:textId="77777777" w:rsidR="003728D2" w:rsidRPr="004B61A7" w:rsidDel="004B61A7" w:rsidRDefault="003728D2" w:rsidP="003728D2">
      <w:pPr>
        <w:autoSpaceDE w:val="0"/>
        <w:autoSpaceDN w:val="0"/>
        <w:adjustRightInd w:val="0"/>
        <w:spacing w:after="0" w:line="240" w:lineRule="auto"/>
        <w:rPr>
          <w:del w:id="3857" w:author="Marciante, Teresa Lucia (IT - Roma)" w:date="2019-02-07T19:05:00Z"/>
          <w:rFonts w:ascii="Garamond" w:hAnsi="Garamond" w:cs="Courier New"/>
          <w:sz w:val="18"/>
          <w:szCs w:val="18"/>
          <w:lang w:val="en-US"/>
        </w:rPr>
      </w:pPr>
      <w:del w:id="3858" w:author="Marciante, Teresa Lucia (IT - Roma)" w:date="2019-02-07T19:05:00Z">
        <w:r w:rsidRPr="004B61A7" w:rsidDel="004B61A7">
          <w:rPr>
            <w:rFonts w:ascii="Garamond" w:hAnsi="Garamond" w:cs="Courier New"/>
            <w:sz w:val="18"/>
            <w:szCs w:val="18"/>
            <w:lang w:val="en-US"/>
          </w:rPr>
          <w:delText>&lt;Scope&gt;</w:delText>
        </w:r>
      </w:del>
    </w:p>
    <w:p w14:paraId="4817E5BB" w14:textId="77777777" w:rsidR="003728D2" w:rsidRPr="004B61A7" w:rsidDel="004B61A7" w:rsidRDefault="003728D2" w:rsidP="003728D2">
      <w:pPr>
        <w:autoSpaceDE w:val="0"/>
        <w:autoSpaceDN w:val="0"/>
        <w:adjustRightInd w:val="0"/>
        <w:spacing w:after="0" w:line="240" w:lineRule="auto"/>
        <w:rPr>
          <w:del w:id="3859" w:author="Marciante, Teresa Lucia (IT - Roma)" w:date="2019-02-07T19:05:00Z"/>
          <w:rFonts w:ascii="Garamond" w:hAnsi="Garamond" w:cs="Courier New"/>
          <w:sz w:val="18"/>
          <w:szCs w:val="18"/>
          <w:lang w:val="en-US"/>
        </w:rPr>
      </w:pPr>
      <w:del w:id="3860" w:author="Marciante, Teresa Lucia (IT - Roma)" w:date="2019-02-07T19:05:00Z">
        <w:r w:rsidRPr="004B61A7" w:rsidDel="004B61A7">
          <w:rPr>
            <w:rFonts w:ascii="Garamond" w:hAnsi="Garamond" w:cs="Courier New"/>
            <w:sz w:val="18"/>
            <w:szCs w:val="18"/>
            <w:lang w:val="en-US"/>
          </w:rPr>
          <w:tab/>
          <w:delText>&lt;Type&gt;DOCUMENTID&lt;/Type&gt;</w:delText>
        </w:r>
      </w:del>
    </w:p>
    <w:p w14:paraId="57D51F02" w14:textId="77777777" w:rsidR="003728D2" w:rsidRPr="004B61A7" w:rsidDel="004B61A7" w:rsidRDefault="003728D2" w:rsidP="003728D2">
      <w:pPr>
        <w:autoSpaceDE w:val="0"/>
        <w:autoSpaceDN w:val="0"/>
        <w:adjustRightInd w:val="0"/>
        <w:spacing w:after="0" w:line="240" w:lineRule="auto"/>
        <w:ind w:left="227"/>
        <w:rPr>
          <w:del w:id="3861" w:author="Marciante, Teresa Lucia (IT - Roma)" w:date="2019-02-07T19:05:00Z"/>
          <w:rFonts w:ascii="Frutiger LT 45 Light" w:hAnsi="Frutiger LT 45 Light" w:cs="Courier New"/>
          <w:lang w:val="en-US"/>
        </w:rPr>
      </w:pPr>
      <w:del w:id="3862" w:author="Marciante, Teresa Lucia (IT - Roma)" w:date="2019-02-07T19:05:00Z">
        <w:r w:rsidRPr="004B61A7" w:rsidDel="004B61A7">
          <w:rPr>
            <w:rFonts w:ascii="Garamond" w:hAnsi="Garamond" w:cs="Courier New"/>
            <w:sz w:val="18"/>
            <w:szCs w:val="18"/>
            <w:lang w:val="en-US"/>
          </w:rPr>
          <w:delText>&lt;InstanceIdentifier&gt; urn:oasis:names:specification:ubl:schema:xsd:Order-2::Order ##urn:</w:delText>
        </w:r>
        <w:r w:rsidR="00DB48E3" w:rsidRPr="004B61A7" w:rsidDel="004B61A7">
          <w:rPr>
            <w:rFonts w:ascii="Garamond" w:hAnsi="Garamond" w:cs="Courier New"/>
            <w:sz w:val="18"/>
            <w:szCs w:val="18"/>
            <w:lang w:val="en-US"/>
          </w:rPr>
          <w:delText>fdc:peppol.eu:poacc:trns:order:3</w:delText>
        </w:r>
        <w:r w:rsidRPr="004B61A7" w:rsidDel="004B61A7">
          <w:rPr>
            <w:rFonts w:ascii="Garamond" w:hAnsi="Garamond" w:cs="Courier New"/>
            <w:sz w:val="18"/>
            <w:szCs w:val="18"/>
            <w:lang w:val="en-US"/>
          </w:rPr>
          <w:delText>::2.1&lt;/InstanceIdentifier&gt;</w:delText>
        </w:r>
      </w:del>
    </w:p>
    <w:p w14:paraId="26137508" w14:textId="77777777" w:rsidR="003728D2" w:rsidRPr="004B61A7" w:rsidDel="004B61A7" w:rsidRDefault="003728D2" w:rsidP="003728D2">
      <w:pPr>
        <w:autoSpaceDE w:val="0"/>
        <w:autoSpaceDN w:val="0"/>
        <w:adjustRightInd w:val="0"/>
        <w:spacing w:after="0" w:line="240" w:lineRule="auto"/>
        <w:rPr>
          <w:del w:id="3863" w:author="Marciante, Teresa Lucia (IT - Roma)" w:date="2019-02-07T19:05:00Z"/>
          <w:rFonts w:ascii="Garamond" w:hAnsi="Garamond" w:cs="Courier New"/>
          <w:sz w:val="18"/>
          <w:szCs w:val="18"/>
        </w:rPr>
      </w:pPr>
      <w:del w:id="3864" w:author="Marciante, Teresa Lucia (IT - Roma)" w:date="2019-02-07T19:05:00Z">
        <w:r w:rsidRPr="004B61A7" w:rsidDel="004B61A7">
          <w:rPr>
            <w:rFonts w:ascii="Garamond" w:hAnsi="Garamond" w:cs="Courier New"/>
            <w:sz w:val="18"/>
            <w:szCs w:val="18"/>
          </w:rPr>
          <w:delText>&lt;/Scope&gt;</w:delText>
        </w:r>
      </w:del>
    </w:p>
    <w:p w14:paraId="537D7D8F" w14:textId="77777777" w:rsidR="003728D2" w:rsidRPr="001655E5" w:rsidRDefault="003728D2" w:rsidP="003728D2">
      <w:pPr>
        <w:rPr>
          <w:rFonts w:ascii="Frutiger LT 45 Light" w:eastAsia="Times New Roman" w:hAnsi="Frutiger LT 45 Light" w:cs="Times New Roman"/>
          <w:b/>
          <w:strike/>
          <w:u w:val="single"/>
        </w:rPr>
      </w:pPr>
      <w:r w:rsidRPr="001655E5">
        <w:rPr>
          <w:b/>
          <w:strike/>
          <w:u w:val="single"/>
        </w:rPr>
        <w:br w:type="page"/>
      </w:r>
    </w:p>
    <w:p w14:paraId="1046C5FF" w14:textId="77777777" w:rsidR="003728D2" w:rsidRPr="004B61A7" w:rsidDel="004B61A7" w:rsidRDefault="006E0395" w:rsidP="007645DB">
      <w:pPr>
        <w:pStyle w:val="BodyText"/>
        <w:spacing w:after="480"/>
        <w:ind w:left="1264"/>
        <w:rPr>
          <w:del w:id="3865" w:author="Marciante, Teresa Lucia (IT - Roma)" w:date="2019-02-07T19:06:00Z"/>
          <w:b/>
          <w:u w:val="single"/>
        </w:rPr>
      </w:pPr>
      <w:del w:id="3866" w:author="Marciante, Teresa Lucia (IT - Roma)" w:date="2019-02-07T19:06:00Z">
        <w:r w:rsidRPr="004B61A7" w:rsidDel="004B61A7">
          <w:rPr>
            <w:b/>
            <w:u w:val="single"/>
          </w:rPr>
          <w:lastRenderedPageBreak/>
          <w:delText>Process</w:delText>
        </w:r>
        <w:r w:rsidR="003728D2" w:rsidRPr="004B61A7" w:rsidDel="004B61A7">
          <w:rPr>
            <w:b/>
            <w:u w:val="single"/>
          </w:rPr>
          <w:delText>ID</w:delText>
        </w:r>
      </w:del>
    </w:p>
    <w:p w14:paraId="06268276" w14:textId="77777777" w:rsidR="003728D2" w:rsidRPr="004B61A7" w:rsidDel="004B61A7" w:rsidRDefault="003728D2" w:rsidP="003728D2">
      <w:pPr>
        <w:pStyle w:val="BodyText"/>
        <w:rPr>
          <w:del w:id="3867" w:author="Marciante, Teresa Lucia (IT - Roma)" w:date="2019-02-07T19:06:00Z"/>
        </w:rPr>
      </w:pPr>
      <w:del w:id="3868" w:author="Marciante, Teresa Lucia (IT - Roma)" w:date="2019-02-07T19:06:00Z">
        <w:r w:rsidRPr="004B61A7" w:rsidDel="004B61A7">
          <w:delText xml:space="preserve">È l’identificativo del profilo PEPPOL utilizzato per la trasmissione, dichiarato nei documenti PEPPOL BIS elencati nel Paragrafo </w:delText>
        </w:r>
        <w:r w:rsidR="00A34DD2" w:rsidRPr="004B61A7" w:rsidDel="004B61A7">
          <w:fldChar w:fldCharType="begin"/>
        </w:r>
        <w:r w:rsidRPr="004B61A7" w:rsidDel="004B61A7">
          <w:delInstrText xml:space="preserve"> REF _Ref512108055 \r \h </w:delInstrText>
        </w:r>
        <w:r w:rsidR="00735368" w:rsidRPr="004B61A7" w:rsidDel="004B61A7">
          <w:delInstrText xml:space="preserve"> \* MERGEFORMAT </w:delInstrText>
        </w:r>
        <w:r w:rsidR="00A34DD2" w:rsidRPr="004B61A7" w:rsidDel="004B61A7">
          <w:fldChar w:fldCharType="separate"/>
        </w:r>
        <w:r w:rsidRPr="004B61A7" w:rsidDel="004B61A7">
          <w:delText>3.3.1.2</w:delText>
        </w:r>
        <w:r w:rsidR="00A34DD2" w:rsidRPr="004B61A7" w:rsidDel="004B61A7">
          <w:fldChar w:fldCharType="end"/>
        </w:r>
        <w:r w:rsidRPr="004B61A7" w:rsidDel="004B61A7">
          <w:delText>.</w:delText>
        </w:r>
      </w:del>
    </w:p>
    <w:p w14:paraId="0E678C89" w14:textId="77777777" w:rsidR="00E27023" w:rsidRPr="004B61A7" w:rsidDel="004B61A7" w:rsidRDefault="00E27023" w:rsidP="003728D2">
      <w:pPr>
        <w:pStyle w:val="BodyText"/>
        <w:rPr>
          <w:del w:id="3869" w:author="Marciante, Teresa Lucia (IT - Roma)" w:date="2019-02-07T19:06:00Z"/>
        </w:rPr>
      </w:pPr>
    </w:p>
    <w:p w14:paraId="358728EE" w14:textId="77777777" w:rsidR="003728D2" w:rsidRPr="004B61A7" w:rsidDel="004B61A7" w:rsidRDefault="003728D2" w:rsidP="003728D2">
      <w:pPr>
        <w:pStyle w:val="BodyText"/>
        <w:rPr>
          <w:del w:id="3870" w:author="Marciante, Teresa Lucia (IT - Roma)" w:date="2019-02-07T19:06:00Z"/>
        </w:rPr>
      </w:pPr>
      <w:del w:id="3871" w:author="Marciante, Teresa Lucia (IT - Roma)" w:date="2019-02-07T19:06:00Z">
        <w:r w:rsidRPr="004B61A7" w:rsidDel="004B61A7">
          <w:delText xml:space="preserve">Esempio </w:delText>
        </w:r>
        <w:r w:rsidR="00E27023" w:rsidRPr="004B61A7" w:rsidDel="004B61A7">
          <w:delText>Ordinazione semplice</w:delText>
        </w:r>
        <w:r w:rsidRPr="004B61A7" w:rsidDel="004B61A7">
          <w:delText>:</w:delText>
        </w:r>
      </w:del>
    </w:p>
    <w:p w14:paraId="1D39FF0A" w14:textId="77777777" w:rsidR="003728D2" w:rsidRPr="004B61A7" w:rsidDel="004B61A7" w:rsidRDefault="003728D2" w:rsidP="003728D2">
      <w:pPr>
        <w:autoSpaceDE w:val="0"/>
        <w:autoSpaceDN w:val="0"/>
        <w:adjustRightInd w:val="0"/>
        <w:spacing w:after="0" w:line="240" w:lineRule="auto"/>
        <w:rPr>
          <w:del w:id="3872" w:author="Marciante, Teresa Lucia (IT - Roma)" w:date="2019-02-07T19:06:00Z"/>
          <w:rFonts w:ascii="Garamond" w:hAnsi="Garamond" w:cs="Courier New"/>
          <w:sz w:val="18"/>
          <w:szCs w:val="18"/>
        </w:rPr>
      </w:pPr>
    </w:p>
    <w:p w14:paraId="54F9EE89" w14:textId="77777777" w:rsidR="003728D2" w:rsidRPr="004B61A7" w:rsidDel="004B61A7" w:rsidRDefault="003728D2" w:rsidP="003728D2">
      <w:pPr>
        <w:autoSpaceDE w:val="0"/>
        <w:autoSpaceDN w:val="0"/>
        <w:adjustRightInd w:val="0"/>
        <w:spacing w:after="0" w:line="240" w:lineRule="auto"/>
        <w:rPr>
          <w:del w:id="3873" w:author="Marciante, Teresa Lucia (IT - Roma)" w:date="2019-02-07T19:06:00Z"/>
          <w:rFonts w:ascii="Garamond" w:hAnsi="Garamond" w:cs="Courier New"/>
          <w:sz w:val="18"/>
          <w:szCs w:val="18"/>
        </w:rPr>
      </w:pPr>
      <w:del w:id="3874" w:author="Marciante, Teresa Lucia (IT - Roma)" w:date="2019-02-07T19:06:00Z">
        <w:r w:rsidRPr="004B61A7" w:rsidDel="004B61A7">
          <w:rPr>
            <w:rFonts w:ascii="Garamond" w:hAnsi="Garamond" w:cs="Courier New"/>
            <w:sz w:val="18"/>
            <w:szCs w:val="18"/>
          </w:rPr>
          <w:delText>&lt;Scope&gt;</w:delText>
        </w:r>
      </w:del>
    </w:p>
    <w:p w14:paraId="1340D7B0" w14:textId="77777777" w:rsidR="00FF75AE" w:rsidRPr="004B61A7" w:rsidDel="004B61A7" w:rsidRDefault="00FF75AE" w:rsidP="003728D2">
      <w:pPr>
        <w:autoSpaceDE w:val="0"/>
        <w:autoSpaceDN w:val="0"/>
        <w:adjustRightInd w:val="0"/>
        <w:spacing w:after="0" w:line="240" w:lineRule="auto"/>
        <w:rPr>
          <w:del w:id="3875" w:author="Marciante, Teresa Lucia (IT - Roma)" w:date="2019-02-07T19:06:00Z"/>
          <w:rFonts w:ascii="Garamond" w:hAnsi="Garamond" w:cs="Courier New"/>
          <w:sz w:val="18"/>
          <w:szCs w:val="18"/>
        </w:rPr>
      </w:pPr>
      <w:del w:id="3876" w:author="Marciante, Teresa Lucia (IT - Roma)" w:date="2019-02-07T19:06:00Z">
        <w:r w:rsidRPr="004B61A7" w:rsidDel="004B61A7">
          <w:rPr>
            <w:rFonts w:ascii="Garamond" w:hAnsi="Garamond" w:cs="Courier New"/>
            <w:sz w:val="18"/>
            <w:szCs w:val="18"/>
          </w:rPr>
          <w:tab/>
          <w:delText>&lt;Type&gt;PROCESSID&lt;/Type&gt;</w:delText>
        </w:r>
        <w:r w:rsidRPr="004B61A7" w:rsidDel="004B61A7">
          <w:rPr>
            <w:rFonts w:ascii="Garamond" w:hAnsi="Garamond" w:cs="Courier New"/>
            <w:sz w:val="18"/>
            <w:szCs w:val="18"/>
          </w:rPr>
          <w:tab/>
        </w:r>
      </w:del>
    </w:p>
    <w:p w14:paraId="399F2D37" w14:textId="77777777" w:rsidR="003728D2" w:rsidRPr="004B61A7" w:rsidDel="004B61A7" w:rsidRDefault="003728D2" w:rsidP="00FF75AE">
      <w:pPr>
        <w:autoSpaceDE w:val="0"/>
        <w:autoSpaceDN w:val="0"/>
        <w:adjustRightInd w:val="0"/>
        <w:spacing w:after="0" w:line="240" w:lineRule="auto"/>
        <w:ind w:firstLine="227"/>
        <w:rPr>
          <w:del w:id="3877" w:author="Marciante, Teresa Lucia (IT - Roma)" w:date="2019-02-07T19:06:00Z"/>
          <w:rFonts w:ascii="Garamond" w:hAnsi="Garamond" w:cs="Courier New"/>
          <w:sz w:val="18"/>
          <w:szCs w:val="18"/>
          <w:lang w:val="en-US"/>
        </w:rPr>
      </w:pPr>
      <w:del w:id="3878" w:author="Marciante, Teresa Lucia (IT - Roma)" w:date="2019-02-07T19:06:00Z">
        <w:r w:rsidRPr="004B61A7" w:rsidDel="004B61A7">
          <w:rPr>
            <w:rFonts w:ascii="Garamond" w:hAnsi="Garamond" w:cs="Courier New"/>
            <w:sz w:val="18"/>
            <w:szCs w:val="18"/>
            <w:lang w:val="en-US"/>
          </w:rPr>
          <w:delText>&lt;InstanceIdentifier&gt;urn:</w:delText>
        </w:r>
        <w:r w:rsidR="00FF75AE" w:rsidRPr="004B61A7" w:rsidDel="004B61A7">
          <w:rPr>
            <w:rFonts w:ascii="Garamond" w:hAnsi="Garamond" w:cs="Courier New"/>
            <w:sz w:val="18"/>
            <w:szCs w:val="18"/>
            <w:lang w:val="en-US"/>
          </w:rPr>
          <w:delText>fdc:peppol.eu:poacc:bis:order_only:3</w:delText>
        </w:r>
        <w:r w:rsidRPr="004B61A7" w:rsidDel="004B61A7">
          <w:rPr>
            <w:rFonts w:ascii="Garamond" w:hAnsi="Garamond" w:cs="Courier New"/>
            <w:sz w:val="18"/>
            <w:szCs w:val="18"/>
            <w:lang w:val="en-US"/>
          </w:rPr>
          <w:delText>&lt;/InstanceIdentifier&gt;</w:delText>
        </w:r>
        <w:r w:rsidRPr="004B61A7" w:rsidDel="004B61A7">
          <w:rPr>
            <w:rFonts w:ascii="Garamond" w:hAnsi="Garamond" w:cs="Courier New"/>
            <w:sz w:val="18"/>
            <w:szCs w:val="18"/>
            <w:lang w:val="en-US"/>
          </w:rPr>
          <w:tab/>
        </w:r>
        <w:r w:rsidRPr="004B61A7" w:rsidDel="004B61A7">
          <w:rPr>
            <w:rFonts w:ascii="Garamond" w:hAnsi="Garamond" w:cs="Courier New"/>
            <w:sz w:val="18"/>
            <w:szCs w:val="18"/>
            <w:lang w:val="en-US"/>
          </w:rPr>
          <w:tab/>
        </w:r>
        <w:r w:rsidRPr="004B61A7" w:rsidDel="004B61A7">
          <w:rPr>
            <w:rFonts w:ascii="Garamond" w:hAnsi="Garamond" w:cs="Courier New"/>
            <w:sz w:val="18"/>
            <w:szCs w:val="18"/>
            <w:lang w:val="en-US"/>
          </w:rPr>
          <w:tab/>
        </w:r>
      </w:del>
    </w:p>
    <w:p w14:paraId="2A966C40" w14:textId="77777777" w:rsidR="003728D2" w:rsidRPr="004B61A7" w:rsidDel="004B61A7" w:rsidRDefault="003728D2" w:rsidP="003728D2">
      <w:pPr>
        <w:autoSpaceDE w:val="0"/>
        <w:autoSpaceDN w:val="0"/>
        <w:adjustRightInd w:val="0"/>
        <w:spacing w:after="0" w:line="240" w:lineRule="auto"/>
        <w:rPr>
          <w:del w:id="3879" w:author="Marciante, Teresa Lucia (IT - Roma)" w:date="2019-02-07T19:06:00Z"/>
          <w:rFonts w:ascii="Garamond" w:hAnsi="Garamond" w:cs="Courier New"/>
          <w:sz w:val="18"/>
          <w:szCs w:val="18"/>
        </w:rPr>
      </w:pPr>
      <w:del w:id="3880" w:author="Marciante, Teresa Lucia (IT - Roma)" w:date="2019-02-07T19:06:00Z">
        <w:r w:rsidRPr="004B61A7" w:rsidDel="004B61A7">
          <w:rPr>
            <w:rFonts w:ascii="Garamond" w:hAnsi="Garamond" w:cs="Courier New"/>
            <w:sz w:val="18"/>
            <w:szCs w:val="18"/>
          </w:rPr>
          <w:delText>&lt;/Scope&gt;</w:delText>
        </w:r>
      </w:del>
    </w:p>
    <w:p w14:paraId="67C3A1D9" w14:textId="77777777" w:rsidR="003728D2" w:rsidRPr="004B61A7" w:rsidDel="004B61A7" w:rsidRDefault="003728D2" w:rsidP="003728D2">
      <w:pPr>
        <w:autoSpaceDE w:val="0"/>
        <w:autoSpaceDN w:val="0"/>
        <w:adjustRightInd w:val="0"/>
        <w:spacing w:after="0" w:line="240" w:lineRule="auto"/>
        <w:rPr>
          <w:del w:id="3881" w:author="Marciante, Teresa Lucia (IT - Roma)" w:date="2019-02-07T19:06:00Z"/>
          <w:rFonts w:ascii="Frutiger LT 45 Light" w:hAnsi="Frutiger LT 45 Light" w:cs="Courier New"/>
        </w:rPr>
      </w:pPr>
    </w:p>
    <w:p w14:paraId="5724F06D" w14:textId="77777777" w:rsidR="003728D2" w:rsidRPr="004B61A7" w:rsidDel="004B61A7" w:rsidRDefault="003728D2" w:rsidP="003728D2">
      <w:pPr>
        <w:pStyle w:val="BodyText"/>
        <w:rPr>
          <w:del w:id="3882" w:author="Marciante, Teresa Lucia (IT - Roma)" w:date="2019-02-07T19:06:00Z"/>
        </w:rPr>
      </w:pPr>
      <w:del w:id="3883" w:author="Marciante, Teresa Lucia (IT - Roma)" w:date="2019-02-07T19:06:00Z">
        <w:r w:rsidRPr="004B61A7" w:rsidDel="004B61A7">
          <w:delText xml:space="preserve">Esempio </w:delText>
        </w:r>
        <w:r w:rsidR="00E27023" w:rsidRPr="004B61A7" w:rsidDel="004B61A7">
          <w:delText>Ordineazione completa</w:delText>
        </w:r>
      </w:del>
    </w:p>
    <w:p w14:paraId="3F286355" w14:textId="77777777" w:rsidR="003728D2" w:rsidRPr="004B61A7" w:rsidDel="004B61A7" w:rsidRDefault="003728D2" w:rsidP="003728D2">
      <w:pPr>
        <w:autoSpaceDE w:val="0"/>
        <w:autoSpaceDN w:val="0"/>
        <w:adjustRightInd w:val="0"/>
        <w:spacing w:after="0" w:line="240" w:lineRule="auto"/>
        <w:rPr>
          <w:del w:id="3884" w:author="Marciante, Teresa Lucia (IT - Roma)" w:date="2019-02-07T19:06:00Z"/>
          <w:rFonts w:ascii="Garamond" w:hAnsi="Garamond" w:cs="Courier New"/>
          <w:sz w:val="18"/>
          <w:szCs w:val="18"/>
        </w:rPr>
      </w:pPr>
    </w:p>
    <w:p w14:paraId="0B7796A3" w14:textId="77777777" w:rsidR="003728D2" w:rsidRPr="004B61A7" w:rsidDel="004B61A7" w:rsidRDefault="003728D2" w:rsidP="003728D2">
      <w:pPr>
        <w:autoSpaceDE w:val="0"/>
        <w:autoSpaceDN w:val="0"/>
        <w:adjustRightInd w:val="0"/>
        <w:spacing w:after="0" w:line="240" w:lineRule="auto"/>
        <w:rPr>
          <w:del w:id="3885" w:author="Marciante, Teresa Lucia (IT - Roma)" w:date="2019-02-07T19:06:00Z"/>
          <w:rFonts w:ascii="Garamond" w:hAnsi="Garamond" w:cs="Courier New"/>
          <w:sz w:val="18"/>
          <w:szCs w:val="18"/>
        </w:rPr>
      </w:pPr>
      <w:del w:id="3886" w:author="Marciante, Teresa Lucia (IT - Roma)" w:date="2019-02-07T19:06:00Z">
        <w:r w:rsidRPr="004B61A7" w:rsidDel="004B61A7">
          <w:rPr>
            <w:rFonts w:ascii="Garamond" w:hAnsi="Garamond" w:cs="Courier New"/>
            <w:sz w:val="18"/>
            <w:szCs w:val="18"/>
          </w:rPr>
          <w:delText>&lt;Scope&gt;</w:delText>
        </w:r>
      </w:del>
    </w:p>
    <w:p w14:paraId="05DAAE21" w14:textId="77777777" w:rsidR="00FF75AE" w:rsidRPr="004B61A7" w:rsidDel="004B61A7" w:rsidRDefault="003728D2" w:rsidP="003728D2">
      <w:pPr>
        <w:autoSpaceDE w:val="0"/>
        <w:autoSpaceDN w:val="0"/>
        <w:adjustRightInd w:val="0"/>
        <w:spacing w:after="0" w:line="240" w:lineRule="auto"/>
        <w:rPr>
          <w:del w:id="3887" w:author="Marciante, Teresa Lucia (IT - Roma)" w:date="2019-02-07T19:06:00Z"/>
          <w:rFonts w:ascii="Garamond" w:hAnsi="Garamond" w:cs="Courier New"/>
          <w:sz w:val="18"/>
          <w:szCs w:val="18"/>
          <w:lang w:val="en-US"/>
        </w:rPr>
      </w:pPr>
      <w:del w:id="3888" w:author="Marciante, Teresa Lucia (IT - Roma)" w:date="2019-02-07T19:06:00Z">
        <w:r w:rsidRPr="004B61A7" w:rsidDel="004B61A7">
          <w:rPr>
            <w:rFonts w:ascii="Garamond" w:hAnsi="Garamond" w:cs="Courier New"/>
            <w:sz w:val="18"/>
            <w:szCs w:val="18"/>
          </w:rPr>
          <w:tab/>
        </w:r>
        <w:r w:rsidR="00FF75AE" w:rsidRPr="004B61A7" w:rsidDel="004B61A7">
          <w:rPr>
            <w:rFonts w:ascii="Garamond" w:hAnsi="Garamond" w:cs="Courier New"/>
            <w:sz w:val="18"/>
            <w:szCs w:val="18"/>
            <w:lang w:val="en-US"/>
          </w:rPr>
          <w:delText>&lt;Type&gt;PROCESSID&lt;/Type&gt;</w:delText>
        </w:r>
        <w:r w:rsidR="00FF75AE" w:rsidRPr="004B61A7" w:rsidDel="004B61A7">
          <w:rPr>
            <w:rFonts w:ascii="Garamond" w:hAnsi="Garamond" w:cs="Courier New"/>
            <w:sz w:val="18"/>
            <w:szCs w:val="18"/>
            <w:lang w:val="en-US"/>
          </w:rPr>
          <w:tab/>
        </w:r>
      </w:del>
    </w:p>
    <w:p w14:paraId="3156E355" w14:textId="77777777" w:rsidR="003728D2" w:rsidRPr="004B61A7" w:rsidDel="004B61A7" w:rsidRDefault="003728D2" w:rsidP="00FF75AE">
      <w:pPr>
        <w:autoSpaceDE w:val="0"/>
        <w:autoSpaceDN w:val="0"/>
        <w:adjustRightInd w:val="0"/>
        <w:spacing w:after="0" w:line="240" w:lineRule="auto"/>
        <w:ind w:firstLine="227"/>
        <w:rPr>
          <w:del w:id="3889" w:author="Marciante, Teresa Lucia (IT - Roma)" w:date="2019-02-07T19:06:00Z"/>
          <w:rFonts w:ascii="Garamond" w:hAnsi="Garamond" w:cs="Courier New"/>
          <w:sz w:val="18"/>
          <w:szCs w:val="18"/>
          <w:lang w:val="en-US"/>
        </w:rPr>
      </w:pPr>
      <w:del w:id="3890" w:author="Marciante, Teresa Lucia (IT - Roma)" w:date="2019-02-07T19:06:00Z">
        <w:r w:rsidRPr="004B61A7" w:rsidDel="004B61A7">
          <w:rPr>
            <w:rFonts w:ascii="Garamond" w:hAnsi="Garamond" w:cs="Courier New"/>
            <w:sz w:val="18"/>
            <w:szCs w:val="18"/>
            <w:lang w:val="en-US"/>
          </w:rPr>
          <w:delText>&lt;InstanceIdentifier&gt; urn:</w:delText>
        </w:r>
        <w:r w:rsidR="00FF75AE" w:rsidRPr="004B61A7" w:rsidDel="004B61A7">
          <w:rPr>
            <w:rFonts w:ascii="Garamond" w:hAnsi="Garamond" w:cs="Courier New"/>
            <w:sz w:val="18"/>
            <w:szCs w:val="18"/>
            <w:lang w:val="en-US"/>
          </w:rPr>
          <w:delText>fdc:peppol.eu:poacc:bis:ordering:3</w:delText>
        </w:r>
        <w:r w:rsidRPr="004B61A7" w:rsidDel="004B61A7">
          <w:rPr>
            <w:rFonts w:ascii="Garamond" w:hAnsi="Garamond" w:cs="Courier New"/>
            <w:sz w:val="18"/>
            <w:szCs w:val="18"/>
            <w:lang w:val="en-US"/>
          </w:rPr>
          <w:delText>&lt;/InstanceIdentifier&gt;</w:delText>
        </w:r>
        <w:r w:rsidRPr="004B61A7" w:rsidDel="004B61A7">
          <w:rPr>
            <w:rFonts w:ascii="Garamond" w:hAnsi="Garamond" w:cs="Courier New"/>
            <w:sz w:val="18"/>
            <w:szCs w:val="18"/>
            <w:lang w:val="en-US"/>
          </w:rPr>
          <w:tab/>
        </w:r>
        <w:r w:rsidRPr="004B61A7" w:rsidDel="004B61A7">
          <w:rPr>
            <w:rFonts w:ascii="Garamond" w:hAnsi="Garamond" w:cs="Courier New"/>
            <w:sz w:val="18"/>
            <w:szCs w:val="18"/>
            <w:lang w:val="en-US"/>
          </w:rPr>
          <w:tab/>
        </w:r>
        <w:r w:rsidRPr="004B61A7" w:rsidDel="004B61A7">
          <w:rPr>
            <w:rFonts w:ascii="Garamond" w:hAnsi="Garamond" w:cs="Courier New"/>
            <w:sz w:val="18"/>
            <w:szCs w:val="18"/>
            <w:lang w:val="en-US"/>
          </w:rPr>
          <w:tab/>
        </w:r>
      </w:del>
    </w:p>
    <w:p w14:paraId="6D5C0852" w14:textId="77777777" w:rsidR="003728D2" w:rsidRPr="004B61A7" w:rsidDel="004B61A7" w:rsidRDefault="003728D2" w:rsidP="003728D2">
      <w:pPr>
        <w:autoSpaceDE w:val="0"/>
        <w:autoSpaceDN w:val="0"/>
        <w:adjustRightInd w:val="0"/>
        <w:spacing w:after="0" w:line="240" w:lineRule="auto"/>
        <w:rPr>
          <w:del w:id="3891" w:author="Marciante, Teresa Lucia (IT - Roma)" w:date="2019-02-07T19:06:00Z"/>
          <w:rFonts w:ascii="Garamond" w:hAnsi="Garamond" w:cs="Courier New"/>
          <w:sz w:val="18"/>
          <w:szCs w:val="18"/>
        </w:rPr>
      </w:pPr>
      <w:del w:id="3892" w:author="Marciante, Teresa Lucia (IT - Roma)" w:date="2019-02-07T19:06:00Z">
        <w:r w:rsidRPr="004B61A7" w:rsidDel="004B61A7">
          <w:rPr>
            <w:rFonts w:ascii="Garamond" w:hAnsi="Garamond" w:cs="Courier New"/>
            <w:sz w:val="18"/>
            <w:szCs w:val="18"/>
          </w:rPr>
          <w:delText>&lt;/Scope&gt;</w:delText>
        </w:r>
      </w:del>
    </w:p>
    <w:p w14:paraId="7EB826D3" w14:textId="77777777" w:rsidR="003728D2" w:rsidRPr="004B61A7" w:rsidDel="004B61A7" w:rsidRDefault="003728D2" w:rsidP="003728D2">
      <w:pPr>
        <w:autoSpaceDE w:val="0"/>
        <w:autoSpaceDN w:val="0"/>
        <w:adjustRightInd w:val="0"/>
        <w:spacing w:after="0" w:line="240" w:lineRule="auto"/>
        <w:rPr>
          <w:del w:id="3893" w:author="Marciante, Teresa Lucia (IT - Roma)" w:date="2019-02-07T19:06:00Z"/>
          <w:rFonts w:ascii="Frutiger LT 45 Light" w:hAnsi="Frutiger LT 45 Light" w:cs="Courier New"/>
        </w:rPr>
      </w:pPr>
    </w:p>
    <w:p w14:paraId="79B6625D" w14:textId="77777777" w:rsidR="003728D2" w:rsidRPr="004B61A7" w:rsidDel="004B61A7" w:rsidRDefault="003728D2" w:rsidP="003728D2">
      <w:pPr>
        <w:pStyle w:val="BodyText"/>
        <w:rPr>
          <w:del w:id="3894" w:author="Marciante, Teresa Lucia (IT - Roma)" w:date="2019-02-07T19:06:00Z"/>
        </w:rPr>
      </w:pPr>
      <w:del w:id="3895" w:author="Marciante, Teresa Lucia (IT - Roma)" w:date="2019-02-07T19:06:00Z">
        <w:r w:rsidRPr="004B61A7" w:rsidDel="004B61A7">
          <w:delText xml:space="preserve">Esempio </w:delText>
        </w:r>
        <w:r w:rsidR="00E27023" w:rsidRPr="004B61A7" w:rsidDel="004B61A7">
          <w:delText>Ordinazione pre-concordata</w:delText>
        </w:r>
        <w:r w:rsidRPr="004B61A7" w:rsidDel="004B61A7">
          <w:delText>:</w:delText>
        </w:r>
      </w:del>
    </w:p>
    <w:p w14:paraId="64E87169" w14:textId="77777777" w:rsidR="003728D2" w:rsidRPr="004B61A7" w:rsidDel="004B61A7" w:rsidRDefault="003728D2" w:rsidP="003728D2">
      <w:pPr>
        <w:autoSpaceDE w:val="0"/>
        <w:autoSpaceDN w:val="0"/>
        <w:adjustRightInd w:val="0"/>
        <w:spacing w:after="0" w:line="240" w:lineRule="auto"/>
        <w:rPr>
          <w:del w:id="3896" w:author="Marciante, Teresa Lucia (IT - Roma)" w:date="2019-02-07T19:06:00Z"/>
          <w:rFonts w:ascii="Garamond" w:hAnsi="Garamond" w:cs="Courier New"/>
          <w:sz w:val="18"/>
          <w:szCs w:val="18"/>
        </w:rPr>
      </w:pPr>
    </w:p>
    <w:p w14:paraId="4453AB13" w14:textId="77777777" w:rsidR="003728D2" w:rsidRPr="004B61A7" w:rsidDel="004B61A7" w:rsidRDefault="003728D2" w:rsidP="003728D2">
      <w:pPr>
        <w:autoSpaceDE w:val="0"/>
        <w:autoSpaceDN w:val="0"/>
        <w:adjustRightInd w:val="0"/>
        <w:spacing w:after="0" w:line="240" w:lineRule="auto"/>
        <w:rPr>
          <w:del w:id="3897" w:author="Marciante, Teresa Lucia (IT - Roma)" w:date="2019-02-07T19:06:00Z"/>
          <w:rFonts w:ascii="Garamond" w:hAnsi="Garamond" w:cs="Courier New"/>
          <w:sz w:val="18"/>
          <w:szCs w:val="18"/>
          <w:lang w:val="en-US"/>
        </w:rPr>
      </w:pPr>
      <w:del w:id="3898" w:author="Marciante, Teresa Lucia (IT - Roma)" w:date="2019-02-07T19:06:00Z">
        <w:r w:rsidRPr="004B61A7" w:rsidDel="004B61A7">
          <w:rPr>
            <w:rFonts w:ascii="Garamond" w:hAnsi="Garamond" w:cs="Courier New"/>
            <w:sz w:val="18"/>
            <w:szCs w:val="18"/>
            <w:lang w:val="en-US"/>
          </w:rPr>
          <w:delText>&lt;Scope&gt;</w:delText>
        </w:r>
      </w:del>
    </w:p>
    <w:p w14:paraId="58D6E140" w14:textId="77777777" w:rsidR="00FF75AE" w:rsidRPr="004B61A7" w:rsidDel="004B61A7" w:rsidRDefault="00FF75AE" w:rsidP="003728D2">
      <w:pPr>
        <w:autoSpaceDE w:val="0"/>
        <w:autoSpaceDN w:val="0"/>
        <w:adjustRightInd w:val="0"/>
        <w:spacing w:after="0" w:line="240" w:lineRule="auto"/>
        <w:rPr>
          <w:del w:id="3899" w:author="Marciante, Teresa Lucia (IT - Roma)" w:date="2019-02-07T19:06:00Z"/>
          <w:rFonts w:ascii="Garamond" w:hAnsi="Garamond" w:cs="Courier New"/>
          <w:sz w:val="18"/>
          <w:szCs w:val="18"/>
          <w:lang w:val="en-US"/>
        </w:rPr>
      </w:pPr>
      <w:del w:id="3900" w:author="Marciante, Teresa Lucia (IT - Roma)" w:date="2019-02-07T19:06:00Z">
        <w:r w:rsidRPr="004B61A7" w:rsidDel="004B61A7">
          <w:rPr>
            <w:rFonts w:ascii="Garamond" w:hAnsi="Garamond" w:cs="Courier New"/>
            <w:sz w:val="18"/>
            <w:szCs w:val="18"/>
            <w:lang w:val="en-US"/>
          </w:rPr>
          <w:tab/>
          <w:delText>&lt;Type&gt;PROCESSID&lt;/Type&gt;</w:delText>
        </w:r>
        <w:r w:rsidRPr="004B61A7" w:rsidDel="004B61A7">
          <w:rPr>
            <w:rFonts w:ascii="Garamond" w:hAnsi="Garamond" w:cs="Courier New"/>
            <w:sz w:val="18"/>
            <w:szCs w:val="18"/>
            <w:lang w:val="en-US"/>
          </w:rPr>
          <w:tab/>
        </w:r>
      </w:del>
    </w:p>
    <w:p w14:paraId="468C3CED" w14:textId="77777777" w:rsidR="003728D2" w:rsidRPr="004B61A7" w:rsidDel="004B61A7" w:rsidRDefault="003728D2" w:rsidP="00FF75AE">
      <w:pPr>
        <w:autoSpaceDE w:val="0"/>
        <w:autoSpaceDN w:val="0"/>
        <w:adjustRightInd w:val="0"/>
        <w:spacing w:after="0" w:line="240" w:lineRule="auto"/>
        <w:ind w:firstLine="227"/>
        <w:rPr>
          <w:del w:id="3901" w:author="Marciante, Teresa Lucia (IT - Roma)" w:date="2019-02-07T19:06:00Z"/>
          <w:rFonts w:ascii="Garamond" w:hAnsi="Garamond" w:cs="Courier New"/>
          <w:sz w:val="18"/>
          <w:szCs w:val="18"/>
          <w:lang w:val="en-US"/>
        </w:rPr>
      </w:pPr>
      <w:del w:id="3902" w:author="Marciante, Teresa Lucia (IT - Roma)" w:date="2019-02-07T19:06:00Z">
        <w:r w:rsidRPr="004B61A7" w:rsidDel="004B61A7">
          <w:rPr>
            <w:rFonts w:ascii="Garamond" w:hAnsi="Garamond" w:cs="Courier New"/>
            <w:sz w:val="18"/>
            <w:szCs w:val="18"/>
            <w:lang w:val="en-US"/>
          </w:rPr>
          <w:delText>&lt;InstanceIdentifier&gt; urn:</w:delText>
        </w:r>
        <w:r w:rsidR="00FF75AE" w:rsidRPr="004B61A7" w:rsidDel="004B61A7">
          <w:rPr>
            <w:rFonts w:ascii="Garamond" w:hAnsi="Garamond" w:cs="Courier New"/>
            <w:sz w:val="18"/>
            <w:szCs w:val="18"/>
            <w:lang w:val="en-US"/>
          </w:rPr>
          <w:delText>fdc:peppol.eu:poacc:bis:order_agreement:3</w:delText>
        </w:r>
        <w:r w:rsidRPr="004B61A7" w:rsidDel="004B61A7">
          <w:rPr>
            <w:rFonts w:ascii="Garamond" w:hAnsi="Garamond" w:cs="Courier New"/>
            <w:sz w:val="18"/>
            <w:szCs w:val="18"/>
            <w:lang w:val="en-US"/>
          </w:rPr>
          <w:delText>&lt;/InstanceIdentifier&gt;</w:delText>
        </w:r>
        <w:r w:rsidRPr="004B61A7" w:rsidDel="004B61A7">
          <w:rPr>
            <w:rFonts w:ascii="Garamond" w:hAnsi="Garamond" w:cs="Courier New"/>
            <w:sz w:val="18"/>
            <w:szCs w:val="18"/>
            <w:lang w:val="en-US"/>
          </w:rPr>
          <w:tab/>
        </w:r>
        <w:r w:rsidRPr="004B61A7" w:rsidDel="004B61A7">
          <w:rPr>
            <w:rFonts w:ascii="Garamond" w:hAnsi="Garamond" w:cs="Courier New"/>
            <w:sz w:val="18"/>
            <w:szCs w:val="18"/>
            <w:lang w:val="en-US"/>
          </w:rPr>
          <w:tab/>
        </w:r>
        <w:r w:rsidRPr="004B61A7" w:rsidDel="004B61A7">
          <w:rPr>
            <w:rFonts w:ascii="Garamond" w:hAnsi="Garamond" w:cs="Courier New"/>
            <w:sz w:val="18"/>
            <w:szCs w:val="18"/>
            <w:lang w:val="en-US"/>
          </w:rPr>
          <w:tab/>
        </w:r>
      </w:del>
    </w:p>
    <w:p w14:paraId="0D0A206D" w14:textId="77777777" w:rsidR="003728D2" w:rsidRPr="004B61A7" w:rsidDel="004B61A7" w:rsidRDefault="003728D2" w:rsidP="00E27023">
      <w:pPr>
        <w:autoSpaceDE w:val="0"/>
        <w:autoSpaceDN w:val="0"/>
        <w:adjustRightInd w:val="0"/>
        <w:spacing w:after="0" w:line="240" w:lineRule="auto"/>
        <w:rPr>
          <w:del w:id="3903" w:author="Marciante, Teresa Lucia (IT - Roma)" w:date="2019-02-07T19:06:00Z"/>
          <w:rFonts w:ascii="Garamond" w:hAnsi="Garamond" w:cs="Courier New"/>
          <w:sz w:val="18"/>
          <w:szCs w:val="18"/>
        </w:rPr>
      </w:pPr>
      <w:del w:id="3904" w:author="Marciante, Teresa Lucia (IT - Roma)" w:date="2019-02-07T19:06:00Z">
        <w:r w:rsidRPr="004B61A7" w:rsidDel="004B61A7">
          <w:rPr>
            <w:rFonts w:ascii="Garamond" w:hAnsi="Garamond" w:cs="Courier New"/>
            <w:sz w:val="18"/>
            <w:szCs w:val="18"/>
          </w:rPr>
          <w:delText>&lt;/Scope&gt;</w:delText>
        </w:r>
      </w:del>
    </w:p>
    <w:p w14:paraId="588A9E48" w14:textId="77777777" w:rsidR="00003ADC" w:rsidRDefault="00003ADC">
      <w:pPr>
        <w:rPr>
          <w:rFonts w:ascii="Frutiger LT 45 Light" w:eastAsia="Times New Roman" w:hAnsi="Frutiger LT 45 Light" w:cs="Times New Roman"/>
          <w:b/>
          <w:bCs/>
        </w:rPr>
      </w:pPr>
      <w:bookmarkStart w:id="3905" w:name="_Toc499408969"/>
      <w:bookmarkStart w:id="3906" w:name="_Ref499485333"/>
      <w:bookmarkStart w:id="3907" w:name="_Ref512327321"/>
      <w:del w:id="3908" w:author="Marciante, Teresa Lucia (IT - Roma)" w:date="2019-02-07T19:06:00Z">
        <w:r w:rsidRPr="004B61A7" w:rsidDel="004B61A7">
          <w:br w:type="page"/>
        </w:r>
      </w:del>
    </w:p>
    <w:p w14:paraId="58E72232" w14:textId="77777777" w:rsidR="00043457" w:rsidRPr="004D2A4F" w:rsidRDefault="001D3693" w:rsidP="005540E5">
      <w:pPr>
        <w:pStyle w:val="Heading4"/>
        <w:numPr>
          <w:ilvl w:val="3"/>
          <w:numId w:val="1"/>
        </w:numPr>
      </w:pPr>
      <w:bookmarkStart w:id="3909" w:name="_Ref534639320"/>
      <w:bookmarkStart w:id="3910" w:name="_Ref534730299"/>
      <w:bookmarkStart w:id="3911" w:name="_Toc465517"/>
      <w:r w:rsidRPr="004D2A4F">
        <w:t>R</w:t>
      </w:r>
      <w:r w:rsidR="00003ADC" w:rsidRPr="004D2A4F">
        <w:t xml:space="preserve">egole di compilazione per </w:t>
      </w:r>
      <w:bookmarkEnd w:id="3905"/>
      <w:bookmarkEnd w:id="3906"/>
      <w:r w:rsidRPr="004D2A4F">
        <w:t xml:space="preserve">i </w:t>
      </w:r>
      <w:r w:rsidR="000A2862" w:rsidRPr="004D2A4F">
        <w:t>Document</w:t>
      </w:r>
      <w:bookmarkEnd w:id="3907"/>
      <w:bookmarkEnd w:id="3909"/>
      <w:r w:rsidRPr="004D2A4F">
        <w:t>i</w:t>
      </w:r>
      <w:bookmarkEnd w:id="3910"/>
      <w:bookmarkEnd w:id="3911"/>
    </w:p>
    <w:p w14:paraId="3617C38A" w14:textId="34183629" w:rsidR="00043457" w:rsidRPr="004D2A4F" w:rsidRDefault="001D3693" w:rsidP="005540E5">
      <w:pPr>
        <w:pStyle w:val="BodyText"/>
        <w:tabs>
          <w:tab w:val="left" w:pos="7230"/>
        </w:tabs>
      </w:pPr>
      <w:r w:rsidRPr="004D2A4F">
        <w:t>L</w:t>
      </w:r>
      <w:r w:rsidR="00003ADC" w:rsidRPr="004D2A4F">
        <w:t xml:space="preserve">e regole di compilazione </w:t>
      </w:r>
      <w:r w:rsidR="00043457" w:rsidRPr="004D2A4F">
        <w:t>de</w:t>
      </w:r>
      <w:r w:rsidRPr="004D2A4F">
        <w:t xml:space="preserve">i Documenti </w:t>
      </w:r>
      <w:r w:rsidR="00043457" w:rsidRPr="004D2A4F">
        <w:t>(</w:t>
      </w:r>
      <w:r w:rsidRPr="004D2A4F">
        <w:t xml:space="preserve">che costituiscono </w:t>
      </w:r>
      <w:r w:rsidR="00BC30A8" w:rsidRPr="004D2A4F">
        <w:t xml:space="preserve">il </w:t>
      </w:r>
      <w:r w:rsidRPr="004D2A4F">
        <w:t>Corpo del messaggio</w:t>
      </w:r>
      <w:r w:rsidR="00043457" w:rsidRPr="004D2A4F">
        <w:t>) sono descritti nelle specifiche</w:t>
      </w:r>
      <w:r w:rsidR="003728D2" w:rsidRPr="004D2A4F">
        <w:t xml:space="preserve"> dello standard </w:t>
      </w:r>
      <w:del w:id="3912" w:author="Marciante, Teresa Lucia (IT - Roma)" w:date="2019-02-07T19:07:00Z">
        <w:r w:rsidR="00E55CA8" w:rsidDel="004B61A7">
          <w:rPr>
            <w:rStyle w:val="Hyperlink"/>
          </w:rPr>
          <w:fldChar w:fldCharType="begin"/>
        </w:r>
        <w:r w:rsidR="00E55CA8" w:rsidDel="004B61A7">
          <w:rPr>
            <w:rStyle w:val="Hyperlink"/>
          </w:rPr>
          <w:delInstrText xml:space="preserve"> HYPERLINK "http://docs.peppol.eu/poacc/upgrade-3/" </w:delInstrText>
        </w:r>
        <w:r w:rsidR="00E55CA8" w:rsidDel="004B61A7">
          <w:rPr>
            <w:rStyle w:val="Hyperlink"/>
          </w:rPr>
          <w:fldChar w:fldCharType="separate"/>
        </w:r>
        <w:r w:rsidR="003728D2" w:rsidRPr="004D2A4F" w:rsidDel="004B61A7">
          <w:rPr>
            <w:rStyle w:val="Hyperlink"/>
          </w:rPr>
          <w:delText>PEPPOL BIS versione 3.0</w:delText>
        </w:r>
        <w:r w:rsidR="00E55CA8" w:rsidDel="004B61A7">
          <w:rPr>
            <w:rStyle w:val="Hyperlink"/>
          </w:rPr>
          <w:fldChar w:fldCharType="end"/>
        </w:r>
      </w:del>
      <w:ins w:id="3913" w:author="Marciante, Teresa Lucia (IT - Roma)" w:date="2019-02-07T19:07:00Z">
        <w:r w:rsidR="004B61A7" w:rsidRPr="004B61A7">
          <w:rPr>
            <w:rStyle w:val="Hyperlink"/>
            <w:highlight w:val="yellow"/>
          </w:rPr>
          <w:t>(INDICARE LINK ASCIIDOC)</w:t>
        </w:r>
      </w:ins>
      <w:r w:rsidR="0099178A" w:rsidRPr="004D2A4F">
        <w:t xml:space="preserve"> menzionate nel Paragrafo </w:t>
      </w:r>
      <w:r w:rsidR="00A34DD2" w:rsidRPr="004D2A4F">
        <w:fldChar w:fldCharType="begin"/>
      </w:r>
      <w:r w:rsidR="0099178A" w:rsidRPr="004D2A4F">
        <w:instrText xml:space="preserve"> REF _Ref534717608 \r \h </w:instrText>
      </w:r>
      <w:r w:rsidR="00735368" w:rsidRPr="004D2A4F">
        <w:instrText xml:space="preserve"> \* MERGEFORMAT </w:instrText>
      </w:r>
      <w:r w:rsidR="00A34DD2" w:rsidRPr="004D2A4F">
        <w:fldChar w:fldCharType="separate"/>
      </w:r>
      <w:r w:rsidR="004A592B">
        <w:t>3.2.1.2</w:t>
      </w:r>
      <w:r w:rsidR="00A34DD2" w:rsidRPr="004D2A4F">
        <w:fldChar w:fldCharType="end"/>
      </w:r>
      <w:r w:rsidR="0099178A" w:rsidRPr="004D2A4F">
        <w:t xml:space="preserve"> e nelle seguenti:</w:t>
      </w:r>
    </w:p>
    <w:p w14:paraId="48B543C6" w14:textId="289D7EA5" w:rsidR="003728D2" w:rsidRPr="004D2A4F" w:rsidRDefault="0099178A" w:rsidP="003728D2">
      <w:pPr>
        <w:pStyle w:val="BodyText"/>
        <w:numPr>
          <w:ilvl w:val="0"/>
          <w:numId w:val="8"/>
        </w:numPr>
      </w:pPr>
      <w:r w:rsidRPr="004D2A4F">
        <w:t>per il processo di Ordinazione semplice</w:t>
      </w:r>
      <w:r w:rsidR="003728D2" w:rsidRPr="004D2A4F">
        <w:t xml:space="preserve"> (v. Paragrafo </w:t>
      </w:r>
      <w:r w:rsidR="00A34DD2" w:rsidRPr="004D2A4F">
        <w:fldChar w:fldCharType="begin"/>
      </w:r>
      <w:r w:rsidRPr="004D2A4F">
        <w:instrText xml:space="preserve"> REF _Ref534718125 \r \h </w:instrText>
      </w:r>
      <w:r w:rsidR="00735368" w:rsidRPr="004D2A4F">
        <w:instrText xml:space="preserve"> \* MERGEFORMAT </w:instrText>
      </w:r>
      <w:r w:rsidR="00A34DD2" w:rsidRPr="004D2A4F">
        <w:fldChar w:fldCharType="separate"/>
      </w:r>
      <w:ins w:id="3914" w:author="Cernigliaro, Giuseppe (IT - Bologna)" w:date="2019-02-07T20:53:00Z">
        <w:r w:rsidR="004A592B">
          <w:t>2.3.2</w:t>
        </w:r>
      </w:ins>
      <w:del w:id="3915" w:author="Cernigliaro, Giuseppe (IT - Bologna)" w:date="2019-02-07T20:53:00Z">
        <w:r w:rsidRPr="004D2A4F" w:rsidDel="004A592B">
          <w:delText>2.4.2</w:delText>
        </w:r>
      </w:del>
      <w:r w:rsidR="00A34DD2" w:rsidRPr="004D2A4F">
        <w:fldChar w:fldCharType="end"/>
      </w:r>
      <w:r w:rsidR="003728D2" w:rsidRPr="004D2A4F">
        <w:t xml:space="preserve">), </w:t>
      </w:r>
      <w:ins w:id="3916" w:author="Marciante, Teresa Lucia (IT - Roma)" w:date="2019-02-07T19:07:00Z">
        <w:r w:rsidR="004B61A7" w:rsidRPr="004B61A7">
          <w:rPr>
            <w:rStyle w:val="Hyperlink"/>
            <w:highlight w:val="yellow"/>
          </w:rPr>
          <w:t>(INDICARE LINK ASCIIDOC)</w:t>
        </w:r>
      </w:ins>
      <w:r w:rsidR="00E55CA8">
        <w:rPr>
          <w:rStyle w:val="Hyperlink"/>
        </w:rPr>
        <w:fldChar w:fldCharType="begin"/>
      </w:r>
      <w:r w:rsidR="00E55CA8">
        <w:rPr>
          <w:rStyle w:val="Hyperlink"/>
        </w:rPr>
        <w:instrText xml:space="preserve"> HYPERLINK "http://intercenter.regione.emilia-romagna.it/noti-er-fatturazione-elettronica/specifiche-tecniche/specifiche-tecniche-generali/PEPPOL_BIS_3AOrdine_4.00.07_IT.pdf/at_download/file/PEPPOL_BIS_3A-Ordine_4.00.07_IT.pdf" </w:instrText>
      </w:r>
      <w:ins w:id="3917" w:author="Cernigliaro, Giuseppe (IT - Bologna)" w:date="2019-02-07T20:53:00Z">
        <w:r w:rsidR="004A592B">
          <w:rPr>
            <w:rStyle w:val="Hyperlink"/>
          </w:rPr>
        </w:r>
      </w:ins>
      <w:r w:rsidR="00E55CA8">
        <w:rPr>
          <w:rStyle w:val="Hyperlink"/>
        </w:rPr>
        <w:fldChar w:fldCharType="separate"/>
      </w:r>
      <w:del w:id="3918" w:author="Marciante, Teresa Lucia (IT - Roma)" w:date="2019-02-07T19:07:00Z">
        <w:r w:rsidR="00E55CA8" w:rsidDel="004B61A7">
          <w:rPr>
            <w:rStyle w:val="Hyperlink"/>
          </w:rPr>
          <w:fldChar w:fldCharType="begin"/>
        </w:r>
        <w:r w:rsidR="00E55CA8" w:rsidDel="004B61A7">
          <w:rPr>
            <w:rStyle w:val="Hyperlink"/>
          </w:rPr>
          <w:delInstrText xml:space="preserve"> HYPERLINK "http://docs.peppol.eu/poacc/upgrade-3/profiles/3-order-only/" </w:delInstrText>
        </w:r>
        <w:r w:rsidR="00E55CA8" w:rsidDel="004B61A7">
          <w:rPr>
            <w:rStyle w:val="Hyperlink"/>
          </w:rPr>
          <w:fldChar w:fldCharType="separate"/>
        </w:r>
      </w:del>
      <w:ins w:id="3919" w:author="Cernigliaro, Giuseppe (IT - Bologna)" w:date="2019-02-07T20:53:00Z">
        <w:r w:rsidR="004A592B" w:rsidRPr="004A592B">
          <w:rPr>
            <w:rStyle w:val="Hyperlink"/>
            <w:b/>
            <w:bCs/>
            <w:rPrChange w:id="3920" w:author="Cernigliaro, Giuseppe (IT - Bologna)" w:date="2019-02-07T20:54:00Z">
              <w:rPr>
                <w:rStyle w:val="Hyperlink"/>
                <w:b/>
                <w:bCs/>
                <w:lang w:val="en-US"/>
              </w:rPr>
            </w:rPrChange>
          </w:rPr>
          <w:t>Error! Hyperlink reference not valid.</w:t>
        </w:r>
      </w:ins>
      <w:del w:id="3921" w:author="Cernigliaro, Giuseppe (IT - Bologna)" w:date="2019-02-07T20:53:00Z">
        <w:r w:rsidRPr="004D2A4F" w:rsidDel="004A592B">
          <w:rPr>
            <w:rStyle w:val="Hyperlink"/>
          </w:rPr>
          <w:delText>BIS Order only</w:delText>
        </w:r>
      </w:del>
      <w:del w:id="3922" w:author="Marciante, Teresa Lucia (IT - Roma)" w:date="2019-02-07T19:07:00Z">
        <w:r w:rsidR="00E55CA8" w:rsidDel="004B61A7">
          <w:rPr>
            <w:rStyle w:val="Hyperlink"/>
          </w:rPr>
          <w:fldChar w:fldCharType="end"/>
        </w:r>
        <w:r w:rsidRPr="004D2A4F" w:rsidDel="004B61A7">
          <w:rPr>
            <w:rStyle w:val="Hyperlink"/>
          </w:rPr>
          <w:delText xml:space="preserve"> 3.0</w:delText>
        </w:r>
      </w:del>
      <w:r w:rsidR="003728D2" w:rsidRPr="004D2A4F">
        <w:rPr>
          <w:rStyle w:val="Hyperlink"/>
        </w:rPr>
        <w:t>;</w:t>
      </w:r>
      <w:r w:rsidR="00E55CA8">
        <w:rPr>
          <w:rStyle w:val="Hyperlink"/>
        </w:rPr>
        <w:fldChar w:fldCharType="end"/>
      </w:r>
    </w:p>
    <w:p w14:paraId="6CF5D712" w14:textId="33B668D8" w:rsidR="003728D2" w:rsidRPr="004D2A4F" w:rsidRDefault="0099178A" w:rsidP="003728D2">
      <w:pPr>
        <w:pStyle w:val="BodyText"/>
        <w:numPr>
          <w:ilvl w:val="0"/>
          <w:numId w:val="8"/>
        </w:numPr>
      </w:pPr>
      <w:r w:rsidRPr="004D2A4F">
        <w:t>per il processo di Ordinazione completa</w:t>
      </w:r>
      <w:r w:rsidR="003728D2" w:rsidRPr="004D2A4F">
        <w:t xml:space="preserve"> (v. Paragrafo </w:t>
      </w:r>
      <w:r w:rsidR="00A34DD2" w:rsidRPr="004D2A4F">
        <w:fldChar w:fldCharType="begin"/>
      </w:r>
      <w:r w:rsidRPr="004D2A4F">
        <w:instrText xml:space="preserve"> REF _Ref534718149 \r \h </w:instrText>
      </w:r>
      <w:r w:rsidR="00735368" w:rsidRPr="004D2A4F">
        <w:instrText xml:space="preserve"> \* MERGEFORMAT </w:instrText>
      </w:r>
      <w:r w:rsidR="00A34DD2" w:rsidRPr="004D2A4F">
        <w:fldChar w:fldCharType="separate"/>
      </w:r>
      <w:ins w:id="3923" w:author="Cernigliaro, Giuseppe (IT - Bologna)" w:date="2019-02-07T20:53:00Z">
        <w:r w:rsidR="004A592B">
          <w:t>2.3.3</w:t>
        </w:r>
      </w:ins>
      <w:del w:id="3924" w:author="Cernigliaro, Giuseppe (IT - Bologna)" w:date="2019-02-07T20:53:00Z">
        <w:r w:rsidRPr="004D2A4F" w:rsidDel="004A592B">
          <w:delText>2.4.3</w:delText>
        </w:r>
      </w:del>
      <w:r w:rsidR="00A34DD2" w:rsidRPr="004D2A4F">
        <w:fldChar w:fldCharType="end"/>
      </w:r>
      <w:r w:rsidR="003728D2" w:rsidRPr="004D2A4F">
        <w:t xml:space="preserve">), </w:t>
      </w:r>
      <w:ins w:id="3925" w:author="Marciante, Teresa Lucia (IT - Roma)" w:date="2019-02-07T19:07:00Z">
        <w:r w:rsidR="004B61A7" w:rsidRPr="004B61A7">
          <w:rPr>
            <w:rStyle w:val="Hyperlink"/>
            <w:highlight w:val="yellow"/>
          </w:rPr>
          <w:t>(INDICARE LINK ASCIIDOC)</w:t>
        </w:r>
      </w:ins>
      <w:del w:id="3926" w:author="Marciante, Teresa Lucia (IT - Roma)" w:date="2019-02-07T19:07:00Z">
        <w:r w:rsidR="00E55CA8" w:rsidDel="004B61A7">
          <w:rPr>
            <w:rStyle w:val="Hyperlink"/>
          </w:rPr>
          <w:fldChar w:fldCharType="begin"/>
        </w:r>
        <w:r w:rsidR="00E55CA8" w:rsidDel="004B61A7">
          <w:rPr>
            <w:rStyle w:val="Hyperlink"/>
          </w:rPr>
          <w:delInstrText xml:space="preserve"> HYPERLINK "http://docs.peppol.eu/poacc/upgrade-3/profiles/28-ordering/" </w:delInstrText>
        </w:r>
        <w:r w:rsidR="00E55CA8" w:rsidDel="004B61A7">
          <w:rPr>
            <w:rStyle w:val="Hyperlink"/>
          </w:rPr>
          <w:fldChar w:fldCharType="separate"/>
        </w:r>
        <w:r w:rsidRPr="004D2A4F" w:rsidDel="004B61A7">
          <w:rPr>
            <w:rStyle w:val="Hyperlink"/>
          </w:rPr>
          <w:delText>BIS Ordering</w:delText>
        </w:r>
        <w:r w:rsidR="00E55CA8" w:rsidDel="004B61A7">
          <w:rPr>
            <w:rStyle w:val="Hyperlink"/>
          </w:rPr>
          <w:fldChar w:fldCharType="end"/>
        </w:r>
        <w:r w:rsidRPr="004D2A4F" w:rsidDel="004B61A7">
          <w:rPr>
            <w:rStyle w:val="Hyperlink"/>
          </w:rPr>
          <w:delText xml:space="preserve"> 3.0</w:delText>
        </w:r>
      </w:del>
      <w:r w:rsidR="003728D2" w:rsidRPr="004D2A4F">
        <w:t>;</w:t>
      </w:r>
    </w:p>
    <w:p w14:paraId="2E48CD12" w14:textId="0ACAAB6C" w:rsidR="003728D2" w:rsidRPr="004D2A4F" w:rsidRDefault="003728D2" w:rsidP="003728D2">
      <w:pPr>
        <w:pStyle w:val="BodyText"/>
        <w:numPr>
          <w:ilvl w:val="0"/>
          <w:numId w:val="8"/>
        </w:numPr>
      </w:pPr>
      <w:r w:rsidRPr="004D2A4F">
        <w:t xml:space="preserve">per </w:t>
      </w:r>
      <w:r w:rsidR="0099178A" w:rsidRPr="004D2A4F">
        <w:t>il processo di Ordinazione pre-concordata</w:t>
      </w:r>
      <w:r w:rsidRPr="004D2A4F">
        <w:t xml:space="preserve"> (v. Paragrafo </w:t>
      </w:r>
      <w:r w:rsidR="00A34DD2" w:rsidRPr="004D2A4F">
        <w:fldChar w:fldCharType="begin"/>
      </w:r>
      <w:r w:rsidR="0099178A" w:rsidRPr="004D2A4F">
        <w:instrText xml:space="preserve"> REF _Ref534718168 \r \h </w:instrText>
      </w:r>
      <w:r w:rsidR="00735368" w:rsidRPr="004D2A4F">
        <w:instrText xml:space="preserve"> \* MERGEFORMAT </w:instrText>
      </w:r>
      <w:r w:rsidR="00A34DD2" w:rsidRPr="004D2A4F">
        <w:fldChar w:fldCharType="separate"/>
      </w:r>
      <w:ins w:id="3927" w:author="Cernigliaro, Giuseppe (IT - Bologna)" w:date="2019-02-07T20:53:00Z">
        <w:r w:rsidR="004A592B">
          <w:t>2.3.4</w:t>
        </w:r>
      </w:ins>
      <w:del w:id="3928" w:author="Cernigliaro, Giuseppe (IT - Bologna)" w:date="2019-02-07T20:53:00Z">
        <w:r w:rsidR="0099178A" w:rsidRPr="004D2A4F" w:rsidDel="004A592B">
          <w:delText>2.4.4</w:delText>
        </w:r>
      </w:del>
      <w:r w:rsidR="00A34DD2" w:rsidRPr="004D2A4F">
        <w:fldChar w:fldCharType="end"/>
      </w:r>
      <w:r w:rsidRPr="004D2A4F">
        <w:t xml:space="preserve">), </w:t>
      </w:r>
      <w:ins w:id="3929" w:author="Marciante, Teresa Lucia (IT - Roma)" w:date="2019-02-07T19:07:00Z">
        <w:r w:rsidR="004B61A7" w:rsidRPr="004B61A7">
          <w:rPr>
            <w:rStyle w:val="Hyperlink"/>
            <w:highlight w:val="yellow"/>
          </w:rPr>
          <w:t>(INDICARE LINK ASCIIDOC)</w:t>
        </w:r>
      </w:ins>
      <w:del w:id="3930" w:author="Marciante, Teresa Lucia (IT - Roma)" w:date="2019-02-07T19:07:00Z">
        <w:r w:rsidR="00E55CA8" w:rsidDel="004B61A7">
          <w:rPr>
            <w:rStyle w:val="Hyperlink"/>
          </w:rPr>
          <w:fldChar w:fldCharType="begin"/>
        </w:r>
        <w:r w:rsidR="00E55CA8" w:rsidDel="004B61A7">
          <w:rPr>
            <w:rStyle w:val="Hyperlink"/>
          </w:rPr>
          <w:delInstrText xml:space="preserve"> HYPERLINK "http://docs.peppol.eu/poacc/upgrade-3/profiles/42-orderagreement/" </w:delInstrText>
        </w:r>
        <w:r w:rsidR="00E55CA8" w:rsidDel="004B61A7">
          <w:rPr>
            <w:rStyle w:val="Hyperlink"/>
          </w:rPr>
          <w:fldChar w:fldCharType="separate"/>
        </w:r>
        <w:r w:rsidR="0099178A" w:rsidRPr="004D2A4F" w:rsidDel="004B61A7">
          <w:rPr>
            <w:rStyle w:val="Hyperlink"/>
          </w:rPr>
          <w:delText>BIS Order Agreement</w:delText>
        </w:r>
        <w:r w:rsidR="00E55CA8" w:rsidDel="004B61A7">
          <w:rPr>
            <w:rStyle w:val="Hyperlink"/>
          </w:rPr>
          <w:fldChar w:fldCharType="end"/>
        </w:r>
        <w:r w:rsidR="0099178A" w:rsidRPr="004D2A4F" w:rsidDel="004B61A7">
          <w:rPr>
            <w:rStyle w:val="Hyperlink"/>
          </w:rPr>
          <w:delText xml:space="preserve"> 3.0</w:delText>
        </w:r>
      </w:del>
      <w:r w:rsidR="0099178A" w:rsidRPr="004D2A4F">
        <w:t>.</w:t>
      </w:r>
    </w:p>
    <w:p w14:paraId="39EFE502" w14:textId="6D26EE10" w:rsidR="006653B0" w:rsidRPr="004D2A4F" w:rsidRDefault="003728D2" w:rsidP="003728D2">
      <w:pPr>
        <w:pStyle w:val="BodyText"/>
        <w:tabs>
          <w:tab w:val="left" w:pos="7230"/>
        </w:tabs>
      </w:pPr>
      <w:r w:rsidRPr="004D2A4F">
        <w:t>E</w:t>
      </w:r>
      <w:r w:rsidR="00D541D0" w:rsidRPr="004D2A4F">
        <w:t xml:space="preserve">sempi di messaggi riferiti a ciascuno dei tipi di Documento sopra menzionati sono forniti nel Paragrafo </w:t>
      </w:r>
      <w:r w:rsidR="00A34DD2" w:rsidRPr="004D2A4F">
        <w:fldChar w:fldCharType="begin"/>
      </w:r>
      <w:r w:rsidR="0007399F" w:rsidRPr="004D2A4F">
        <w:instrText xml:space="preserve"> REF _Ref502262349 \r \h </w:instrText>
      </w:r>
      <w:r w:rsidR="00735368" w:rsidRPr="004D2A4F">
        <w:instrText xml:space="preserve"> \* MERGEFORMAT </w:instrText>
      </w:r>
      <w:r w:rsidR="00A34DD2" w:rsidRPr="004D2A4F">
        <w:fldChar w:fldCharType="separate"/>
      </w:r>
      <w:r w:rsidR="004A592B">
        <w:t>7.1</w:t>
      </w:r>
      <w:r w:rsidR="00A34DD2" w:rsidRPr="004D2A4F">
        <w:fldChar w:fldCharType="end"/>
      </w:r>
      <w:r w:rsidR="00D541D0" w:rsidRPr="004D2A4F">
        <w:t>.</w:t>
      </w:r>
    </w:p>
    <w:p w14:paraId="433163C7" w14:textId="77777777" w:rsidR="00003ADC" w:rsidRPr="004D2A4F" w:rsidRDefault="00003ADC" w:rsidP="00003ADC">
      <w:pPr>
        <w:pStyle w:val="BodyText"/>
      </w:pPr>
      <w:r w:rsidRPr="004D2A4F">
        <w:t>La tabella che segue mostra la corrispondenza tra i Documenti e i processi di NSO e i corrispondenti di PEPPOL.</w:t>
      </w:r>
    </w:p>
    <w:p w14:paraId="58CDB244" w14:textId="77777777" w:rsidR="00003ADC" w:rsidRPr="004D2A4F" w:rsidRDefault="00003ADC" w:rsidP="00003ADC">
      <w:pPr>
        <w:pStyle w:val="BodyText"/>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323"/>
        <w:gridCol w:w="1826"/>
        <w:gridCol w:w="2460"/>
        <w:gridCol w:w="2180"/>
      </w:tblGrid>
      <w:tr w:rsidR="00003ADC" w:rsidRPr="004D2A4F" w14:paraId="60E14439" w14:textId="77777777" w:rsidTr="00C31148">
        <w:trPr>
          <w:jc w:val="center"/>
        </w:trPr>
        <w:tc>
          <w:tcPr>
            <w:tcW w:w="0" w:type="auto"/>
            <w:gridSpan w:val="2"/>
            <w:tcBorders>
              <w:top w:val="single" w:sz="4" w:space="0" w:color="auto"/>
              <w:bottom w:val="nil"/>
              <w:right w:val="single" w:sz="4" w:space="0" w:color="auto"/>
            </w:tcBorders>
            <w:shd w:val="clear" w:color="auto" w:fill="D9D9D9" w:themeFill="background1" w:themeFillShade="D9"/>
          </w:tcPr>
          <w:p w14:paraId="663CC6E6" w14:textId="77777777" w:rsidR="00003ADC" w:rsidRPr="004D2A4F" w:rsidRDefault="00003ADC" w:rsidP="00AA5016">
            <w:pPr>
              <w:pStyle w:val="BodyText"/>
              <w:spacing w:before="120" w:after="120"/>
              <w:ind w:left="0"/>
              <w:jc w:val="center"/>
              <w:rPr>
                <w:b/>
              </w:rPr>
            </w:pPr>
            <w:r w:rsidRPr="004D2A4F">
              <w:rPr>
                <w:b/>
              </w:rPr>
              <w:t>DOCUMENTI</w:t>
            </w:r>
          </w:p>
        </w:tc>
        <w:tc>
          <w:tcPr>
            <w:tcW w:w="0" w:type="auto"/>
            <w:gridSpan w:val="2"/>
            <w:tcBorders>
              <w:top w:val="single" w:sz="4" w:space="0" w:color="auto"/>
              <w:left w:val="single" w:sz="4" w:space="0" w:color="auto"/>
              <w:bottom w:val="nil"/>
            </w:tcBorders>
            <w:shd w:val="clear" w:color="auto" w:fill="D9D9D9" w:themeFill="background1" w:themeFillShade="D9"/>
          </w:tcPr>
          <w:p w14:paraId="44A74A7C" w14:textId="77777777" w:rsidR="00003ADC" w:rsidRPr="004D2A4F" w:rsidRDefault="00003ADC" w:rsidP="00AA5016">
            <w:pPr>
              <w:pStyle w:val="BodyText"/>
              <w:spacing w:before="120" w:after="120"/>
              <w:ind w:left="0"/>
              <w:jc w:val="center"/>
              <w:rPr>
                <w:b/>
              </w:rPr>
            </w:pPr>
            <w:r w:rsidRPr="004D2A4F">
              <w:rPr>
                <w:b/>
              </w:rPr>
              <w:t>PROCESSI</w:t>
            </w:r>
          </w:p>
        </w:tc>
      </w:tr>
      <w:tr w:rsidR="00003ADC" w:rsidRPr="004D2A4F" w14:paraId="57225FF8" w14:textId="77777777" w:rsidTr="00C31148">
        <w:trPr>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3D031BFE" w14:textId="77777777" w:rsidR="00003ADC" w:rsidRPr="004D2A4F" w:rsidRDefault="00003ADC" w:rsidP="00AA5016">
            <w:pPr>
              <w:pStyle w:val="BodyText"/>
              <w:spacing w:before="120" w:after="120"/>
              <w:ind w:left="-118"/>
              <w:jc w:val="center"/>
              <w:rPr>
                <w:b/>
              </w:rPr>
            </w:pPr>
            <w:r w:rsidRPr="004D2A4F">
              <w:rPr>
                <w:b/>
              </w:rPr>
              <w:t>NSO</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3B55BE95" w14:textId="77777777" w:rsidR="00003ADC" w:rsidRPr="004D2A4F" w:rsidRDefault="00003ADC" w:rsidP="00AA5016">
            <w:pPr>
              <w:pStyle w:val="BodyText"/>
              <w:spacing w:before="120" w:after="120"/>
              <w:ind w:left="0"/>
              <w:jc w:val="center"/>
              <w:rPr>
                <w:b/>
              </w:rPr>
            </w:pPr>
            <w:r w:rsidRPr="004D2A4F">
              <w:rPr>
                <w:b/>
              </w:rPr>
              <w:t>PEPPOL</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tcPr>
          <w:p w14:paraId="637D35C4" w14:textId="77777777" w:rsidR="00003ADC" w:rsidRPr="004D2A4F" w:rsidRDefault="00003ADC" w:rsidP="00AA5016">
            <w:pPr>
              <w:pStyle w:val="BodyText"/>
              <w:spacing w:before="120" w:after="120"/>
              <w:ind w:left="0"/>
              <w:jc w:val="center"/>
              <w:rPr>
                <w:b/>
              </w:rPr>
            </w:pPr>
            <w:r w:rsidRPr="004D2A4F">
              <w:rPr>
                <w:b/>
              </w:rPr>
              <w:t>NSO</w:t>
            </w:r>
          </w:p>
        </w:tc>
        <w:tc>
          <w:tcPr>
            <w:tcW w:w="0" w:type="auto"/>
            <w:tcBorders>
              <w:top w:val="nil"/>
              <w:left w:val="single" w:sz="4" w:space="0" w:color="auto"/>
              <w:bottom w:val="single" w:sz="4" w:space="0" w:color="auto"/>
            </w:tcBorders>
            <w:shd w:val="clear" w:color="auto" w:fill="D9D9D9" w:themeFill="background1" w:themeFillShade="D9"/>
          </w:tcPr>
          <w:p w14:paraId="55847FA9" w14:textId="77777777" w:rsidR="00003ADC" w:rsidRPr="004D2A4F" w:rsidRDefault="00003ADC" w:rsidP="00AA5016">
            <w:pPr>
              <w:pStyle w:val="BodyText"/>
              <w:spacing w:before="120" w:after="120"/>
              <w:ind w:left="0"/>
              <w:jc w:val="center"/>
              <w:rPr>
                <w:b/>
              </w:rPr>
            </w:pPr>
            <w:r w:rsidRPr="004D2A4F">
              <w:rPr>
                <w:b/>
              </w:rPr>
              <w:t>PEPPOL</w:t>
            </w:r>
          </w:p>
        </w:tc>
      </w:tr>
      <w:tr w:rsidR="00003ADC" w:rsidRPr="004A592B" w14:paraId="6A8F1FE6" w14:textId="77777777" w:rsidTr="00C31148">
        <w:trPr>
          <w:trHeight w:val="1927"/>
          <w:jc w:val="center"/>
        </w:trPr>
        <w:tc>
          <w:tcPr>
            <w:tcW w:w="0" w:type="auto"/>
            <w:tcBorders>
              <w:top w:val="single" w:sz="4" w:space="0" w:color="auto"/>
            </w:tcBorders>
            <w:vAlign w:val="center"/>
          </w:tcPr>
          <w:p w14:paraId="5CC8844F" w14:textId="77777777" w:rsidR="00003ADC" w:rsidRPr="004D2A4F" w:rsidRDefault="00003ADC" w:rsidP="00AA5016">
            <w:pPr>
              <w:pStyle w:val="BodyText"/>
              <w:spacing w:before="120" w:after="120"/>
              <w:ind w:left="-57"/>
              <w:jc w:val="left"/>
              <w:rPr>
                <w:b/>
              </w:rPr>
            </w:pPr>
            <w:r w:rsidRPr="004D2A4F">
              <w:rPr>
                <w:b/>
              </w:rPr>
              <w:t>Ordine</w:t>
            </w:r>
          </w:p>
          <w:p w14:paraId="1388B507" w14:textId="77777777" w:rsidR="00003ADC" w:rsidRPr="004D2A4F" w:rsidRDefault="00003ADC" w:rsidP="00AA5016">
            <w:pPr>
              <w:pStyle w:val="BodyText"/>
              <w:spacing w:before="120" w:after="120"/>
              <w:ind w:left="-57"/>
              <w:jc w:val="left"/>
              <w:rPr>
                <w:b/>
              </w:rPr>
            </w:pPr>
            <w:r w:rsidRPr="004D2A4F">
              <w:rPr>
                <w:b/>
              </w:rPr>
              <w:t>Ordine pre-concordato</w:t>
            </w:r>
          </w:p>
          <w:p w14:paraId="7E957759" w14:textId="77777777" w:rsidR="00003ADC" w:rsidRPr="004D2A4F" w:rsidRDefault="00003ADC" w:rsidP="00AA5016">
            <w:pPr>
              <w:pStyle w:val="BodyText"/>
              <w:spacing w:before="120" w:after="120"/>
              <w:ind w:left="-57"/>
              <w:jc w:val="left"/>
              <w:rPr>
                <w:b/>
              </w:rPr>
            </w:pPr>
            <w:r w:rsidRPr="004D2A4F">
              <w:rPr>
                <w:b/>
              </w:rPr>
              <w:t>Risposta</w:t>
            </w:r>
          </w:p>
          <w:p w14:paraId="47109F2C" w14:textId="77777777" w:rsidR="00003ADC" w:rsidRPr="004D2A4F" w:rsidRDefault="006113A1" w:rsidP="00AA5016">
            <w:pPr>
              <w:pStyle w:val="BodyText"/>
              <w:spacing w:before="120" w:after="120"/>
              <w:ind w:left="-57"/>
              <w:jc w:val="left"/>
              <w:rPr>
                <w:b/>
              </w:rPr>
            </w:pPr>
            <w:r w:rsidRPr="004D2A4F">
              <w:rPr>
                <w:b/>
              </w:rPr>
              <w:t>Ordine di riscontro</w:t>
            </w:r>
          </w:p>
        </w:tc>
        <w:tc>
          <w:tcPr>
            <w:tcW w:w="0" w:type="auto"/>
            <w:tcBorders>
              <w:top w:val="single" w:sz="4" w:space="0" w:color="auto"/>
              <w:right w:val="single" w:sz="4" w:space="0" w:color="auto"/>
            </w:tcBorders>
            <w:vAlign w:val="center"/>
          </w:tcPr>
          <w:p w14:paraId="63B72EFA" w14:textId="77777777" w:rsidR="00003ADC" w:rsidRPr="004D2A4F" w:rsidRDefault="00003ADC" w:rsidP="00AA5016">
            <w:pPr>
              <w:pStyle w:val="BodyText"/>
              <w:spacing w:before="120" w:after="120"/>
              <w:ind w:left="-57"/>
              <w:jc w:val="left"/>
              <w:rPr>
                <w:lang w:val="en-US"/>
              </w:rPr>
            </w:pPr>
            <w:r w:rsidRPr="004D2A4F">
              <w:rPr>
                <w:lang w:val="en-US"/>
              </w:rPr>
              <w:t>Order</w:t>
            </w:r>
          </w:p>
          <w:p w14:paraId="05921E6A" w14:textId="77777777" w:rsidR="00003ADC" w:rsidRPr="004D2A4F" w:rsidRDefault="00003ADC" w:rsidP="00AA5016">
            <w:pPr>
              <w:pStyle w:val="BodyText"/>
              <w:spacing w:before="120" w:after="120"/>
              <w:ind w:left="-57"/>
              <w:jc w:val="left"/>
              <w:rPr>
                <w:lang w:val="en-US"/>
              </w:rPr>
            </w:pPr>
            <w:r w:rsidRPr="004D2A4F">
              <w:rPr>
                <w:lang w:val="en-US"/>
              </w:rPr>
              <w:t>Order Agreement</w:t>
            </w:r>
          </w:p>
          <w:p w14:paraId="51A58A12" w14:textId="77777777" w:rsidR="00003ADC" w:rsidRPr="004D2A4F" w:rsidRDefault="00003ADC" w:rsidP="00AA5016">
            <w:pPr>
              <w:pStyle w:val="BodyText"/>
              <w:spacing w:before="120" w:after="120"/>
              <w:ind w:left="-57"/>
              <w:jc w:val="left"/>
              <w:rPr>
                <w:lang w:val="en-US"/>
              </w:rPr>
            </w:pPr>
            <w:r w:rsidRPr="004D2A4F">
              <w:rPr>
                <w:lang w:val="en-US"/>
              </w:rPr>
              <w:t>Order Response</w:t>
            </w:r>
          </w:p>
          <w:p w14:paraId="56AEABE8" w14:textId="77777777" w:rsidR="00003ADC" w:rsidRPr="004D2A4F" w:rsidRDefault="00003ADC" w:rsidP="00AA5016">
            <w:pPr>
              <w:pStyle w:val="BodyText"/>
              <w:spacing w:before="120" w:after="120"/>
              <w:ind w:left="-57"/>
              <w:jc w:val="left"/>
              <w:rPr>
                <w:lang w:val="en-US"/>
              </w:rPr>
            </w:pPr>
            <w:r w:rsidRPr="004D2A4F">
              <w:rPr>
                <w:lang w:val="en-US"/>
              </w:rPr>
              <w:t>Order</w:t>
            </w:r>
          </w:p>
        </w:tc>
        <w:tc>
          <w:tcPr>
            <w:tcW w:w="0" w:type="auto"/>
            <w:tcBorders>
              <w:top w:val="single" w:sz="4" w:space="0" w:color="auto"/>
              <w:left w:val="single" w:sz="4" w:space="0" w:color="auto"/>
            </w:tcBorders>
            <w:vAlign w:val="center"/>
          </w:tcPr>
          <w:p w14:paraId="0605B52F" w14:textId="77777777" w:rsidR="00003ADC" w:rsidRPr="004D2A4F" w:rsidRDefault="00003ADC" w:rsidP="00AA5016">
            <w:pPr>
              <w:pStyle w:val="BodyText"/>
              <w:spacing w:before="120" w:after="120"/>
              <w:ind w:left="-57"/>
              <w:jc w:val="left"/>
              <w:rPr>
                <w:b/>
              </w:rPr>
            </w:pPr>
            <w:r w:rsidRPr="004D2A4F">
              <w:rPr>
                <w:b/>
              </w:rPr>
              <w:t>Ordinaz. semplice</w:t>
            </w:r>
          </w:p>
          <w:p w14:paraId="24046DA5" w14:textId="77777777" w:rsidR="00003ADC" w:rsidRPr="004D2A4F" w:rsidRDefault="00003ADC" w:rsidP="00AA5016">
            <w:pPr>
              <w:pStyle w:val="BodyText"/>
              <w:spacing w:before="120" w:after="120"/>
              <w:ind w:left="-57"/>
              <w:jc w:val="left"/>
              <w:rPr>
                <w:b/>
              </w:rPr>
            </w:pPr>
            <w:r w:rsidRPr="004D2A4F">
              <w:rPr>
                <w:b/>
              </w:rPr>
              <w:t>Ordinaz. completa</w:t>
            </w:r>
          </w:p>
          <w:p w14:paraId="58EF14CD" w14:textId="77777777" w:rsidR="00003ADC" w:rsidRPr="004D2A4F" w:rsidRDefault="00003ADC" w:rsidP="00AA5016">
            <w:pPr>
              <w:pStyle w:val="BodyText"/>
              <w:spacing w:before="120" w:after="120"/>
              <w:ind w:left="-57"/>
              <w:jc w:val="left"/>
              <w:rPr>
                <w:b/>
              </w:rPr>
            </w:pPr>
            <w:r w:rsidRPr="004D2A4F">
              <w:rPr>
                <w:b/>
              </w:rPr>
              <w:t>Ordinaz. pre-concordata</w:t>
            </w:r>
          </w:p>
        </w:tc>
        <w:tc>
          <w:tcPr>
            <w:tcW w:w="0" w:type="auto"/>
            <w:tcBorders>
              <w:top w:val="single" w:sz="4" w:space="0" w:color="auto"/>
            </w:tcBorders>
            <w:vAlign w:val="center"/>
          </w:tcPr>
          <w:p w14:paraId="66FDEFB6" w14:textId="77777777" w:rsidR="00003ADC" w:rsidRPr="004D2A4F" w:rsidRDefault="00003ADC" w:rsidP="00AA5016">
            <w:pPr>
              <w:pStyle w:val="BodyText"/>
              <w:spacing w:before="120" w:after="120"/>
              <w:ind w:left="-57"/>
              <w:jc w:val="left"/>
              <w:rPr>
                <w:lang w:val="en-US"/>
              </w:rPr>
            </w:pPr>
            <w:r w:rsidRPr="004D2A4F">
              <w:rPr>
                <w:lang w:val="en-US"/>
              </w:rPr>
              <w:t>BIS Order only</w:t>
            </w:r>
          </w:p>
          <w:p w14:paraId="36E200E5" w14:textId="77777777" w:rsidR="00003ADC" w:rsidRPr="004D2A4F" w:rsidRDefault="00003ADC" w:rsidP="00AA5016">
            <w:pPr>
              <w:pStyle w:val="BodyText"/>
              <w:spacing w:before="120" w:after="120"/>
              <w:ind w:left="-57"/>
              <w:jc w:val="left"/>
              <w:rPr>
                <w:lang w:val="en-US"/>
              </w:rPr>
            </w:pPr>
            <w:r w:rsidRPr="004D2A4F">
              <w:rPr>
                <w:lang w:val="en-US"/>
              </w:rPr>
              <w:t>BIS Ordering</w:t>
            </w:r>
          </w:p>
          <w:p w14:paraId="17491AA0" w14:textId="77777777" w:rsidR="00003ADC" w:rsidRPr="004D2A4F" w:rsidRDefault="00003ADC" w:rsidP="00AA5016">
            <w:pPr>
              <w:pStyle w:val="BodyText"/>
              <w:keepNext/>
              <w:spacing w:before="120" w:after="120"/>
              <w:ind w:left="-57"/>
              <w:jc w:val="left"/>
              <w:rPr>
                <w:lang w:val="en-US"/>
              </w:rPr>
            </w:pPr>
            <w:r w:rsidRPr="004D2A4F">
              <w:rPr>
                <w:lang w:val="en-US"/>
              </w:rPr>
              <w:t>BIS Order Agreement</w:t>
            </w:r>
          </w:p>
        </w:tc>
      </w:tr>
    </w:tbl>
    <w:p w14:paraId="0FC7A81A" w14:textId="77777777" w:rsidR="00003ADC" w:rsidRPr="004D2A4F" w:rsidRDefault="00003ADC" w:rsidP="00003ADC">
      <w:pPr>
        <w:pStyle w:val="Caption"/>
      </w:pPr>
      <w:r w:rsidRPr="004D2A4F">
        <w:t>Corrispondenze tra processi e documenti NSO e PEPPOL</w:t>
      </w:r>
    </w:p>
    <w:p w14:paraId="7988B659" w14:textId="38A0BEC6" w:rsidR="00F402A5" w:rsidRPr="004D2A4F" w:rsidRDefault="00003ADC" w:rsidP="00003ADC">
      <w:pPr>
        <w:pStyle w:val="BodyText"/>
      </w:pPr>
      <w:r w:rsidRPr="004D2A4F">
        <w:t xml:space="preserve">Ad integrazione di quanto descritto nei documenti sopra elencati, occorre tener conto </w:t>
      </w:r>
      <w:r w:rsidR="00F402A5" w:rsidRPr="004D2A4F">
        <w:t>delle istruzioni particolari fornite nei Paragrafi che seguono</w:t>
      </w:r>
      <w:r w:rsidRPr="004D2A4F">
        <w:t xml:space="preserve"> (si vedano anche i casi di esempio riportati nel Paragrafo </w:t>
      </w:r>
      <w:r w:rsidR="002F5F95" w:rsidRPr="004D2A4F">
        <w:fldChar w:fldCharType="begin"/>
      </w:r>
      <w:r w:rsidR="002F5F95" w:rsidRPr="004D2A4F">
        <w:instrText xml:space="preserve"> REF _Ref514780448 \r \h  \* MERGEFORMAT </w:instrText>
      </w:r>
      <w:r w:rsidR="002F5F95" w:rsidRPr="004D2A4F">
        <w:fldChar w:fldCharType="separate"/>
      </w:r>
      <w:ins w:id="3931" w:author="Cernigliaro, Giuseppe (IT - Bologna)" w:date="2019-02-07T20:53:00Z">
        <w:r w:rsidR="004A592B">
          <w:t>0</w:t>
        </w:r>
      </w:ins>
      <w:del w:id="3932" w:author="Cernigliaro, Giuseppe (IT - Bologna)" w:date="2019-02-07T20:53:00Z">
        <w:r w:rsidR="001D3693" w:rsidRPr="004D2A4F" w:rsidDel="004A592B">
          <w:delText>3.5</w:delText>
        </w:r>
      </w:del>
      <w:r w:rsidR="002F5F95" w:rsidRPr="004D2A4F">
        <w:fldChar w:fldCharType="end"/>
      </w:r>
      <w:r w:rsidRPr="004D2A4F">
        <w:t>).</w:t>
      </w:r>
    </w:p>
    <w:p w14:paraId="0CC86A6C" w14:textId="77777777" w:rsidR="00003ADC" w:rsidRPr="004D2A4F" w:rsidRDefault="00003ADC" w:rsidP="00003ADC">
      <w:pPr>
        <w:pStyle w:val="BodyText"/>
      </w:pPr>
      <w:r w:rsidRPr="004D2A4F">
        <w:t xml:space="preserve">Si precisa che </w:t>
      </w:r>
      <w:r w:rsidR="001D3693" w:rsidRPr="004D2A4F">
        <w:t>i</w:t>
      </w:r>
      <w:r w:rsidRPr="004D2A4F">
        <w:t xml:space="preserve"> controlli di seguito illustrati saranno implementati nelle </w:t>
      </w:r>
      <w:r w:rsidR="00586631" w:rsidRPr="004D2A4F">
        <w:t>localizzazioni</w:t>
      </w:r>
      <w:r w:rsidRPr="004D2A4F">
        <w:t xml:space="preserve"> italiane dell</w:t>
      </w:r>
      <w:r w:rsidR="001D3693" w:rsidRPr="004D2A4F">
        <w:t>e specifiche PEPPOL</w:t>
      </w:r>
      <w:r w:rsidRPr="004D2A4F">
        <w:t>.</w:t>
      </w:r>
    </w:p>
    <w:p w14:paraId="7FA76EE6" w14:textId="77777777" w:rsidR="006E0395" w:rsidRDefault="006E0395">
      <w:pPr>
        <w:rPr>
          <w:rFonts w:ascii="Frutiger LT 45 Light" w:eastAsia="Times New Roman" w:hAnsi="Frutiger LT 45 Light" w:cs="Times New Roman"/>
          <w:b/>
          <w:u w:val="single"/>
        </w:rPr>
      </w:pPr>
      <w:r>
        <w:rPr>
          <w:b/>
          <w:u w:val="single"/>
        </w:rPr>
        <w:br w:type="page"/>
      </w:r>
    </w:p>
    <w:p w14:paraId="55565A33" w14:textId="77777777" w:rsidR="006E0395" w:rsidRPr="004B61A7" w:rsidDel="004B61A7" w:rsidRDefault="00F402A5" w:rsidP="00F402A5">
      <w:pPr>
        <w:pStyle w:val="Heading4"/>
        <w:numPr>
          <w:ilvl w:val="3"/>
          <w:numId w:val="1"/>
        </w:numPr>
        <w:rPr>
          <w:del w:id="3933" w:author="Marciante, Teresa Lucia (IT - Roma)" w:date="2019-02-07T19:09:00Z"/>
        </w:rPr>
      </w:pPr>
      <w:bookmarkStart w:id="3934" w:name="_Ref534872413"/>
      <w:bookmarkStart w:id="3935" w:name="_Toc459564"/>
      <w:del w:id="3936" w:author="Marciante, Teresa Lucia (IT - Roma)" w:date="2019-02-07T19:09:00Z">
        <w:r w:rsidRPr="004B61A7" w:rsidDel="004B61A7">
          <w:lastRenderedPageBreak/>
          <w:delText>Istruzioni particolari per l’</w:delText>
        </w:r>
        <w:r w:rsidR="006E0395" w:rsidRPr="004B61A7" w:rsidDel="004B61A7">
          <w:delText>Ordine</w:delText>
        </w:r>
        <w:bookmarkEnd w:id="3934"/>
        <w:bookmarkEnd w:id="3935"/>
      </w:del>
    </w:p>
    <w:p w14:paraId="6CCF3F0D" w14:textId="77777777" w:rsidR="00073DC6" w:rsidRPr="004B61A7" w:rsidDel="004B61A7" w:rsidRDefault="00073DC6" w:rsidP="00E83446">
      <w:pPr>
        <w:pStyle w:val="BodyText"/>
        <w:rPr>
          <w:del w:id="3937" w:author="Marciante, Teresa Lucia (IT - Roma)" w:date="2019-02-07T19:09:00Z"/>
        </w:rPr>
      </w:pPr>
      <w:bookmarkStart w:id="3938" w:name="_Ref534644835"/>
      <w:del w:id="3939" w:author="Marciante, Teresa Lucia (IT - Roma)" w:date="2019-02-07T19:09:00Z">
        <w:r w:rsidRPr="004B61A7" w:rsidDel="004B61A7">
          <w:delText xml:space="preserve">Al fine di </w:delText>
        </w:r>
        <w:r w:rsidR="00F72C2B" w:rsidRPr="004B61A7" w:rsidDel="004B61A7">
          <w:delText>agevolare l’i</w:delText>
        </w:r>
        <w:r w:rsidRPr="004B61A7" w:rsidDel="004B61A7">
          <w:delText>nterpretazione</w:delText>
        </w:r>
        <w:r w:rsidR="00F72C2B" w:rsidRPr="004B61A7" w:rsidDel="004B61A7">
          <w:delText xml:space="preserve"> delle istruzioni che seguono, si</w:delText>
        </w:r>
        <w:r w:rsidRPr="004B61A7" w:rsidDel="004B61A7">
          <w:delText xml:space="preserve"> rammenta che</w:delText>
        </w:r>
        <w:r w:rsidR="00D34D2A" w:rsidRPr="004B61A7" w:rsidDel="004B61A7">
          <w:delText xml:space="preserve"> (v. Paragrafo </w:delText>
        </w:r>
        <w:r w:rsidR="002F5F95" w:rsidRPr="004B61A7" w:rsidDel="004B61A7">
          <w:fldChar w:fldCharType="begin"/>
        </w:r>
        <w:r w:rsidR="002F5F95" w:rsidRPr="004B61A7" w:rsidDel="004B61A7">
          <w:delInstrText xml:space="preserve"> REF _Ref499025515 \r \h  \* MERGEFORMAT </w:delInstrText>
        </w:r>
        <w:r w:rsidR="002F5F95" w:rsidRPr="004B61A7" w:rsidDel="004B61A7">
          <w:fldChar w:fldCharType="separate"/>
        </w:r>
        <w:r w:rsidR="00D34D2A" w:rsidRPr="004B61A7" w:rsidDel="004B61A7">
          <w:delText>2.3.2.1</w:delText>
        </w:r>
        <w:r w:rsidR="002F5F95" w:rsidRPr="004B61A7" w:rsidDel="004B61A7">
          <w:fldChar w:fldCharType="end"/>
        </w:r>
        <w:r w:rsidR="00D34D2A" w:rsidRPr="004B61A7" w:rsidDel="004B61A7">
          <w:delText>)</w:delText>
        </w:r>
        <w:r w:rsidRPr="004B61A7" w:rsidDel="004B61A7">
          <w:delText>:</w:delText>
        </w:r>
      </w:del>
    </w:p>
    <w:p w14:paraId="65B2BE78" w14:textId="77777777" w:rsidR="00D34D2A" w:rsidRPr="004B61A7" w:rsidDel="004B61A7" w:rsidRDefault="00D34D2A" w:rsidP="00073DC6">
      <w:pPr>
        <w:pStyle w:val="BodyText"/>
        <w:numPr>
          <w:ilvl w:val="0"/>
          <w:numId w:val="8"/>
        </w:numPr>
        <w:rPr>
          <w:del w:id="3940" w:author="Marciante, Teresa Lucia (IT - Roma)" w:date="2019-02-07T19:09:00Z"/>
        </w:rPr>
      </w:pPr>
      <w:del w:id="3941" w:author="Marciante, Teresa Lucia (IT - Roma)" w:date="2019-02-07T19:09:00Z">
        <w:r w:rsidRPr="004B61A7" w:rsidDel="004B61A7">
          <w:delText>l’Ordine può essere iniziale, di revoca o sostitutivo;</w:delText>
        </w:r>
      </w:del>
    </w:p>
    <w:p w14:paraId="1541FF67" w14:textId="77777777" w:rsidR="00E83446" w:rsidRPr="004B61A7" w:rsidDel="004B61A7" w:rsidRDefault="00F72C2B" w:rsidP="00073DC6">
      <w:pPr>
        <w:pStyle w:val="BodyText"/>
        <w:numPr>
          <w:ilvl w:val="0"/>
          <w:numId w:val="8"/>
        </w:numPr>
        <w:rPr>
          <w:del w:id="3942" w:author="Marciante, Teresa Lucia (IT - Roma)" w:date="2019-02-07T19:09:00Z"/>
        </w:rPr>
      </w:pPr>
      <w:del w:id="3943" w:author="Marciante, Teresa Lucia (IT - Roma)" w:date="2019-02-07T19:09:00Z">
        <w:r w:rsidRPr="004B61A7" w:rsidDel="004B61A7">
          <w:delText>i</w:delText>
        </w:r>
        <w:r w:rsidR="00073DC6" w:rsidRPr="004B61A7" w:rsidDel="004B61A7">
          <w:delText>l soggetto che emette l’</w:delText>
        </w:r>
        <w:r w:rsidRPr="004B61A7" w:rsidDel="004B61A7">
          <w:delText>Or</w:delText>
        </w:r>
        <w:r w:rsidR="00073DC6" w:rsidRPr="004B61A7" w:rsidDel="004B61A7">
          <w:delText xml:space="preserve">dine è sempre il </w:delText>
        </w:r>
        <w:r w:rsidR="00E83446" w:rsidRPr="004B61A7" w:rsidDel="004B61A7">
          <w:delText>Cliente</w:delText>
        </w:r>
        <w:r w:rsidR="00D34D2A" w:rsidRPr="004B61A7" w:rsidDel="004B61A7">
          <w:delText>.</w:delText>
        </w:r>
      </w:del>
    </w:p>
    <w:p w14:paraId="1FEFC4EC" w14:textId="77777777" w:rsidR="00F72C2B" w:rsidRPr="004B61A7" w:rsidDel="004B61A7" w:rsidRDefault="00D34D2A" w:rsidP="00D34D2A">
      <w:pPr>
        <w:pStyle w:val="BodyText"/>
        <w:ind w:left="800"/>
        <w:rPr>
          <w:del w:id="3944" w:author="Marciante, Teresa Lucia (IT - Roma)" w:date="2019-02-07T19:09:00Z"/>
        </w:rPr>
      </w:pPr>
      <w:del w:id="3945" w:author="Marciante, Teresa Lucia (IT - Roma)" w:date="2019-02-07T19:09:00Z">
        <w:r w:rsidRPr="004B61A7" w:rsidDel="004B61A7">
          <w:delText xml:space="preserve">Inoltre, </w:delText>
        </w:r>
        <w:r w:rsidR="00F72C2B" w:rsidRPr="004B61A7" w:rsidDel="004B61A7">
          <w:delText xml:space="preserve">a seconda che </w:delText>
        </w:r>
        <w:r w:rsidR="00237AAD" w:rsidRPr="004B61A7" w:rsidDel="004B61A7">
          <w:delText xml:space="preserve">il Cliente </w:delText>
        </w:r>
        <w:r w:rsidR="00F72C2B" w:rsidRPr="004B61A7" w:rsidDel="004B61A7">
          <w:delText xml:space="preserve">sia o meno disponibile a ricevere l’eventuale Risposta in modalità telematica, </w:delText>
        </w:r>
        <w:r w:rsidR="00237AAD" w:rsidRPr="004B61A7" w:rsidDel="004B61A7">
          <w:delText>il processo utilizzato può essere</w:delText>
        </w:r>
        <w:r w:rsidR="001D727B" w:rsidRPr="004B61A7" w:rsidDel="004B61A7">
          <w:delText>, rispettivamente,</w:delText>
        </w:r>
        <w:r w:rsidR="00F72C2B" w:rsidRPr="004B61A7" w:rsidDel="004B61A7">
          <w:delText xml:space="preserve"> </w:delText>
        </w:r>
        <w:r w:rsidR="0020594B" w:rsidRPr="004B61A7" w:rsidDel="004B61A7">
          <w:delText xml:space="preserve">quello </w:delText>
        </w:r>
        <w:r w:rsidR="00F72C2B" w:rsidRPr="004B61A7" w:rsidDel="004B61A7">
          <w:delText xml:space="preserve">di Ordinazione semplice (v. Paragrafo </w:delText>
        </w:r>
        <w:r w:rsidR="00A34DD2" w:rsidRPr="004B61A7" w:rsidDel="004B61A7">
          <w:fldChar w:fldCharType="begin"/>
        </w:r>
        <w:r w:rsidR="00F72C2B" w:rsidRPr="004B61A7" w:rsidDel="004B61A7">
          <w:delInstrText xml:space="preserve"> REF _Ref534901719 \r \h </w:delInstrText>
        </w:r>
        <w:r w:rsidR="006F0184" w:rsidRPr="004B61A7" w:rsidDel="004B61A7">
          <w:delInstrText xml:space="preserve"> \* MERGEFORMAT </w:delInstrText>
        </w:r>
        <w:r w:rsidR="00A34DD2" w:rsidRPr="004B61A7" w:rsidDel="004B61A7">
          <w:fldChar w:fldCharType="separate"/>
        </w:r>
        <w:r w:rsidR="00F72C2B" w:rsidRPr="004B61A7" w:rsidDel="004B61A7">
          <w:delText>2.4.2</w:delText>
        </w:r>
        <w:r w:rsidR="00A34DD2" w:rsidRPr="004B61A7" w:rsidDel="004B61A7">
          <w:fldChar w:fldCharType="end"/>
        </w:r>
        <w:r w:rsidR="00F72C2B" w:rsidRPr="004B61A7" w:rsidDel="004B61A7">
          <w:delText xml:space="preserve">) o quello di Ordinazione completa (v. Paragrafo </w:delText>
        </w:r>
        <w:r w:rsidR="00A34DD2" w:rsidRPr="004B61A7" w:rsidDel="004B61A7">
          <w:fldChar w:fldCharType="begin"/>
        </w:r>
        <w:r w:rsidR="00F72C2B" w:rsidRPr="004B61A7" w:rsidDel="004B61A7">
          <w:delInstrText xml:space="preserve"> REF _Ref534901729 \r \h </w:delInstrText>
        </w:r>
        <w:r w:rsidR="006F0184" w:rsidRPr="004B61A7" w:rsidDel="004B61A7">
          <w:delInstrText xml:space="preserve"> \* MERGEFORMAT </w:delInstrText>
        </w:r>
        <w:r w:rsidR="00A34DD2" w:rsidRPr="004B61A7" w:rsidDel="004B61A7">
          <w:fldChar w:fldCharType="separate"/>
        </w:r>
        <w:r w:rsidR="00F72C2B" w:rsidRPr="004B61A7" w:rsidDel="004B61A7">
          <w:delText>2.4.3</w:delText>
        </w:r>
        <w:r w:rsidR="00A34DD2" w:rsidRPr="004B61A7" w:rsidDel="004B61A7">
          <w:fldChar w:fldCharType="end"/>
        </w:r>
        <w:r w:rsidR="00F72C2B" w:rsidRPr="004B61A7" w:rsidDel="004B61A7">
          <w:delText>).</w:delText>
        </w:r>
      </w:del>
    </w:p>
    <w:p w14:paraId="4C62558B" w14:textId="77777777" w:rsidR="00F72C2B" w:rsidRPr="004B61A7" w:rsidDel="004B61A7" w:rsidRDefault="00ED0672" w:rsidP="00ED0672">
      <w:pPr>
        <w:pStyle w:val="BodyText"/>
        <w:rPr>
          <w:del w:id="3946" w:author="Marciante, Teresa Lucia (IT - Roma)" w:date="2019-02-07T19:09:00Z"/>
        </w:rPr>
      </w:pPr>
      <w:del w:id="3947" w:author="Marciante, Teresa Lucia (IT - Roma)" w:date="2019-02-07T19:09:00Z">
        <w:r w:rsidRPr="004B61A7" w:rsidDel="004B61A7">
          <w:delText>Di seguito le istruzioni particolari per l’emissione dell’Ordine</w:delText>
        </w:r>
        <w:r w:rsidR="001D727B" w:rsidRPr="004B61A7" w:rsidDel="004B61A7">
          <w:delText>. Per ciascuna regola viene fornito un breve esempio</w:delText>
        </w:r>
        <w:r w:rsidR="00D34D2A" w:rsidRPr="004B61A7" w:rsidDel="004B61A7">
          <w:delText xml:space="preserve"> tratto dai casi riportati nel Paragrafo </w:delText>
        </w:r>
        <w:r w:rsidR="00221ED6" w:rsidRPr="004B61A7" w:rsidDel="004B61A7">
          <w:fldChar w:fldCharType="begin"/>
        </w:r>
        <w:r w:rsidR="00221ED6" w:rsidRPr="004B61A7" w:rsidDel="004B61A7">
          <w:delInstrText xml:space="preserve"> REF _Ref514780526 \r \h </w:delInstrText>
        </w:r>
        <w:r w:rsidR="006F0184" w:rsidRPr="004B61A7" w:rsidDel="004B61A7">
          <w:delInstrText xml:space="preserve"> \* MERGEFORMAT </w:delInstrText>
        </w:r>
        <w:r w:rsidR="00221ED6" w:rsidRPr="004B61A7" w:rsidDel="004B61A7">
          <w:fldChar w:fldCharType="separate"/>
        </w:r>
        <w:r w:rsidR="00221ED6" w:rsidRPr="004B61A7" w:rsidDel="004B61A7">
          <w:delText>3.5.1</w:delText>
        </w:r>
        <w:r w:rsidR="00221ED6" w:rsidRPr="004B61A7" w:rsidDel="004B61A7">
          <w:fldChar w:fldCharType="end"/>
        </w:r>
        <w:r w:rsidR="001D727B" w:rsidRPr="004B61A7" w:rsidDel="004B61A7">
          <w:delText xml:space="preserve">. </w:delText>
        </w:r>
      </w:del>
    </w:p>
    <w:p w14:paraId="73789E18" w14:textId="77777777" w:rsidR="00ED0672" w:rsidRPr="004B61A7" w:rsidDel="004B61A7" w:rsidRDefault="00ED0672" w:rsidP="00655EE8">
      <w:pPr>
        <w:pStyle w:val="BodyText"/>
        <w:numPr>
          <w:ilvl w:val="0"/>
          <w:numId w:val="37"/>
        </w:numPr>
        <w:rPr>
          <w:del w:id="3948" w:author="Marciante, Teresa Lucia (IT - Roma)" w:date="2019-02-07T19:09:00Z"/>
        </w:rPr>
      </w:pPr>
      <w:del w:id="3949" w:author="Marciante, Teresa Lucia (IT - Roma)" w:date="2019-02-07T19:09:00Z">
        <w:r w:rsidRPr="004B61A7" w:rsidDel="004B61A7">
          <w:delText xml:space="preserve">Occorre indicare nel campo “CustomizationID” il valore corrispondente al </w:delText>
        </w:r>
        <w:r w:rsidR="001D727B" w:rsidRPr="004B61A7" w:rsidDel="004B61A7">
          <w:delText>formato Order transaction.</w:delText>
        </w:r>
      </w:del>
    </w:p>
    <w:p w14:paraId="7555EE6F" w14:textId="77777777" w:rsidR="001D727B" w:rsidRPr="004B61A7" w:rsidDel="004B61A7" w:rsidRDefault="001D727B" w:rsidP="001D727B">
      <w:pPr>
        <w:autoSpaceDE w:val="0"/>
        <w:autoSpaceDN w:val="0"/>
        <w:adjustRightInd w:val="0"/>
        <w:spacing w:after="0" w:line="240" w:lineRule="auto"/>
        <w:ind w:left="2497" w:firstLine="227"/>
        <w:rPr>
          <w:del w:id="3950" w:author="Marciante, Teresa Lucia (IT - Roma)" w:date="2019-02-07T19:09:00Z"/>
          <w:rFonts w:ascii="Garamond" w:hAnsi="Garamond" w:cs="Courier New"/>
          <w:sz w:val="18"/>
          <w:szCs w:val="18"/>
        </w:rPr>
      </w:pPr>
    </w:p>
    <w:p w14:paraId="7CA911EE" w14:textId="77777777" w:rsidR="001D727B" w:rsidRPr="002E2CF1" w:rsidDel="004B61A7" w:rsidRDefault="001D727B" w:rsidP="001D727B">
      <w:pPr>
        <w:autoSpaceDE w:val="0"/>
        <w:autoSpaceDN w:val="0"/>
        <w:adjustRightInd w:val="0"/>
        <w:spacing w:after="0" w:line="240" w:lineRule="auto"/>
        <w:ind w:left="2497" w:firstLine="227"/>
        <w:rPr>
          <w:del w:id="3951" w:author="Marciante, Teresa Lucia (IT - Roma)" w:date="2019-02-07T19:09:00Z"/>
          <w:rFonts w:ascii="Garamond" w:hAnsi="Garamond" w:cs="Courier New"/>
          <w:sz w:val="18"/>
          <w:szCs w:val="18"/>
        </w:rPr>
      </w:pPr>
      <w:del w:id="3952" w:author="Marciante, Teresa Lucia (IT - Roma)" w:date="2019-02-07T19:09:00Z">
        <w:r w:rsidRPr="002E2CF1" w:rsidDel="004B61A7">
          <w:rPr>
            <w:rFonts w:ascii="Garamond" w:hAnsi="Garamond" w:cs="Courier New"/>
            <w:sz w:val="18"/>
            <w:szCs w:val="18"/>
          </w:rPr>
          <w:delText>&lt;cbc:CustomizationID&gt;urn:fdc:peppol.eu:poacc:trns:order:3&lt;cbc:CustomizationID&gt;</w:delText>
        </w:r>
      </w:del>
    </w:p>
    <w:p w14:paraId="7D21D02B" w14:textId="77777777" w:rsidR="001D727B" w:rsidRPr="002E2CF1" w:rsidDel="004B61A7" w:rsidRDefault="001D727B" w:rsidP="001D727B">
      <w:pPr>
        <w:autoSpaceDE w:val="0"/>
        <w:autoSpaceDN w:val="0"/>
        <w:adjustRightInd w:val="0"/>
        <w:spacing w:after="0" w:line="240" w:lineRule="auto"/>
        <w:ind w:left="2497" w:firstLine="227"/>
        <w:rPr>
          <w:del w:id="3953" w:author="Marciante, Teresa Lucia (IT - Roma)" w:date="2019-02-07T19:09:00Z"/>
          <w:rFonts w:ascii="Garamond" w:hAnsi="Garamond" w:cs="Courier New"/>
          <w:sz w:val="18"/>
          <w:szCs w:val="18"/>
        </w:rPr>
      </w:pPr>
    </w:p>
    <w:p w14:paraId="153BF371" w14:textId="77777777" w:rsidR="001D727B" w:rsidRPr="004B61A7" w:rsidDel="004B61A7" w:rsidRDefault="001D727B" w:rsidP="00655EE8">
      <w:pPr>
        <w:pStyle w:val="BodyText"/>
        <w:numPr>
          <w:ilvl w:val="0"/>
          <w:numId w:val="37"/>
        </w:numPr>
        <w:rPr>
          <w:del w:id="3954" w:author="Marciante, Teresa Lucia (IT - Roma)" w:date="2019-02-07T19:09:00Z"/>
        </w:rPr>
      </w:pPr>
      <w:del w:id="3955" w:author="Marciante, Teresa Lucia (IT - Roma)" w:date="2019-02-07T19:09:00Z">
        <w:r w:rsidRPr="004B61A7" w:rsidDel="004B61A7">
          <w:delText>Occorre indicare nel campo “ProfileID” il valore corrispondente al processo che si intende utilizzare:</w:delText>
        </w:r>
      </w:del>
    </w:p>
    <w:p w14:paraId="37F6E63B" w14:textId="77777777" w:rsidR="00ED0672" w:rsidRPr="004B61A7" w:rsidDel="004B61A7" w:rsidRDefault="00ED0672" w:rsidP="00763A59">
      <w:pPr>
        <w:pStyle w:val="BodyText"/>
        <w:numPr>
          <w:ilvl w:val="0"/>
          <w:numId w:val="27"/>
        </w:numPr>
        <w:rPr>
          <w:del w:id="3956" w:author="Marciante, Teresa Lucia (IT - Roma)" w:date="2019-02-07T19:09:00Z"/>
        </w:rPr>
      </w:pPr>
      <w:del w:id="3957" w:author="Marciante, Teresa Lucia (IT - Roma)" w:date="2019-02-07T19:09:00Z">
        <w:r w:rsidRPr="004B61A7" w:rsidDel="004B61A7">
          <w:delText xml:space="preserve">per l’Ordinazione semplice è </w:delText>
        </w:r>
        <w:r w:rsidR="00F51CE4" w:rsidRPr="004B61A7" w:rsidDel="004B61A7">
          <w:delText>“</w:delText>
        </w:r>
        <w:r w:rsidRPr="004B61A7" w:rsidDel="004B61A7">
          <w:delText>urn:fdc:peppol.eu:poacc:bis:order_only:3</w:delText>
        </w:r>
        <w:r w:rsidR="00F51CE4" w:rsidRPr="004B61A7" w:rsidDel="004B61A7">
          <w:delText>”;</w:delText>
        </w:r>
      </w:del>
    </w:p>
    <w:p w14:paraId="15EB3768" w14:textId="77777777" w:rsidR="00ED0672" w:rsidRPr="004B61A7" w:rsidDel="004B61A7" w:rsidRDefault="00ED0672" w:rsidP="00763A59">
      <w:pPr>
        <w:pStyle w:val="BodyText"/>
        <w:numPr>
          <w:ilvl w:val="0"/>
          <w:numId w:val="27"/>
        </w:numPr>
        <w:rPr>
          <w:del w:id="3958" w:author="Marciante, Teresa Lucia (IT - Roma)" w:date="2019-02-07T19:09:00Z"/>
        </w:rPr>
      </w:pPr>
      <w:del w:id="3959" w:author="Marciante, Teresa Lucia (IT - Roma)" w:date="2019-02-07T19:09:00Z">
        <w:r w:rsidRPr="004B61A7" w:rsidDel="004B61A7">
          <w:delText>per l’Ordinazione completa</w:delText>
        </w:r>
        <w:r w:rsidR="00F51CE4" w:rsidRPr="004B61A7" w:rsidDel="004B61A7">
          <w:delText xml:space="preserve"> è “urn:fdc:peppol.eu:poacc:bis:ordering:3”.</w:delText>
        </w:r>
      </w:del>
    </w:p>
    <w:p w14:paraId="7BB95FAD" w14:textId="77777777" w:rsidR="00F51CE4" w:rsidRPr="004B61A7" w:rsidDel="004B61A7" w:rsidRDefault="00F51CE4" w:rsidP="00F51CE4">
      <w:pPr>
        <w:autoSpaceDE w:val="0"/>
        <w:autoSpaceDN w:val="0"/>
        <w:adjustRightInd w:val="0"/>
        <w:spacing w:after="0" w:line="240" w:lineRule="auto"/>
        <w:ind w:left="1135" w:firstLine="227"/>
        <w:rPr>
          <w:del w:id="3960" w:author="Marciante, Teresa Lucia (IT - Roma)" w:date="2019-02-07T19:09:00Z"/>
          <w:rFonts w:ascii="Garamond" w:hAnsi="Garamond" w:cs="Courier New"/>
          <w:sz w:val="18"/>
          <w:szCs w:val="18"/>
        </w:rPr>
      </w:pPr>
    </w:p>
    <w:p w14:paraId="11987A51" w14:textId="77777777" w:rsidR="00F51CE4" w:rsidRPr="002E2CF1" w:rsidDel="004B61A7" w:rsidRDefault="00F51CE4" w:rsidP="00F51CE4">
      <w:pPr>
        <w:autoSpaceDE w:val="0"/>
        <w:autoSpaceDN w:val="0"/>
        <w:adjustRightInd w:val="0"/>
        <w:spacing w:after="0" w:line="240" w:lineRule="auto"/>
        <w:ind w:left="2724"/>
        <w:rPr>
          <w:del w:id="3961" w:author="Marciante, Teresa Lucia (IT - Roma)" w:date="2019-02-07T19:09:00Z"/>
          <w:rFonts w:ascii="Garamond" w:hAnsi="Garamond" w:cs="Courier New"/>
          <w:sz w:val="18"/>
          <w:szCs w:val="18"/>
        </w:rPr>
      </w:pPr>
      <w:del w:id="3962" w:author="Marciante, Teresa Lucia (IT - Roma)" w:date="2019-02-07T19:09:00Z">
        <w:r w:rsidRPr="002E2CF1" w:rsidDel="004B61A7">
          <w:rPr>
            <w:rFonts w:ascii="Garamond" w:hAnsi="Garamond" w:cs="Courier New"/>
            <w:sz w:val="18"/>
            <w:szCs w:val="18"/>
          </w:rPr>
          <w:delText>&lt;cbc:ProfileID&gt;urn:fdc:peppol.eu:poacc:bis:order_only:3&lt;/cbc:ProfileID&gt;</w:delText>
        </w:r>
      </w:del>
    </w:p>
    <w:p w14:paraId="219942AE" w14:textId="77777777" w:rsidR="00F51CE4" w:rsidRPr="002E2CF1" w:rsidDel="004B61A7" w:rsidRDefault="00F51CE4" w:rsidP="00F51CE4">
      <w:pPr>
        <w:autoSpaceDE w:val="0"/>
        <w:autoSpaceDN w:val="0"/>
        <w:adjustRightInd w:val="0"/>
        <w:spacing w:after="0" w:line="240" w:lineRule="auto"/>
        <w:ind w:left="2724"/>
        <w:rPr>
          <w:del w:id="3963" w:author="Marciante, Teresa Lucia (IT - Roma)" w:date="2019-02-07T19:09:00Z"/>
          <w:rFonts w:ascii="Garamond" w:hAnsi="Garamond" w:cs="Courier New"/>
          <w:sz w:val="18"/>
          <w:szCs w:val="18"/>
        </w:rPr>
      </w:pPr>
    </w:p>
    <w:bookmarkEnd w:id="3938"/>
    <w:p w14:paraId="0F9FCB1B" w14:textId="77777777" w:rsidR="00003ADC" w:rsidRPr="004B61A7" w:rsidDel="004B61A7" w:rsidRDefault="00D34D2A" w:rsidP="00655EE8">
      <w:pPr>
        <w:pStyle w:val="BodyText"/>
        <w:numPr>
          <w:ilvl w:val="0"/>
          <w:numId w:val="37"/>
        </w:numPr>
        <w:rPr>
          <w:del w:id="3964" w:author="Marciante, Teresa Lucia (IT - Roma)" w:date="2019-02-07T19:09:00Z"/>
        </w:rPr>
      </w:pPr>
      <w:del w:id="3965" w:author="Marciante, Teresa Lucia (IT - Roma)" w:date="2019-02-07T19:09:00Z">
        <w:r w:rsidRPr="004B61A7" w:rsidDel="004B61A7">
          <w:delText>Il</w:delText>
        </w:r>
        <w:r w:rsidR="00003ADC" w:rsidRPr="004B61A7" w:rsidDel="004B61A7">
          <w:delText xml:space="preserve"> campo “PartyIdendification/ID” dell’elemento “BuyerCustomerParty” è obbligatorio e deve essere presente con una sola istanza (</w:delText>
        </w:r>
        <w:r w:rsidR="00DB5659" w:rsidRPr="004B61A7" w:rsidDel="004B61A7">
          <w:delText>cardinalità</w:delText>
        </w:r>
        <w:r w:rsidR="00003ADC" w:rsidRPr="004B61A7" w:rsidDel="004B61A7">
          <w:delText xml:space="preserve"> = 1), in quanto si tratta di uno dei tre elementi </w:delText>
        </w:r>
        <w:r w:rsidR="00DB5659" w:rsidRPr="004B61A7" w:rsidDel="004B61A7">
          <w:delText>della Tripletta di identificazione</w:delText>
        </w:r>
        <w:r w:rsidR="00003ADC" w:rsidRPr="004B61A7" w:rsidDel="004B61A7">
          <w:delText xml:space="preserve"> (v. Paragrafo </w:delText>
        </w:r>
        <w:r w:rsidR="00A34DD2" w:rsidRPr="004B61A7" w:rsidDel="004B61A7">
          <w:fldChar w:fldCharType="begin"/>
        </w:r>
        <w:r w:rsidR="00DB5659" w:rsidRPr="004B61A7" w:rsidDel="004B61A7">
          <w:delInstrText xml:space="preserve"> REF _Ref534644642 \r \h </w:delInstrText>
        </w:r>
        <w:r w:rsidR="006F0184" w:rsidRPr="004B61A7" w:rsidDel="004B61A7">
          <w:delInstrText xml:space="preserve"> \* MERGEFORMAT </w:delInstrText>
        </w:r>
        <w:r w:rsidR="00A34DD2" w:rsidRPr="004B61A7" w:rsidDel="004B61A7">
          <w:fldChar w:fldCharType="separate"/>
        </w:r>
        <w:r w:rsidR="00DB5659" w:rsidRPr="004B61A7" w:rsidDel="004B61A7">
          <w:delText>2.5.1</w:delText>
        </w:r>
        <w:r w:rsidR="00A34DD2" w:rsidRPr="004B61A7" w:rsidDel="004B61A7">
          <w:fldChar w:fldCharType="end"/>
        </w:r>
        <w:r w:rsidR="00003ADC" w:rsidRPr="004B61A7" w:rsidDel="004B61A7">
          <w:delText>).</w:delText>
        </w:r>
      </w:del>
    </w:p>
    <w:p w14:paraId="003F7FA3" w14:textId="77777777" w:rsidR="00003ADC" w:rsidRPr="004B61A7" w:rsidDel="004B61A7" w:rsidRDefault="00003ADC" w:rsidP="00655EE8">
      <w:pPr>
        <w:pStyle w:val="BodyText"/>
        <w:numPr>
          <w:ilvl w:val="0"/>
          <w:numId w:val="37"/>
        </w:numPr>
        <w:rPr>
          <w:del w:id="3966" w:author="Marciante, Teresa Lucia (IT - Roma)" w:date="2019-02-07T19:09:00Z"/>
        </w:rPr>
      </w:pPr>
      <w:del w:id="3967" w:author="Marciante, Teresa Lucia (IT - Roma)" w:date="2019-02-07T19:09:00Z">
        <w:r w:rsidRPr="004B61A7" w:rsidDel="004B61A7">
          <w:delText xml:space="preserve">Inoltre, si raccomanda l’uso del codice unico </w:delText>
        </w:r>
        <w:r w:rsidR="00D34D2A" w:rsidRPr="004B61A7" w:rsidDel="004B61A7">
          <w:delText>di 6 caratteri presente in IPA</w:delText>
        </w:r>
        <w:r w:rsidR="00105396" w:rsidRPr="004B61A7" w:rsidDel="004B61A7">
          <w:delText>.</w:delText>
        </w:r>
      </w:del>
    </w:p>
    <w:p w14:paraId="1F1045DE" w14:textId="77777777" w:rsidR="00003ADC" w:rsidRPr="004B61A7" w:rsidDel="004B61A7" w:rsidRDefault="00003ADC" w:rsidP="00003ADC">
      <w:pPr>
        <w:autoSpaceDE w:val="0"/>
        <w:autoSpaceDN w:val="0"/>
        <w:adjustRightInd w:val="0"/>
        <w:spacing w:after="0" w:line="240" w:lineRule="auto"/>
        <w:ind w:left="1362"/>
        <w:rPr>
          <w:del w:id="3968" w:author="Marciante, Teresa Lucia (IT - Roma)" w:date="2019-02-07T19:09:00Z"/>
          <w:rFonts w:ascii="Garamond" w:hAnsi="Garamond" w:cs="Courier New"/>
          <w:sz w:val="18"/>
          <w:szCs w:val="18"/>
        </w:rPr>
      </w:pPr>
    </w:p>
    <w:p w14:paraId="4E550B39" w14:textId="77777777" w:rsidR="008F66E1" w:rsidRPr="002E2CF1" w:rsidDel="004B61A7" w:rsidRDefault="008F66E1" w:rsidP="008F66E1">
      <w:pPr>
        <w:autoSpaceDE w:val="0"/>
        <w:autoSpaceDN w:val="0"/>
        <w:adjustRightInd w:val="0"/>
        <w:spacing w:after="0" w:line="240" w:lineRule="auto"/>
        <w:ind w:left="3119"/>
        <w:rPr>
          <w:del w:id="3969" w:author="Marciante, Teresa Lucia (IT - Roma)" w:date="2019-02-07T19:09:00Z"/>
          <w:rFonts w:ascii="Garamond" w:hAnsi="Garamond" w:cs="Courier New"/>
          <w:sz w:val="18"/>
          <w:szCs w:val="18"/>
        </w:rPr>
      </w:pPr>
      <w:del w:id="3970" w:author="Marciante, Teresa Lucia (IT - Roma)" w:date="2019-02-07T19:09:00Z">
        <w:r w:rsidRPr="002E2CF1" w:rsidDel="004B61A7">
          <w:rPr>
            <w:rFonts w:ascii="Garamond" w:hAnsi="Garamond" w:cs="Courier New"/>
            <w:sz w:val="18"/>
            <w:szCs w:val="18"/>
          </w:rPr>
          <w:delText>&lt;cac:BuyerCustomerParty&gt;</w:delText>
        </w:r>
      </w:del>
    </w:p>
    <w:p w14:paraId="2F9C6D10" w14:textId="77777777" w:rsidR="00246E5A" w:rsidRPr="002E2CF1" w:rsidDel="004B61A7" w:rsidRDefault="00246E5A" w:rsidP="008F66E1">
      <w:pPr>
        <w:autoSpaceDE w:val="0"/>
        <w:autoSpaceDN w:val="0"/>
        <w:adjustRightInd w:val="0"/>
        <w:spacing w:after="0" w:line="240" w:lineRule="auto"/>
        <w:ind w:left="3346" w:firstLine="59"/>
        <w:rPr>
          <w:del w:id="3971" w:author="Marciante, Teresa Lucia (IT - Roma)" w:date="2019-02-07T19:09:00Z"/>
          <w:rFonts w:ascii="Garamond" w:hAnsi="Garamond" w:cs="Courier New"/>
          <w:sz w:val="18"/>
          <w:szCs w:val="18"/>
        </w:rPr>
      </w:pPr>
      <w:del w:id="3972" w:author="Marciante, Teresa Lucia (IT - Roma)" w:date="2019-02-07T19:09:00Z">
        <w:r w:rsidRPr="002E2CF1" w:rsidDel="004B61A7">
          <w:rPr>
            <w:rFonts w:ascii="Garamond" w:hAnsi="Garamond" w:cs="Courier New"/>
            <w:sz w:val="18"/>
            <w:szCs w:val="18"/>
          </w:rPr>
          <w:delText>&lt;cac:Party&gt;</w:delText>
        </w:r>
      </w:del>
    </w:p>
    <w:p w14:paraId="1F10D31C" w14:textId="77777777" w:rsidR="00003ADC" w:rsidRPr="002E2CF1" w:rsidDel="004B61A7" w:rsidRDefault="00003ADC" w:rsidP="00246E5A">
      <w:pPr>
        <w:autoSpaceDE w:val="0"/>
        <w:autoSpaceDN w:val="0"/>
        <w:adjustRightInd w:val="0"/>
        <w:spacing w:after="0" w:line="240" w:lineRule="auto"/>
        <w:ind w:left="3573" w:firstLine="59"/>
        <w:rPr>
          <w:del w:id="3973" w:author="Marciante, Teresa Lucia (IT - Roma)" w:date="2019-02-07T19:09:00Z"/>
          <w:rFonts w:ascii="Garamond" w:hAnsi="Garamond" w:cs="Courier New"/>
          <w:sz w:val="18"/>
          <w:szCs w:val="18"/>
        </w:rPr>
      </w:pPr>
      <w:del w:id="3974" w:author="Marciante, Teresa Lucia (IT - Roma)" w:date="2019-02-07T19:09:00Z">
        <w:r w:rsidRPr="002E2CF1" w:rsidDel="004B61A7">
          <w:rPr>
            <w:rFonts w:ascii="Garamond" w:hAnsi="Garamond" w:cs="Courier New"/>
            <w:sz w:val="18"/>
            <w:szCs w:val="18"/>
          </w:rPr>
          <w:delText>&lt;cac:PartyIdentification&gt;</w:delText>
        </w:r>
      </w:del>
    </w:p>
    <w:p w14:paraId="637F99E8" w14:textId="77777777" w:rsidR="00003ADC" w:rsidRPr="002E2CF1" w:rsidDel="004B61A7" w:rsidRDefault="00003ADC" w:rsidP="00003ADC">
      <w:pPr>
        <w:autoSpaceDE w:val="0"/>
        <w:autoSpaceDN w:val="0"/>
        <w:adjustRightInd w:val="0"/>
        <w:spacing w:after="0" w:line="240" w:lineRule="auto"/>
        <w:ind w:left="3119"/>
        <w:rPr>
          <w:del w:id="3975" w:author="Marciante, Teresa Lucia (IT - Roma)" w:date="2019-02-07T19:09:00Z"/>
          <w:rFonts w:ascii="Garamond" w:hAnsi="Garamond" w:cs="Courier New"/>
          <w:sz w:val="18"/>
          <w:szCs w:val="18"/>
        </w:rPr>
      </w:pPr>
      <w:del w:id="3976" w:author="Marciante, Teresa Lucia (IT - Roma)" w:date="2019-02-07T19:09:00Z">
        <w:r w:rsidRPr="002E2CF1" w:rsidDel="004B61A7">
          <w:rPr>
            <w:rFonts w:ascii="Garamond" w:hAnsi="Garamond" w:cs="Courier New"/>
            <w:sz w:val="18"/>
            <w:szCs w:val="18"/>
          </w:rPr>
          <w:tab/>
        </w:r>
        <w:r w:rsidRPr="002E2CF1" w:rsidDel="004B61A7">
          <w:rPr>
            <w:rFonts w:ascii="Garamond" w:hAnsi="Garamond" w:cs="Courier New"/>
            <w:sz w:val="18"/>
            <w:szCs w:val="18"/>
          </w:rPr>
          <w:tab/>
        </w:r>
        <w:r w:rsidR="008F66E1" w:rsidRPr="002E2CF1" w:rsidDel="004B61A7">
          <w:rPr>
            <w:rFonts w:ascii="Garamond" w:hAnsi="Garamond" w:cs="Courier New"/>
            <w:sz w:val="18"/>
            <w:szCs w:val="18"/>
          </w:rPr>
          <w:tab/>
        </w:r>
        <w:r w:rsidR="00246E5A" w:rsidRPr="002E2CF1" w:rsidDel="004B61A7">
          <w:rPr>
            <w:rFonts w:ascii="Garamond" w:hAnsi="Garamond" w:cs="Courier New"/>
            <w:sz w:val="18"/>
            <w:szCs w:val="18"/>
          </w:rPr>
          <w:tab/>
        </w:r>
        <w:r w:rsidRPr="002E2CF1" w:rsidDel="004B61A7">
          <w:rPr>
            <w:rFonts w:ascii="Garamond" w:hAnsi="Garamond" w:cs="Courier New"/>
            <w:sz w:val="18"/>
            <w:szCs w:val="18"/>
          </w:rPr>
          <w:delText>&lt;cbc:ID schemeID=”IT:IPA”&gt;aaaaaa&lt;/cbc:ID&gt;</w:delText>
        </w:r>
      </w:del>
    </w:p>
    <w:p w14:paraId="31405716" w14:textId="77777777" w:rsidR="00003ADC" w:rsidRPr="002E2CF1" w:rsidDel="004B61A7" w:rsidRDefault="00003ADC" w:rsidP="00246E5A">
      <w:pPr>
        <w:autoSpaceDE w:val="0"/>
        <w:autoSpaceDN w:val="0"/>
        <w:adjustRightInd w:val="0"/>
        <w:spacing w:after="0" w:line="240" w:lineRule="auto"/>
        <w:ind w:left="3573" w:firstLine="59"/>
        <w:rPr>
          <w:del w:id="3977" w:author="Marciante, Teresa Lucia (IT - Roma)" w:date="2019-02-07T19:09:00Z"/>
          <w:rFonts w:ascii="Garamond" w:hAnsi="Garamond" w:cs="Courier New"/>
          <w:sz w:val="18"/>
          <w:szCs w:val="18"/>
        </w:rPr>
      </w:pPr>
      <w:del w:id="3978" w:author="Marciante, Teresa Lucia (IT - Roma)" w:date="2019-02-07T19:09:00Z">
        <w:r w:rsidRPr="002E2CF1" w:rsidDel="004B61A7">
          <w:rPr>
            <w:rFonts w:ascii="Garamond" w:hAnsi="Garamond" w:cs="Courier New"/>
            <w:sz w:val="18"/>
            <w:szCs w:val="18"/>
          </w:rPr>
          <w:delText>&lt;/cac:PartyIdentification&gt;</w:delText>
        </w:r>
      </w:del>
    </w:p>
    <w:p w14:paraId="0C59BFDC" w14:textId="77777777" w:rsidR="00246E5A" w:rsidRPr="002E2CF1" w:rsidDel="004B61A7" w:rsidRDefault="00246E5A" w:rsidP="008F66E1">
      <w:pPr>
        <w:autoSpaceDE w:val="0"/>
        <w:autoSpaceDN w:val="0"/>
        <w:adjustRightInd w:val="0"/>
        <w:spacing w:after="0" w:line="240" w:lineRule="auto"/>
        <w:ind w:left="3119" w:firstLine="59"/>
        <w:rPr>
          <w:del w:id="3979" w:author="Marciante, Teresa Lucia (IT - Roma)" w:date="2019-02-07T19:09:00Z"/>
          <w:rFonts w:ascii="Garamond" w:hAnsi="Garamond" w:cs="Courier New"/>
          <w:sz w:val="18"/>
          <w:szCs w:val="18"/>
        </w:rPr>
      </w:pPr>
      <w:del w:id="3980" w:author="Marciante, Teresa Lucia (IT - Roma)" w:date="2019-02-07T19:09:00Z">
        <w:r w:rsidRPr="002E2CF1" w:rsidDel="004B61A7">
          <w:rPr>
            <w:rFonts w:ascii="Garamond" w:hAnsi="Garamond" w:cs="Courier New"/>
            <w:sz w:val="18"/>
            <w:szCs w:val="18"/>
          </w:rPr>
          <w:tab/>
        </w:r>
        <w:r w:rsidRPr="002E2CF1" w:rsidDel="004B61A7">
          <w:rPr>
            <w:rFonts w:ascii="Garamond" w:hAnsi="Garamond" w:cs="Courier New"/>
            <w:sz w:val="18"/>
            <w:szCs w:val="18"/>
          </w:rPr>
          <w:tab/>
          <w:delText>&lt;cac:/Party&gt;</w:delText>
        </w:r>
      </w:del>
    </w:p>
    <w:p w14:paraId="6A221EBB" w14:textId="77777777" w:rsidR="008F66E1" w:rsidRPr="002E2CF1" w:rsidDel="004B61A7" w:rsidRDefault="008F66E1" w:rsidP="008F66E1">
      <w:pPr>
        <w:autoSpaceDE w:val="0"/>
        <w:autoSpaceDN w:val="0"/>
        <w:adjustRightInd w:val="0"/>
        <w:spacing w:after="0" w:line="240" w:lineRule="auto"/>
        <w:ind w:left="3119" w:firstLine="59"/>
        <w:rPr>
          <w:del w:id="3981" w:author="Marciante, Teresa Lucia (IT - Roma)" w:date="2019-02-07T19:09:00Z"/>
          <w:rFonts w:ascii="Garamond" w:hAnsi="Garamond" w:cs="Courier New"/>
          <w:sz w:val="18"/>
          <w:szCs w:val="18"/>
        </w:rPr>
      </w:pPr>
      <w:del w:id="3982" w:author="Marciante, Teresa Lucia (IT - Roma)" w:date="2019-02-07T19:09:00Z">
        <w:r w:rsidRPr="002E2CF1" w:rsidDel="004B61A7">
          <w:rPr>
            <w:rFonts w:ascii="Garamond" w:hAnsi="Garamond" w:cs="Courier New"/>
            <w:sz w:val="18"/>
            <w:szCs w:val="18"/>
          </w:rPr>
          <w:delText>&lt;/cac:BuyerCustomerParty&gt;</w:delText>
        </w:r>
      </w:del>
    </w:p>
    <w:p w14:paraId="3A01D489" w14:textId="77777777" w:rsidR="001209F5" w:rsidRPr="002E2CF1" w:rsidDel="004B61A7" w:rsidRDefault="001209F5" w:rsidP="008F66E1">
      <w:pPr>
        <w:autoSpaceDE w:val="0"/>
        <w:autoSpaceDN w:val="0"/>
        <w:adjustRightInd w:val="0"/>
        <w:spacing w:after="0" w:line="240" w:lineRule="auto"/>
        <w:ind w:left="3119" w:firstLine="59"/>
        <w:rPr>
          <w:del w:id="3983" w:author="Marciante, Teresa Lucia (IT - Roma)" w:date="2019-02-07T19:09:00Z"/>
          <w:rFonts w:ascii="Garamond" w:hAnsi="Garamond" w:cs="Courier New"/>
          <w:sz w:val="18"/>
          <w:szCs w:val="18"/>
        </w:rPr>
      </w:pPr>
    </w:p>
    <w:p w14:paraId="7343551F" w14:textId="77777777" w:rsidR="00AD719E" w:rsidRPr="002E2CF1" w:rsidDel="004B61A7" w:rsidRDefault="00AD719E">
      <w:pPr>
        <w:rPr>
          <w:del w:id="3984" w:author="Marciante, Teresa Lucia (IT - Roma)" w:date="2019-02-07T19:09:00Z"/>
          <w:rFonts w:ascii="Frutiger LT 45 Light" w:eastAsia="Times New Roman" w:hAnsi="Frutiger LT 45 Light" w:cs="Times New Roman"/>
        </w:rPr>
      </w:pPr>
      <w:bookmarkStart w:id="3985" w:name="_Ref534644851"/>
      <w:del w:id="3986" w:author="Marciante, Teresa Lucia (IT - Roma)" w:date="2019-02-07T19:09:00Z">
        <w:r w:rsidRPr="002E2CF1" w:rsidDel="004B61A7">
          <w:br w:type="page"/>
        </w:r>
      </w:del>
    </w:p>
    <w:p w14:paraId="79257FCB" w14:textId="77777777" w:rsidR="00003ADC" w:rsidRPr="004B61A7" w:rsidDel="004B61A7" w:rsidRDefault="00003ADC" w:rsidP="00655EE8">
      <w:pPr>
        <w:pStyle w:val="BodyText"/>
        <w:numPr>
          <w:ilvl w:val="0"/>
          <w:numId w:val="37"/>
        </w:numPr>
        <w:rPr>
          <w:del w:id="3987" w:author="Marciante, Teresa Lucia (IT - Roma)" w:date="2019-02-07T19:09:00Z"/>
        </w:rPr>
      </w:pPr>
      <w:del w:id="3988" w:author="Marciante, Teresa Lucia (IT - Roma)" w:date="2019-02-07T19:09:00Z">
        <w:r w:rsidRPr="004B61A7" w:rsidDel="004B61A7">
          <w:delText xml:space="preserve">Se è un </w:delText>
        </w:r>
        <w:r w:rsidR="00CD6F46" w:rsidRPr="004B61A7" w:rsidDel="004B61A7">
          <w:delText>Ordine di revoca</w:delText>
        </w:r>
        <w:r w:rsidR="00865DC2" w:rsidRPr="004B61A7" w:rsidDel="004B61A7">
          <w:delText xml:space="preserve"> o un</w:delText>
        </w:r>
        <w:r w:rsidRPr="004B61A7" w:rsidDel="004B61A7">
          <w:delText xml:space="preserve"> </w:delText>
        </w:r>
        <w:r w:rsidR="00865DC2" w:rsidRPr="004B61A7" w:rsidDel="004B61A7">
          <w:delText>Ordine sostitutivo</w:delText>
        </w:r>
        <w:bookmarkEnd w:id="3985"/>
        <w:r w:rsidR="006E0D38" w:rsidRPr="004B61A7" w:rsidDel="004B61A7">
          <w:delText xml:space="preserve">, </w:delText>
        </w:r>
        <w:r w:rsidRPr="004B61A7" w:rsidDel="004B61A7">
          <w:delText>nell’elemento “OrderDocumentReference” i seguenti campi</w:delText>
        </w:r>
        <w:r w:rsidR="00865DC2" w:rsidRPr="004B61A7" w:rsidDel="004B61A7">
          <w:delText xml:space="preserve"> </w:delText>
        </w:r>
        <w:r w:rsidRPr="004B61A7" w:rsidDel="004B61A7">
          <w:delText>sono obbligatori</w:delText>
        </w:r>
        <w:r w:rsidR="00865DC2" w:rsidRPr="004B61A7" w:rsidDel="004B61A7">
          <w:delText xml:space="preserve">, in quanto costituiscono la Tripletta di identificazione (v. Paragrafo </w:delText>
        </w:r>
        <w:r w:rsidR="002F5F95" w:rsidRPr="004B61A7" w:rsidDel="004B61A7">
          <w:fldChar w:fldCharType="begin"/>
        </w:r>
        <w:r w:rsidR="002F5F95" w:rsidRPr="004B61A7" w:rsidDel="004B61A7">
          <w:delInstrText xml:space="preserve"> REF _Ref534644642 \r \h  \* MERGEFORMAT </w:delInstrText>
        </w:r>
        <w:r w:rsidR="002F5F95" w:rsidRPr="004B61A7" w:rsidDel="004B61A7">
          <w:fldChar w:fldCharType="separate"/>
        </w:r>
        <w:r w:rsidR="00865DC2" w:rsidRPr="004B61A7" w:rsidDel="004B61A7">
          <w:delText>2.5.1</w:delText>
        </w:r>
        <w:r w:rsidR="002F5F95" w:rsidRPr="004B61A7" w:rsidDel="004B61A7">
          <w:fldChar w:fldCharType="end"/>
        </w:r>
        <w:r w:rsidR="00865DC2" w:rsidRPr="004B61A7" w:rsidDel="004B61A7">
          <w:delText>) del</w:delText>
        </w:r>
        <w:r w:rsidR="00AA5016" w:rsidRPr="004B61A7" w:rsidDel="004B61A7">
          <w:delText>l’Ordine che si intende revocare</w:delText>
        </w:r>
        <w:r w:rsidR="00865DC2" w:rsidRPr="004B61A7" w:rsidDel="004B61A7">
          <w:delText xml:space="preserve"> o sostituire</w:delText>
        </w:r>
        <w:r w:rsidRPr="004B61A7" w:rsidDel="004B61A7">
          <w:delText>:</w:delText>
        </w:r>
      </w:del>
    </w:p>
    <w:p w14:paraId="2EA48090" w14:textId="77777777" w:rsidR="00003ADC" w:rsidRPr="004B61A7" w:rsidDel="004B61A7" w:rsidRDefault="00003ADC" w:rsidP="00763A59">
      <w:pPr>
        <w:pStyle w:val="BodyText"/>
        <w:numPr>
          <w:ilvl w:val="0"/>
          <w:numId w:val="27"/>
        </w:numPr>
        <w:rPr>
          <w:del w:id="3989" w:author="Marciante, Teresa Lucia (IT - Roma)" w:date="2019-02-07T19:09:00Z"/>
        </w:rPr>
      </w:pPr>
      <w:del w:id="3990" w:author="Marciante, Teresa Lucia (IT - Roma)" w:date="2019-02-07T19:09:00Z">
        <w:r w:rsidRPr="004B61A7" w:rsidDel="004B61A7">
          <w:delText xml:space="preserve">“ID”, valorizzato </w:delText>
        </w:r>
        <w:r w:rsidR="00865DC2" w:rsidRPr="004B61A7" w:rsidDel="004B61A7">
          <w:delText xml:space="preserve">con l’identificativo dell’Ordine </w:delText>
        </w:r>
        <w:r w:rsidRPr="004B61A7" w:rsidDel="004B61A7">
          <w:delText xml:space="preserve">che si intende revocare o </w:delText>
        </w:r>
        <w:r w:rsidR="00161C21" w:rsidRPr="004B61A7" w:rsidDel="004B61A7">
          <w:delText>sostituire</w:delText>
        </w:r>
        <w:r w:rsidRPr="004B61A7" w:rsidDel="004B61A7">
          <w:delText>:</w:delText>
        </w:r>
      </w:del>
    </w:p>
    <w:p w14:paraId="77E4EADA" w14:textId="77777777" w:rsidR="00161C21" w:rsidRPr="004B61A7" w:rsidDel="004B61A7" w:rsidRDefault="00161C21" w:rsidP="00763A59">
      <w:pPr>
        <w:pStyle w:val="BodyText"/>
        <w:numPr>
          <w:ilvl w:val="0"/>
          <w:numId w:val="27"/>
        </w:numPr>
        <w:rPr>
          <w:del w:id="3991" w:author="Marciante, Teresa Lucia (IT - Roma)" w:date="2019-02-07T19:09:00Z"/>
        </w:rPr>
      </w:pPr>
      <w:del w:id="3992" w:author="Marciante, Teresa Lucia (IT - Roma)" w:date="2019-02-07T19:09:00Z">
        <w:r w:rsidRPr="004B61A7" w:rsidDel="004B61A7">
          <w:delText>“IssueDate”, valorizzato con la data dell’Ordine che si intende revocare o sostituire;</w:delText>
        </w:r>
      </w:del>
    </w:p>
    <w:p w14:paraId="2412A588" w14:textId="77777777" w:rsidR="00003ADC" w:rsidRPr="004B61A7" w:rsidDel="004B61A7" w:rsidRDefault="00003ADC" w:rsidP="00763A59">
      <w:pPr>
        <w:pStyle w:val="BodyText"/>
        <w:numPr>
          <w:ilvl w:val="0"/>
          <w:numId w:val="27"/>
        </w:numPr>
        <w:rPr>
          <w:del w:id="3993" w:author="Marciante, Teresa Lucia (IT - Roma)" w:date="2019-02-07T19:09:00Z"/>
        </w:rPr>
      </w:pPr>
      <w:del w:id="3994" w:author="Marciante, Teresa Lucia (IT - Roma)" w:date="2019-02-07T19:09:00Z">
        <w:r w:rsidRPr="004B61A7" w:rsidDel="004B61A7">
          <w:delText>“</w:delText>
        </w:r>
        <w:r w:rsidR="00E55CA8" w:rsidRPr="004B61A7" w:rsidDel="004B61A7">
          <w:fldChar w:fldCharType="begin"/>
        </w:r>
        <w:r w:rsidR="00E55CA8" w:rsidRPr="004B61A7" w:rsidDel="004B61A7">
          <w:delInstrText xml:space="preserve"> HYPERLINK "http://www.datypic.com/sc/ubl21/e-cac_IssuerParty.html" </w:delInstrText>
        </w:r>
        <w:r w:rsidR="00E55CA8" w:rsidRPr="004B61A7" w:rsidDel="004B61A7">
          <w:fldChar w:fldCharType="separate"/>
        </w:r>
        <w:r w:rsidRPr="004B61A7" w:rsidDel="004B61A7">
          <w:delText>IssuerParty</w:delText>
        </w:r>
        <w:r w:rsidR="00E55CA8" w:rsidRPr="004B61A7" w:rsidDel="004B61A7">
          <w:fldChar w:fldCharType="end"/>
        </w:r>
        <w:r w:rsidRPr="004B61A7" w:rsidDel="004B61A7">
          <w:delText>”, al cui interno dovrà essere indicato il campo “PartyIdendification/ID” con il corr</w:delText>
        </w:r>
        <w:r w:rsidR="00865DC2" w:rsidRPr="004B61A7" w:rsidDel="004B61A7">
          <w:delText xml:space="preserve">ispondente valore presente nell’Ordine </w:delText>
        </w:r>
        <w:r w:rsidR="00161C21" w:rsidRPr="004B61A7" w:rsidDel="004B61A7">
          <w:delText xml:space="preserve">che si intende </w:delText>
        </w:r>
        <w:r w:rsidRPr="004B61A7" w:rsidDel="004B61A7">
          <w:delText>revocare</w:delText>
        </w:r>
        <w:r w:rsidR="00161C21" w:rsidRPr="004B61A7" w:rsidDel="004B61A7">
          <w:delText xml:space="preserve"> o sostituire</w:delText>
        </w:r>
        <w:r w:rsidRPr="004B61A7" w:rsidDel="004B61A7">
          <w:delText>:</w:delText>
        </w:r>
      </w:del>
    </w:p>
    <w:p w14:paraId="7A652174" w14:textId="77777777" w:rsidR="00003ADC" w:rsidRPr="004B61A7" w:rsidDel="004B61A7" w:rsidRDefault="00003ADC" w:rsidP="00763A59">
      <w:pPr>
        <w:pStyle w:val="BodyText"/>
        <w:numPr>
          <w:ilvl w:val="0"/>
          <w:numId w:val="27"/>
        </w:numPr>
        <w:rPr>
          <w:del w:id="3995" w:author="Marciante, Teresa Lucia (IT - Roma)" w:date="2019-02-07T19:09:00Z"/>
        </w:rPr>
      </w:pPr>
      <w:del w:id="3996" w:author="Marciante, Teresa Lucia (IT - Roma)" w:date="2019-02-07T19:09:00Z">
        <w:r w:rsidRPr="004B61A7" w:rsidDel="004B61A7">
          <w:delText xml:space="preserve">“DocumentStatusCode”, </w:delText>
        </w:r>
        <w:r w:rsidR="00161C21" w:rsidRPr="004B61A7" w:rsidDel="004B61A7">
          <w:delText xml:space="preserve">valorizzato </w:delText>
        </w:r>
        <w:r w:rsidR="00B67BC7" w:rsidRPr="004B61A7" w:rsidDel="004B61A7">
          <w:delText>con:</w:delText>
        </w:r>
      </w:del>
    </w:p>
    <w:p w14:paraId="14C1512F" w14:textId="77777777" w:rsidR="00B67BC7" w:rsidRPr="004B61A7" w:rsidDel="004B61A7" w:rsidRDefault="00B67BC7" w:rsidP="00B67BC7">
      <w:pPr>
        <w:pStyle w:val="Trattino"/>
        <w:numPr>
          <w:ilvl w:val="2"/>
          <w:numId w:val="8"/>
        </w:numPr>
        <w:rPr>
          <w:del w:id="3997" w:author="Marciante, Teresa Lucia (IT - Roma)" w:date="2019-02-07T19:09:00Z"/>
        </w:rPr>
      </w:pPr>
      <w:del w:id="3998" w:author="Marciante, Teresa Lucia (IT - Roma)" w:date="2019-02-07T19:09:00Z">
        <w:r w:rsidRPr="004B61A7" w:rsidDel="004B61A7">
          <w:delText xml:space="preserve">“Cancelled” per la revoca; </w:delText>
        </w:r>
      </w:del>
    </w:p>
    <w:p w14:paraId="57543D3B" w14:textId="77777777" w:rsidR="00B67BC7" w:rsidRPr="004B61A7" w:rsidDel="004B61A7" w:rsidRDefault="00B67BC7" w:rsidP="00B67BC7">
      <w:pPr>
        <w:pStyle w:val="Trattino"/>
        <w:numPr>
          <w:ilvl w:val="2"/>
          <w:numId w:val="8"/>
        </w:numPr>
        <w:rPr>
          <w:del w:id="3999" w:author="Marciante, Teresa Lucia (IT - Roma)" w:date="2019-02-07T19:09:00Z"/>
        </w:rPr>
      </w:pPr>
      <w:del w:id="4000" w:author="Marciante, Teresa Lucia (IT - Roma)" w:date="2019-02-07T19:09:00Z">
        <w:r w:rsidRPr="004B61A7" w:rsidDel="004B61A7">
          <w:delText>“Revised” per la sostituzione.</w:delText>
        </w:r>
      </w:del>
    </w:p>
    <w:p w14:paraId="55BDF35F" w14:textId="77777777" w:rsidR="006668E1" w:rsidRPr="004B61A7" w:rsidDel="004B61A7" w:rsidRDefault="006668E1" w:rsidP="006668E1">
      <w:pPr>
        <w:autoSpaceDE w:val="0"/>
        <w:autoSpaceDN w:val="0"/>
        <w:adjustRightInd w:val="0"/>
        <w:spacing w:after="0" w:line="240" w:lineRule="auto"/>
        <w:ind w:left="2892" w:firstLine="227"/>
        <w:rPr>
          <w:del w:id="4001" w:author="Marciante, Teresa Lucia (IT - Roma)" w:date="2019-02-07T19:09:00Z"/>
          <w:rFonts w:ascii="Garamond" w:hAnsi="Garamond" w:cs="Courier New"/>
          <w:sz w:val="18"/>
          <w:szCs w:val="18"/>
        </w:rPr>
      </w:pPr>
    </w:p>
    <w:p w14:paraId="732E75C6" w14:textId="77777777" w:rsidR="006668E1" w:rsidRPr="004B61A7" w:rsidDel="004B61A7" w:rsidRDefault="006668E1" w:rsidP="006668E1">
      <w:pPr>
        <w:autoSpaceDE w:val="0"/>
        <w:autoSpaceDN w:val="0"/>
        <w:adjustRightInd w:val="0"/>
        <w:spacing w:after="0" w:line="240" w:lineRule="auto"/>
        <w:ind w:left="2892" w:firstLine="227"/>
        <w:rPr>
          <w:del w:id="4002" w:author="Marciante, Teresa Lucia (IT - Roma)" w:date="2019-02-07T19:09:00Z"/>
          <w:rFonts w:ascii="Garamond" w:hAnsi="Garamond" w:cs="Courier New"/>
          <w:sz w:val="18"/>
          <w:szCs w:val="18"/>
        </w:rPr>
      </w:pPr>
      <w:del w:id="4003" w:author="Marciante, Teresa Lucia (IT - Roma)" w:date="2019-02-07T19:09:00Z">
        <w:r w:rsidRPr="004B61A7" w:rsidDel="004B61A7">
          <w:rPr>
            <w:rFonts w:ascii="Garamond" w:hAnsi="Garamond" w:cs="Courier New"/>
            <w:sz w:val="18"/>
            <w:szCs w:val="18"/>
          </w:rPr>
          <w:delText>&lt;cac:OrderDocumentReference&gt;</w:delText>
        </w:r>
      </w:del>
    </w:p>
    <w:p w14:paraId="58692D35" w14:textId="77777777" w:rsidR="006668E1" w:rsidRPr="004B61A7" w:rsidDel="004B61A7" w:rsidRDefault="006668E1" w:rsidP="006668E1">
      <w:pPr>
        <w:autoSpaceDE w:val="0"/>
        <w:autoSpaceDN w:val="0"/>
        <w:adjustRightInd w:val="0"/>
        <w:spacing w:after="0" w:line="240" w:lineRule="auto"/>
        <w:ind w:left="3119"/>
        <w:rPr>
          <w:del w:id="4004" w:author="Marciante, Teresa Lucia (IT - Roma)" w:date="2019-02-07T19:09:00Z"/>
          <w:rFonts w:ascii="Garamond" w:hAnsi="Garamond" w:cs="Courier New"/>
          <w:sz w:val="18"/>
          <w:szCs w:val="18"/>
        </w:rPr>
      </w:pPr>
      <w:del w:id="4005" w:author="Marciante, Teresa Lucia (IT - Roma)" w:date="2019-02-07T19:09:00Z">
        <w:r w:rsidRPr="004B61A7" w:rsidDel="004B61A7">
          <w:rPr>
            <w:rFonts w:ascii="Garamond" w:hAnsi="Garamond" w:cs="Courier New"/>
            <w:sz w:val="18"/>
            <w:szCs w:val="18"/>
          </w:rPr>
          <w:tab/>
        </w:r>
        <w:r w:rsidRPr="004B61A7" w:rsidDel="004B61A7">
          <w:rPr>
            <w:rFonts w:ascii="Garamond" w:hAnsi="Garamond" w:cs="Courier New"/>
            <w:sz w:val="18"/>
            <w:szCs w:val="18"/>
          </w:rPr>
          <w:tab/>
          <w:delText>&lt;cbc:ID&gt;110&lt;/cbc:ID&gt;</w:delText>
        </w:r>
      </w:del>
    </w:p>
    <w:p w14:paraId="55F822E5" w14:textId="77777777" w:rsidR="006668E1" w:rsidRPr="002E2CF1" w:rsidDel="004B61A7" w:rsidRDefault="006668E1" w:rsidP="006668E1">
      <w:pPr>
        <w:autoSpaceDE w:val="0"/>
        <w:autoSpaceDN w:val="0"/>
        <w:adjustRightInd w:val="0"/>
        <w:spacing w:after="0" w:line="240" w:lineRule="auto"/>
        <w:ind w:left="3119"/>
        <w:rPr>
          <w:del w:id="4006" w:author="Marciante, Teresa Lucia (IT - Roma)" w:date="2019-02-07T19:09:00Z"/>
          <w:rFonts w:ascii="Garamond" w:hAnsi="Garamond" w:cs="Courier New"/>
          <w:sz w:val="18"/>
          <w:szCs w:val="18"/>
        </w:rPr>
      </w:pPr>
      <w:del w:id="4007" w:author="Marciante, Teresa Lucia (IT - Roma)" w:date="2019-02-07T19:09:00Z">
        <w:r w:rsidRPr="004B61A7" w:rsidDel="004B61A7">
          <w:rPr>
            <w:rFonts w:ascii="Garamond" w:hAnsi="Garamond" w:cs="Courier New"/>
            <w:sz w:val="18"/>
            <w:szCs w:val="18"/>
          </w:rPr>
          <w:tab/>
        </w:r>
        <w:r w:rsidRPr="004B61A7" w:rsidDel="004B61A7">
          <w:rPr>
            <w:rFonts w:ascii="Garamond" w:hAnsi="Garamond" w:cs="Courier New"/>
            <w:sz w:val="18"/>
            <w:szCs w:val="18"/>
          </w:rPr>
          <w:tab/>
        </w:r>
        <w:r w:rsidRPr="002E2CF1" w:rsidDel="004B61A7">
          <w:rPr>
            <w:rFonts w:ascii="Garamond" w:hAnsi="Garamond" w:cs="Courier New"/>
            <w:sz w:val="18"/>
            <w:szCs w:val="18"/>
          </w:rPr>
          <w:delText>&lt;cbc:IssueDate&gt;2018-01-30&lt;/IssueDate&gt;</w:delText>
        </w:r>
      </w:del>
    </w:p>
    <w:p w14:paraId="2B5F8076" w14:textId="77777777" w:rsidR="006668E1" w:rsidRPr="002E2CF1" w:rsidDel="004B61A7" w:rsidRDefault="006668E1" w:rsidP="006668E1">
      <w:pPr>
        <w:autoSpaceDE w:val="0"/>
        <w:autoSpaceDN w:val="0"/>
        <w:adjustRightInd w:val="0"/>
        <w:spacing w:after="0" w:line="240" w:lineRule="auto"/>
        <w:ind w:left="3178"/>
        <w:rPr>
          <w:del w:id="4008" w:author="Marciante, Teresa Lucia (IT - Roma)" w:date="2019-02-07T19:09:00Z"/>
          <w:rFonts w:ascii="Garamond" w:hAnsi="Garamond" w:cs="Courier New"/>
          <w:sz w:val="18"/>
          <w:szCs w:val="18"/>
        </w:rPr>
      </w:pPr>
      <w:del w:id="4009" w:author="Marciante, Teresa Lucia (IT - Roma)" w:date="2019-02-07T19:09:00Z">
        <w:r w:rsidRPr="002E2CF1" w:rsidDel="004B61A7">
          <w:rPr>
            <w:rFonts w:ascii="Garamond" w:hAnsi="Garamond" w:cs="Courier New"/>
            <w:sz w:val="18"/>
            <w:szCs w:val="18"/>
          </w:rPr>
          <w:tab/>
        </w:r>
        <w:r w:rsidRPr="002E2CF1" w:rsidDel="004B61A7">
          <w:rPr>
            <w:rFonts w:ascii="Garamond" w:hAnsi="Garamond" w:cs="Courier New"/>
            <w:sz w:val="18"/>
            <w:szCs w:val="18"/>
          </w:rPr>
          <w:tab/>
          <w:delText>&lt;cac:IssuerParty&gt;</w:delText>
        </w:r>
      </w:del>
    </w:p>
    <w:p w14:paraId="09CFFD78" w14:textId="77777777" w:rsidR="006668E1" w:rsidRPr="002E2CF1" w:rsidDel="004B61A7" w:rsidRDefault="006668E1" w:rsidP="006668E1">
      <w:pPr>
        <w:autoSpaceDE w:val="0"/>
        <w:autoSpaceDN w:val="0"/>
        <w:adjustRightInd w:val="0"/>
        <w:spacing w:after="0" w:line="240" w:lineRule="auto"/>
        <w:ind w:left="3402"/>
        <w:rPr>
          <w:del w:id="4010" w:author="Marciante, Teresa Lucia (IT - Roma)" w:date="2019-02-07T19:09:00Z"/>
          <w:rFonts w:ascii="Garamond" w:hAnsi="Garamond" w:cs="Courier New"/>
          <w:sz w:val="18"/>
          <w:szCs w:val="18"/>
        </w:rPr>
      </w:pPr>
      <w:del w:id="4011" w:author="Marciante, Teresa Lucia (IT - Roma)" w:date="2019-02-07T19:09:00Z">
        <w:r w:rsidRPr="002E2CF1" w:rsidDel="004B61A7">
          <w:tab/>
        </w:r>
        <w:r w:rsidRPr="002E2CF1" w:rsidDel="004B61A7">
          <w:tab/>
        </w:r>
        <w:r w:rsidRPr="002E2CF1" w:rsidDel="004B61A7">
          <w:rPr>
            <w:rFonts w:ascii="Garamond" w:hAnsi="Garamond" w:cs="Courier New"/>
            <w:sz w:val="18"/>
            <w:szCs w:val="18"/>
          </w:rPr>
          <w:delText>&lt;cac:PartyIdentification&gt;</w:delText>
        </w:r>
      </w:del>
    </w:p>
    <w:p w14:paraId="0B3BACD4" w14:textId="77777777" w:rsidR="006668E1" w:rsidRPr="002E2CF1" w:rsidDel="004B61A7" w:rsidRDefault="006668E1" w:rsidP="006668E1">
      <w:pPr>
        <w:autoSpaceDE w:val="0"/>
        <w:autoSpaceDN w:val="0"/>
        <w:adjustRightInd w:val="0"/>
        <w:spacing w:after="0" w:line="240" w:lineRule="auto"/>
        <w:ind w:left="3408"/>
        <w:rPr>
          <w:del w:id="4012" w:author="Marciante, Teresa Lucia (IT - Roma)" w:date="2019-02-07T19:09:00Z"/>
          <w:rFonts w:ascii="Garamond" w:hAnsi="Garamond" w:cs="Courier New"/>
          <w:sz w:val="18"/>
          <w:szCs w:val="18"/>
        </w:rPr>
      </w:pPr>
      <w:del w:id="4013" w:author="Marciante, Teresa Lucia (IT - Roma)" w:date="2019-02-07T19:09:00Z">
        <w:r w:rsidRPr="002E2CF1" w:rsidDel="004B61A7">
          <w:rPr>
            <w:rFonts w:ascii="Garamond" w:hAnsi="Garamond" w:cs="Courier New"/>
            <w:sz w:val="18"/>
            <w:szCs w:val="18"/>
          </w:rPr>
          <w:tab/>
        </w:r>
        <w:r w:rsidRPr="002E2CF1" w:rsidDel="004B61A7">
          <w:rPr>
            <w:rFonts w:ascii="Garamond" w:hAnsi="Garamond" w:cs="Courier New"/>
            <w:sz w:val="18"/>
            <w:szCs w:val="18"/>
          </w:rPr>
          <w:tab/>
          <w:delText>&lt;cbc:ID schemeID=”IT:IPA”&gt;aaaaaa&lt;/cbc:ID&gt;</w:delText>
        </w:r>
      </w:del>
    </w:p>
    <w:p w14:paraId="0B61F864" w14:textId="77777777" w:rsidR="006668E1" w:rsidRPr="002E2CF1" w:rsidDel="004B61A7" w:rsidRDefault="006668E1" w:rsidP="006668E1">
      <w:pPr>
        <w:adjustRightInd w:val="0"/>
        <w:spacing w:after="0"/>
        <w:ind w:left="3405" w:firstLine="227"/>
        <w:rPr>
          <w:del w:id="4014" w:author="Marciante, Teresa Lucia (IT - Roma)" w:date="2019-02-07T19:09:00Z"/>
          <w:rFonts w:ascii="Garamond" w:hAnsi="Garamond" w:cs="Courier New"/>
          <w:sz w:val="18"/>
          <w:szCs w:val="18"/>
        </w:rPr>
      </w:pPr>
      <w:del w:id="4015" w:author="Marciante, Teresa Lucia (IT - Roma)" w:date="2019-02-07T19:09:00Z">
        <w:r w:rsidRPr="002E2CF1" w:rsidDel="004B61A7">
          <w:rPr>
            <w:rFonts w:ascii="Garamond" w:hAnsi="Garamond" w:cs="Courier New"/>
            <w:sz w:val="18"/>
            <w:szCs w:val="18"/>
          </w:rPr>
          <w:delText>&lt;/cac:PartyIdentification&gt;</w:delText>
        </w:r>
      </w:del>
    </w:p>
    <w:p w14:paraId="4882D0B8" w14:textId="77777777" w:rsidR="006668E1" w:rsidRPr="002E2CF1" w:rsidDel="004B61A7" w:rsidRDefault="006668E1" w:rsidP="006668E1">
      <w:pPr>
        <w:adjustRightInd w:val="0"/>
        <w:spacing w:after="0"/>
        <w:ind w:left="3178" w:firstLine="227"/>
        <w:rPr>
          <w:del w:id="4016" w:author="Marciante, Teresa Lucia (IT - Roma)" w:date="2019-02-07T19:09:00Z"/>
          <w:rFonts w:ascii="Garamond" w:hAnsi="Garamond" w:cs="Courier New"/>
          <w:sz w:val="18"/>
          <w:szCs w:val="18"/>
        </w:rPr>
      </w:pPr>
      <w:del w:id="4017" w:author="Marciante, Teresa Lucia (IT - Roma)" w:date="2019-02-07T19:09:00Z">
        <w:r w:rsidRPr="002E2CF1" w:rsidDel="004B61A7">
          <w:rPr>
            <w:rFonts w:ascii="Garamond" w:hAnsi="Garamond" w:cs="Courier New"/>
            <w:sz w:val="18"/>
            <w:szCs w:val="18"/>
          </w:rPr>
          <w:delText>&lt;/cac: :IssuerParty &gt;</w:delText>
        </w:r>
      </w:del>
    </w:p>
    <w:p w14:paraId="5D8E0C1E" w14:textId="77777777" w:rsidR="006668E1" w:rsidRPr="002E2CF1" w:rsidDel="004B61A7" w:rsidRDefault="006668E1" w:rsidP="006668E1">
      <w:pPr>
        <w:adjustRightInd w:val="0"/>
        <w:spacing w:after="0"/>
        <w:ind w:left="3178" w:firstLine="227"/>
        <w:rPr>
          <w:del w:id="4018" w:author="Marciante, Teresa Lucia (IT - Roma)" w:date="2019-02-07T19:09:00Z"/>
          <w:rFonts w:ascii="Garamond" w:hAnsi="Garamond" w:cs="Courier New"/>
          <w:sz w:val="18"/>
          <w:szCs w:val="18"/>
        </w:rPr>
      </w:pPr>
      <w:del w:id="4019" w:author="Marciante, Teresa Lucia (IT - Roma)" w:date="2019-02-07T19:09:00Z">
        <w:r w:rsidRPr="002E2CF1" w:rsidDel="004B61A7">
          <w:rPr>
            <w:rFonts w:ascii="Garamond" w:hAnsi="Garamond" w:cs="Courier New"/>
            <w:sz w:val="18"/>
            <w:szCs w:val="18"/>
          </w:rPr>
          <w:delText>&lt;cbc:DocumentStatusCode&gt;Revised&lt;/DocumentStatusCode&gt;</w:delText>
        </w:r>
      </w:del>
    </w:p>
    <w:p w14:paraId="2D73BC9B" w14:textId="77777777" w:rsidR="006668E1" w:rsidRPr="004B61A7" w:rsidDel="004B61A7" w:rsidRDefault="006668E1" w:rsidP="006668E1">
      <w:pPr>
        <w:autoSpaceDE w:val="0"/>
        <w:autoSpaceDN w:val="0"/>
        <w:adjustRightInd w:val="0"/>
        <w:spacing w:after="0" w:line="240" w:lineRule="auto"/>
        <w:ind w:left="2892" w:firstLine="227"/>
        <w:rPr>
          <w:del w:id="4020" w:author="Marciante, Teresa Lucia (IT - Roma)" w:date="2019-02-07T19:09:00Z"/>
          <w:rFonts w:ascii="Garamond" w:hAnsi="Garamond" w:cs="Courier New"/>
          <w:sz w:val="18"/>
          <w:szCs w:val="18"/>
        </w:rPr>
      </w:pPr>
      <w:del w:id="4021" w:author="Marciante, Teresa Lucia (IT - Roma)" w:date="2019-02-07T19:09:00Z">
        <w:r w:rsidRPr="004B61A7" w:rsidDel="004B61A7">
          <w:rPr>
            <w:rFonts w:ascii="Garamond" w:hAnsi="Garamond" w:cs="Courier New"/>
            <w:sz w:val="18"/>
            <w:szCs w:val="18"/>
          </w:rPr>
          <w:delText>&lt;/cac:OrderDocumentReference &gt;</w:delText>
        </w:r>
      </w:del>
    </w:p>
    <w:p w14:paraId="4C175AC1" w14:textId="77777777" w:rsidR="00A446FF" w:rsidRPr="004B61A7" w:rsidDel="004B61A7" w:rsidRDefault="00B244A9" w:rsidP="00655EE8">
      <w:pPr>
        <w:pStyle w:val="BodyText"/>
        <w:numPr>
          <w:ilvl w:val="0"/>
          <w:numId w:val="37"/>
        </w:numPr>
        <w:rPr>
          <w:del w:id="4022" w:author="Marciante, Teresa Lucia (IT - Roma)" w:date="2019-02-07T19:09:00Z"/>
        </w:rPr>
      </w:pPr>
      <w:bookmarkStart w:id="4023" w:name="_Hlk534839223"/>
      <w:del w:id="4024" w:author="Marciante, Teresa Lucia (IT - Roma)" w:date="2019-02-07T19:09:00Z">
        <w:r w:rsidRPr="004B61A7" w:rsidDel="004B61A7">
          <w:delText xml:space="preserve">Se </w:delText>
        </w:r>
        <w:r w:rsidR="001209F5" w:rsidRPr="004B61A7" w:rsidDel="004B61A7">
          <w:delText xml:space="preserve">è un </w:delText>
        </w:r>
        <w:r w:rsidR="00CD6F46" w:rsidRPr="004B61A7" w:rsidDel="004B61A7">
          <w:delText>Ordine di revoca</w:delText>
        </w:r>
        <w:r w:rsidR="001209F5" w:rsidRPr="004B61A7" w:rsidDel="004B61A7">
          <w:delText>, non deve contenere linee d’ordine</w:delText>
        </w:r>
        <w:bookmarkEnd w:id="4023"/>
        <w:r w:rsidR="00087011" w:rsidRPr="004B61A7" w:rsidDel="004B61A7">
          <w:delText>.</w:delText>
        </w:r>
      </w:del>
    </w:p>
    <w:p w14:paraId="37016CCA" w14:textId="77777777" w:rsidR="00586631" w:rsidRPr="004B61A7" w:rsidDel="004B61A7" w:rsidRDefault="00586631" w:rsidP="00655EE8">
      <w:pPr>
        <w:pStyle w:val="BodyText"/>
        <w:numPr>
          <w:ilvl w:val="0"/>
          <w:numId w:val="37"/>
        </w:numPr>
        <w:rPr>
          <w:del w:id="4025" w:author="Marciante, Teresa Lucia (IT - Roma)" w:date="2019-02-07T19:09:00Z"/>
        </w:rPr>
      </w:pPr>
      <w:del w:id="4026" w:author="Marciante, Teresa Lucia (IT - Roma)" w:date="2019-02-07T19:09:00Z">
        <w:r w:rsidRPr="004B61A7" w:rsidDel="004B61A7">
          <w:delText xml:space="preserve">Sebbene non sia un elemento obbligatorio, si raccomanda vivamente di indicare l’identificativo del soggetto a cui deve essere intestata la fattura riferita all’Ordine che si sta predisponendo, valorizzando </w:delText>
        </w:r>
        <w:r w:rsidR="00B23A7E" w:rsidRPr="004B61A7" w:rsidDel="004B61A7">
          <w:delText>il campo “</w:delText>
        </w:r>
        <w:r w:rsidR="009779A3" w:rsidRPr="004B61A7" w:rsidDel="004B61A7">
          <w:delText>PartyIdentification/</w:delText>
        </w:r>
        <w:r w:rsidR="00B23A7E" w:rsidRPr="004B61A7" w:rsidDel="004B61A7">
          <w:delText>ID” del</w:delText>
        </w:r>
        <w:r w:rsidRPr="004B61A7" w:rsidDel="004B61A7">
          <w:delText>l’elemento</w:delText>
        </w:r>
        <w:r w:rsidR="00B23A7E" w:rsidRPr="004B61A7" w:rsidDel="004B61A7">
          <w:delText xml:space="preserve"> “AccountingCustom</w:delText>
        </w:r>
        <w:r w:rsidR="009779A3" w:rsidRPr="004B61A7" w:rsidDel="004B61A7">
          <w:delText>e</w:delText>
        </w:r>
        <w:r w:rsidR="00B23A7E" w:rsidRPr="004B61A7" w:rsidDel="004B61A7">
          <w:delText>rParty”.</w:delText>
        </w:r>
      </w:del>
    </w:p>
    <w:p w14:paraId="4CB75095" w14:textId="77777777" w:rsidR="009779A3" w:rsidRPr="004B61A7" w:rsidDel="004B61A7" w:rsidRDefault="009779A3" w:rsidP="00B23A7E">
      <w:pPr>
        <w:autoSpaceDE w:val="0"/>
        <w:autoSpaceDN w:val="0"/>
        <w:adjustRightInd w:val="0"/>
        <w:spacing w:after="0" w:line="240" w:lineRule="auto"/>
        <w:ind w:left="3119"/>
        <w:rPr>
          <w:del w:id="4027" w:author="Marciante, Teresa Lucia (IT - Roma)" w:date="2019-02-07T19:09:00Z"/>
          <w:rFonts w:ascii="Garamond" w:hAnsi="Garamond" w:cs="Courier New"/>
          <w:sz w:val="18"/>
          <w:szCs w:val="18"/>
        </w:rPr>
      </w:pPr>
      <w:bookmarkStart w:id="4028" w:name="_Ref534872555"/>
    </w:p>
    <w:p w14:paraId="2F9B3DBF" w14:textId="77777777" w:rsidR="00B23A7E" w:rsidRPr="002E2CF1" w:rsidDel="004B61A7" w:rsidRDefault="00B23A7E" w:rsidP="00B23A7E">
      <w:pPr>
        <w:autoSpaceDE w:val="0"/>
        <w:autoSpaceDN w:val="0"/>
        <w:adjustRightInd w:val="0"/>
        <w:spacing w:after="0" w:line="240" w:lineRule="auto"/>
        <w:ind w:left="3119"/>
        <w:rPr>
          <w:del w:id="4029" w:author="Marciante, Teresa Lucia (IT - Roma)" w:date="2019-02-07T19:09:00Z"/>
          <w:rFonts w:ascii="Garamond" w:hAnsi="Garamond" w:cs="Courier New"/>
          <w:sz w:val="18"/>
          <w:szCs w:val="18"/>
        </w:rPr>
      </w:pPr>
      <w:del w:id="4030" w:author="Marciante, Teresa Lucia (IT - Roma)" w:date="2019-02-07T19:09:00Z">
        <w:r w:rsidRPr="002E2CF1" w:rsidDel="004B61A7">
          <w:rPr>
            <w:rFonts w:ascii="Garamond" w:hAnsi="Garamond" w:cs="Courier New"/>
            <w:sz w:val="18"/>
            <w:szCs w:val="18"/>
          </w:rPr>
          <w:delText>&lt;cac:</w:delText>
        </w:r>
        <w:r w:rsidR="009779A3" w:rsidRPr="002E2CF1" w:rsidDel="004B61A7">
          <w:rPr>
            <w:rFonts w:ascii="Garamond" w:hAnsi="Garamond" w:cs="Courier New"/>
            <w:sz w:val="18"/>
            <w:szCs w:val="18"/>
          </w:rPr>
          <w:delText>Accounting</w:delText>
        </w:r>
        <w:r w:rsidRPr="002E2CF1" w:rsidDel="004B61A7">
          <w:rPr>
            <w:rFonts w:ascii="Garamond" w:hAnsi="Garamond" w:cs="Courier New"/>
            <w:sz w:val="18"/>
            <w:szCs w:val="18"/>
          </w:rPr>
          <w:delText>CustomerParty&gt;</w:delText>
        </w:r>
      </w:del>
    </w:p>
    <w:p w14:paraId="719C8527" w14:textId="77777777" w:rsidR="00B23A7E" w:rsidRPr="002E2CF1" w:rsidDel="004B61A7" w:rsidRDefault="00B23A7E" w:rsidP="00B23A7E">
      <w:pPr>
        <w:autoSpaceDE w:val="0"/>
        <w:autoSpaceDN w:val="0"/>
        <w:adjustRightInd w:val="0"/>
        <w:spacing w:after="0" w:line="240" w:lineRule="auto"/>
        <w:ind w:left="3346" w:firstLine="59"/>
        <w:rPr>
          <w:del w:id="4031" w:author="Marciante, Teresa Lucia (IT - Roma)" w:date="2019-02-07T19:09:00Z"/>
          <w:rFonts w:ascii="Garamond" w:hAnsi="Garamond" w:cs="Courier New"/>
          <w:sz w:val="18"/>
          <w:szCs w:val="18"/>
        </w:rPr>
      </w:pPr>
      <w:del w:id="4032" w:author="Marciante, Teresa Lucia (IT - Roma)" w:date="2019-02-07T19:09:00Z">
        <w:r w:rsidRPr="002E2CF1" w:rsidDel="004B61A7">
          <w:rPr>
            <w:rFonts w:ascii="Garamond" w:hAnsi="Garamond" w:cs="Courier New"/>
            <w:sz w:val="18"/>
            <w:szCs w:val="18"/>
          </w:rPr>
          <w:delText>&lt;cac:Party&gt;</w:delText>
        </w:r>
      </w:del>
    </w:p>
    <w:p w14:paraId="1CAD0EEC" w14:textId="77777777" w:rsidR="00B23A7E" w:rsidRPr="002E2CF1" w:rsidDel="004B61A7" w:rsidRDefault="00B23A7E" w:rsidP="00B23A7E">
      <w:pPr>
        <w:autoSpaceDE w:val="0"/>
        <w:autoSpaceDN w:val="0"/>
        <w:adjustRightInd w:val="0"/>
        <w:spacing w:after="0" w:line="240" w:lineRule="auto"/>
        <w:ind w:left="3573" w:firstLine="59"/>
        <w:rPr>
          <w:del w:id="4033" w:author="Marciante, Teresa Lucia (IT - Roma)" w:date="2019-02-07T19:09:00Z"/>
          <w:rFonts w:ascii="Garamond" w:hAnsi="Garamond" w:cs="Courier New"/>
          <w:sz w:val="18"/>
          <w:szCs w:val="18"/>
        </w:rPr>
      </w:pPr>
      <w:del w:id="4034" w:author="Marciante, Teresa Lucia (IT - Roma)" w:date="2019-02-07T19:09:00Z">
        <w:r w:rsidRPr="002E2CF1" w:rsidDel="004B61A7">
          <w:rPr>
            <w:rFonts w:ascii="Garamond" w:hAnsi="Garamond" w:cs="Courier New"/>
            <w:sz w:val="18"/>
            <w:szCs w:val="18"/>
          </w:rPr>
          <w:delText>&lt;cac:PartyIdentification&gt;</w:delText>
        </w:r>
      </w:del>
    </w:p>
    <w:p w14:paraId="362240FD" w14:textId="77777777" w:rsidR="00B23A7E" w:rsidRPr="002E2CF1" w:rsidDel="004B61A7" w:rsidRDefault="00B23A7E" w:rsidP="00B23A7E">
      <w:pPr>
        <w:autoSpaceDE w:val="0"/>
        <w:autoSpaceDN w:val="0"/>
        <w:adjustRightInd w:val="0"/>
        <w:spacing w:after="0" w:line="240" w:lineRule="auto"/>
        <w:ind w:left="3119"/>
        <w:rPr>
          <w:del w:id="4035" w:author="Marciante, Teresa Lucia (IT - Roma)" w:date="2019-02-07T19:09:00Z"/>
          <w:rFonts w:ascii="Garamond" w:hAnsi="Garamond" w:cs="Courier New"/>
          <w:sz w:val="18"/>
          <w:szCs w:val="18"/>
        </w:rPr>
      </w:pPr>
      <w:del w:id="4036" w:author="Marciante, Teresa Lucia (IT - Roma)" w:date="2019-02-07T19:09:00Z">
        <w:r w:rsidRPr="002E2CF1" w:rsidDel="004B61A7">
          <w:rPr>
            <w:rFonts w:ascii="Garamond" w:hAnsi="Garamond" w:cs="Courier New"/>
            <w:sz w:val="18"/>
            <w:szCs w:val="18"/>
          </w:rPr>
          <w:tab/>
        </w:r>
        <w:r w:rsidRPr="002E2CF1" w:rsidDel="004B61A7">
          <w:rPr>
            <w:rFonts w:ascii="Garamond" w:hAnsi="Garamond" w:cs="Courier New"/>
            <w:sz w:val="18"/>
            <w:szCs w:val="18"/>
          </w:rPr>
          <w:tab/>
        </w:r>
        <w:r w:rsidRPr="002E2CF1" w:rsidDel="004B61A7">
          <w:rPr>
            <w:rFonts w:ascii="Garamond" w:hAnsi="Garamond" w:cs="Courier New"/>
            <w:sz w:val="18"/>
            <w:szCs w:val="18"/>
          </w:rPr>
          <w:tab/>
        </w:r>
        <w:r w:rsidRPr="002E2CF1" w:rsidDel="004B61A7">
          <w:rPr>
            <w:rFonts w:ascii="Garamond" w:hAnsi="Garamond" w:cs="Courier New"/>
            <w:sz w:val="18"/>
            <w:szCs w:val="18"/>
          </w:rPr>
          <w:tab/>
          <w:delText>&lt;cbc:ID schemeID=”IT:IPA”&gt;</w:delText>
        </w:r>
        <w:r w:rsidR="009779A3" w:rsidRPr="002E2CF1" w:rsidDel="004B61A7">
          <w:rPr>
            <w:rFonts w:ascii="Garamond" w:hAnsi="Garamond" w:cs="Courier New"/>
            <w:sz w:val="18"/>
            <w:szCs w:val="18"/>
          </w:rPr>
          <w:delText>f</w:delText>
        </w:r>
        <w:r w:rsidRPr="002E2CF1" w:rsidDel="004B61A7">
          <w:rPr>
            <w:rFonts w:ascii="Garamond" w:hAnsi="Garamond" w:cs="Courier New"/>
            <w:sz w:val="18"/>
            <w:szCs w:val="18"/>
          </w:rPr>
          <w:delText>aaaaa&lt;/cbc:ID&gt;</w:delText>
        </w:r>
      </w:del>
    </w:p>
    <w:p w14:paraId="5B23E7CD" w14:textId="77777777" w:rsidR="00B23A7E" w:rsidRPr="002E2CF1" w:rsidDel="004B61A7" w:rsidRDefault="00B23A7E" w:rsidP="00B23A7E">
      <w:pPr>
        <w:autoSpaceDE w:val="0"/>
        <w:autoSpaceDN w:val="0"/>
        <w:adjustRightInd w:val="0"/>
        <w:spacing w:after="0" w:line="240" w:lineRule="auto"/>
        <w:ind w:left="3573" w:firstLine="59"/>
        <w:rPr>
          <w:del w:id="4037" w:author="Marciante, Teresa Lucia (IT - Roma)" w:date="2019-02-07T19:09:00Z"/>
          <w:rFonts w:ascii="Garamond" w:hAnsi="Garamond" w:cs="Courier New"/>
          <w:sz w:val="18"/>
          <w:szCs w:val="18"/>
        </w:rPr>
      </w:pPr>
      <w:del w:id="4038" w:author="Marciante, Teresa Lucia (IT - Roma)" w:date="2019-02-07T19:09:00Z">
        <w:r w:rsidRPr="002E2CF1" w:rsidDel="004B61A7">
          <w:rPr>
            <w:rFonts w:ascii="Garamond" w:hAnsi="Garamond" w:cs="Courier New"/>
            <w:sz w:val="18"/>
            <w:szCs w:val="18"/>
          </w:rPr>
          <w:delText>&lt;/cac:PartyIdentification&gt;</w:delText>
        </w:r>
      </w:del>
    </w:p>
    <w:p w14:paraId="0B807EAA" w14:textId="77777777" w:rsidR="00B23A7E" w:rsidRPr="002E2CF1" w:rsidDel="004B61A7" w:rsidRDefault="00B23A7E" w:rsidP="00B23A7E">
      <w:pPr>
        <w:autoSpaceDE w:val="0"/>
        <w:autoSpaceDN w:val="0"/>
        <w:adjustRightInd w:val="0"/>
        <w:spacing w:after="0" w:line="240" w:lineRule="auto"/>
        <w:ind w:left="3119" w:firstLine="59"/>
        <w:rPr>
          <w:del w:id="4039" w:author="Marciante, Teresa Lucia (IT - Roma)" w:date="2019-02-07T19:09:00Z"/>
          <w:rFonts w:ascii="Garamond" w:hAnsi="Garamond" w:cs="Courier New"/>
          <w:sz w:val="18"/>
          <w:szCs w:val="18"/>
        </w:rPr>
      </w:pPr>
      <w:del w:id="4040" w:author="Marciante, Teresa Lucia (IT - Roma)" w:date="2019-02-07T19:09:00Z">
        <w:r w:rsidRPr="002E2CF1" w:rsidDel="004B61A7">
          <w:rPr>
            <w:rFonts w:ascii="Garamond" w:hAnsi="Garamond" w:cs="Courier New"/>
            <w:sz w:val="18"/>
            <w:szCs w:val="18"/>
          </w:rPr>
          <w:tab/>
        </w:r>
        <w:r w:rsidRPr="002E2CF1" w:rsidDel="004B61A7">
          <w:rPr>
            <w:rFonts w:ascii="Garamond" w:hAnsi="Garamond" w:cs="Courier New"/>
            <w:sz w:val="18"/>
            <w:szCs w:val="18"/>
          </w:rPr>
          <w:tab/>
          <w:delText>&lt;cac:/Party&gt;</w:delText>
        </w:r>
      </w:del>
    </w:p>
    <w:p w14:paraId="09DE72B9" w14:textId="43B0DE82" w:rsidR="009779A3" w:rsidRPr="00771AE3" w:rsidRDefault="00B23A7E">
      <w:pPr>
        <w:rPr>
          <w:rFonts w:ascii="Garamond" w:hAnsi="Garamond" w:cs="Courier New"/>
          <w:sz w:val="18"/>
          <w:szCs w:val="18"/>
        </w:rPr>
      </w:pPr>
      <w:del w:id="4041" w:author="Marciante, Teresa Lucia (IT - Roma)" w:date="2019-02-07T19:09:00Z">
        <w:r w:rsidRPr="002E2CF1" w:rsidDel="004B61A7">
          <w:rPr>
            <w:rFonts w:ascii="Garamond" w:hAnsi="Garamond" w:cs="Courier New"/>
            <w:sz w:val="18"/>
            <w:szCs w:val="18"/>
          </w:rPr>
          <w:delText>&lt;/cac:</w:delText>
        </w:r>
        <w:r w:rsidR="009779A3" w:rsidRPr="002E2CF1" w:rsidDel="004B61A7">
          <w:rPr>
            <w:rFonts w:ascii="Garamond" w:hAnsi="Garamond" w:cs="Courier New"/>
            <w:sz w:val="18"/>
            <w:szCs w:val="18"/>
          </w:rPr>
          <w:delText>Accounting</w:delText>
        </w:r>
        <w:r w:rsidRPr="002E2CF1" w:rsidDel="004B61A7">
          <w:rPr>
            <w:rFonts w:ascii="Garamond" w:hAnsi="Garamond" w:cs="Courier New"/>
            <w:sz w:val="18"/>
            <w:szCs w:val="18"/>
          </w:rPr>
          <w:delText>CustomerP</w:delText>
        </w:r>
      </w:del>
      <w:bookmarkStart w:id="4042" w:name="_Ref535061443"/>
    </w:p>
    <w:p w14:paraId="35E3D1D0" w14:textId="77777777" w:rsidR="00E83446" w:rsidRPr="004B61A7" w:rsidDel="004B61A7" w:rsidRDefault="00F402A5" w:rsidP="00F402A5">
      <w:pPr>
        <w:pStyle w:val="Heading4"/>
        <w:numPr>
          <w:ilvl w:val="3"/>
          <w:numId w:val="1"/>
        </w:numPr>
        <w:rPr>
          <w:del w:id="4043" w:author="Marciante, Teresa Lucia (IT - Roma)" w:date="2019-02-07T19:10:00Z"/>
        </w:rPr>
      </w:pPr>
      <w:bookmarkStart w:id="4044" w:name="_Toc459565"/>
      <w:del w:id="4045" w:author="Marciante, Teresa Lucia (IT - Roma)" w:date="2019-02-07T19:10:00Z">
        <w:r w:rsidRPr="004B61A7" w:rsidDel="004B61A7">
          <w:delText>Istruzioni particolari per l’</w:delText>
        </w:r>
        <w:r w:rsidR="00E83446" w:rsidRPr="004B61A7" w:rsidDel="004B61A7">
          <w:delText>Ordine pre-concordato</w:delText>
        </w:r>
        <w:bookmarkEnd w:id="4028"/>
        <w:bookmarkEnd w:id="4042"/>
        <w:bookmarkEnd w:id="4044"/>
      </w:del>
    </w:p>
    <w:p w14:paraId="7FF4F1A6" w14:textId="77777777" w:rsidR="00D34D2A" w:rsidRPr="004B61A7" w:rsidDel="004B61A7" w:rsidRDefault="00D34D2A" w:rsidP="00D34D2A">
      <w:pPr>
        <w:pStyle w:val="BodyText"/>
        <w:rPr>
          <w:del w:id="4046" w:author="Marciante, Teresa Lucia (IT - Roma)" w:date="2019-02-07T19:10:00Z"/>
        </w:rPr>
      </w:pPr>
      <w:del w:id="4047" w:author="Marciante, Teresa Lucia (IT - Roma)" w:date="2019-02-07T19:10:00Z">
        <w:r w:rsidRPr="004B61A7" w:rsidDel="004B61A7">
          <w:delText xml:space="preserve">Al fine di agevolare l’interpretazione delle istruzioni che seguono, si rammenta che (v. Paragrafo </w:delText>
        </w:r>
        <w:r w:rsidR="00A34DD2" w:rsidRPr="004B61A7" w:rsidDel="004B61A7">
          <w:fldChar w:fldCharType="begin"/>
        </w:r>
        <w:r w:rsidRPr="004B61A7" w:rsidDel="004B61A7">
          <w:delInstrText xml:space="preserve"> REF _Ref499025607 \r \h </w:delInstrText>
        </w:r>
        <w:r w:rsidR="006F0184" w:rsidRPr="004B61A7" w:rsidDel="004B61A7">
          <w:delInstrText xml:space="preserve"> \* MERGEFORMAT </w:delInstrText>
        </w:r>
        <w:r w:rsidR="00A34DD2" w:rsidRPr="004B61A7" w:rsidDel="004B61A7">
          <w:fldChar w:fldCharType="separate"/>
        </w:r>
        <w:r w:rsidRPr="004B61A7" w:rsidDel="004B61A7">
          <w:delText>2.3.2.2</w:delText>
        </w:r>
        <w:r w:rsidR="00A34DD2" w:rsidRPr="004B61A7" w:rsidDel="004B61A7">
          <w:fldChar w:fldCharType="end"/>
        </w:r>
        <w:r w:rsidRPr="004B61A7" w:rsidDel="004B61A7">
          <w:delText>):</w:delText>
        </w:r>
      </w:del>
    </w:p>
    <w:p w14:paraId="72E76C61" w14:textId="77777777" w:rsidR="00D34D2A" w:rsidRPr="004B61A7" w:rsidDel="004B61A7" w:rsidRDefault="00D34D2A" w:rsidP="00D34D2A">
      <w:pPr>
        <w:pStyle w:val="BodyText"/>
        <w:numPr>
          <w:ilvl w:val="0"/>
          <w:numId w:val="8"/>
        </w:numPr>
        <w:rPr>
          <w:del w:id="4048" w:author="Marciante, Teresa Lucia (IT - Roma)" w:date="2019-02-07T19:10:00Z"/>
        </w:rPr>
      </w:pPr>
      <w:del w:id="4049" w:author="Marciante, Teresa Lucia (IT - Roma)" w:date="2019-02-07T19:10:00Z">
        <w:r w:rsidRPr="004B61A7" w:rsidDel="004B61A7">
          <w:delText>l’Ordine pre-concordato può essere iniziale, di revoca o sostitutivo;</w:delText>
        </w:r>
      </w:del>
    </w:p>
    <w:p w14:paraId="3335C7D7" w14:textId="77777777" w:rsidR="00D34D2A" w:rsidRPr="004B61A7" w:rsidDel="004B61A7" w:rsidRDefault="00D34D2A" w:rsidP="00D34D2A">
      <w:pPr>
        <w:pStyle w:val="BodyText"/>
        <w:numPr>
          <w:ilvl w:val="0"/>
          <w:numId w:val="8"/>
        </w:numPr>
        <w:rPr>
          <w:del w:id="4050" w:author="Marciante, Teresa Lucia (IT - Roma)" w:date="2019-02-07T19:10:00Z"/>
        </w:rPr>
      </w:pPr>
      <w:del w:id="4051" w:author="Marciante, Teresa Lucia (IT - Roma)" w:date="2019-02-07T19:10:00Z">
        <w:r w:rsidRPr="004B61A7" w:rsidDel="004B61A7">
          <w:delText>il soggetto che emette l’Ordine</w:delText>
        </w:r>
        <w:r w:rsidR="007D3EF1" w:rsidRPr="004B61A7" w:rsidDel="004B61A7">
          <w:delText xml:space="preserve"> pre-concordato</w:delText>
        </w:r>
        <w:r w:rsidRPr="004B61A7" w:rsidDel="004B61A7">
          <w:delText xml:space="preserve"> è sempre il Fornitore.</w:delText>
        </w:r>
      </w:del>
    </w:p>
    <w:p w14:paraId="31404DA9" w14:textId="77777777" w:rsidR="00D34D2A" w:rsidRPr="004B61A7" w:rsidDel="004B61A7" w:rsidRDefault="00D34D2A" w:rsidP="00D34D2A">
      <w:pPr>
        <w:pStyle w:val="BodyText"/>
        <w:ind w:left="800"/>
        <w:rPr>
          <w:del w:id="4052" w:author="Marciante, Teresa Lucia (IT - Roma)" w:date="2019-02-07T19:10:00Z"/>
        </w:rPr>
      </w:pPr>
      <w:del w:id="4053" w:author="Marciante, Teresa Lucia (IT - Roma)" w:date="2019-02-07T19:10:00Z">
        <w:r w:rsidRPr="004B61A7" w:rsidDel="004B61A7">
          <w:delText xml:space="preserve">Inoltre, </w:delText>
        </w:r>
        <w:r w:rsidR="00AF2A28" w:rsidRPr="004B61A7" w:rsidDel="004B61A7">
          <w:delText xml:space="preserve">il processo utilizzato è sempre </w:delText>
        </w:r>
        <w:r w:rsidRPr="004B61A7" w:rsidDel="004B61A7">
          <w:delText xml:space="preserve">quello di Ordinazione </w:delText>
        </w:r>
        <w:r w:rsidR="00AF2A28" w:rsidRPr="004B61A7" w:rsidDel="004B61A7">
          <w:delText>pre-concordata</w:delText>
        </w:r>
        <w:r w:rsidRPr="004B61A7" w:rsidDel="004B61A7">
          <w:delText xml:space="preserve"> (v. Paragrafo </w:delText>
        </w:r>
        <w:r w:rsidR="00A34DD2" w:rsidRPr="004B61A7" w:rsidDel="004B61A7">
          <w:fldChar w:fldCharType="begin"/>
        </w:r>
        <w:r w:rsidR="00AF2A28" w:rsidRPr="004B61A7" w:rsidDel="004B61A7">
          <w:delInstrText xml:space="preserve"> REF _Ref534904341 \r \h </w:delInstrText>
        </w:r>
        <w:r w:rsidR="006F0184" w:rsidRPr="004B61A7" w:rsidDel="004B61A7">
          <w:delInstrText xml:space="preserve"> \* MERGEFORMAT </w:delInstrText>
        </w:r>
        <w:r w:rsidR="00A34DD2" w:rsidRPr="004B61A7" w:rsidDel="004B61A7">
          <w:fldChar w:fldCharType="separate"/>
        </w:r>
        <w:r w:rsidR="00AF2A28" w:rsidRPr="004B61A7" w:rsidDel="004B61A7">
          <w:delText>2.4.4</w:delText>
        </w:r>
        <w:r w:rsidR="00A34DD2" w:rsidRPr="004B61A7" w:rsidDel="004B61A7">
          <w:fldChar w:fldCharType="end"/>
        </w:r>
        <w:r w:rsidRPr="004B61A7" w:rsidDel="004B61A7">
          <w:delText>).</w:delText>
        </w:r>
      </w:del>
    </w:p>
    <w:p w14:paraId="0AF01BF9" w14:textId="77777777" w:rsidR="00D34D2A" w:rsidRPr="004B61A7" w:rsidDel="004B61A7" w:rsidRDefault="00D34D2A" w:rsidP="00D34D2A">
      <w:pPr>
        <w:pStyle w:val="BodyText"/>
        <w:rPr>
          <w:del w:id="4054" w:author="Marciante, Teresa Lucia (IT - Roma)" w:date="2019-02-07T19:10:00Z"/>
        </w:rPr>
      </w:pPr>
      <w:del w:id="4055" w:author="Marciante, Teresa Lucia (IT - Roma)" w:date="2019-02-07T19:10:00Z">
        <w:r w:rsidRPr="004B61A7" w:rsidDel="004B61A7">
          <w:delText>Di seguito le istruzioni particolari per l’emissione dell’Ordine</w:delText>
        </w:r>
        <w:r w:rsidR="00AF2A28" w:rsidRPr="004B61A7" w:rsidDel="004B61A7">
          <w:delText xml:space="preserve"> pre-concordato</w:delText>
        </w:r>
        <w:r w:rsidRPr="004B61A7" w:rsidDel="004B61A7">
          <w:delText xml:space="preserve">. Per ciascuna regola viene fornito un breve esempio tratto dai casi riportati nel Paragrafo </w:delText>
        </w:r>
        <w:r w:rsidR="00221ED6" w:rsidRPr="004B61A7" w:rsidDel="004B61A7">
          <w:fldChar w:fldCharType="begin"/>
        </w:r>
        <w:r w:rsidR="00221ED6" w:rsidRPr="004B61A7" w:rsidDel="004B61A7">
          <w:delInstrText xml:space="preserve"> REF _Ref536481839 \r \h </w:delInstrText>
        </w:r>
        <w:r w:rsidR="006F0184" w:rsidRPr="004B61A7" w:rsidDel="004B61A7">
          <w:delInstrText xml:space="preserve"> \* MERGEFORMAT </w:delInstrText>
        </w:r>
        <w:r w:rsidR="00221ED6" w:rsidRPr="004B61A7" w:rsidDel="004B61A7">
          <w:fldChar w:fldCharType="separate"/>
        </w:r>
        <w:r w:rsidR="00221ED6" w:rsidRPr="004B61A7" w:rsidDel="004B61A7">
          <w:delText>3.5.2</w:delText>
        </w:r>
        <w:r w:rsidR="00221ED6" w:rsidRPr="004B61A7" w:rsidDel="004B61A7">
          <w:fldChar w:fldCharType="end"/>
        </w:r>
        <w:r w:rsidRPr="004B61A7" w:rsidDel="004B61A7">
          <w:delText xml:space="preserve">. </w:delText>
        </w:r>
      </w:del>
    </w:p>
    <w:p w14:paraId="386DCF30" w14:textId="77777777" w:rsidR="00D34D2A" w:rsidRPr="004B61A7" w:rsidDel="004B61A7" w:rsidRDefault="00D34D2A" w:rsidP="00655EE8">
      <w:pPr>
        <w:pStyle w:val="BodyText"/>
        <w:numPr>
          <w:ilvl w:val="0"/>
          <w:numId w:val="51"/>
        </w:numPr>
        <w:rPr>
          <w:del w:id="4056" w:author="Marciante, Teresa Lucia (IT - Roma)" w:date="2019-02-07T19:10:00Z"/>
        </w:rPr>
      </w:pPr>
      <w:del w:id="4057" w:author="Marciante, Teresa Lucia (IT - Roma)" w:date="2019-02-07T19:10:00Z">
        <w:r w:rsidRPr="004B61A7" w:rsidDel="004B61A7">
          <w:delText>Occorre indicare nel campo “CustomizationID” il valore corrispondente al formato Order Agreement transaction.</w:delText>
        </w:r>
      </w:del>
    </w:p>
    <w:p w14:paraId="67B232F6" w14:textId="77777777" w:rsidR="00D34D2A" w:rsidRPr="004B61A7" w:rsidDel="004B61A7" w:rsidRDefault="00D34D2A" w:rsidP="00D34D2A">
      <w:pPr>
        <w:autoSpaceDE w:val="0"/>
        <w:autoSpaceDN w:val="0"/>
        <w:adjustRightInd w:val="0"/>
        <w:spacing w:after="0" w:line="240" w:lineRule="auto"/>
        <w:ind w:left="2497" w:firstLine="227"/>
        <w:rPr>
          <w:del w:id="4058" w:author="Marciante, Teresa Lucia (IT - Roma)" w:date="2019-02-07T19:10:00Z"/>
          <w:rFonts w:ascii="Garamond" w:hAnsi="Garamond" w:cs="Courier New"/>
          <w:sz w:val="18"/>
          <w:szCs w:val="18"/>
        </w:rPr>
      </w:pPr>
    </w:p>
    <w:p w14:paraId="3A59EEFE" w14:textId="77777777" w:rsidR="00D34D2A" w:rsidRPr="00716AAA" w:rsidDel="004B61A7" w:rsidRDefault="00D34D2A" w:rsidP="00AF2A28">
      <w:pPr>
        <w:autoSpaceDE w:val="0"/>
        <w:autoSpaceDN w:val="0"/>
        <w:adjustRightInd w:val="0"/>
        <w:spacing w:after="0" w:line="240" w:lineRule="auto"/>
        <w:ind w:left="1589" w:firstLine="227"/>
        <w:rPr>
          <w:del w:id="4059" w:author="Marciante, Teresa Lucia (IT - Roma)" w:date="2019-02-07T19:10:00Z"/>
          <w:rFonts w:ascii="Garamond" w:hAnsi="Garamond" w:cs="Courier New"/>
          <w:sz w:val="18"/>
          <w:szCs w:val="18"/>
        </w:rPr>
      </w:pPr>
      <w:del w:id="4060" w:author="Marciante, Teresa Lucia (IT - Roma)" w:date="2019-02-07T19:10:00Z">
        <w:r w:rsidRPr="00716AAA" w:rsidDel="004B61A7">
          <w:rPr>
            <w:rFonts w:ascii="Garamond" w:hAnsi="Garamond" w:cs="Courier New"/>
            <w:sz w:val="18"/>
            <w:szCs w:val="18"/>
          </w:rPr>
          <w:delText>&lt;cbc:CustomizationID&gt;</w:delText>
        </w:r>
        <w:r w:rsidR="00AF2A28" w:rsidRPr="00716AAA" w:rsidDel="004B61A7">
          <w:rPr>
            <w:rFonts w:ascii="Garamond" w:hAnsi="Garamond" w:cs="Courier New"/>
            <w:sz w:val="18"/>
            <w:szCs w:val="18"/>
          </w:rPr>
          <w:delText>urn:fdc:peppol.eu:poacc:trns:order_agreement:3</w:delText>
        </w:r>
        <w:r w:rsidRPr="00716AAA" w:rsidDel="004B61A7">
          <w:rPr>
            <w:rFonts w:ascii="Garamond" w:hAnsi="Garamond" w:cs="Courier New"/>
            <w:sz w:val="18"/>
            <w:szCs w:val="18"/>
          </w:rPr>
          <w:delText>&lt;cbc:CustomizationID&gt;</w:delText>
        </w:r>
      </w:del>
    </w:p>
    <w:p w14:paraId="27326822" w14:textId="77777777" w:rsidR="00D34D2A" w:rsidRPr="00716AAA" w:rsidDel="004B61A7" w:rsidRDefault="00D34D2A" w:rsidP="00D34D2A">
      <w:pPr>
        <w:autoSpaceDE w:val="0"/>
        <w:autoSpaceDN w:val="0"/>
        <w:adjustRightInd w:val="0"/>
        <w:spacing w:after="0" w:line="240" w:lineRule="auto"/>
        <w:ind w:left="2497" w:firstLine="227"/>
        <w:rPr>
          <w:del w:id="4061" w:author="Marciante, Teresa Lucia (IT - Roma)" w:date="2019-02-07T19:10:00Z"/>
          <w:rFonts w:ascii="Garamond" w:hAnsi="Garamond" w:cs="Courier New"/>
          <w:sz w:val="18"/>
          <w:szCs w:val="18"/>
        </w:rPr>
      </w:pPr>
    </w:p>
    <w:p w14:paraId="53D19C5E" w14:textId="77777777" w:rsidR="00D34D2A" w:rsidRPr="004B61A7" w:rsidDel="004B61A7" w:rsidRDefault="00D34D2A" w:rsidP="00655EE8">
      <w:pPr>
        <w:pStyle w:val="BodyText"/>
        <w:numPr>
          <w:ilvl w:val="0"/>
          <w:numId w:val="51"/>
        </w:numPr>
        <w:rPr>
          <w:del w:id="4062" w:author="Marciante, Teresa Lucia (IT - Roma)" w:date="2019-02-07T19:10:00Z"/>
        </w:rPr>
      </w:pPr>
      <w:del w:id="4063" w:author="Marciante, Teresa Lucia (IT - Roma)" w:date="2019-02-07T19:10:00Z">
        <w:r w:rsidRPr="004B61A7" w:rsidDel="004B61A7">
          <w:delText xml:space="preserve">Occorre indicare nel campo “ProfileID” il valore corrispondente al processo </w:delText>
        </w:r>
        <w:r w:rsidR="00AF2A28" w:rsidRPr="004B61A7" w:rsidDel="004B61A7">
          <w:delText>di Ordinazione</w:delText>
        </w:r>
        <w:r w:rsidR="00CC0D51" w:rsidRPr="004B61A7" w:rsidDel="004B61A7">
          <w:delText xml:space="preserve"> pre-concordata</w:delText>
        </w:r>
        <w:r w:rsidR="008A1D66" w:rsidRPr="004B61A7" w:rsidDel="004B61A7">
          <w:delText>.</w:delText>
        </w:r>
      </w:del>
    </w:p>
    <w:p w14:paraId="2B68AEF2" w14:textId="77777777" w:rsidR="00D34D2A" w:rsidRPr="004B61A7" w:rsidDel="004B61A7" w:rsidRDefault="00D34D2A" w:rsidP="00D34D2A">
      <w:pPr>
        <w:autoSpaceDE w:val="0"/>
        <w:autoSpaceDN w:val="0"/>
        <w:adjustRightInd w:val="0"/>
        <w:spacing w:after="0" w:line="240" w:lineRule="auto"/>
        <w:ind w:left="1135" w:firstLine="227"/>
        <w:rPr>
          <w:del w:id="4064" w:author="Marciante, Teresa Lucia (IT - Roma)" w:date="2019-02-07T19:10:00Z"/>
          <w:rFonts w:ascii="Garamond" w:hAnsi="Garamond" w:cs="Courier New"/>
          <w:sz w:val="18"/>
          <w:szCs w:val="18"/>
        </w:rPr>
      </w:pPr>
    </w:p>
    <w:p w14:paraId="6A0C49DC" w14:textId="77777777" w:rsidR="00D34D2A" w:rsidRPr="00716AAA" w:rsidDel="004B61A7" w:rsidRDefault="00D34D2A" w:rsidP="00AF2A28">
      <w:pPr>
        <w:autoSpaceDE w:val="0"/>
        <w:autoSpaceDN w:val="0"/>
        <w:adjustRightInd w:val="0"/>
        <w:spacing w:after="0" w:line="240" w:lineRule="auto"/>
        <w:ind w:left="1589" w:firstLine="227"/>
        <w:rPr>
          <w:del w:id="4065" w:author="Marciante, Teresa Lucia (IT - Roma)" w:date="2019-02-07T19:10:00Z"/>
          <w:rFonts w:ascii="Garamond" w:hAnsi="Garamond" w:cs="Courier New"/>
          <w:sz w:val="18"/>
          <w:szCs w:val="18"/>
        </w:rPr>
      </w:pPr>
      <w:del w:id="4066" w:author="Marciante, Teresa Lucia (IT - Roma)" w:date="2019-02-07T19:10:00Z">
        <w:r w:rsidRPr="00716AAA" w:rsidDel="004B61A7">
          <w:rPr>
            <w:rFonts w:ascii="Garamond" w:hAnsi="Garamond" w:cs="Courier New"/>
            <w:sz w:val="18"/>
            <w:szCs w:val="18"/>
          </w:rPr>
          <w:delText>&lt;cbc:ProfileID&gt;</w:delText>
        </w:r>
        <w:r w:rsidR="00AF2A28" w:rsidRPr="00716AAA" w:rsidDel="004B61A7">
          <w:rPr>
            <w:rFonts w:ascii="Garamond" w:hAnsi="Garamond" w:cs="Courier New"/>
            <w:sz w:val="18"/>
            <w:szCs w:val="18"/>
          </w:rPr>
          <w:delText>urn:fdc:peppol.eu:poacc:bis:order_agreement:3</w:delText>
        </w:r>
        <w:r w:rsidRPr="00716AAA" w:rsidDel="004B61A7">
          <w:rPr>
            <w:rFonts w:ascii="Garamond" w:hAnsi="Garamond" w:cs="Courier New"/>
            <w:sz w:val="18"/>
            <w:szCs w:val="18"/>
          </w:rPr>
          <w:delText>&lt;/cbc:ProfileID&gt;</w:delText>
        </w:r>
      </w:del>
    </w:p>
    <w:p w14:paraId="747A75DA" w14:textId="77777777" w:rsidR="00AF2A28" w:rsidRPr="00716AAA" w:rsidDel="004B61A7" w:rsidRDefault="00AF2A28" w:rsidP="00AF2A28">
      <w:pPr>
        <w:autoSpaceDE w:val="0"/>
        <w:autoSpaceDN w:val="0"/>
        <w:adjustRightInd w:val="0"/>
        <w:spacing w:after="0" w:line="240" w:lineRule="auto"/>
        <w:ind w:left="1589" w:firstLine="227"/>
        <w:rPr>
          <w:del w:id="4067" w:author="Marciante, Teresa Lucia (IT - Roma)" w:date="2019-02-07T19:10:00Z"/>
          <w:rFonts w:ascii="Garamond" w:hAnsi="Garamond" w:cs="Courier New"/>
          <w:sz w:val="18"/>
          <w:szCs w:val="18"/>
        </w:rPr>
      </w:pPr>
    </w:p>
    <w:p w14:paraId="190832D8" w14:textId="77777777" w:rsidR="00003ADC" w:rsidRPr="004B61A7" w:rsidDel="004B61A7" w:rsidRDefault="00E83446" w:rsidP="00655EE8">
      <w:pPr>
        <w:pStyle w:val="BodyText"/>
        <w:numPr>
          <w:ilvl w:val="0"/>
          <w:numId w:val="51"/>
        </w:numPr>
        <w:rPr>
          <w:del w:id="4068" w:author="Marciante, Teresa Lucia (IT - Roma)" w:date="2019-02-07T19:10:00Z"/>
        </w:rPr>
      </w:pPr>
      <w:bookmarkStart w:id="4069" w:name="_Ref534645924"/>
      <w:del w:id="4070" w:author="Marciante, Teresa Lucia (IT - Roma)" w:date="2019-02-07T19:10:00Z">
        <w:r w:rsidRPr="004B61A7" w:rsidDel="004B61A7">
          <w:delText>I</w:delText>
        </w:r>
        <w:bookmarkEnd w:id="4069"/>
        <w:r w:rsidR="00B244A9" w:rsidRPr="004B61A7" w:rsidDel="004B61A7">
          <w:delText xml:space="preserve">l </w:delText>
        </w:r>
        <w:r w:rsidR="00003ADC" w:rsidRPr="004B61A7" w:rsidDel="004B61A7">
          <w:delText>campo “PartyIdendification/ID” dell’elemento “SellerSupplierParty” è obbligatorio e deve essere presente con una sola istanza (</w:delText>
        </w:r>
        <w:r w:rsidR="00AA5016" w:rsidRPr="004B61A7" w:rsidDel="004B61A7">
          <w:delText>cardinalità</w:delText>
        </w:r>
        <w:r w:rsidR="00003ADC" w:rsidRPr="004B61A7" w:rsidDel="004B61A7">
          <w:delText xml:space="preserve"> = 1), in quanto si tratta di uno dei tre elementi </w:delText>
        </w:r>
        <w:r w:rsidR="00AA5016" w:rsidRPr="004B61A7" w:rsidDel="004B61A7">
          <w:delText xml:space="preserve">della Tripletta di identificazione (v. Paragrafo </w:delText>
        </w:r>
        <w:r w:rsidR="002F5F95" w:rsidRPr="004B61A7" w:rsidDel="004B61A7">
          <w:fldChar w:fldCharType="begin"/>
        </w:r>
        <w:r w:rsidR="002F5F95" w:rsidRPr="004B61A7" w:rsidDel="004B61A7">
          <w:delInstrText xml:space="preserve"> REF _Ref534644642 \r \h  \* MERGEFORMAT </w:delInstrText>
        </w:r>
        <w:r w:rsidR="002F5F95" w:rsidRPr="004B61A7" w:rsidDel="004B61A7">
          <w:fldChar w:fldCharType="separate"/>
        </w:r>
        <w:r w:rsidR="00AA5016" w:rsidRPr="004B61A7" w:rsidDel="004B61A7">
          <w:delText>2.5.1</w:delText>
        </w:r>
        <w:r w:rsidR="002F5F95" w:rsidRPr="004B61A7" w:rsidDel="004B61A7">
          <w:fldChar w:fldCharType="end"/>
        </w:r>
        <w:r w:rsidR="00AA5016" w:rsidRPr="004B61A7" w:rsidDel="004B61A7">
          <w:delText>)</w:delText>
        </w:r>
        <w:r w:rsidR="00105396" w:rsidRPr="004B61A7" w:rsidDel="004B61A7">
          <w:delText>.</w:delText>
        </w:r>
      </w:del>
    </w:p>
    <w:p w14:paraId="6A934BAD" w14:textId="77777777" w:rsidR="00003ADC" w:rsidRPr="004B61A7" w:rsidDel="004B61A7" w:rsidRDefault="00003ADC" w:rsidP="00003ADC">
      <w:pPr>
        <w:autoSpaceDE w:val="0"/>
        <w:autoSpaceDN w:val="0"/>
        <w:adjustRightInd w:val="0"/>
        <w:spacing w:after="0" w:line="240" w:lineRule="auto"/>
        <w:ind w:left="1362"/>
        <w:rPr>
          <w:del w:id="4071" w:author="Marciante, Teresa Lucia (IT - Roma)" w:date="2019-02-07T19:10:00Z"/>
          <w:rFonts w:ascii="Garamond" w:hAnsi="Garamond" w:cs="Courier New"/>
          <w:sz w:val="18"/>
          <w:szCs w:val="18"/>
        </w:rPr>
      </w:pPr>
    </w:p>
    <w:p w14:paraId="2FCB296E" w14:textId="77777777" w:rsidR="006668E1" w:rsidRPr="00716AAA" w:rsidDel="004B61A7" w:rsidRDefault="00281B79" w:rsidP="00003ADC">
      <w:pPr>
        <w:autoSpaceDE w:val="0"/>
        <w:autoSpaceDN w:val="0"/>
        <w:adjustRightInd w:val="0"/>
        <w:spacing w:after="0" w:line="240" w:lineRule="auto"/>
        <w:ind w:left="3119"/>
        <w:rPr>
          <w:del w:id="4072" w:author="Marciante, Teresa Lucia (IT - Roma)" w:date="2019-02-07T19:10:00Z"/>
          <w:rFonts w:ascii="Garamond" w:hAnsi="Garamond" w:cs="Courier New"/>
          <w:sz w:val="18"/>
          <w:szCs w:val="18"/>
        </w:rPr>
      </w:pPr>
      <w:del w:id="4073" w:author="Marciante, Teresa Lucia (IT - Roma)" w:date="2019-02-07T19:10:00Z">
        <w:r w:rsidRPr="004B61A7" w:rsidDel="004B61A7">
          <w:rPr>
            <w:rFonts w:ascii="Garamond" w:hAnsi="Garamond" w:cs="Courier New"/>
            <w:sz w:val="18"/>
            <w:szCs w:val="18"/>
          </w:rPr>
          <w:delText xml:space="preserve"> </w:delText>
        </w:r>
        <w:r w:rsidR="006668E1" w:rsidRPr="00716AAA" w:rsidDel="004B61A7">
          <w:rPr>
            <w:rFonts w:ascii="Garamond" w:hAnsi="Garamond" w:cs="Courier New"/>
            <w:sz w:val="18"/>
            <w:szCs w:val="18"/>
          </w:rPr>
          <w:delText>&lt;</w:delText>
        </w:r>
        <w:r w:rsidR="00400FDC" w:rsidRPr="00716AAA" w:rsidDel="004B61A7">
          <w:rPr>
            <w:rFonts w:ascii="Garamond" w:hAnsi="Garamond" w:cs="Courier New"/>
            <w:sz w:val="18"/>
            <w:szCs w:val="18"/>
          </w:rPr>
          <w:delText>cac:</w:delText>
        </w:r>
        <w:r w:rsidR="006668E1" w:rsidRPr="00716AAA" w:rsidDel="004B61A7">
          <w:rPr>
            <w:rFonts w:ascii="Garamond" w:hAnsi="Garamond" w:cs="Courier New"/>
            <w:sz w:val="18"/>
            <w:szCs w:val="18"/>
          </w:rPr>
          <w:delText>SellerSupplierParty&gt;</w:delText>
        </w:r>
      </w:del>
    </w:p>
    <w:p w14:paraId="200124EC" w14:textId="77777777" w:rsidR="006668E1" w:rsidRPr="00716AAA" w:rsidDel="004B61A7" w:rsidRDefault="006668E1" w:rsidP="006668E1">
      <w:pPr>
        <w:autoSpaceDE w:val="0"/>
        <w:autoSpaceDN w:val="0"/>
        <w:adjustRightInd w:val="0"/>
        <w:spacing w:after="0" w:line="240" w:lineRule="auto"/>
        <w:ind w:left="3346" w:firstLine="59"/>
        <w:rPr>
          <w:del w:id="4074" w:author="Marciante, Teresa Lucia (IT - Roma)" w:date="2019-02-07T19:10:00Z"/>
          <w:rFonts w:ascii="Garamond" w:hAnsi="Garamond" w:cs="Courier New"/>
          <w:sz w:val="18"/>
          <w:szCs w:val="18"/>
        </w:rPr>
      </w:pPr>
      <w:del w:id="4075" w:author="Marciante, Teresa Lucia (IT - Roma)" w:date="2019-02-07T19:10:00Z">
        <w:r w:rsidRPr="00716AAA" w:rsidDel="004B61A7">
          <w:rPr>
            <w:rFonts w:ascii="Garamond" w:hAnsi="Garamond" w:cs="Courier New"/>
            <w:sz w:val="18"/>
            <w:szCs w:val="18"/>
          </w:rPr>
          <w:delText>&lt;</w:delText>
        </w:r>
        <w:r w:rsidR="00246E5A" w:rsidRPr="00716AAA" w:rsidDel="004B61A7">
          <w:rPr>
            <w:rFonts w:ascii="Garamond" w:hAnsi="Garamond" w:cs="Courier New"/>
            <w:sz w:val="18"/>
            <w:szCs w:val="18"/>
          </w:rPr>
          <w:delText>cac:</w:delText>
        </w:r>
        <w:r w:rsidRPr="00716AAA" w:rsidDel="004B61A7">
          <w:rPr>
            <w:rFonts w:ascii="Garamond" w:hAnsi="Garamond" w:cs="Courier New"/>
            <w:sz w:val="18"/>
            <w:szCs w:val="18"/>
          </w:rPr>
          <w:delText>Party&gt;</w:delText>
        </w:r>
      </w:del>
    </w:p>
    <w:p w14:paraId="66F241E8" w14:textId="77777777" w:rsidR="00003ADC" w:rsidRPr="00716AAA" w:rsidDel="004B61A7" w:rsidRDefault="00003ADC" w:rsidP="006668E1">
      <w:pPr>
        <w:autoSpaceDE w:val="0"/>
        <w:autoSpaceDN w:val="0"/>
        <w:adjustRightInd w:val="0"/>
        <w:spacing w:after="0" w:line="240" w:lineRule="auto"/>
        <w:ind w:left="3573" w:firstLine="59"/>
        <w:rPr>
          <w:del w:id="4076" w:author="Marciante, Teresa Lucia (IT - Roma)" w:date="2019-02-07T19:10:00Z"/>
          <w:rFonts w:ascii="Garamond" w:hAnsi="Garamond" w:cs="Courier New"/>
          <w:sz w:val="18"/>
          <w:szCs w:val="18"/>
        </w:rPr>
      </w:pPr>
      <w:del w:id="4077" w:author="Marciante, Teresa Lucia (IT - Roma)" w:date="2019-02-07T19:10:00Z">
        <w:r w:rsidRPr="00716AAA" w:rsidDel="004B61A7">
          <w:rPr>
            <w:rFonts w:ascii="Garamond" w:hAnsi="Garamond" w:cs="Courier New"/>
            <w:sz w:val="18"/>
            <w:szCs w:val="18"/>
          </w:rPr>
          <w:delText>&lt;cac:PartyIdentification&gt;</w:delText>
        </w:r>
      </w:del>
    </w:p>
    <w:p w14:paraId="76D748C1" w14:textId="77777777" w:rsidR="00003ADC" w:rsidRPr="00716AAA" w:rsidDel="004B61A7" w:rsidRDefault="00003ADC" w:rsidP="00003ADC">
      <w:pPr>
        <w:autoSpaceDE w:val="0"/>
        <w:autoSpaceDN w:val="0"/>
        <w:adjustRightInd w:val="0"/>
        <w:spacing w:after="0" w:line="240" w:lineRule="auto"/>
        <w:ind w:left="3119"/>
        <w:rPr>
          <w:del w:id="4078" w:author="Marciante, Teresa Lucia (IT - Roma)" w:date="2019-02-07T19:10:00Z"/>
          <w:rFonts w:ascii="Garamond" w:hAnsi="Garamond" w:cs="Courier New"/>
          <w:sz w:val="18"/>
          <w:szCs w:val="18"/>
        </w:rPr>
      </w:pPr>
      <w:del w:id="4079" w:author="Marciante, Teresa Lucia (IT - Roma)" w:date="2019-02-07T19:10:00Z">
        <w:r w:rsidRPr="00716AAA" w:rsidDel="004B61A7">
          <w:rPr>
            <w:rFonts w:ascii="Garamond" w:hAnsi="Garamond" w:cs="Courier New"/>
            <w:sz w:val="18"/>
            <w:szCs w:val="18"/>
          </w:rPr>
          <w:tab/>
        </w:r>
        <w:r w:rsidRPr="00716AAA" w:rsidDel="004B61A7">
          <w:rPr>
            <w:rFonts w:ascii="Garamond" w:hAnsi="Garamond" w:cs="Courier New"/>
            <w:sz w:val="18"/>
            <w:szCs w:val="18"/>
          </w:rPr>
          <w:tab/>
        </w:r>
        <w:r w:rsidR="006668E1" w:rsidRPr="00716AAA" w:rsidDel="004B61A7">
          <w:rPr>
            <w:rFonts w:ascii="Garamond" w:hAnsi="Garamond" w:cs="Courier New"/>
            <w:sz w:val="18"/>
            <w:szCs w:val="18"/>
          </w:rPr>
          <w:tab/>
        </w:r>
        <w:r w:rsidR="006668E1" w:rsidRPr="00716AAA" w:rsidDel="004B61A7">
          <w:rPr>
            <w:rFonts w:ascii="Garamond" w:hAnsi="Garamond" w:cs="Courier New"/>
            <w:sz w:val="18"/>
            <w:szCs w:val="18"/>
          </w:rPr>
          <w:tab/>
        </w:r>
        <w:r w:rsidRPr="00716AAA" w:rsidDel="004B61A7">
          <w:rPr>
            <w:rFonts w:ascii="Garamond" w:hAnsi="Garamond" w:cs="Courier New"/>
            <w:sz w:val="18"/>
            <w:szCs w:val="18"/>
          </w:rPr>
          <w:delText>&lt;cbc:ID schemeID=”IT:VAT”&gt;123456789cc&lt;/cbc:ID&gt;</w:delText>
        </w:r>
      </w:del>
    </w:p>
    <w:p w14:paraId="3C0F0E66" w14:textId="77777777" w:rsidR="00003ADC" w:rsidRPr="00716AAA" w:rsidDel="004B61A7" w:rsidRDefault="00003ADC" w:rsidP="006668E1">
      <w:pPr>
        <w:autoSpaceDE w:val="0"/>
        <w:autoSpaceDN w:val="0"/>
        <w:adjustRightInd w:val="0"/>
        <w:spacing w:after="0" w:line="240" w:lineRule="auto"/>
        <w:ind w:left="3573" w:firstLine="59"/>
        <w:rPr>
          <w:del w:id="4080" w:author="Marciante, Teresa Lucia (IT - Roma)" w:date="2019-02-07T19:10:00Z"/>
          <w:rFonts w:ascii="Garamond" w:hAnsi="Garamond" w:cs="Courier New"/>
          <w:sz w:val="18"/>
          <w:szCs w:val="18"/>
        </w:rPr>
      </w:pPr>
      <w:del w:id="4081" w:author="Marciante, Teresa Lucia (IT - Roma)" w:date="2019-02-07T19:10:00Z">
        <w:r w:rsidRPr="00716AAA" w:rsidDel="004B61A7">
          <w:rPr>
            <w:rFonts w:ascii="Garamond" w:hAnsi="Garamond" w:cs="Courier New"/>
            <w:sz w:val="18"/>
            <w:szCs w:val="18"/>
          </w:rPr>
          <w:delText>&lt;/cac:PartyIdentification&gt;</w:delText>
        </w:r>
      </w:del>
    </w:p>
    <w:p w14:paraId="28A82351" w14:textId="77777777" w:rsidR="006668E1" w:rsidRPr="00716AAA" w:rsidDel="004B61A7" w:rsidRDefault="00246E5A" w:rsidP="00246E5A">
      <w:pPr>
        <w:autoSpaceDE w:val="0"/>
        <w:autoSpaceDN w:val="0"/>
        <w:adjustRightInd w:val="0"/>
        <w:spacing w:after="0" w:line="240" w:lineRule="auto"/>
        <w:ind w:left="3178" w:firstLine="227"/>
        <w:rPr>
          <w:del w:id="4082" w:author="Marciante, Teresa Lucia (IT - Roma)" w:date="2019-02-07T19:10:00Z"/>
          <w:rFonts w:ascii="Garamond" w:hAnsi="Garamond" w:cs="Courier New"/>
          <w:sz w:val="18"/>
          <w:szCs w:val="18"/>
        </w:rPr>
      </w:pPr>
      <w:del w:id="4083" w:author="Marciante, Teresa Lucia (IT - Roma)" w:date="2019-02-07T19:10:00Z">
        <w:r w:rsidRPr="00716AAA" w:rsidDel="004B61A7">
          <w:rPr>
            <w:rFonts w:ascii="Garamond" w:hAnsi="Garamond" w:cs="Courier New"/>
            <w:sz w:val="18"/>
            <w:szCs w:val="18"/>
          </w:rPr>
          <w:delText>&lt;/cac:Party&gt;</w:delText>
        </w:r>
      </w:del>
    </w:p>
    <w:p w14:paraId="555FA01C" w14:textId="77777777" w:rsidR="00003ADC" w:rsidRPr="00716AAA" w:rsidDel="004B61A7" w:rsidRDefault="006668E1" w:rsidP="009F5563">
      <w:pPr>
        <w:autoSpaceDE w:val="0"/>
        <w:autoSpaceDN w:val="0"/>
        <w:adjustRightInd w:val="0"/>
        <w:spacing w:after="0" w:line="240" w:lineRule="auto"/>
        <w:ind w:left="2951" w:firstLine="227"/>
        <w:rPr>
          <w:del w:id="4084" w:author="Marciante, Teresa Lucia (IT - Roma)" w:date="2019-02-07T19:10:00Z"/>
          <w:rFonts w:ascii="Garamond" w:hAnsi="Garamond" w:cs="Courier New"/>
          <w:sz w:val="18"/>
          <w:szCs w:val="18"/>
        </w:rPr>
      </w:pPr>
      <w:del w:id="4085" w:author="Marciante, Teresa Lucia (IT - Roma)" w:date="2019-02-07T19:10:00Z">
        <w:r w:rsidRPr="00716AAA" w:rsidDel="004B61A7">
          <w:rPr>
            <w:rFonts w:ascii="Garamond" w:hAnsi="Garamond" w:cs="Courier New"/>
            <w:sz w:val="18"/>
            <w:szCs w:val="18"/>
          </w:rPr>
          <w:delText>&lt;/</w:delText>
        </w:r>
        <w:r w:rsidR="00400FDC" w:rsidRPr="00716AAA" w:rsidDel="004B61A7">
          <w:rPr>
            <w:rFonts w:ascii="Garamond" w:hAnsi="Garamond" w:cs="Courier New"/>
            <w:sz w:val="18"/>
            <w:szCs w:val="18"/>
          </w:rPr>
          <w:delText>cac:</w:delText>
        </w:r>
        <w:r w:rsidRPr="00716AAA" w:rsidDel="004B61A7">
          <w:rPr>
            <w:rFonts w:ascii="Garamond" w:hAnsi="Garamond" w:cs="Courier New"/>
            <w:sz w:val="18"/>
            <w:szCs w:val="18"/>
          </w:rPr>
          <w:delText>SellerSupplierParty&gt;</w:delText>
        </w:r>
      </w:del>
    </w:p>
    <w:p w14:paraId="508E292A" w14:textId="77777777" w:rsidR="009F5563" w:rsidRPr="00716AAA" w:rsidDel="004B61A7" w:rsidRDefault="009F5563" w:rsidP="009F5563">
      <w:pPr>
        <w:autoSpaceDE w:val="0"/>
        <w:autoSpaceDN w:val="0"/>
        <w:adjustRightInd w:val="0"/>
        <w:spacing w:after="0" w:line="240" w:lineRule="auto"/>
        <w:ind w:left="2951" w:firstLine="227"/>
        <w:rPr>
          <w:del w:id="4086" w:author="Marciante, Teresa Lucia (IT - Roma)" w:date="2019-02-07T19:10:00Z"/>
          <w:rFonts w:ascii="Garamond" w:hAnsi="Garamond" w:cs="Courier New"/>
          <w:sz w:val="18"/>
          <w:szCs w:val="18"/>
        </w:rPr>
      </w:pPr>
    </w:p>
    <w:p w14:paraId="78CE05AC" w14:textId="77777777" w:rsidR="00AD719E" w:rsidRPr="00716AAA" w:rsidDel="004B61A7" w:rsidRDefault="00AD719E">
      <w:pPr>
        <w:rPr>
          <w:del w:id="4087" w:author="Marciante, Teresa Lucia (IT - Roma)" w:date="2019-02-07T19:10:00Z"/>
          <w:rFonts w:ascii="Frutiger LT 45 Light" w:eastAsia="Times New Roman" w:hAnsi="Frutiger LT 45 Light" w:cs="Times New Roman"/>
        </w:rPr>
      </w:pPr>
      <w:bookmarkStart w:id="4088" w:name="_Ref534645938"/>
      <w:del w:id="4089" w:author="Marciante, Teresa Lucia (IT - Roma)" w:date="2019-02-07T19:10:00Z">
        <w:r w:rsidRPr="00716AAA" w:rsidDel="004B61A7">
          <w:br w:type="page"/>
        </w:r>
      </w:del>
    </w:p>
    <w:p w14:paraId="12BC9A63" w14:textId="77777777" w:rsidR="00003ADC" w:rsidRPr="004B61A7" w:rsidDel="004B61A7" w:rsidRDefault="00003ADC" w:rsidP="00655EE8">
      <w:pPr>
        <w:pStyle w:val="BodyText"/>
        <w:numPr>
          <w:ilvl w:val="0"/>
          <w:numId w:val="51"/>
        </w:numPr>
        <w:rPr>
          <w:del w:id="4090" w:author="Marciante, Teresa Lucia (IT - Roma)" w:date="2019-02-07T19:10:00Z"/>
        </w:rPr>
      </w:pPr>
      <w:del w:id="4091" w:author="Marciante, Teresa Lucia (IT - Roma)" w:date="2019-02-07T19:10:00Z">
        <w:r w:rsidRPr="004B61A7" w:rsidDel="004B61A7">
          <w:delText xml:space="preserve">Se è un </w:delText>
        </w:r>
        <w:r w:rsidR="00CD6F46" w:rsidRPr="004B61A7" w:rsidDel="004B61A7">
          <w:delText>Ordine di revoca</w:delText>
        </w:r>
        <w:r w:rsidR="00AA5016" w:rsidRPr="004B61A7" w:rsidDel="004B61A7">
          <w:delText xml:space="preserve"> o un Ordine sostitutivo</w:delText>
        </w:r>
        <w:bookmarkEnd w:id="4088"/>
        <w:r w:rsidR="006E0D38" w:rsidRPr="004B61A7" w:rsidDel="004B61A7">
          <w:delText xml:space="preserve">, </w:delText>
        </w:r>
        <w:r w:rsidRPr="004B61A7" w:rsidDel="004B61A7">
          <w:delText>nell’elemento “OrderReference” i seguenti camp</w:delText>
        </w:r>
        <w:r w:rsidR="00B244A9" w:rsidRPr="004B61A7" w:rsidDel="004B61A7">
          <w:delText>i sono obbligatori</w:delText>
        </w:r>
        <w:r w:rsidR="00AA5016" w:rsidRPr="004B61A7" w:rsidDel="004B61A7">
          <w:delText xml:space="preserve">, in quanto costituiscono la Tripletta di identificazione (v. Paragrafo </w:delText>
        </w:r>
        <w:r w:rsidR="00A34DD2" w:rsidRPr="004B61A7" w:rsidDel="004B61A7">
          <w:fldChar w:fldCharType="begin"/>
        </w:r>
        <w:r w:rsidR="00AA5016" w:rsidRPr="004B61A7" w:rsidDel="004B61A7">
          <w:delInstrText xml:space="preserve"> REF _Ref534644642 \r \h </w:delInstrText>
        </w:r>
        <w:r w:rsidR="006F0184" w:rsidRPr="004B61A7" w:rsidDel="004B61A7">
          <w:delInstrText xml:space="preserve"> \* MERGEFORMAT </w:delInstrText>
        </w:r>
        <w:r w:rsidR="00A34DD2" w:rsidRPr="004B61A7" w:rsidDel="004B61A7">
          <w:fldChar w:fldCharType="separate"/>
        </w:r>
        <w:r w:rsidR="00AA5016" w:rsidRPr="004B61A7" w:rsidDel="004B61A7">
          <w:delText>2.5.1</w:delText>
        </w:r>
        <w:r w:rsidR="00A34DD2" w:rsidRPr="004B61A7" w:rsidDel="004B61A7">
          <w:fldChar w:fldCharType="end"/>
        </w:r>
        <w:r w:rsidR="00AA5016" w:rsidRPr="004B61A7" w:rsidDel="004B61A7">
          <w:delText>) deli’Ordine pre-concordato che si intende revocare o sostituire</w:delText>
        </w:r>
        <w:r w:rsidRPr="004B61A7" w:rsidDel="004B61A7">
          <w:delText>:</w:delText>
        </w:r>
      </w:del>
    </w:p>
    <w:p w14:paraId="687B8807" w14:textId="77777777" w:rsidR="00003ADC" w:rsidRPr="004B61A7" w:rsidDel="004B61A7" w:rsidRDefault="00161C21" w:rsidP="00763A59">
      <w:pPr>
        <w:pStyle w:val="BodyText"/>
        <w:numPr>
          <w:ilvl w:val="0"/>
          <w:numId w:val="27"/>
        </w:numPr>
        <w:rPr>
          <w:del w:id="4092" w:author="Marciante, Teresa Lucia (IT - Roma)" w:date="2019-02-07T19:10:00Z"/>
        </w:rPr>
      </w:pPr>
      <w:del w:id="4093" w:author="Marciante, Teresa Lucia (IT - Roma)" w:date="2019-02-07T19:10:00Z">
        <w:r w:rsidRPr="004B61A7" w:rsidDel="004B61A7">
          <w:delText>“</w:delText>
        </w:r>
        <w:r w:rsidR="00003ADC" w:rsidRPr="004B61A7" w:rsidDel="004B61A7">
          <w:delText xml:space="preserve">ID”, valorizzato con l’identificativo dell’Ordine </w:delText>
        </w:r>
        <w:r w:rsidRPr="004B61A7" w:rsidDel="004B61A7">
          <w:delText>pre-cocordato che si intende revocare o sostituire</w:delText>
        </w:r>
        <w:r w:rsidR="00003ADC" w:rsidRPr="004B61A7" w:rsidDel="004B61A7">
          <w:delText>;</w:delText>
        </w:r>
      </w:del>
    </w:p>
    <w:p w14:paraId="661E59FE" w14:textId="77777777" w:rsidR="00161C21" w:rsidRPr="004B61A7" w:rsidDel="004B61A7" w:rsidRDefault="00161C21" w:rsidP="00763A59">
      <w:pPr>
        <w:pStyle w:val="BodyText"/>
        <w:numPr>
          <w:ilvl w:val="0"/>
          <w:numId w:val="27"/>
        </w:numPr>
        <w:rPr>
          <w:del w:id="4094" w:author="Marciante, Teresa Lucia (IT - Roma)" w:date="2019-02-07T19:10:00Z"/>
        </w:rPr>
      </w:pPr>
      <w:del w:id="4095" w:author="Marciante, Teresa Lucia (IT - Roma)" w:date="2019-02-07T19:10:00Z">
        <w:r w:rsidRPr="004B61A7" w:rsidDel="004B61A7">
          <w:delText>“IssueDate”, valorizzato con la data dell’Ordine pre-concordato che si intende revocare o sostituire;</w:delText>
        </w:r>
      </w:del>
    </w:p>
    <w:p w14:paraId="356F633B" w14:textId="77777777" w:rsidR="00003ADC" w:rsidRPr="004B61A7" w:rsidDel="004B61A7" w:rsidRDefault="00161C21" w:rsidP="00763A59">
      <w:pPr>
        <w:pStyle w:val="BodyText"/>
        <w:numPr>
          <w:ilvl w:val="0"/>
          <w:numId w:val="27"/>
        </w:numPr>
        <w:rPr>
          <w:del w:id="4096" w:author="Marciante, Teresa Lucia (IT - Roma)" w:date="2019-02-07T19:10:00Z"/>
        </w:rPr>
      </w:pPr>
      <w:del w:id="4097" w:author="Marciante, Teresa Lucia (IT - Roma)" w:date="2019-02-07T19:10:00Z">
        <w:r w:rsidRPr="004B61A7" w:rsidDel="004B61A7">
          <w:delText>“</w:delText>
        </w:r>
        <w:r w:rsidR="00E55CA8" w:rsidRPr="004B61A7" w:rsidDel="004B61A7">
          <w:fldChar w:fldCharType="begin"/>
        </w:r>
        <w:r w:rsidR="00E55CA8" w:rsidRPr="004B61A7" w:rsidDel="004B61A7">
          <w:delInstrText xml:space="preserve"> HYPERLINK "http://www.datypic.com/sc/ubl21/e-cac_IssuerParty.html" </w:delInstrText>
        </w:r>
        <w:r w:rsidR="00E55CA8" w:rsidRPr="004B61A7" w:rsidDel="004B61A7">
          <w:fldChar w:fldCharType="separate"/>
        </w:r>
        <w:r w:rsidRPr="004B61A7" w:rsidDel="004B61A7">
          <w:delText>IssuerParty</w:delText>
        </w:r>
        <w:r w:rsidR="00E55CA8" w:rsidRPr="004B61A7" w:rsidDel="004B61A7">
          <w:fldChar w:fldCharType="end"/>
        </w:r>
        <w:r w:rsidRPr="004B61A7" w:rsidDel="004B61A7">
          <w:delText>”, al cui interno dovrà essere indicato il campo “PartyIdendification/ID” con il corrispondente valore presente nell’Ordine pre-cocncordato che si intende revocare o sostituire</w:delText>
        </w:r>
        <w:r w:rsidR="00003ADC" w:rsidRPr="004B61A7" w:rsidDel="004B61A7">
          <w:delText>:</w:delText>
        </w:r>
      </w:del>
    </w:p>
    <w:p w14:paraId="0D3E8EE0" w14:textId="77777777" w:rsidR="00B67BC7" w:rsidRPr="004B61A7" w:rsidDel="004B61A7" w:rsidRDefault="00161C21" w:rsidP="00763A59">
      <w:pPr>
        <w:pStyle w:val="BodyText"/>
        <w:numPr>
          <w:ilvl w:val="0"/>
          <w:numId w:val="27"/>
        </w:numPr>
        <w:rPr>
          <w:del w:id="4098" w:author="Marciante, Teresa Lucia (IT - Roma)" w:date="2019-02-07T19:10:00Z"/>
        </w:rPr>
      </w:pPr>
      <w:del w:id="4099" w:author="Marciante, Teresa Lucia (IT - Roma)" w:date="2019-02-07T19:10:00Z">
        <w:r w:rsidRPr="004B61A7" w:rsidDel="004B61A7">
          <w:delText>“</w:delText>
        </w:r>
        <w:r w:rsidR="00003ADC" w:rsidRPr="004B61A7" w:rsidDel="004B61A7">
          <w:delText>DocumentStatusCode”, valo</w:delText>
        </w:r>
        <w:r w:rsidRPr="004B61A7" w:rsidDel="004B61A7">
          <w:delText>rizzato con</w:delText>
        </w:r>
        <w:r w:rsidR="00B67BC7" w:rsidRPr="004B61A7" w:rsidDel="004B61A7">
          <w:delText>:</w:delText>
        </w:r>
      </w:del>
    </w:p>
    <w:p w14:paraId="33FBE2F2" w14:textId="77777777" w:rsidR="00B67BC7" w:rsidRPr="004B61A7" w:rsidDel="004B61A7" w:rsidRDefault="00161C21" w:rsidP="00B67BC7">
      <w:pPr>
        <w:pStyle w:val="Trattino"/>
        <w:numPr>
          <w:ilvl w:val="2"/>
          <w:numId w:val="8"/>
        </w:numPr>
        <w:rPr>
          <w:del w:id="4100" w:author="Marciante, Teresa Lucia (IT - Roma)" w:date="2019-02-07T19:10:00Z"/>
        </w:rPr>
      </w:pPr>
      <w:del w:id="4101" w:author="Marciante, Teresa Lucia (IT - Roma)" w:date="2019-02-07T19:10:00Z">
        <w:r w:rsidRPr="004B61A7" w:rsidDel="004B61A7">
          <w:delText>“Cancelled”</w:delText>
        </w:r>
        <w:r w:rsidR="00B67BC7" w:rsidRPr="004B61A7" w:rsidDel="004B61A7">
          <w:delText xml:space="preserve"> per la revoca;</w:delText>
        </w:r>
        <w:r w:rsidR="00003ADC" w:rsidRPr="004B61A7" w:rsidDel="004B61A7">
          <w:delText xml:space="preserve"> </w:delText>
        </w:r>
      </w:del>
    </w:p>
    <w:p w14:paraId="613E20E6" w14:textId="77777777" w:rsidR="00003ADC" w:rsidRPr="004B61A7" w:rsidDel="004B61A7" w:rsidRDefault="00003ADC" w:rsidP="00B67BC7">
      <w:pPr>
        <w:pStyle w:val="Trattino"/>
        <w:numPr>
          <w:ilvl w:val="2"/>
          <w:numId w:val="8"/>
        </w:numPr>
        <w:rPr>
          <w:del w:id="4102" w:author="Marciante, Teresa Lucia (IT - Roma)" w:date="2019-02-07T19:10:00Z"/>
        </w:rPr>
      </w:pPr>
      <w:del w:id="4103" w:author="Marciante, Teresa Lucia (IT - Roma)" w:date="2019-02-07T19:10:00Z">
        <w:r w:rsidRPr="004B61A7" w:rsidDel="004B61A7">
          <w:delText xml:space="preserve">“Revised” per la </w:delText>
        </w:r>
        <w:r w:rsidR="00161C21" w:rsidRPr="004B61A7" w:rsidDel="004B61A7">
          <w:delText>sostituzione</w:delText>
        </w:r>
        <w:r w:rsidR="00105396" w:rsidRPr="004B61A7" w:rsidDel="004B61A7">
          <w:delText>.</w:delText>
        </w:r>
      </w:del>
    </w:p>
    <w:p w14:paraId="2781003B" w14:textId="77777777" w:rsidR="006668E1" w:rsidRPr="004B61A7" w:rsidDel="004B61A7" w:rsidRDefault="006668E1" w:rsidP="006668E1">
      <w:pPr>
        <w:autoSpaceDE w:val="0"/>
        <w:autoSpaceDN w:val="0"/>
        <w:adjustRightInd w:val="0"/>
        <w:spacing w:after="0" w:line="240" w:lineRule="auto"/>
        <w:ind w:left="3119"/>
        <w:rPr>
          <w:del w:id="4104" w:author="Marciante, Teresa Lucia (IT - Roma)" w:date="2019-02-07T19:10:00Z"/>
          <w:rFonts w:ascii="Garamond" w:hAnsi="Garamond" w:cs="Courier New"/>
          <w:sz w:val="18"/>
          <w:szCs w:val="18"/>
        </w:rPr>
      </w:pPr>
    </w:p>
    <w:p w14:paraId="1AF2A7C2" w14:textId="77777777" w:rsidR="006668E1" w:rsidRPr="004B61A7" w:rsidDel="004B61A7" w:rsidRDefault="00281B79" w:rsidP="006668E1">
      <w:pPr>
        <w:autoSpaceDE w:val="0"/>
        <w:autoSpaceDN w:val="0"/>
        <w:adjustRightInd w:val="0"/>
        <w:spacing w:after="0" w:line="240" w:lineRule="auto"/>
        <w:ind w:left="3119"/>
        <w:rPr>
          <w:del w:id="4105" w:author="Marciante, Teresa Lucia (IT - Roma)" w:date="2019-02-07T19:10:00Z"/>
          <w:rFonts w:ascii="Garamond" w:hAnsi="Garamond" w:cs="Courier New"/>
          <w:sz w:val="18"/>
          <w:szCs w:val="18"/>
        </w:rPr>
      </w:pPr>
      <w:del w:id="4106" w:author="Marciante, Teresa Lucia (IT - Roma)" w:date="2019-02-07T19:10:00Z">
        <w:r w:rsidRPr="004B61A7" w:rsidDel="004B61A7">
          <w:rPr>
            <w:rFonts w:ascii="Garamond" w:hAnsi="Garamond" w:cs="Courier New"/>
            <w:sz w:val="18"/>
            <w:szCs w:val="18"/>
          </w:rPr>
          <w:delText xml:space="preserve"> </w:delText>
        </w:r>
        <w:r w:rsidR="006668E1" w:rsidRPr="004B61A7" w:rsidDel="004B61A7">
          <w:rPr>
            <w:rFonts w:ascii="Garamond" w:hAnsi="Garamond" w:cs="Courier New"/>
            <w:sz w:val="18"/>
            <w:szCs w:val="18"/>
          </w:rPr>
          <w:delText>&lt;cac:OrderReference&gt;</w:delText>
        </w:r>
      </w:del>
    </w:p>
    <w:p w14:paraId="6A1A8C86" w14:textId="77777777" w:rsidR="006668E1" w:rsidRPr="004B61A7" w:rsidDel="004B61A7" w:rsidRDefault="00281B79" w:rsidP="006668E1">
      <w:pPr>
        <w:autoSpaceDE w:val="0"/>
        <w:autoSpaceDN w:val="0"/>
        <w:adjustRightInd w:val="0"/>
        <w:spacing w:after="0" w:line="240" w:lineRule="auto"/>
        <w:ind w:left="3119"/>
        <w:rPr>
          <w:del w:id="4107" w:author="Marciante, Teresa Lucia (IT - Roma)" w:date="2019-02-07T19:10:00Z"/>
          <w:rFonts w:ascii="Garamond" w:hAnsi="Garamond" w:cs="Courier New"/>
          <w:sz w:val="18"/>
          <w:szCs w:val="18"/>
        </w:rPr>
      </w:pPr>
      <w:del w:id="4108" w:author="Marciante, Teresa Lucia (IT - Roma)" w:date="2019-02-07T19:10:00Z">
        <w:r w:rsidRPr="004B61A7" w:rsidDel="004B61A7">
          <w:rPr>
            <w:rFonts w:ascii="Garamond" w:hAnsi="Garamond" w:cs="Courier New"/>
            <w:sz w:val="18"/>
            <w:szCs w:val="18"/>
          </w:rPr>
          <w:delText xml:space="preserve"> </w:delText>
        </w:r>
        <w:r w:rsidR="006668E1" w:rsidRPr="004B61A7" w:rsidDel="004B61A7">
          <w:rPr>
            <w:rFonts w:ascii="Garamond" w:hAnsi="Garamond" w:cs="Courier New"/>
            <w:sz w:val="18"/>
            <w:szCs w:val="18"/>
          </w:rPr>
          <w:tab/>
        </w:r>
        <w:r w:rsidR="006668E1" w:rsidRPr="004B61A7" w:rsidDel="004B61A7">
          <w:rPr>
            <w:rFonts w:ascii="Garamond" w:hAnsi="Garamond" w:cs="Courier New"/>
            <w:sz w:val="18"/>
            <w:szCs w:val="18"/>
          </w:rPr>
          <w:tab/>
          <w:delText>&lt;cbc:ID&gt;220&lt;/cbc:ID&gt;</w:delText>
        </w:r>
      </w:del>
    </w:p>
    <w:p w14:paraId="178DE2B9" w14:textId="77777777" w:rsidR="006668E1" w:rsidRPr="00716AAA" w:rsidDel="004B61A7" w:rsidRDefault="006668E1" w:rsidP="006668E1">
      <w:pPr>
        <w:autoSpaceDE w:val="0"/>
        <w:autoSpaceDN w:val="0"/>
        <w:adjustRightInd w:val="0"/>
        <w:spacing w:after="0" w:line="240" w:lineRule="auto"/>
        <w:ind w:left="3119"/>
        <w:rPr>
          <w:del w:id="4109" w:author="Marciante, Teresa Lucia (IT - Roma)" w:date="2019-02-07T19:10:00Z"/>
          <w:rFonts w:ascii="Garamond" w:hAnsi="Garamond" w:cs="Courier New"/>
          <w:sz w:val="18"/>
          <w:szCs w:val="18"/>
        </w:rPr>
      </w:pPr>
      <w:del w:id="4110" w:author="Marciante, Teresa Lucia (IT - Roma)" w:date="2019-02-07T19:10:00Z">
        <w:r w:rsidRPr="004B61A7" w:rsidDel="004B61A7">
          <w:rPr>
            <w:rFonts w:ascii="Garamond" w:hAnsi="Garamond" w:cs="Courier New"/>
            <w:sz w:val="18"/>
            <w:szCs w:val="18"/>
          </w:rPr>
          <w:tab/>
        </w:r>
        <w:r w:rsidRPr="004B61A7" w:rsidDel="004B61A7">
          <w:rPr>
            <w:rFonts w:ascii="Garamond" w:hAnsi="Garamond" w:cs="Courier New"/>
            <w:sz w:val="18"/>
            <w:szCs w:val="18"/>
          </w:rPr>
          <w:tab/>
        </w:r>
        <w:r w:rsidRPr="00716AAA" w:rsidDel="004B61A7">
          <w:rPr>
            <w:rFonts w:ascii="Garamond" w:hAnsi="Garamond" w:cs="Courier New"/>
            <w:sz w:val="18"/>
            <w:szCs w:val="18"/>
          </w:rPr>
          <w:delText>&lt;cbc:IssueDate&gt;2018-01-30&lt;/IssueDate&gt;</w:delText>
        </w:r>
      </w:del>
    </w:p>
    <w:p w14:paraId="393F9837" w14:textId="77777777" w:rsidR="006668E1" w:rsidRPr="00716AAA" w:rsidDel="004B61A7" w:rsidRDefault="006668E1" w:rsidP="006668E1">
      <w:pPr>
        <w:autoSpaceDE w:val="0"/>
        <w:autoSpaceDN w:val="0"/>
        <w:adjustRightInd w:val="0"/>
        <w:spacing w:after="0" w:line="240" w:lineRule="auto"/>
        <w:ind w:left="3178"/>
        <w:rPr>
          <w:del w:id="4111" w:author="Marciante, Teresa Lucia (IT - Roma)" w:date="2019-02-07T19:10:00Z"/>
          <w:rFonts w:ascii="Garamond" w:hAnsi="Garamond" w:cs="Courier New"/>
          <w:sz w:val="18"/>
          <w:szCs w:val="18"/>
        </w:rPr>
      </w:pPr>
      <w:del w:id="4112" w:author="Marciante, Teresa Lucia (IT - Roma)" w:date="2019-02-07T19:10:00Z">
        <w:r w:rsidRPr="00716AAA" w:rsidDel="004B61A7">
          <w:rPr>
            <w:rFonts w:ascii="Garamond" w:hAnsi="Garamond" w:cs="Courier New"/>
            <w:sz w:val="18"/>
            <w:szCs w:val="18"/>
          </w:rPr>
          <w:tab/>
        </w:r>
        <w:r w:rsidRPr="00716AAA" w:rsidDel="004B61A7">
          <w:rPr>
            <w:rFonts w:ascii="Garamond" w:hAnsi="Garamond" w:cs="Courier New"/>
            <w:sz w:val="18"/>
            <w:szCs w:val="18"/>
          </w:rPr>
          <w:tab/>
          <w:delText>&lt;cac:IssuerParty&gt;</w:delText>
        </w:r>
      </w:del>
    </w:p>
    <w:p w14:paraId="57BF5AFC" w14:textId="77777777" w:rsidR="006668E1" w:rsidRPr="00716AAA" w:rsidDel="004B61A7" w:rsidRDefault="006668E1" w:rsidP="006668E1">
      <w:pPr>
        <w:autoSpaceDE w:val="0"/>
        <w:autoSpaceDN w:val="0"/>
        <w:adjustRightInd w:val="0"/>
        <w:spacing w:after="0" w:line="240" w:lineRule="auto"/>
        <w:ind w:left="3402"/>
        <w:rPr>
          <w:del w:id="4113" w:author="Marciante, Teresa Lucia (IT - Roma)" w:date="2019-02-07T19:10:00Z"/>
          <w:rFonts w:ascii="Garamond" w:hAnsi="Garamond" w:cs="Courier New"/>
          <w:sz w:val="18"/>
          <w:szCs w:val="18"/>
        </w:rPr>
      </w:pPr>
      <w:del w:id="4114" w:author="Marciante, Teresa Lucia (IT - Roma)" w:date="2019-02-07T19:10:00Z">
        <w:r w:rsidRPr="00716AAA" w:rsidDel="004B61A7">
          <w:tab/>
        </w:r>
        <w:r w:rsidRPr="00716AAA" w:rsidDel="004B61A7">
          <w:tab/>
        </w:r>
        <w:r w:rsidRPr="00716AAA" w:rsidDel="004B61A7">
          <w:rPr>
            <w:rFonts w:ascii="Garamond" w:hAnsi="Garamond" w:cs="Courier New"/>
            <w:sz w:val="18"/>
            <w:szCs w:val="18"/>
          </w:rPr>
          <w:delText>&lt;cac:PartyIdentification&gt;</w:delText>
        </w:r>
      </w:del>
    </w:p>
    <w:p w14:paraId="631249B1" w14:textId="77777777" w:rsidR="006668E1" w:rsidRPr="00716AAA" w:rsidDel="004B61A7" w:rsidRDefault="006668E1" w:rsidP="006668E1">
      <w:pPr>
        <w:autoSpaceDE w:val="0"/>
        <w:autoSpaceDN w:val="0"/>
        <w:adjustRightInd w:val="0"/>
        <w:spacing w:after="0" w:line="240" w:lineRule="auto"/>
        <w:ind w:left="3797" w:firstLine="62"/>
        <w:rPr>
          <w:del w:id="4115" w:author="Marciante, Teresa Lucia (IT - Roma)" w:date="2019-02-07T19:10:00Z"/>
          <w:rFonts w:ascii="Garamond" w:hAnsi="Garamond" w:cs="Courier New"/>
          <w:sz w:val="18"/>
          <w:szCs w:val="18"/>
        </w:rPr>
      </w:pPr>
      <w:del w:id="4116" w:author="Marciante, Teresa Lucia (IT - Roma)" w:date="2019-02-07T19:10:00Z">
        <w:r w:rsidRPr="00716AAA" w:rsidDel="004B61A7">
          <w:rPr>
            <w:rFonts w:ascii="Garamond" w:hAnsi="Garamond" w:cs="Courier New"/>
            <w:sz w:val="18"/>
            <w:szCs w:val="18"/>
          </w:rPr>
          <w:delText>&lt;cbc:ID schemeID=”IT:VAT”&gt;123456789cc&lt;/cbc:ID&gt;</w:delText>
        </w:r>
      </w:del>
    </w:p>
    <w:p w14:paraId="4FA1E477" w14:textId="77777777" w:rsidR="006668E1" w:rsidRPr="00716AAA" w:rsidDel="004B61A7" w:rsidRDefault="006668E1" w:rsidP="006668E1">
      <w:pPr>
        <w:adjustRightInd w:val="0"/>
        <w:spacing w:after="0"/>
        <w:ind w:left="3405" w:firstLine="227"/>
        <w:rPr>
          <w:del w:id="4117" w:author="Marciante, Teresa Lucia (IT - Roma)" w:date="2019-02-07T19:10:00Z"/>
          <w:rFonts w:ascii="Garamond" w:hAnsi="Garamond" w:cs="Courier New"/>
          <w:sz w:val="18"/>
          <w:szCs w:val="18"/>
        </w:rPr>
      </w:pPr>
      <w:del w:id="4118" w:author="Marciante, Teresa Lucia (IT - Roma)" w:date="2019-02-07T19:10:00Z">
        <w:r w:rsidRPr="00716AAA" w:rsidDel="004B61A7">
          <w:rPr>
            <w:rFonts w:ascii="Garamond" w:hAnsi="Garamond" w:cs="Courier New"/>
            <w:sz w:val="18"/>
            <w:szCs w:val="18"/>
          </w:rPr>
          <w:delText>&lt;/cac:PartyIdentification&gt;</w:delText>
        </w:r>
      </w:del>
    </w:p>
    <w:p w14:paraId="10C688EB" w14:textId="77777777" w:rsidR="006668E1" w:rsidRPr="00716AAA" w:rsidDel="004B61A7" w:rsidRDefault="006668E1" w:rsidP="006668E1">
      <w:pPr>
        <w:adjustRightInd w:val="0"/>
        <w:spacing w:after="0"/>
        <w:ind w:left="3178" w:firstLine="227"/>
        <w:rPr>
          <w:del w:id="4119" w:author="Marciante, Teresa Lucia (IT - Roma)" w:date="2019-02-07T19:10:00Z"/>
          <w:rFonts w:ascii="Garamond" w:hAnsi="Garamond" w:cs="Courier New"/>
          <w:sz w:val="18"/>
          <w:szCs w:val="18"/>
        </w:rPr>
      </w:pPr>
      <w:del w:id="4120" w:author="Marciante, Teresa Lucia (IT - Roma)" w:date="2019-02-07T19:10:00Z">
        <w:r w:rsidRPr="00716AAA" w:rsidDel="004B61A7">
          <w:rPr>
            <w:rFonts w:ascii="Garamond" w:hAnsi="Garamond" w:cs="Courier New"/>
            <w:sz w:val="18"/>
            <w:szCs w:val="18"/>
          </w:rPr>
          <w:delText>&lt;/cac: :IssuerParty &gt;</w:delText>
        </w:r>
      </w:del>
    </w:p>
    <w:p w14:paraId="2B7F5120" w14:textId="77777777" w:rsidR="006668E1" w:rsidRPr="00716AAA" w:rsidDel="004B61A7" w:rsidRDefault="006668E1" w:rsidP="006668E1">
      <w:pPr>
        <w:adjustRightInd w:val="0"/>
        <w:spacing w:after="0"/>
        <w:ind w:left="3178" w:firstLine="227"/>
        <w:rPr>
          <w:del w:id="4121" w:author="Marciante, Teresa Lucia (IT - Roma)" w:date="2019-02-07T19:10:00Z"/>
          <w:rFonts w:ascii="Garamond" w:hAnsi="Garamond" w:cs="Courier New"/>
          <w:sz w:val="18"/>
          <w:szCs w:val="18"/>
        </w:rPr>
      </w:pPr>
      <w:del w:id="4122" w:author="Marciante, Teresa Lucia (IT - Roma)" w:date="2019-02-07T19:10:00Z">
        <w:r w:rsidRPr="00716AAA" w:rsidDel="004B61A7">
          <w:rPr>
            <w:rFonts w:ascii="Garamond" w:hAnsi="Garamond" w:cs="Courier New"/>
            <w:sz w:val="18"/>
            <w:szCs w:val="18"/>
          </w:rPr>
          <w:delText>&lt;cbc:DocumentStatusCode&gt;Revised&lt;/DocumentStatusCode&gt;</w:delText>
        </w:r>
      </w:del>
    </w:p>
    <w:p w14:paraId="4E58037A" w14:textId="77777777" w:rsidR="006668E1" w:rsidRPr="004B61A7" w:rsidDel="004B61A7" w:rsidRDefault="00400FDC" w:rsidP="00EC6DB5">
      <w:pPr>
        <w:autoSpaceDE w:val="0"/>
        <w:autoSpaceDN w:val="0"/>
        <w:adjustRightInd w:val="0"/>
        <w:spacing w:after="0" w:line="240" w:lineRule="auto"/>
        <w:ind w:left="3178"/>
        <w:rPr>
          <w:del w:id="4123" w:author="Marciante, Teresa Lucia (IT - Roma)" w:date="2019-02-07T19:10:00Z"/>
          <w:rFonts w:ascii="Garamond" w:hAnsi="Garamond" w:cs="Courier New"/>
          <w:sz w:val="18"/>
          <w:szCs w:val="18"/>
        </w:rPr>
      </w:pPr>
      <w:del w:id="4124" w:author="Marciante, Teresa Lucia (IT - Roma)" w:date="2019-02-07T19:10:00Z">
        <w:r w:rsidRPr="004B61A7" w:rsidDel="004B61A7">
          <w:rPr>
            <w:rFonts w:ascii="Garamond" w:hAnsi="Garamond" w:cs="Courier New"/>
            <w:sz w:val="18"/>
            <w:szCs w:val="18"/>
          </w:rPr>
          <w:delText>&lt;/cac:</w:delText>
        </w:r>
        <w:r w:rsidR="006668E1" w:rsidRPr="004B61A7" w:rsidDel="004B61A7">
          <w:rPr>
            <w:rFonts w:ascii="Garamond" w:hAnsi="Garamond" w:cs="Courier New"/>
            <w:sz w:val="18"/>
            <w:szCs w:val="18"/>
          </w:rPr>
          <w:delText>OrderReference &gt;</w:delText>
        </w:r>
      </w:del>
    </w:p>
    <w:p w14:paraId="218A4AC5" w14:textId="77777777" w:rsidR="001209F5" w:rsidRPr="004B61A7" w:rsidDel="004B61A7" w:rsidRDefault="001209F5" w:rsidP="00655EE8">
      <w:pPr>
        <w:pStyle w:val="BodyText"/>
        <w:numPr>
          <w:ilvl w:val="0"/>
          <w:numId w:val="51"/>
        </w:numPr>
        <w:rPr>
          <w:del w:id="4125" w:author="Marciante, Teresa Lucia (IT - Roma)" w:date="2019-02-07T19:10:00Z"/>
        </w:rPr>
      </w:pPr>
      <w:del w:id="4126" w:author="Marciante, Teresa Lucia (IT - Roma)" w:date="2019-02-07T19:10:00Z">
        <w:r w:rsidRPr="004B61A7" w:rsidDel="004B61A7">
          <w:delText xml:space="preserve">Se è un </w:delText>
        </w:r>
        <w:r w:rsidR="00CD6F46" w:rsidRPr="004B61A7" w:rsidDel="004B61A7">
          <w:delText>Ordine di revoca</w:delText>
        </w:r>
        <w:r w:rsidRPr="004B61A7" w:rsidDel="004B61A7">
          <w:delText>, non deve contenere linee d’ordine.</w:delText>
        </w:r>
      </w:del>
    </w:p>
    <w:p w14:paraId="51632D2D" w14:textId="77777777" w:rsidR="009779A3" w:rsidRPr="004B61A7" w:rsidDel="004B61A7" w:rsidRDefault="009779A3" w:rsidP="00655EE8">
      <w:pPr>
        <w:pStyle w:val="BodyText"/>
        <w:numPr>
          <w:ilvl w:val="0"/>
          <w:numId w:val="51"/>
        </w:numPr>
        <w:rPr>
          <w:del w:id="4127" w:author="Marciante, Teresa Lucia (IT - Roma)" w:date="2019-02-07T19:10:00Z"/>
        </w:rPr>
      </w:pPr>
      <w:del w:id="4128" w:author="Marciante, Teresa Lucia (IT - Roma)" w:date="2019-02-07T19:10:00Z">
        <w:r w:rsidRPr="004B61A7" w:rsidDel="004B61A7">
          <w:delText>Sebbene non sia un elemento obbligatorio, si raccomanda vivamente di indicare l’identificativo del soggetto a cui deve essere intestata la fattura riferita all’Ordine che si sta predisponendo, valorizzando il campo “PartyIdentification/ID” dell’elemento “AccountingCustomerParty”.</w:delText>
        </w:r>
      </w:del>
    </w:p>
    <w:p w14:paraId="64C8E75F" w14:textId="77777777" w:rsidR="009779A3" w:rsidRPr="004B61A7" w:rsidDel="004B61A7" w:rsidRDefault="009779A3" w:rsidP="009779A3">
      <w:pPr>
        <w:autoSpaceDE w:val="0"/>
        <w:autoSpaceDN w:val="0"/>
        <w:adjustRightInd w:val="0"/>
        <w:spacing w:after="0" w:line="240" w:lineRule="auto"/>
        <w:ind w:left="3119"/>
        <w:rPr>
          <w:del w:id="4129" w:author="Marciante, Teresa Lucia (IT - Roma)" w:date="2019-02-07T19:10:00Z"/>
          <w:rFonts w:ascii="Garamond" w:hAnsi="Garamond" w:cs="Courier New"/>
          <w:sz w:val="18"/>
          <w:szCs w:val="18"/>
        </w:rPr>
      </w:pPr>
    </w:p>
    <w:p w14:paraId="0A61010E" w14:textId="77777777" w:rsidR="009779A3" w:rsidRPr="00716AAA" w:rsidDel="004B61A7" w:rsidRDefault="009779A3" w:rsidP="009779A3">
      <w:pPr>
        <w:autoSpaceDE w:val="0"/>
        <w:autoSpaceDN w:val="0"/>
        <w:adjustRightInd w:val="0"/>
        <w:spacing w:after="0" w:line="240" w:lineRule="auto"/>
        <w:ind w:left="3119"/>
        <w:rPr>
          <w:del w:id="4130" w:author="Marciante, Teresa Lucia (IT - Roma)" w:date="2019-02-07T19:10:00Z"/>
          <w:rFonts w:ascii="Garamond" w:hAnsi="Garamond" w:cs="Courier New"/>
          <w:sz w:val="18"/>
          <w:szCs w:val="18"/>
        </w:rPr>
      </w:pPr>
      <w:del w:id="4131" w:author="Marciante, Teresa Lucia (IT - Roma)" w:date="2019-02-07T19:10:00Z">
        <w:r w:rsidRPr="00716AAA" w:rsidDel="004B61A7">
          <w:rPr>
            <w:rFonts w:ascii="Garamond" w:hAnsi="Garamond" w:cs="Courier New"/>
            <w:sz w:val="18"/>
            <w:szCs w:val="18"/>
          </w:rPr>
          <w:delText>&lt;cac:AccountingCustomerParty&gt;</w:delText>
        </w:r>
      </w:del>
    </w:p>
    <w:p w14:paraId="46722BE2" w14:textId="77777777" w:rsidR="009779A3" w:rsidRPr="00716AAA" w:rsidDel="004B61A7" w:rsidRDefault="009779A3" w:rsidP="009779A3">
      <w:pPr>
        <w:autoSpaceDE w:val="0"/>
        <w:autoSpaceDN w:val="0"/>
        <w:adjustRightInd w:val="0"/>
        <w:spacing w:after="0" w:line="240" w:lineRule="auto"/>
        <w:ind w:left="3346" w:firstLine="59"/>
        <w:rPr>
          <w:del w:id="4132" w:author="Marciante, Teresa Lucia (IT - Roma)" w:date="2019-02-07T19:10:00Z"/>
          <w:rFonts w:ascii="Garamond" w:hAnsi="Garamond" w:cs="Courier New"/>
          <w:sz w:val="18"/>
          <w:szCs w:val="18"/>
        </w:rPr>
      </w:pPr>
      <w:del w:id="4133" w:author="Marciante, Teresa Lucia (IT - Roma)" w:date="2019-02-07T19:10:00Z">
        <w:r w:rsidRPr="00716AAA" w:rsidDel="004B61A7">
          <w:rPr>
            <w:rFonts w:ascii="Garamond" w:hAnsi="Garamond" w:cs="Courier New"/>
            <w:sz w:val="18"/>
            <w:szCs w:val="18"/>
          </w:rPr>
          <w:delText>&lt;cac:Party&gt;</w:delText>
        </w:r>
      </w:del>
    </w:p>
    <w:p w14:paraId="250A66FA" w14:textId="77777777" w:rsidR="009779A3" w:rsidRPr="00716AAA" w:rsidDel="004B61A7" w:rsidRDefault="009779A3" w:rsidP="009779A3">
      <w:pPr>
        <w:autoSpaceDE w:val="0"/>
        <w:autoSpaceDN w:val="0"/>
        <w:adjustRightInd w:val="0"/>
        <w:spacing w:after="0" w:line="240" w:lineRule="auto"/>
        <w:ind w:left="3573" w:firstLine="59"/>
        <w:rPr>
          <w:del w:id="4134" w:author="Marciante, Teresa Lucia (IT - Roma)" w:date="2019-02-07T19:10:00Z"/>
          <w:rFonts w:ascii="Garamond" w:hAnsi="Garamond" w:cs="Courier New"/>
          <w:sz w:val="18"/>
          <w:szCs w:val="18"/>
        </w:rPr>
      </w:pPr>
      <w:del w:id="4135" w:author="Marciante, Teresa Lucia (IT - Roma)" w:date="2019-02-07T19:10:00Z">
        <w:r w:rsidRPr="00716AAA" w:rsidDel="004B61A7">
          <w:rPr>
            <w:rFonts w:ascii="Garamond" w:hAnsi="Garamond" w:cs="Courier New"/>
            <w:sz w:val="18"/>
            <w:szCs w:val="18"/>
          </w:rPr>
          <w:delText>&lt;cac:PartyIdentification&gt;</w:delText>
        </w:r>
      </w:del>
    </w:p>
    <w:p w14:paraId="1B1D518D" w14:textId="77777777" w:rsidR="009779A3" w:rsidRPr="00716AAA" w:rsidDel="004B61A7" w:rsidRDefault="009779A3" w:rsidP="009779A3">
      <w:pPr>
        <w:autoSpaceDE w:val="0"/>
        <w:autoSpaceDN w:val="0"/>
        <w:adjustRightInd w:val="0"/>
        <w:spacing w:after="0" w:line="240" w:lineRule="auto"/>
        <w:ind w:left="3119"/>
        <w:rPr>
          <w:del w:id="4136" w:author="Marciante, Teresa Lucia (IT - Roma)" w:date="2019-02-07T19:10:00Z"/>
          <w:rFonts w:ascii="Garamond" w:hAnsi="Garamond" w:cs="Courier New"/>
          <w:sz w:val="18"/>
          <w:szCs w:val="18"/>
        </w:rPr>
      </w:pPr>
      <w:del w:id="4137" w:author="Marciante, Teresa Lucia (IT - Roma)" w:date="2019-02-07T19:10:00Z">
        <w:r w:rsidRPr="00716AAA" w:rsidDel="004B61A7">
          <w:rPr>
            <w:rFonts w:ascii="Garamond" w:hAnsi="Garamond" w:cs="Courier New"/>
            <w:sz w:val="18"/>
            <w:szCs w:val="18"/>
          </w:rPr>
          <w:tab/>
        </w:r>
        <w:r w:rsidRPr="00716AAA" w:rsidDel="004B61A7">
          <w:rPr>
            <w:rFonts w:ascii="Garamond" w:hAnsi="Garamond" w:cs="Courier New"/>
            <w:sz w:val="18"/>
            <w:szCs w:val="18"/>
          </w:rPr>
          <w:tab/>
        </w:r>
        <w:r w:rsidRPr="00716AAA" w:rsidDel="004B61A7">
          <w:rPr>
            <w:rFonts w:ascii="Garamond" w:hAnsi="Garamond" w:cs="Courier New"/>
            <w:sz w:val="18"/>
            <w:szCs w:val="18"/>
          </w:rPr>
          <w:tab/>
        </w:r>
        <w:r w:rsidRPr="00716AAA" w:rsidDel="004B61A7">
          <w:rPr>
            <w:rFonts w:ascii="Garamond" w:hAnsi="Garamond" w:cs="Courier New"/>
            <w:sz w:val="18"/>
            <w:szCs w:val="18"/>
          </w:rPr>
          <w:tab/>
          <w:delText>&lt;cbc:ID schemeID=”IT:IPA”&gt;faaaaa&lt;/cbc:ID&gt;</w:delText>
        </w:r>
      </w:del>
    </w:p>
    <w:p w14:paraId="4ECE41B3" w14:textId="77777777" w:rsidR="009779A3" w:rsidRPr="00716AAA" w:rsidDel="004B61A7" w:rsidRDefault="009779A3" w:rsidP="009779A3">
      <w:pPr>
        <w:autoSpaceDE w:val="0"/>
        <w:autoSpaceDN w:val="0"/>
        <w:adjustRightInd w:val="0"/>
        <w:spacing w:after="0" w:line="240" w:lineRule="auto"/>
        <w:ind w:left="3573" w:firstLine="59"/>
        <w:rPr>
          <w:del w:id="4138" w:author="Marciante, Teresa Lucia (IT - Roma)" w:date="2019-02-07T19:10:00Z"/>
          <w:rFonts w:ascii="Garamond" w:hAnsi="Garamond" w:cs="Courier New"/>
          <w:sz w:val="18"/>
          <w:szCs w:val="18"/>
        </w:rPr>
      </w:pPr>
      <w:del w:id="4139" w:author="Marciante, Teresa Lucia (IT - Roma)" w:date="2019-02-07T19:10:00Z">
        <w:r w:rsidRPr="00716AAA" w:rsidDel="004B61A7">
          <w:rPr>
            <w:rFonts w:ascii="Garamond" w:hAnsi="Garamond" w:cs="Courier New"/>
            <w:sz w:val="18"/>
            <w:szCs w:val="18"/>
          </w:rPr>
          <w:delText>&lt;/cac:PartyIdentification&gt;</w:delText>
        </w:r>
      </w:del>
    </w:p>
    <w:p w14:paraId="59BB41B3" w14:textId="77777777" w:rsidR="009779A3" w:rsidRPr="00716AAA" w:rsidDel="004B61A7" w:rsidRDefault="009779A3" w:rsidP="009779A3">
      <w:pPr>
        <w:autoSpaceDE w:val="0"/>
        <w:autoSpaceDN w:val="0"/>
        <w:adjustRightInd w:val="0"/>
        <w:spacing w:after="0" w:line="240" w:lineRule="auto"/>
        <w:ind w:left="3119" w:firstLine="59"/>
        <w:rPr>
          <w:del w:id="4140" w:author="Marciante, Teresa Lucia (IT - Roma)" w:date="2019-02-07T19:10:00Z"/>
          <w:rFonts w:ascii="Garamond" w:hAnsi="Garamond" w:cs="Courier New"/>
          <w:sz w:val="18"/>
          <w:szCs w:val="18"/>
        </w:rPr>
      </w:pPr>
      <w:del w:id="4141" w:author="Marciante, Teresa Lucia (IT - Roma)" w:date="2019-02-07T19:10:00Z">
        <w:r w:rsidRPr="00716AAA" w:rsidDel="004B61A7">
          <w:rPr>
            <w:rFonts w:ascii="Garamond" w:hAnsi="Garamond" w:cs="Courier New"/>
            <w:sz w:val="18"/>
            <w:szCs w:val="18"/>
          </w:rPr>
          <w:tab/>
        </w:r>
        <w:r w:rsidRPr="00716AAA" w:rsidDel="004B61A7">
          <w:rPr>
            <w:rFonts w:ascii="Garamond" w:hAnsi="Garamond" w:cs="Courier New"/>
            <w:sz w:val="18"/>
            <w:szCs w:val="18"/>
          </w:rPr>
          <w:tab/>
          <w:delText>&lt;cac:/Party&gt;</w:delText>
        </w:r>
      </w:del>
    </w:p>
    <w:p w14:paraId="7FD4496A" w14:textId="77777777" w:rsidR="009779A3" w:rsidRPr="00716AAA" w:rsidDel="004B61A7" w:rsidRDefault="009779A3" w:rsidP="009779A3">
      <w:pPr>
        <w:autoSpaceDE w:val="0"/>
        <w:autoSpaceDN w:val="0"/>
        <w:adjustRightInd w:val="0"/>
        <w:spacing w:after="0" w:line="240" w:lineRule="auto"/>
        <w:ind w:left="3119" w:firstLine="59"/>
        <w:rPr>
          <w:del w:id="4142" w:author="Marciante, Teresa Lucia (IT - Roma)" w:date="2019-02-07T19:10:00Z"/>
          <w:rFonts w:ascii="Garamond" w:hAnsi="Garamond" w:cs="Courier New"/>
          <w:sz w:val="18"/>
          <w:szCs w:val="18"/>
        </w:rPr>
      </w:pPr>
      <w:del w:id="4143" w:author="Marciante, Teresa Lucia (IT - Roma)" w:date="2019-02-07T19:10:00Z">
        <w:r w:rsidRPr="00716AAA" w:rsidDel="004B61A7">
          <w:rPr>
            <w:rFonts w:ascii="Garamond" w:hAnsi="Garamond" w:cs="Courier New"/>
            <w:sz w:val="18"/>
            <w:szCs w:val="18"/>
          </w:rPr>
          <w:delText>&lt;/cac:AccountingCustomerParty&gt;</w:delText>
        </w:r>
      </w:del>
    </w:p>
    <w:p w14:paraId="0E115C19" w14:textId="77777777" w:rsidR="00AD719E" w:rsidRPr="00716AAA" w:rsidDel="004B61A7" w:rsidRDefault="00AD719E">
      <w:pPr>
        <w:rPr>
          <w:del w:id="4144" w:author="Marciante, Teresa Lucia (IT - Roma)" w:date="2019-02-07T19:10:00Z"/>
          <w:rFonts w:ascii="Frutiger LT 45 Light" w:eastAsia="Times New Roman" w:hAnsi="Frutiger LT 45 Light" w:cs="Times New Roman"/>
          <w:b/>
          <w:bCs/>
        </w:rPr>
      </w:pPr>
      <w:bookmarkStart w:id="4145" w:name="_Ref534872585"/>
      <w:bookmarkStart w:id="4146" w:name="_Ref535062628"/>
      <w:del w:id="4147" w:author="Marciante, Teresa Lucia (IT - Roma)" w:date="2019-02-07T19:10:00Z">
        <w:r w:rsidRPr="00716AAA" w:rsidDel="004B61A7">
          <w:br w:type="page"/>
        </w:r>
      </w:del>
    </w:p>
    <w:p w14:paraId="4B06F6D6" w14:textId="77777777" w:rsidR="004B61B7" w:rsidRPr="004B61A7" w:rsidDel="004B61A7" w:rsidRDefault="00F402A5" w:rsidP="00F402A5">
      <w:pPr>
        <w:pStyle w:val="Heading4"/>
        <w:numPr>
          <w:ilvl w:val="3"/>
          <w:numId w:val="1"/>
        </w:numPr>
        <w:rPr>
          <w:del w:id="4148" w:author="Marciante, Teresa Lucia (IT - Roma)" w:date="2019-02-07T19:10:00Z"/>
        </w:rPr>
      </w:pPr>
      <w:bookmarkStart w:id="4149" w:name="_Toc459566"/>
      <w:del w:id="4150" w:author="Marciante, Teresa Lucia (IT - Roma)" w:date="2019-02-07T19:10:00Z">
        <w:r w:rsidRPr="004B61A7" w:rsidDel="004B61A7">
          <w:delText xml:space="preserve">Istruzioni particolari per la </w:delText>
        </w:r>
        <w:r w:rsidR="004B61B7" w:rsidRPr="004B61A7" w:rsidDel="004B61A7">
          <w:delText>Risposta</w:delText>
        </w:r>
        <w:bookmarkEnd w:id="4145"/>
        <w:bookmarkEnd w:id="4146"/>
        <w:bookmarkEnd w:id="4149"/>
      </w:del>
    </w:p>
    <w:p w14:paraId="65383BB8" w14:textId="77777777" w:rsidR="007D3EF1" w:rsidRPr="004B61A7" w:rsidDel="004B61A7" w:rsidRDefault="007D3EF1" w:rsidP="007D3EF1">
      <w:pPr>
        <w:pStyle w:val="BodyText"/>
        <w:rPr>
          <w:del w:id="4151" w:author="Marciante, Teresa Lucia (IT - Roma)" w:date="2019-02-07T19:10:00Z"/>
        </w:rPr>
      </w:pPr>
      <w:del w:id="4152" w:author="Marciante, Teresa Lucia (IT - Roma)" w:date="2019-02-07T19:10:00Z">
        <w:r w:rsidRPr="004B61A7" w:rsidDel="004B61A7">
          <w:delText xml:space="preserve">Al fine di agevolare l’interpretazione delle istruzioni che seguono, si rammenta che (v. Paragrafo </w:delText>
        </w:r>
        <w:r w:rsidR="00A34DD2" w:rsidRPr="004B61A7" w:rsidDel="004B61A7">
          <w:fldChar w:fldCharType="begin"/>
        </w:r>
        <w:r w:rsidRPr="004B61A7" w:rsidDel="004B61A7">
          <w:delInstrText xml:space="preserve"> REF _Ref498342414 \r \h </w:delInstrText>
        </w:r>
        <w:r w:rsidR="006F0184" w:rsidRPr="004B61A7" w:rsidDel="004B61A7">
          <w:delInstrText xml:space="preserve"> \* MERGEFORMAT </w:delInstrText>
        </w:r>
        <w:r w:rsidR="00A34DD2" w:rsidRPr="004B61A7" w:rsidDel="004B61A7">
          <w:fldChar w:fldCharType="separate"/>
        </w:r>
        <w:r w:rsidRPr="004B61A7" w:rsidDel="004B61A7">
          <w:delText>2.3.2.3</w:delText>
        </w:r>
        <w:r w:rsidR="00A34DD2" w:rsidRPr="004B61A7" w:rsidDel="004B61A7">
          <w:fldChar w:fldCharType="end"/>
        </w:r>
        <w:r w:rsidRPr="004B61A7" w:rsidDel="004B61A7">
          <w:delText>):</w:delText>
        </w:r>
      </w:del>
    </w:p>
    <w:p w14:paraId="3957E2BA" w14:textId="77777777" w:rsidR="007D3EF1" w:rsidRPr="004B61A7" w:rsidDel="004B61A7" w:rsidRDefault="00CC0D51" w:rsidP="007D3EF1">
      <w:pPr>
        <w:pStyle w:val="BodyText"/>
        <w:numPr>
          <w:ilvl w:val="0"/>
          <w:numId w:val="8"/>
        </w:numPr>
        <w:rPr>
          <w:del w:id="4153" w:author="Marciante, Teresa Lucia (IT - Roma)" w:date="2019-02-07T19:10:00Z"/>
        </w:rPr>
      </w:pPr>
      <w:del w:id="4154" w:author="Marciante, Teresa Lucia (IT - Roma)" w:date="2019-02-07T19:10:00Z">
        <w:r w:rsidRPr="004B61A7" w:rsidDel="004B61A7">
          <w:delText>La Risposta</w:delText>
        </w:r>
        <w:r w:rsidR="007D3EF1" w:rsidRPr="004B61A7" w:rsidDel="004B61A7">
          <w:delText xml:space="preserve"> può essere </w:delText>
        </w:r>
        <w:r w:rsidRPr="004B61A7" w:rsidDel="004B61A7">
          <w:delText>di accettazione</w:delText>
        </w:r>
        <w:r w:rsidR="007D3EF1" w:rsidRPr="004B61A7" w:rsidDel="004B61A7">
          <w:delText xml:space="preserve">, di </w:delText>
        </w:r>
        <w:r w:rsidRPr="004B61A7" w:rsidDel="004B61A7">
          <w:delText>diniego</w:delText>
        </w:r>
        <w:r w:rsidR="007D3EF1" w:rsidRPr="004B61A7" w:rsidDel="004B61A7">
          <w:delText xml:space="preserve"> o </w:delText>
        </w:r>
        <w:r w:rsidRPr="004B61A7" w:rsidDel="004B61A7">
          <w:delText>con modifiche</w:delText>
        </w:r>
        <w:r w:rsidR="007D3EF1" w:rsidRPr="004B61A7" w:rsidDel="004B61A7">
          <w:delText>;</w:delText>
        </w:r>
      </w:del>
    </w:p>
    <w:p w14:paraId="7BA1CE16" w14:textId="77777777" w:rsidR="007D3EF1" w:rsidRPr="004B61A7" w:rsidDel="004B61A7" w:rsidRDefault="007D3EF1" w:rsidP="007D3EF1">
      <w:pPr>
        <w:pStyle w:val="BodyText"/>
        <w:numPr>
          <w:ilvl w:val="0"/>
          <w:numId w:val="8"/>
        </w:numPr>
        <w:rPr>
          <w:del w:id="4155" w:author="Marciante, Teresa Lucia (IT - Roma)" w:date="2019-02-07T19:10:00Z"/>
        </w:rPr>
      </w:pPr>
      <w:del w:id="4156" w:author="Marciante, Teresa Lucia (IT - Roma)" w:date="2019-02-07T19:10:00Z">
        <w:r w:rsidRPr="004B61A7" w:rsidDel="004B61A7">
          <w:delText xml:space="preserve">il soggetto che emette </w:delText>
        </w:r>
        <w:r w:rsidR="00CC0D51" w:rsidRPr="004B61A7" w:rsidDel="004B61A7">
          <w:delText>la Risposta</w:delText>
        </w:r>
        <w:r w:rsidRPr="004B61A7" w:rsidDel="004B61A7">
          <w:delText xml:space="preserve"> è sempre il Fornitore.</w:delText>
        </w:r>
      </w:del>
    </w:p>
    <w:p w14:paraId="096C1E01" w14:textId="77777777" w:rsidR="007D3EF1" w:rsidRPr="004B61A7" w:rsidDel="004B61A7" w:rsidRDefault="007D3EF1" w:rsidP="007D3EF1">
      <w:pPr>
        <w:pStyle w:val="BodyText"/>
        <w:ind w:left="800"/>
        <w:rPr>
          <w:del w:id="4157" w:author="Marciante, Teresa Lucia (IT - Roma)" w:date="2019-02-07T19:10:00Z"/>
        </w:rPr>
      </w:pPr>
      <w:del w:id="4158" w:author="Marciante, Teresa Lucia (IT - Roma)" w:date="2019-02-07T19:10:00Z">
        <w:r w:rsidRPr="004B61A7" w:rsidDel="004B61A7">
          <w:delText xml:space="preserve">Inoltre, il processo utilizzato è sempre quello di Ordinazione </w:delText>
        </w:r>
        <w:r w:rsidR="00CC0D51" w:rsidRPr="004B61A7" w:rsidDel="004B61A7">
          <w:delText>completa</w:delText>
        </w:r>
        <w:r w:rsidRPr="004B61A7" w:rsidDel="004B61A7">
          <w:delText xml:space="preserve"> (v. Paragrafo </w:delText>
        </w:r>
        <w:r w:rsidR="00A34DD2" w:rsidRPr="004B61A7" w:rsidDel="004B61A7">
          <w:fldChar w:fldCharType="begin"/>
        </w:r>
        <w:r w:rsidR="00CC0D51" w:rsidRPr="004B61A7" w:rsidDel="004B61A7">
          <w:delInstrText xml:space="preserve"> REF _Ref534908541 \r \h </w:delInstrText>
        </w:r>
        <w:r w:rsidR="006F0184" w:rsidRPr="004B61A7" w:rsidDel="004B61A7">
          <w:delInstrText xml:space="preserve"> \* MERGEFORMAT </w:delInstrText>
        </w:r>
        <w:r w:rsidR="00A34DD2" w:rsidRPr="004B61A7" w:rsidDel="004B61A7">
          <w:fldChar w:fldCharType="separate"/>
        </w:r>
        <w:r w:rsidR="00CC0D51" w:rsidRPr="004B61A7" w:rsidDel="004B61A7">
          <w:delText>2.4.3</w:delText>
        </w:r>
        <w:r w:rsidR="00A34DD2" w:rsidRPr="004B61A7" w:rsidDel="004B61A7">
          <w:fldChar w:fldCharType="end"/>
        </w:r>
        <w:r w:rsidRPr="004B61A7" w:rsidDel="004B61A7">
          <w:delText>).</w:delText>
        </w:r>
      </w:del>
    </w:p>
    <w:p w14:paraId="13C7B128" w14:textId="77777777" w:rsidR="007D3EF1" w:rsidRPr="004B61A7" w:rsidDel="004B61A7" w:rsidRDefault="007D3EF1" w:rsidP="007D3EF1">
      <w:pPr>
        <w:pStyle w:val="BodyText"/>
        <w:rPr>
          <w:del w:id="4159" w:author="Marciante, Teresa Lucia (IT - Roma)" w:date="2019-02-07T19:10:00Z"/>
        </w:rPr>
      </w:pPr>
      <w:del w:id="4160" w:author="Marciante, Teresa Lucia (IT - Roma)" w:date="2019-02-07T19:10:00Z">
        <w:r w:rsidRPr="004B61A7" w:rsidDel="004B61A7">
          <w:delText xml:space="preserve">Di seguito le istruzioni particolari per l’emissione dell’Ordine pre-concordato. Per ciascuna regola viene fornito un breve esempio tratto dai casi riportati nel Paragrafo </w:delText>
        </w:r>
        <w:r w:rsidR="00221ED6" w:rsidRPr="004B61A7" w:rsidDel="004B61A7">
          <w:fldChar w:fldCharType="begin"/>
        </w:r>
        <w:r w:rsidR="00221ED6" w:rsidRPr="004B61A7" w:rsidDel="004B61A7">
          <w:delInstrText xml:space="preserve"> REF _Ref536481864 \r \h </w:delInstrText>
        </w:r>
        <w:r w:rsidR="006F0184" w:rsidRPr="004B61A7" w:rsidDel="004B61A7">
          <w:delInstrText xml:space="preserve"> \* MERGEFORMAT </w:delInstrText>
        </w:r>
        <w:r w:rsidR="00221ED6" w:rsidRPr="004B61A7" w:rsidDel="004B61A7">
          <w:fldChar w:fldCharType="separate"/>
        </w:r>
        <w:r w:rsidR="00221ED6" w:rsidRPr="004B61A7" w:rsidDel="004B61A7">
          <w:delText>3.5.3</w:delText>
        </w:r>
        <w:r w:rsidR="00221ED6" w:rsidRPr="004B61A7" w:rsidDel="004B61A7">
          <w:fldChar w:fldCharType="end"/>
        </w:r>
        <w:r w:rsidRPr="004B61A7" w:rsidDel="004B61A7">
          <w:delText xml:space="preserve">. </w:delText>
        </w:r>
      </w:del>
    </w:p>
    <w:p w14:paraId="6EE4061F" w14:textId="77777777" w:rsidR="007D3EF1" w:rsidRPr="004B61A7" w:rsidDel="004B61A7" w:rsidRDefault="007D3EF1" w:rsidP="00763A59">
      <w:pPr>
        <w:pStyle w:val="BodyText"/>
        <w:numPr>
          <w:ilvl w:val="0"/>
          <w:numId w:val="38"/>
        </w:numPr>
        <w:rPr>
          <w:del w:id="4161" w:author="Marciante, Teresa Lucia (IT - Roma)" w:date="2019-02-07T19:10:00Z"/>
        </w:rPr>
      </w:pPr>
      <w:del w:id="4162" w:author="Marciante, Teresa Lucia (IT - Roma)" w:date="2019-02-07T19:10:00Z">
        <w:r w:rsidRPr="004B61A7" w:rsidDel="004B61A7">
          <w:delText xml:space="preserve">Occorre indicare nel campo “CustomizationID” il valore corrispondente al formato Order </w:delText>
        </w:r>
        <w:r w:rsidR="00CC0D51" w:rsidRPr="004B61A7" w:rsidDel="004B61A7">
          <w:delText>Response</w:delText>
        </w:r>
        <w:r w:rsidRPr="004B61A7" w:rsidDel="004B61A7">
          <w:delText xml:space="preserve"> transaction.</w:delText>
        </w:r>
      </w:del>
    </w:p>
    <w:p w14:paraId="3CCBD51D" w14:textId="77777777" w:rsidR="007D3EF1" w:rsidRPr="004B61A7" w:rsidDel="004B61A7" w:rsidRDefault="007D3EF1" w:rsidP="007D3EF1">
      <w:pPr>
        <w:autoSpaceDE w:val="0"/>
        <w:autoSpaceDN w:val="0"/>
        <w:adjustRightInd w:val="0"/>
        <w:spacing w:after="0" w:line="240" w:lineRule="auto"/>
        <w:ind w:left="2497" w:firstLine="227"/>
        <w:rPr>
          <w:del w:id="4163" w:author="Marciante, Teresa Lucia (IT - Roma)" w:date="2019-02-07T19:10:00Z"/>
          <w:rFonts w:ascii="Garamond" w:hAnsi="Garamond" w:cs="Courier New"/>
          <w:sz w:val="18"/>
          <w:szCs w:val="18"/>
        </w:rPr>
      </w:pPr>
    </w:p>
    <w:p w14:paraId="72BB8B21" w14:textId="77777777" w:rsidR="007D3EF1" w:rsidRPr="00716AAA" w:rsidDel="004B61A7" w:rsidRDefault="007D3EF1" w:rsidP="007D3EF1">
      <w:pPr>
        <w:autoSpaceDE w:val="0"/>
        <w:autoSpaceDN w:val="0"/>
        <w:adjustRightInd w:val="0"/>
        <w:spacing w:after="0" w:line="240" w:lineRule="auto"/>
        <w:ind w:left="1589" w:firstLine="227"/>
        <w:rPr>
          <w:del w:id="4164" w:author="Marciante, Teresa Lucia (IT - Roma)" w:date="2019-02-07T19:10:00Z"/>
          <w:rFonts w:ascii="Garamond" w:hAnsi="Garamond" w:cs="Courier New"/>
          <w:sz w:val="18"/>
          <w:szCs w:val="18"/>
        </w:rPr>
      </w:pPr>
      <w:del w:id="4165" w:author="Marciante, Teresa Lucia (IT - Roma)" w:date="2019-02-07T19:10:00Z">
        <w:r w:rsidRPr="00716AAA" w:rsidDel="004B61A7">
          <w:rPr>
            <w:rFonts w:ascii="Garamond" w:hAnsi="Garamond" w:cs="Courier New"/>
            <w:sz w:val="18"/>
            <w:szCs w:val="18"/>
          </w:rPr>
          <w:delText>&lt;cbc:CustomizationID&gt;</w:delText>
        </w:r>
        <w:r w:rsidR="00CC0D51" w:rsidRPr="00716AAA" w:rsidDel="004B61A7">
          <w:rPr>
            <w:rFonts w:ascii="Garamond" w:hAnsi="Garamond" w:cs="Courier New"/>
            <w:sz w:val="18"/>
            <w:szCs w:val="18"/>
          </w:rPr>
          <w:delText>urn:fdc:peppol.eu:poacc:trns:order_response:3</w:delText>
        </w:r>
        <w:r w:rsidRPr="00716AAA" w:rsidDel="004B61A7">
          <w:rPr>
            <w:rFonts w:ascii="Garamond" w:hAnsi="Garamond" w:cs="Courier New"/>
            <w:sz w:val="18"/>
            <w:szCs w:val="18"/>
          </w:rPr>
          <w:delText>&lt;cbc:CustomizationID&gt;</w:delText>
        </w:r>
      </w:del>
    </w:p>
    <w:p w14:paraId="1FD569C6" w14:textId="77777777" w:rsidR="007D3EF1" w:rsidRPr="00716AAA" w:rsidDel="004B61A7" w:rsidRDefault="007D3EF1" w:rsidP="007D3EF1">
      <w:pPr>
        <w:autoSpaceDE w:val="0"/>
        <w:autoSpaceDN w:val="0"/>
        <w:adjustRightInd w:val="0"/>
        <w:spacing w:after="0" w:line="240" w:lineRule="auto"/>
        <w:ind w:left="2497" w:firstLine="227"/>
        <w:rPr>
          <w:del w:id="4166" w:author="Marciante, Teresa Lucia (IT - Roma)" w:date="2019-02-07T19:10:00Z"/>
          <w:rFonts w:ascii="Garamond" w:hAnsi="Garamond" w:cs="Courier New"/>
          <w:sz w:val="18"/>
          <w:szCs w:val="18"/>
        </w:rPr>
      </w:pPr>
    </w:p>
    <w:p w14:paraId="5947A346" w14:textId="77777777" w:rsidR="007D3EF1" w:rsidRPr="004B61A7" w:rsidDel="004B61A7" w:rsidRDefault="007D3EF1" w:rsidP="00763A59">
      <w:pPr>
        <w:pStyle w:val="BodyText"/>
        <w:numPr>
          <w:ilvl w:val="0"/>
          <w:numId w:val="38"/>
        </w:numPr>
        <w:rPr>
          <w:del w:id="4167" w:author="Marciante, Teresa Lucia (IT - Roma)" w:date="2019-02-07T19:10:00Z"/>
        </w:rPr>
      </w:pPr>
      <w:del w:id="4168" w:author="Marciante, Teresa Lucia (IT - Roma)" w:date="2019-02-07T19:10:00Z">
        <w:r w:rsidRPr="004B61A7" w:rsidDel="004B61A7">
          <w:delText>Occorre indicare nel campo “ProfileID” il valore corrispondente al processo di Ordinazione</w:delText>
        </w:r>
        <w:r w:rsidR="00CC0D51" w:rsidRPr="004B61A7" w:rsidDel="004B61A7">
          <w:delText xml:space="preserve"> completa</w:delText>
        </w:r>
        <w:r w:rsidRPr="004B61A7" w:rsidDel="004B61A7">
          <w:delText>.</w:delText>
        </w:r>
      </w:del>
    </w:p>
    <w:p w14:paraId="2C4FA62C" w14:textId="77777777" w:rsidR="007D3EF1" w:rsidRPr="004B61A7" w:rsidDel="004B61A7" w:rsidRDefault="007D3EF1" w:rsidP="007D3EF1">
      <w:pPr>
        <w:autoSpaceDE w:val="0"/>
        <w:autoSpaceDN w:val="0"/>
        <w:adjustRightInd w:val="0"/>
        <w:spacing w:after="0" w:line="240" w:lineRule="auto"/>
        <w:ind w:left="1135" w:firstLine="227"/>
        <w:rPr>
          <w:del w:id="4169" w:author="Marciante, Teresa Lucia (IT - Roma)" w:date="2019-02-07T19:10:00Z"/>
          <w:rFonts w:ascii="Garamond" w:hAnsi="Garamond" w:cs="Courier New"/>
          <w:sz w:val="18"/>
          <w:szCs w:val="18"/>
        </w:rPr>
      </w:pPr>
    </w:p>
    <w:p w14:paraId="06A6B57D" w14:textId="77777777" w:rsidR="007D3EF1" w:rsidRPr="00716AAA" w:rsidDel="004B61A7" w:rsidRDefault="007D3EF1" w:rsidP="007D3EF1">
      <w:pPr>
        <w:autoSpaceDE w:val="0"/>
        <w:autoSpaceDN w:val="0"/>
        <w:adjustRightInd w:val="0"/>
        <w:spacing w:after="0" w:line="240" w:lineRule="auto"/>
        <w:ind w:left="1589" w:firstLine="227"/>
        <w:rPr>
          <w:del w:id="4170" w:author="Marciante, Teresa Lucia (IT - Roma)" w:date="2019-02-07T19:10:00Z"/>
          <w:rFonts w:ascii="Garamond" w:hAnsi="Garamond" w:cs="Courier New"/>
          <w:sz w:val="18"/>
          <w:szCs w:val="18"/>
        </w:rPr>
      </w:pPr>
      <w:del w:id="4171" w:author="Marciante, Teresa Lucia (IT - Roma)" w:date="2019-02-07T19:10:00Z">
        <w:r w:rsidRPr="00716AAA" w:rsidDel="004B61A7">
          <w:rPr>
            <w:rFonts w:ascii="Garamond" w:hAnsi="Garamond" w:cs="Courier New"/>
            <w:sz w:val="18"/>
            <w:szCs w:val="18"/>
          </w:rPr>
          <w:delText>&lt;cbc:ProfileID&gt;</w:delText>
        </w:r>
        <w:r w:rsidR="006C3701" w:rsidRPr="00716AAA" w:rsidDel="004B61A7">
          <w:rPr>
            <w:rFonts w:ascii="Garamond" w:hAnsi="Garamond" w:cs="Courier New"/>
            <w:sz w:val="18"/>
            <w:szCs w:val="18"/>
          </w:rPr>
          <w:delText>urn:fdc:peppol.eu:poacc:bis:ordering:3</w:delText>
        </w:r>
        <w:r w:rsidRPr="00716AAA" w:rsidDel="004B61A7">
          <w:rPr>
            <w:rFonts w:ascii="Garamond" w:hAnsi="Garamond" w:cs="Courier New"/>
            <w:sz w:val="18"/>
            <w:szCs w:val="18"/>
          </w:rPr>
          <w:delText>&lt;/cbc:ProfileID&gt;</w:delText>
        </w:r>
      </w:del>
    </w:p>
    <w:p w14:paraId="448D252C" w14:textId="77777777" w:rsidR="007D3EF1" w:rsidRPr="00716AAA" w:rsidDel="004B61A7" w:rsidRDefault="007D3EF1" w:rsidP="007D3EF1">
      <w:pPr>
        <w:autoSpaceDE w:val="0"/>
        <w:autoSpaceDN w:val="0"/>
        <w:adjustRightInd w:val="0"/>
        <w:spacing w:after="0" w:line="240" w:lineRule="auto"/>
        <w:ind w:left="1589" w:firstLine="227"/>
        <w:rPr>
          <w:del w:id="4172" w:author="Marciante, Teresa Lucia (IT - Roma)" w:date="2019-02-07T19:10:00Z"/>
          <w:rFonts w:ascii="Garamond" w:hAnsi="Garamond" w:cs="Courier New"/>
          <w:sz w:val="18"/>
          <w:szCs w:val="18"/>
        </w:rPr>
      </w:pPr>
    </w:p>
    <w:p w14:paraId="75D7DBA1" w14:textId="77777777" w:rsidR="00003ADC" w:rsidRPr="004B61A7" w:rsidDel="004B61A7" w:rsidRDefault="007C3459" w:rsidP="00763A59">
      <w:pPr>
        <w:pStyle w:val="BodyText"/>
        <w:numPr>
          <w:ilvl w:val="0"/>
          <w:numId w:val="38"/>
        </w:numPr>
        <w:rPr>
          <w:del w:id="4173" w:author="Marciante, Teresa Lucia (IT - Roma)" w:date="2019-02-07T19:10:00Z"/>
        </w:rPr>
      </w:pPr>
      <w:del w:id="4174" w:author="Marciante, Teresa Lucia (IT - Roma)" w:date="2019-02-07T19:10:00Z">
        <w:r w:rsidRPr="004B61A7" w:rsidDel="004B61A7">
          <w:delText xml:space="preserve">Il campo “PartyIdentification/ID” dell’elemento “SellerSupplierParty” è obbligatorio e deve essere presente con una sola istanza (cardinalità = 1), in quanto si tratta di uno dei tre elementi della Tripletta di identificazione (v. Paragrafo </w:delText>
        </w:r>
        <w:r w:rsidR="002F5F95" w:rsidRPr="004B61A7" w:rsidDel="004B61A7">
          <w:fldChar w:fldCharType="begin"/>
        </w:r>
        <w:r w:rsidR="002F5F95" w:rsidRPr="004B61A7" w:rsidDel="004B61A7">
          <w:delInstrText xml:space="preserve"> REF _Ref534644642 \r \h  \* MERGEFORMAT </w:delInstrText>
        </w:r>
        <w:r w:rsidR="002F5F95" w:rsidRPr="004B61A7" w:rsidDel="004B61A7">
          <w:fldChar w:fldCharType="separate"/>
        </w:r>
        <w:r w:rsidRPr="004B61A7" w:rsidDel="004B61A7">
          <w:delText>2.5.1</w:delText>
        </w:r>
        <w:r w:rsidR="002F5F95" w:rsidRPr="004B61A7" w:rsidDel="004B61A7">
          <w:fldChar w:fldCharType="end"/>
        </w:r>
        <w:r w:rsidRPr="004B61A7" w:rsidDel="004B61A7">
          <w:delText>), come mostrato nel seguente esempio</w:delText>
        </w:r>
      </w:del>
    </w:p>
    <w:p w14:paraId="751196BD" w14:textId="77777777" w:rsidR="00223F8C" w:rsidRPr="004B61A7" w:rsidDel="004B61A7" w:rsidRDefault="00223F8C" w:rsidP="00223F8C">
      <w:pPr>
        <w:autoSpaceDE w:val="0"/>
        <w:autoSpaceDN w:val="0"/>
        <w:adjustRightInd w:val="0"/>
        <w:spacing w:after="0" w:line="240" w:lineRule="auto"/>
        <w:ind w:left="1362"/>
        <w:rPr>
          <w:del w:id="4175" w:author="Marciante, Teresa Lucia (IT - Roma)" w:date="2019-02-07T19:10:00Z"/>
          <w:rFonts w:ascii="Garamond" w:hAnsi="Garamond" w:cs="Courier New"/>
          <w:sz w:val="18"/>
          <w:szCs w:val="18"/>
        </w:rPr>
      </w:pPr>
    </w:p>
    <w:p w14:paraId="3ED0B630" w14:textId="77777777" w:rsidR="00246E5A" w:rsidRPr="00716AAA" w:rsidDel="004B61A7" w:rsidRDefault="00281B79" w:rsidP="00246E5A">
      <w:pPr>
        <w:autoSpaceDE w:val="0"/>
        <w:autoSpaceDN w:val="0"/>
        <w:adjustRightInd w:val="0"/>
        <w:spacing w:after="0" w:line="240" w:lineRule="auto"/>
        <w:ind w:left="3119"/>
        <w:rPr>
          <w:del w:id="4176" w:author="Marciante, Teresa Lucia (IT - Roma)" w:date="2019-02-07T19:10:00Z"/>
          <w:rFonts w:ascii="Garamond" w:hAnsi="Garamond" w:cs="Courier New"/>
          <w:sz w:val="18"/>
          <w:szCs w:val="18"/>
        </w:rPr>
      </w:pPr>
      <w:del w:id="4177" w:author="Marciante, Teresa Lucia (IT - Roma)" w:date="2019-02-07T19:10:00Z">
        <w:r w:rsidRPr="004B61A7" w:rsidDel="004B61A7">
          <w:rPr>
            <w:rFonts w:ascii="Garamond" w:hAnsi="Garamond" w:cs="Courier New"/>
            <w:sz w:val="18"/>
            <w:szCs w:val="18"/>
          </w:rPr>
          <w:delText xml:space="preserve"> </w:delText>
        </w:r>
        <w:r w:rsidR="00246E5A" w:rsidRPr="00716AAA" w:rsidDel="004B61A7">
          <w:rPr>
            <w:rFonts w:ascii="Garamond" w:hAnsi="Garamond" w:cs="Courier New"/>
            <w:sz w:val="18"/>
            <w:szCs w:val="18"/>
          </w:rPr>
          <w:delText>&lt;</w:delText>
        </w:r>
        <w:r w:rsidR="00400FDC" w:rsidRPr="00716AAA" w:rsidDel="004B61A7">
          <w:rPr>
            <w:rFonts w:ascii="Garamond" w:hAnsi="Garamond" w:cs="Courier New"/>
            <w:sz w:val="18"/>
            <w:szCs w:val="18"/>
          </w:rPr>
          <w:delText>cac:</w:delText>
        </w:r>
        <w:r w:rsidR="00246E5A" w:rsidRPr="00716AAA" w:rsidDel="004B61A7">
          <w:rPr>
            <w:rFonts w:ascii="Garamond" w:hAnsi="Garamond" w:cs="Courier New"/>
            <w:sz w:val="18"/>
            <w:szCs w:val="18"/>
          </w:rPr>
          <w:delText>SellerSupplierParty&gt;</w:delText>
        </w:r>
      </w:del>
    </w:p>
    <w:p w14:paraId="67EA2E12" w14:textId="77777777" w:rsidR="00246E5A" w:rsidRPr="00716AAA" w:rsidDel="004B61A7" w:rsidRDefault="00246E5A" w:rsidP="00246E5A">
      <w:pPr>
        <w:autoSpaceDE w:val="0"/>
        <w:autoSpaceDN w:val="0"/>
        <w:adjustRightInd w:val="0"/>
        <w:spacing w:after="0" w:line="240" w:lineRule="auto"/>
        <w:ind w:left="3346" w:firstLine="59"/>
        <w:rPr>
          <w:del w:id="4178" w:author="Marciante, Teresa Lucia (IT - Roma)" w:date="2019-02-07T19:10:00Z"/>
          <w:rFonts w:ascii="Garamond" w:hAnsi="Garamond" w:cs="Courier New"/>
          <w:sz w:val="18"/>
          <w:szCs w:val="18"/>
        </w:rPr>
      </w:pPr>
      <w:del w:id="4179" w:author="Marciante, Teresa Lucia (IT - Roma)" w:date="2019-02-07T19:10:00Z">
        <w:r w:rsidRPr="00716AAA" w:rsidDel="004B61A7">
          <w:rPr>
            <w:rFonts w:ascii="Garamond" w:hAnsi="Garamond" w:cs="Courier New"/>
            <w:sz w:val="18"/>
            <w:szCs w:val="18"/>
          </w:rPr>
          <w:delText>&lt;cac:Party&gt;</w:delText>
        </w:r>
      </w:del>
    </w:p>
    <w:p w14:paraId="1DF65231" w14:textId="77777777" w:rsidR="00246E5A" w:rsidRPr="00716AAA" w:rsidDel="004B61A7" w:rsidRDefault="00246E5A" w:rsidP="00246E5A">
      <w:pPr>
        <w:autoSpaceDE w:val="0"/>
        <w:autoSpaceDN w:val="0"/>
        <w:adjustRightInd w:val="0"/>
        <w:spacing w:after="0" w:line="240" w:lineRule="auto"/>
        <w:ind w:left="3573" w:firstLine="59"/>
        <w:rPr>
          <w:del w:id="4180" w:author="Marciante, Teresa Lucia (IT - Roma)" w:date="2019-02-07T19:10:00Z"/>
          <w:rFonts w:ascii="Garamond" w:hAnsi="Garamond" w:cs="Courier New"/>
          <w:sz w:val="18"/>
          <w:szCs w:val="18"/>
        </w:rPr>
      </w:pPr>
      <w:del w:id="4181" w:author="Marciante, Teresa Lucia (IT - Roma)" w:date="2019-02-07T19:10:00Z">
        <w:r w:rsidRPr="00716AAA" w:rsidDel="004B61A7">
          <w:rPr>
            <w:rFonts w:ascii="Garamond" w:hAnsi="Garamond" w:cs="Courier New"/>
            <w:sz w:val="18"/>
            <w:szCs w:val="18"/>
          </w:rPr>
          <w:delText>&lt;cac:PartyIdentification&gt;</w:delText>
        </w:r>
      </w:del>
    </w:p>
    <w:p w14:paraId="0DBBD9A0" w14:textId="77777777" w:rsidR="00246E5A" w:rsidRPr="00716AAA" w:rsidDel="004B61A7" w:rsidRDefault="00246E5A" w:rsidP="00246E5A">
      <w:pPr>
        <w:autoSpaceDE w:val="0"/>
        <w:autoSpaceDN w:val="0"/>
        <w:adjustRightInd w:val="0"/>
        <w:spacing w:after="0" w:line="240" w:lineRule="auto"/>
        <w:ind w:left="3119"/>
        <w:rPr>
          <w:del w:id="4182" w:author="Marciante, Teresa Lucia (IT - Roma)" w:date="2019-02-07T19:10:00Z"/>
          <w:rFonts w:ascii="Garamond" w:hAnsi="Garamond" w:cs="Courier New"/>
          <w:sz w:val="18"/>
          <w:szCs w:val="18"/>
        </w:rPr>
      </w:pPr>
      <w:del w:id="4183" w:author="Marciante, Teresa Lucia (IT - Roma)" w:date="2019-02-07T19:10:00Z">
        <w:r w:rsidRPr="00716AAA" w:rsidDel="004B61A7">
          <w:rPr>
            <w:rFonts w:ascii="Garamond" w:hAnsi="Garamond" w:cs="Courier New"/>
            <w:sz w:val="18"/>
            <w:szCs w:val="18"/>
          </w:rPr>
          <w:tab/>
        </w:r>
        <w:r w:rsidRPr="00716AAA" w:rsidDel="004B61A7">
          <w:rPr>
            <w:rFonts w:ascii="Garamond" w:hAnsi="Garamond" w:cs="Courier New"/>
            <w:sz w:val="18"/>
            <w:szCs w:val="18"/>
          </w:rPr>
          <w:tab/>
        </w:r>
        <w:r w:rsidRPr="00716AAA" w:rsidDel="004B61A7">
          <w:rPr>
            <w:rFonts w:ascii="Garamond" w:hAnsi="Garamond" w:cs="Courier New"/>
            <w:sz w:val="18"/>
            <w:szCs w:val="18"/>
          </w:rPr>
          <w:tab/>
        </w:r>
        <w:r w:rsidRPr="00716AAA" w:rsidDel="004B61A7">
          <w:rPr>
            <w:rFonts w:ascii="Garamond" w:hAnsi="Garamond" w:cs="Courier New"/>
            <w:sz w:val="18"/>
            <w:szCs w:val="18"/>
          </w:rPr>
          <w:tab/>
          <w:delText>&lt;cbc:ID schemeID=”IT:VAT”&gt;123456789cc&lt;/cbc:ID&gt;</w:delText>
        </w:r>
      </w:del>
    </w:p>
    <w:p w14:paraId="7A988EF6" w14:textId="77777777" w:rsidR="00246E5A" w:rsidRPr="00716AAA" w:rsidDel="004B61A7" w:rsidRDefault="00246E5A" w:rsidP="00246E5A">
      <w:pPr>
        <w:autoSpaceDE w:val="0"/>
        <w:autoSpaceDN w:val="0"/>
        <w:adjustRightInd w:val="0"/>
        <w:spacing w:after="0" w:line="240" w:lineRule="auto"/>
        <w:ind w:left="3573" w:firstLine="59"/>
        <w:rPr>
          <w:del w:id="4184" w:author="Marciante, Teresa Lucia (IT - Roma)" w:date="2019-02-07T19:10:00Z"/>
          <w:rFonts w:ascii="Garamond" w:hAnsi="Garamond" w:cs="Courier New"/>
          <w:sz w:val="18"/>
          <w:szCs w:val="18"/>
        </w:rPr>
      </w:pPr>
      <w:del w:id="4185" w:author="Marciante, Teresa Lucia (IT - Roma)" w:date="2019-02-07T19:10:00Z">
        <w:r w:rsidRPr="00716AAA" w:rsidDel="004B61A7">
          <w:rPr>
            <w:rFonts w:ascii="Garamond" w:hAnsi="Garamond" w:cs="Courier New"/>
            <w:sz w:val="18"/>
            <w:szCs w:val="18"/>
          </w:rPr>
          <w:delText>&lt;/cac:PartyIdentification&gt;</w:delText>
        </w:r>
      </w:del>
    </w:p>
    <w:p w14:paraId="49B16A47" w14:textId="77777777" w:rsidR="00246E5A" w:rsidRPr="00716AAA" w:rsidDel="004B61A7" w:rsidRDefault="00246E5A" w:rsidP="00246E5A">
      <w:pPr>
        <w:autoSpaceDE w:val="0"/>
        <w:autoSpaceDN w:val="0"/>
        <w:adjustRightInd w:val="0"/>
        <w:spacing w:after="0" w:line="240" w:lineRule="auto"/>
        <w:ind w:left="3178" w:firstLine="227"/>
        <w:rPr>
          <w:del w:id="4186" w:author="Marciante, Teresa Lucia (IT - Roma)" w:date="2019-02-07T19:10:00Z"/>
          <w:rFonts w:ascii="Garamond" w:hAnsi="Garamond" w:cs="Courier New"/>
          <w:sz w:val="18"/>
          <w:szCs w:val="18"/>
        </w:rPr>
      </w:pPr>
      <w:del w:id="4187" w:author="Marciante, Teresa Lucia (IT - Roma)" w:date="2019-02-07T19:10:00Z">
        <w:r w:rsidRPr="00716AAA" w:rsidDel="004B61A7">
          <w:rPr>
            <w:rFonts w:ascii="Garamond" w:hAnsi="Garamond" w:cs="Courier New"/>
            <w:sz w:val="18"/>
            <w:szCs w:val="18"/>
          </w:rPr>
          <w:delText>&lt;/cac:Party&gt;</w:delText>
        </w:r>
      </w:del>
    </w:p>
    <w:p w14:paraId="364709D3" w14:textId="77777777" w:rsidR="00246E5A" w:rsidRPr="00716AAA" w:rsidDel="004B61A7" w:rsidRDefault="00246E5A" w:rsidP="00246E5A">
      <w:pPr>
        <w:autoSpaceDE w:val="0"/>
        <w:autoSpaceDN w:val="0"/>
        <w:adjustRightInd w:val="0"/>
        <w:spacing w:after="0" w:line="240" w:lineRule="auto"/>
        <w:ind w:left="2951" w:firstLine="227"/>
        <w:rPr>
          <w:del w:id="4188" w:author="Marciante, Teresa Lucia (IT - Roma)" w:date="2019-02-07T19:10:00Z"/>
          <w:rFonts w:ascii="Garamond" w:hAnsi="Garamond" w:cs="Courier New"/>
          <w:sz w:val="18"/>
          <w:szCs w:val="18"/>
        </w:rPr>
      </w:pPr>
      <w:del w:id="4189" w:author="Marciante, Teresa Lucia (IT - Roma)" w:date="2019-02-07T19:10:00Z">
        <w:r w:rsidRPr="00716AAA" w:rsidDel="004B61A7">
          <w:rPr>
            <w:rFonts w:ascii="Garamond" w:hAnsi="Garamond" w:cs="Courier New"/>
            <w:sz w:val="18"/>
            <w:szCs w:val="18"/>
          </w:rPr>
          <w:delText>&lt;/</w:delText>
        </w:r>
        <w:r w:rsidR="00400FDC" w:rsidRPr="00716AAA" w:rsidDel="004B61A7">
          <w:rPr>
            <w:rFonts w:ascii="Garamond" w:hAnsi="Garamond" w:cs="Courier New"/>
            <w:sz w:val="18"/>
            <w:szCs w:val="18"/>
          </w:rPr>
          <w:delText>cac:</w:delText>
        </w:r>
        <w:r w:rsidRPr="00716AAA" w:rsidDel="004B61A7">
          <w:rPr>
            <w:rFonts w:ascii="Garamond" w:hAnsi="Garamond" w:cs="Courier New"/>
            <w:sz w:val="18"/>
            <w:szCs w:val="18"/>
          </w:rPr>
          <w:delText>SellerSupplierParty&gt;</w:delText>
        </w:r>
      </w:del>
    </w:p>
    <w:p w14:paraId="5E50A9EF" w14:textId="77777777" w:rsidR="007C3459" w:rsidRPr="00716AAA" w:rsidDel="004B61A7" w:rsidRDefault="007C3459" w:rsidP="00246E5A">
      <w:pPr>
        <w:autoSpaceDE w:val="0"/>
        <w:autoSpaceDN w:val="0"/>
        <w:adjustRightInd w:val="0"/>
        <w:spacing w:after="0" w:line="240" w:lineRule="auto"/>
        <w:ind w:left="2951" w:firstLine="227"/>
        <w:rPr>
          <w:del w:id="4190" w:author="Marciante, Teresa Lucia (IT - Roma)" w:date="2019-02-07T19:10:00Z"/>
          <w:rFonts w:ascii="Garamond" w:hAnsi="Garamond" w:cs="Courier New"/>
          <w:sz w:val="16"/>
          <w:szCs w:val="18"/>
        </w:rPr>
      </w:pPr>
    </w:p>
    <w:p w14:paraId="57941E33" w14:textId="77777777" w:rsidR="00003ADC" w:rsidRPr="004B61A7" w:rsidDel="004B61A7" w:rsidRDefault="00DF6E9F" w:rsidP="00763A59">
      <w:pPr>
        <w:pStyle w:val="BodyText"/>
        <w:numPr>
          <w:ilvl w:val="0"/>
          <w:numId w:val="38"/>
        </w:numPr>
        <w:rPr>
          <w:del w:id="4191" w:author="Marciante, Teresa Lucia (IT - Roma)" w:date="2019-02-07T19:10:00Z"/>
        </w:rPr>
      </w:pPr>
      <w:del w:id="4192" w:author="Marciante, Teresa Lucia (IT - Roma)" w:date="2019-02-07T19:10:00Z">
        <w:r w:rsidRPr="004B61A7" w:rsidDel="004B61A7">
          <w:delText xml:space="preserve">Il campo “OrderResponseCode” deve contenere uno dei seguenti valori (v. specifica PEPPOL </w:delText>
        </w:r>
        <w:r w:rsidR="00E55CA8" w:rsidRPr="004B61A7" w:rsidDel="004B61A7">
          <w:rPr>
            <w:rStyle w:val="Hyperlink"/>
          </w:rPr>
          <w:fldChar w:fldCharType="begin"/>
        </w:r>
        <w:r w:rsidR="00E55CA8" w:rsidRPr="004B61A7" w:rsidDel="004B61A7">
          <w:rPr>
            <w:rStyle w:val="Hyperlink"/>
          </w:rPr>
          <w:delInstrText xml:space="preserve"> HYPERLINK "http://docs.peppol.eu/poacc/upgrade-3/profiles/28-ordering/" </w:delInstrText>
        </w:r>
        <w:r w:rsidR="00E55CA8" w:rsidRPr="004B61A7" w:rsidDel="004B61A7">
          <w:rPr>
            <w:rStyle w:val="Hyperlink"/>
          </w:rPr>
          <w:fldChar w:fldCharType="separate"/>
        </w:r>
        <w:r w:rsidRPr="004B61A7" w:rsidDel="004B61A7">
          <w:rPr>
            <w:rStyle w:val="Hyperlink"/>
          </w:rPr>
          <w:delText>BIS Ordering</w:delText>
        </w:r>
        <w:r w:rsidR="00E55CA8" w:rsidRPr="004B61A7" w:rsidDel="004B61A7">
          <w:rPr>
            <w:rStyle w:val="Hyperlink"/>
          </w:rPr>
          <w:fldChar w:fldCharType="end"/>
        </w:r>
        <w:r w:rsidRPr="004B61A7" w:rsidDel="004B61A7">
          <w:rPr>
            <w:rStyle w:val="Hyperlink"/>
          </w:rPr>
          <w:delText xml:space="preserve"> 3.0</w:delText>
        </w:r>
        <w:r w:rsidRPr="004B61A7" w:rsidDel="004B61A7">
          <w:delText>):</w:delText>
        </w:r>
      </w:del>
    </w:p>
    <w:p w14:paraId="68576557" w14:textId="77777777" w:rsidR="00914B26" w:rsidRPr="004B61A7" w:rsidDel="004B61A7" w:rsidRDefault="00914B26" w:rsidP="00763A59">
      <w:pPr>
        <w:pStyle w:val="BodyText"/>
        <w:numPr>
          <w:ilvl w:val="0"/>
          <w:numId w:val="27"/>
        </w:numPr>
        <w:rPr>
          <w:del w:id="4193" w:author="Marciante, Teresa Lucia (IT - Roma)" w:date="2019-02-07T19:10:00Z"/>
        </w:rPr>
      </w:pPr>
      <w:del w:id="4194" w:author="Marciante, Teresa Lucia (IT - Roma)" w:date="2019-02-07T19:10:00Z">
        <w:r w:rsidRPr="004B61A7" w:rsidDel="004B61A7">
          <w:delText xml:space="preserve">“AP” (oppure “AB”, deprecato) per indicare che l’Ordine è accettato (Risposta </w:delText>
        </w:r>
        <w:r w:rsidR="00D6461E" w:rsidRPr="004B61A7" w:rsidDel="004B61A7">
          <w:delText>di accettazione</w:delText>
        </w:r>
        <w:r w:rsidRPr="004B61A7" w:rsidDel="004B61A7">
          <w:delText>);</w:delText>
        </w:r>
      </w:del>
    </w:p>
    <w:p w14:paraId="7BD79A23" w14:textId="77777777" w:rsidR="00003ADC" w:rsidRPr="004B61A7" w:rsidDel="004B61A7" w:rsidRDefault="00003ADC" w:rsidP="00763A59">
      <w:pPr>
        <w:pStyle w:val="BodyText"/>
        <w:numPr>
          <w:ilvl w:val="0"/>
          <w:numId w:val="27"/>
        </w:numPr>
        <w:rPr>
          <w:del w:id="4195" w:author="Marciante, Teresa Lucia (IT - Roma)" w:date="2019-02-07T19:10:00Z"/>
        </w:rPr>
      </w:pPr>
      <w:del w:id="4196" w:author="Marciante, Teresa Lucia (IT - Roma)" w:date="2019-02-07T19:10:00Z">
        <w:r w:rsidRPr="004B61A7" w:rsidDel="004B61A7">
          <w:delText>“RE” per indicare che l’Ordine è declinato (</w:delText>
        </w:r>
        <w:r w:rsidR="00B227BA" w:rsidRPr="004B61A7" w:rsidDel="004B61A7">
          <w:delText>Risposta di diniego</w:delText>
        </w:r>
        <w:r w:rsidRPr="004B61A7" w:rsidDel="004B61A7">
          <w:delText>);</w:delText>
        </w:r>
      </w:del>
    </w:p>
    <w:p w14:paraId="19412143" w14:textId="77777777" w:rsidR="00003ADC" w:rsidRPr="004B61A7" w:rsidDel="004B61A7" w:rsidRDefault="00003ADC" w:rsidP="00763A59">
      <w:pPr>
        <w:pStyle w:val="BodyText"/>
        <w:numPr>
          <w:ilvl w:val="0"/>
          <w:numId w:val="27"/>
        </w:numPr>
        <w:rPr>
          <w:del w:id="4197" w:author="Marciante, Teresa Lucia (IT - Roma)" w:date="2019-02-07T19:10:00Z"/>
        </w:rPr>
      </w:pPr>
      <w:del w:id="4198" w:author="Marciante, Teresa Lucia (IT - Roma)" w:date="2019-02-07T19:10:00Z">
        <w:r w:rsidRPr="004B61A7" w:rsidDel="004B61A7">
          <w:delText>“CA” per indicare che la Risposta contiene modifiche a</w:delText>
        </w:r>
        <w:r w:rsidR="0092064F" w:rsidRPr="004B61A7" w:rsidDel="004B61A7">
          <w:delText>l livello di linee d’o</w:delText>
        </w:r>
        <w:r w:rsidRPr="004B61A7" w:rsidDel="004B61A7">
          <w:delText>rdine</w:delText>
        </w:r>
        <w:r w:rsidR="00B227BA" w:rsidRPr="004B61A7" w:rsidDel="004B61A7">
          <w:delText xml:space="preserve"> (Risposta con modifiche)</w:delText>
        </w:r>
        <w:r w:rsidR="00105396" w:rsidRPr="004B61A7" w:rsidDel="004B61A7">
          <w:delText>.</w:delText>
        </w:r>
      </w:del>
    </w:p>
    <w:p w14:paraId="72A5B438" w14:textId="77777777" w:rsidR="00400FDC" w:rsidRPr="004B61A7" w:rsidDel="004B61A7" w:rsidRDefault="00400FDC" w:rsidP="00400FDC">
      <w:pPr>
        <w:autoSpaceDE w:val="0"/>
        <w:autoSpaceDN w:val="0"/>
        <w:adjustRightInd w:val="0"/>
        <w:spacing w:after="0" w:line="240" w:lineRule="auto"/>
        <w:ind w:left="3346" w:firstLine="59"/>
        <w:rPr>
          <w:del w:id="4199" w:author="Marciante, Teresa Lucia (IT - Roma)" w:date="2019-02-07T19:10:00Z"/>
          <w:rFonts w:ascii="Garamond" w:hAnsi="Garamond" w:cs="Courier New"/>
          <w:sz w:val="18"/>
          <w:szCs w:val="18"/>
        </w:rPr>
      </w:pPr>
    </w:p>
    <w:p w14:paraId="59FFC0FA" w14:textId="77777777" w:rsidR="00400FDC" w:rsidRPr="004B61A7" w:rsidDel="004B61A7" w:rsidRDefault="00400FDC" w:rsidP="00400FDC">
      <w:pPr>
        <w:autoSpaceDE w:val="0"/>
        <w:autoSpaceDN w:val="0"/>
        <w:adjustRightInd w:val="0"/>
        <w:spacing w:after="0" w:line="240" w:lineRule="auto"/>
        <w:ind w:left="2951" w:firstLine="227"/>
        <w:rPr>
          <w:del w:id="4200" w:author="Marciante, Teresa Lucia (IT - Roma)" w:date="2019-02-07T19:10:00Z"/>
          <w:rFonts w:ascii="Garamond" w:hAnsi="Garamond" w:cs="Courier New"/>
          <w:sz w:val="18"/>
          <w:szCs w:val="18"/>
        </w:rPr>
      </w:pPr>
      <w:del w:id="4201" w:author="Marciante, Teresa Lucia (IT - Roma)" w:date="2019-02-07T19:10:00Z">
        <w:r w:rsidRPr="004B61A7" w:rsidDel="004B61A7">
          <w:rPr>
            <w:rFonts w:ascii="Garamond" w:hAnsi="Garamond" w:cs="Courier New"/>
            <w:sz w:val="18"/>
            <w:szCs w:val="18"/>
          </w:rPr>
          <w:delText>&lt;cbc:OrderResponseCode&gt;AP&lt;/cbc:OrderResponseCode&gt;</w:delText>
        </w:r>
      </w:del>
    </w:p>
    <w:p w14:paraId="439B21BE" w14:textId="77777777" w:rsidR="00587BAD" w:rsidRPr="004B61A7" w:rsidDel="004B61A7" w:rsidRDefault="00587BAD" w:rsidP="00763A59">
      <w:pPr>
        <w:pStyle w:val="BodyText"/>
        <w:numPr>
          <w:ilvl w:val="0"/>
          <w:numId w:val="38"/>
        </w:numPr>
        <w:rPr>
          <w:del w:id="4202" w:author="Marciante, Teresa Lucia (IT - Roma)" w:date="2019-02-07T19:10:00Z"/>
        </w:rPr>
      </w:pPr>
      <w:del w:id="4203" w:author="Marciante, Teresa Lucia (IT - Roma)" w:date="2019-02-07T19:10:00Z">
        <w:r w:rsidRPr="004B61A7" w:rsidDel="004B61A7">
          <w:delText xml:space="preserve">Nell’elemento “OrderReference” i seguenti campi sono obbligatori, in quanto costituiscono la Tripletta di identificazione (v. Paragrafo </w:delText>
        </w:r>
        <w:r w:rsidR="00A34DD2" w:rsidRPr="004B61A7" w:rsidDel="004B61A7">
          <w:fldChar w:fldCharType="begin"/>
        </w:r>
        <w:r w:rsidRPr="004B61A7" w:rsidDel="004B61A7">
          <w:delInstrText xml:space="preserve"> REF _Ref534644642 \r \h </w:delInstrText>
        </w:r>
        <w:r w:rsidR="006F0184" w:rsidRPr="004B61A7" w:rsidDel="004B61A7">
          <w:delInstrText xml:space="preserve"> \* MERGEFORMAT </w:delInstrText>
        </w:r>
        <w:r w:rsidR="00A34DD2" w:rsidRPr="004B61A7" w:rsidDel="004B61A7">
          <w:fldChar w:fldCharType="separate"/>
        </w:r>
        <w:r w:rsidRPr="004B61A7" w:rsidDel="004B61A7">
          <w:delText>2.5.1</w:delText>
        </w:r>
        <w:r w:rsidR="00A34DD2" w:rsidRPr="004B61A7" w:rsidDel="004B61A7">
          <w:fldChar w:fldCharType="end"/>
        </w:r>
        <w:r w:rsidRPr="004B61A7" w:rsidDel="004B61A7">
          <w:delText>) dell’Ordine a cui si intende rispondere:</w:delText>
        </w:r>
      </w:del>
    </w:p>
    <w:p w14:paraId="316A5795" w14:textId="77777777" w:rsidR="00003ADC" w:rsidRPr="004B61A7" w:rsidDel="004B61A7" w:rsidRDefault="00003ADC" w:rsidP="00763A59">
      <w:pPr>
        <w:pStyle w:val="BodyText"/>
        <w:numPr>
          <w:ilvl w:val="0"/>
          <w:numId w:val="27"/>
        </w:numPr>
        <w:rPr>
          <w:del w:id="4204" w:author="Marciante, Teresa Lucia (IT - Roma)" w:date="2019-02-07T19:10:00Z"/>
        </w:rPr>
      </w:pPr>
      <w:del w:id="4205" w:author="Marciante, Teresa Lucia (IT - Roma)" w:date="2019-02-07T19:10:00Z">
        <w:r w:rsidRPr="004B61A7" w:rsidDel="004B61A7">
          <w:delText>“ID”, valorizzato con l’identificativo dell’Ordine a cui si intende rispondere;</w:delText>
        </w:r>
      </w:del>
    </w:p>
    <w:p w14:paraId="57AEB5A3" w14:textId="77777777" w:rsidR="00537DD0" w:rsidRPr="004B61A7" w:rsidDel="004B61A7" w:rsidRDefault="00246E5A" w:rsidP="00763A59">
      <w:pPr>
        <w:pStyle w:val="BodyText"/>
        <w:numPr>
          <w:ilvl w:val="0"/>
          <w:numId w:val="27"/>
        </w:numPr>
        <w:rPr>
          <w:del w:id="4206" w:author="Marciante, Teresa Lucia (IT - Roma)" w:date="2019-02-07T19:10:00Z"/>
        </w:rPr>
      </w:pPr>
      <w:del w:id="4207" w:author="Marciante, Teresa Lucia (IT - Roma)" w:date="2019-02-07T19:10:00Z">
        <w:r w:rsidRPr="004B61A7" w:rsidDel="004B61A7">
          <w:delText>“</w:delText>
        </w:r>
        <w:r w:rsidR="00537DD0" w:rsidRPr="004B61A7" w:rsidDel="004B61A7">
          <w:delText>IssueDate”, valorizzato con la data dell’Ordine a cui si intende rispondere;</w:delText>
        </w:r>
      </w:del>
    </w:p>
    <w:p w14:paraId="647B0521" w14:textId="77777777" w:rsidR="00003ADC" w:rsidRPr="004B61A7" w:rsidDel="004B61A7" w:rsidRDefault="00003ADC" w:rsidP="00763A59">
      <w:pPr>
        <w:pStyle w:val="BodyText"/>
        <w:numPr>
          <w:ilvl w:val="0"/>
          <w:numId w:val="27"/>
        </w:numPr>
        <w:rPr>
          <w:del w:id="4208" w:author="Marciante, Teresa Lucia (IT - Roma)" w:date="2019-02-07T19:10:00Z"/>
        </w:rPr>
      </w:pPr>
      <w:del w:id="4209" w:author="Marciante, Teresa Lucia (IT - Roma)" w:date="2019-02-07T19:10:00Z">
        <w:r w:rsidRPr="004B61A7" w:rsidDel="004B61A7">
          <w:delText>“</w:delText>
        </w:r>
        <w:r w:rsidR="00E55CA8" w:rsidRPr="004B61A7" w:rsidDel="004B61A7">
          <w:fldChar w:fldCharType="begin"/>
        </w:r>
        <w:r w:rsidR="00E55CA8" w:rsidRPr="004B61A7" w:rsidDel="004B61A7">
          <w:delInstrText xml:space="preserve"> HYPERLINK "http://www.datypic.com/sc/ubl21/e-cac_IssuerParty.html" </w:delInstrText>
        </w:r>
        <w:r w:rsidR="00E55CA8" w:rsidRPr="004B61A7" w:rsidDel="004B61A7">
          <w:fldChar w:fldCharType="separate"/>
        </w:r>
        <w:r w:rsidRPr="004B61A7" w:rsidDel="004B61A7">
          <w:delText>IssuerParty</w:delText>
        </w:r>
        <w:r w:rsidR="00E55CA8" w:rsidRPr="004B61A7" w:rsidDel="004B61A7">
          <w:fldChar w:fldCharType="end"/>
        </w:r>
        <w:r w:rsidRPr="004B61A7" w:rsidDel="004B61A7">
          <w:delText>”, al cui interno dovrà essere indicato il campo “PartyIdendification/ID” con il corrispondente valore presente nel</w:delText>
        </w:r>
        <w:r w:rsidR="00821582" w:rsidRPr="004B61A7" w:rsidDel="004B61A7">
          <w:delText>l’Ordine</w:delText>
        </w:r>
        <w:r w:rsidR="00105396" w:rsidRPr="004B61A7" w:rsidDel="004B61A7">
          <w:delText xml:space="preserve"> a cui si intende rispondere.</w:delText>
        </w:r>
      </w:del>
    </w:p>
    <w:p w14:paraId="5E80B7CD" w14:textId="77777777" w:rsidR="00003ADC" w:rsidRPr="004B61A7" w:rsidDel="004B61A7" w:rsidRDefault="00003ADC" w:rsidP="00003ADC">
      <w:pPr>
        <w:autoSpaceDE w:val="0"/>
        <w:autoSpaceDN w:val="0"/>
        <w:adjustRightInd w:val="0"/>
        <w:spacing w:after="0" w:line="240" w:lineRule="auto"/>
        <w:ind w:left="3178"/>
        <w:rPr>
          <w:del w:id="4210" w:author="Marciante, Teresa Lucia (IT - Roma)" w:date="2019-02-07T19:10:00Z"/>
          <w:rFonts w:ascii="Garamond" w:hAnsi="Garamond" w:cs="Courier New"/>
          <w:sz w:val="18"/>
          <w:szCs w:val="18"/>
        </w:rPr>
      </w:pPr>
    </w:p>
    <w:p w14:paraId="0B181422" w14:textId="77777777" w:rsidR="00003ADC" w:rsidRPr="00716AAA" w:rsidDel="004B61A7" w:rsidRDefault="00281B79" w:rsidP="00003ADC">
      <w:pPr>
        <w:autoSpaceDE w:val="0"/>
        <w:autoSpaceDN w:val="0"/>
        <w:adjustRightInd w:val="0"/>
        <w:spacing w:after="0" w:line="240" w:lineRule="auto"/>
        <w:ind w:left="3178"/>
        <w:rPr>
          <w:del w:id="4211" w:author="Marciante, Teresa Lucia (IT - Roma)" w:date="2019-02-07T19:10:00Z"/>
          <w:rFonts w:ascii="Garamond" w:hAnsi="Garamond" w:cs="Courier New"/>
          <w:sz w:val="18"/>
          <w:szCs w:val="18"/>
        </w:rPr>
      </w:pPr>
      <w:del w:id="4212" w:author="Marciante, Teresa Lucia (IT - Roma)" w:date="2019-02-07T19:10:00Z">
        <w:r w:rsidRPr="004B61A7" w:rsidDel="004B61A7">
          <w:rPr>
            <w:rFonts w:ascii="Garamond" w:hAnsi="Garamond" w:cs="Courier New"/>
            <w:sz w:val="18"/>
            <w:szCs w:val="18"/>
          </w:rPr>
          <w:delText xml:space="preserve"> </w:delText>
        </w:r>
        <w:r w:rsidR="00246E5A" w:rsidRPr="00716AAA" w:rsidDel="004B61A7">
          <w:rPr>
            <w:rFonts w:ascii="Garamond" w:hAnsi="Garamond" w:cs="Courier New"/>
            <w:sz w:val="18"/>
            <w:szCs w:val="18"/>
          </w:rPr>
          <w:delText>&lt;cac:Order</w:delText>
        </w:r>
        <w:r w:rsidR="00003ADC" w:rsidRPr="00716AAA" w:rsidDel="004B61A7">
          <w:rPr>
            <w:rFonts w:ascii="Garamond" w:hAnsi="Garamond" w:cs="Courier New"/>
            <w:sz w:val="18"/>
            <w:szCs w:val="18"/>
          </w:rPr>
          <w:delText>Reference&gt;</w:delText>
        </w:r>
      </w:del>
    </w:p>
    <w:p w14:paraId="35C91BF7" w14:textId="77777777" w:rsidR="00246E5A" w:rsidRPr="00716AAA" w:rsidDel="004B61A7" w:rsidRDefault="00246E5A" w:rsidP="00003ADC">
      <w:pPr>
        <w:autoSpaceDE w:val="0"/>
        <w:autoSpaceDN w:val="0"/>
        <w:adjustRightInd w:val="0"/>
        <w:spacing w:after="0" w:line="240" w:lineRule="auto"/>
        <w:ind w:left="3405"/>
        <w:rPr>
          <w:del w:id="4213" w:author="Marciante, Teresa Lucia (IT - Roma)" w:date="2019-02-07T19:10:00Z"/>
          <w:rFonts w:ascii="Garamond" w:hAnsi="Garamond" w:cs="Courier New"/>
          <w:sz w:val="18"/>
          <w:szCs w:val="18"/>
        </w:rPr>
      </w:pPr>
      <w:del w:id="4214" w:author="Marciante, Teresa Lucia (IT - Roma)" w:date="2019-02-07T19:10:00Z">
        <w:r w:rsidRPr="00716AAA" w:rsidDel="004B61A7">
          <w:rPr>
            <w:rFonts w:ascii="Garamond" w:hAnsi="Garamond" w:cs="Courier New"/>
            <w:sz w:val="18"/>
            <w:szCs w:val="18"/>
          </w:rPr>
          <w:delText>&lt;cbc:ID&gt;110&lt;/cbc:ID&gt;</w:delText>
        </w:r>
      </w:del>
    </w:p>
    <w:p w14:paraId="7F42B4BC" w14:textId="77777777" w:rsidR="00246E5A" w:rsidRPr="00716AAA" w:rsidDel="004B61A7" w:rsidRDefault="00246E5A" w:rsidP="00246E5A">
      <w:pPr>
        <w:autoSpaceDE w:val="0"/>
        <w:autoSpaceDN w:val="0"/>
        <w:adjustRightInd w:val="0"/>
        <w:spacing w:after="0" w:line="240" w:lineRule="auto"/>
        <w:ind w:left="3346" w:firstLine="59"/>
        <w:rPr>
          <w:del w:id="4215" w:author="Marciante, Teresa Lucia (IT - Roma)" w:date="2019-02-07T19:10:00Z"/>
          <w:rFonts w:ascii="Garamond" w:hAnsi="Garamond" w:cs="Courier New"/>
          <w:sz w:val="18"/>
          <w:szCs w:val="18"/>
        </w:rPr>
      </w:pPr>
      <w:del w:id="4216" w:author="Marciante, Teresa Lucia (IT - Roma)" w:date="2019-02-07T19:10:00Z">
        <w:r w:rsidRPr="00716AAA" w:rsidDel="004B61A7">
          <w:rPr>
            <w:rFonts w:ascii="Garamond" w:hAnsi="Garamond" w:cs="Courier New"/>
            <w:sz w:val="18"/>
            <w:szCs w:val="18"/>
          </w:rPr>
          <w:delText>&lt;cbc:IssueDate&gt;2018-01-30&lt;/IssueDate&gt;</w:delText>
        </w:r>
      </w:del>
    </w:p>
    <w:p w14:paraId="3D1C809D" w14:textId="77777777" w:rsidR="00246E5A" w:rsidRPr="00716AAA" w:rsidDel="004B61A7" w:rsidRDefault="00246E5A" w:rsidP="00246E5A">
      <w:pPr>
        <w:autoSpaceDE w:val="0"/>
        <w:autoSpaceDN w:val="0"/>
        <w:adjustRightInd w:val="0"/>
        <w:spacing w:after="0" w:line="240" w:lineRule="auto"/>
        <w:ind w:left="3178"/>
        <w:rPr>
          <w:del w:id="4217" w:author="Marciante, Teresa Lucia (IT - Roma)" w:date="2019-02-07T19:10:00Z"/>
          <w:rFonts w:ascii="Garamond" w:hAnsi="Garamond" w:cs="Courier New"/>
          <w:sz w:val="18"/>
          <w:szCs w:val="18"/>
        </w:rPr>
      </w:pPr>
      <w:del w:id="4218" w:author="Marciante, Teresa Lucia (IT - Roma)" w:date="2019-02-07T19:10:00Z">
        <w:r w:rsidRPr="00716AAA" w:rsidDel="004B61A7">
          <w:rPr>
            <w:rFonts w:ascii="Garamond" w:hAnsi="Garamond" w:cs="Courier New"/>
            <w:sz w:val="18"/>
            <w:szCs w:val="18"/>
          </w:rPr>
          <w:tab/>
        </w:r>
        <w:r w:rsidRPr="00716AAA" w:rsidDel="004B61A7">
          <w:rPr>
            <w:rFonts w:ascii="Garamond" w:hAnsi="Garamond" w:cs="Courier New"/>
            <w:sz w:val="18"/>
            <w:szCs w:val="18"/>
          </w:rPr>
          <w:tab/>
          <w:delText>&lt;cac:IssuerParty&gt;</w:delText>
        </w:r>
      </w:del>
    </w:p>
    <w:p w14:paraId="097EEBAB" w14:textId="77777777" w:rsidR="00246E5A" w:rsidRPr="00716AAA" w:rsidDel="004B61A7" w:rsidRDefault="00246E5A" w:rsidP="00246E5A">
      <w:pPr>
        <w:autoSpaceDE w:val="0"/>
        <w:autoSpaceDN w:val="0"/>
        <w:adjustRightInd w:val="0"/>
        <w:spacing w:after="0" w:line="240" w:lineRule="auto"/>
        <w:ind w:left="3402"/>
        <w:rPr>
          <w:del w:id="4219" w:author="Marciante, Teresa Lucia (IT - Roma)" w:date="2019-02-07T19:10:00Z"/>
          <w:rFonts w:ascii="Garamond" w:hAnsi="Garamond" w:cs="Courier New"/>
          <w:sz w:val="18"/>
          <w:szCs w:val="18"/>
        </w:rPr>
      </w:pPr>
      <w:del w:id="4220" w:author="Marciante, Teresa Lucia (IT - Roma)" w:date="2019-02-07T19:10:00Z">
        <w:r w:rsidRPr="00716AAA" w:rsidDel="004B61A7">
          <w:tab/>
        </w:r>
        <w:r w:rsidRPr="00716AAA" w:rsidDel="004B61A7">
          <w:tab/>
        </w:r>
        <w:r w:rsidRPr="00716AAA" w:rsidDel="004B61A7">
          <w:rPr>
            <w:rFonts w:ascii="Garamond" w:hAnsi="Garamond" w:cs="Courier New"/>
            <w:sz w:val="18"/>
            <w:szCs w:val="18"/>
          </w:rPr>
          <w:delText>&lt;cac:PartyIdentification&gt;</w:delText>
        </w:r>
      </w:del>
    </w:p>
    <w:p w14:paraId="6523B06C" w14:textId="77777777" w:rsidR="00246E5A" w:rsidRPr="00716AAA" w:rsidDel="004B61A7" w:rsidRDefault="00246E5A" w:rsidP="00253BB0">
      <w:pPr>
        <w:tabs>
          <w:tab w:val="left" w:pos="3828"/>
        </w:tabs>
        <w:autoSpaceDE w:val="0"/>
        <w:autoSpaceDN w:val="0"/>
        <w:adjustRightInd w:val="0"/>
        <w:spacing w:after="0" w:line="240" w:lineRule="auto"/>
        <w:ind w:left="3797" w:firstLine="62"/>
        <w:rPr>
          <w:del w:id="4221" w:author="Marciante, Teresa Lucia (IT - Roma)" w:date="2019-02-07T19:10:00Z"/>
          <w:rFonts w:ascii="Garamond" w:hAnsi="Garamond" w:cs="Courier New"/>
          <w:sz w:val="18"/>
          <w:szCs w:val="18"/>
        </w:rPr>
      </w:pPr>
      <w:del w:id="4222" w:author="Marciante, Teresa Lucia (IT - Roma)" w:date="2019-02-07T19:10:00Z">
        <w:r w:rsidRPr="00716AAA" w:rsidDel="004B61A7">
          <w:rPr>
            <w:rFonts w:ascii="Garamond" w:hAnsi="Garamond" w:cs="Courier New"/>
            <w:sz w:val="18"/>
            <w:szCs w:val="18"/>
          </w:rPr>
          <w:delText>&lt;cbc:ID schemeID=”IT:IPA”&gt;aaaaaa&lt;/cbc:ID&gt;</w:delText>
        </w:r>
      </w:del>
    </w:p>
    <w:p w14:paraId="25340D02" w14:textId="77777777" w:rsidR="00246E5A" w:rsidRPr="00716AAA" w:rsidDel="004B61A7" w:rsidRDefault="00246E5A" w:rsidP="00246E5A">
      <w:pPr>
        <w:adjustRightInd w:val="0"/>
        <w:spacing w:after="0"/>
        <w:ind w:left="3405" w:firstLine="227"/>
        <w:rPr>
          <w:del w:id="4223" w:author="Marciante, Teresa Lucia (IT - Roma)" w:date="2019-02-07T19:10:00Z"/>
          <w:rFonts w:ascii="Garamond" w:hAnsi="Garamond" w:cs="Courier New"/>
          <w:sz w:val="18"/>
          <w:szCs w:val="18"/>
        </w:rPr>
      </w:pPr>
      <w:del w:id="4224" w:author="Marciante, Teresa Lucia (IT - Roma)" w:date="2019-02-07T19:10:00Z">
        <w:r w:rsidRPr="00716AAA" w:rsidDel="004B61A7">
          <w:rPr>
            <w:rFonts w:ascii="Garamond" w:hAnsi="Garamond" w:cs="Courier New"/>
            <w:sz w:val="18"/>
            <w:szCs w:val="18"/>
          </w:rPr>
          <w:delText>&lt;/cac:PartyIdentification&gt;</w:delText>
        </w:r>
      </w:del>
    </w:p>
    <w:p w14:paraId="58E3BD2C" w14:textId="77777777" w:rsidR="00246E5A" w:rsidRPr="00716AAA" w:rsidDel="004B61A7" w:rsidRDefault="00246E5A" w:rsidP="00246E5A">
      <w:pPr>
        <w:adjustRightInd w:val="0"/>
        <w:spacing w:after="0"/>
        <w:ind w:left="3178" w:firstLine="227"/>
        <w:rPr>
          <w:del w:id="4225" w:author="Marciante, Teresa Lucia (IT - Roma)" w:date="2019-02-07T19:10:00Z"/>
          <w:rFonts w:ascii="Garamond" w:hAnsi="Garamond" w:cs="Courier New"/>
          <w:sz w:val="18"/>
          <w:szCs w:val="18"/>
        </w:rPr>
      </w:pPr>
      <w:del w:id="4226" w:author="Marciante, Teresa Lucia (IT - Roma)" w:date="2019-02-07T19:10:00Z">
        <w:r w:rsidRPr="00716AAA" w:rsidDel="004B61A7">
          <w:rPr>
            <w:rFonts w:ascii="Garamond" w:hAnsi="Garamond" w:cs="Courier New"/>
            <w:sz w:val="18"/>
            <w:szCs w:val="18"/>
          </w:rPr>
          <w:delText>&lt;/cac: :IssuerParty &gt;</w:delText>
        </w:r>
      </w:del>
    </w:p>
    <w:p w14:paraId="33DD2AB6" w14:textId="77777777" w:rsidR="00400FDC" w:rsidRPr="00716AAA" w:rsidDel="004B61A7" w:rsidRDefault="00253BB0" w:rsidP="00246E5A">
      <w:pPr>
        <w:autoSpaceDE w:val="0"/>
        <w:autoSpaceDN w:val="0"/>
        <w:adjustRightInd w:val="0"/>
        <w:spacing w:after="0" w:line="240" w:lineRule="auto"/>
        <w:ind w:left="2951" w:firstLine="227"/>
        <w:rPr>
          <w:del w:id="4227" w:author="Marciante, Teresa Lucia (IT - Roma)" w:date="2019-02-07T19:10:00Z"/>
          <w:rFonts w:ascii="Garamond" w:hAnsi="Garamond" w:cs="Courier New"/>
          <w:sz w:val="18"/>
          <w:szCs w:val="18"/>
        </w:rPr>
      </w:pPr>
      <w:del w:id="4228" w:author="Marciante, Teresa Lucia (IT - Roma)" w:date="2019-02-07T19:10:00Z">
        <w:r w:rsidRPr="00716AAA" w:rsidDel="004B61A7">
          <w:rPr>
            <w:rFonts w:ascii="Garamond" w:hAnsi="Garamond" w:cs="Courier New"/>
            <w:sz w:val="18"/>
            <w:szCs w:val="18"/>
          </w:rPr>
          <w:delText xml:space="preserve"> </w:delText>
        </w:r>
        <w:r w:rsidR="00246E5A" w:rsidRPr="00716AAA" w:rsidDel="004B61A7">
          <w:rPr>
            <w:rFonts w:ascii="Garamond" w:hAnsi="Garamond" w:cs="Courier New"/>
            <w:sz w:val="18"/>
            <w:szCs w:val="18"/>
          </w:rPr>
          <w:delText>&lt;/cac:OrderReference&gt;</w:delText>
        </w:r>
      </w:del>
    </w:p>
    <w:p w14:paraId="46BC46E8" w14:textId="77777777" w:rsidR="00587BAD" w:rsidRPr="00716AAA" w:rsidDel="004B61A7" w:rsidRDefault="00587BAD" w:rsidP="00246E5A">
      <w:pPr>
        <w:autoSpaceDE w:val="0"/>
        <w:autoSpaceDN w:val="0"/>
        <w:adjustRightInd w:val="0"/>
        <w:spacing w:after="0" w:line="240" w:lineRule="auto"/>
        <w:ind w:left="2951" w:firstLine="227"/>
        <w:rPr>
          <w:del w:id="4229" w:author="Marciante, Teresa Lucia (IT - Roma)" w:date="2019-02-07T19:10:00Z"/>
          <w:rFonts w:ascii="Garamond" w:hAnsi="Garamond" w:cs="Courier New"/>
          <w:sz w:val="18"/>
          <w:szCs w:val="18"/>
        </w:rPr>
      </w:pPr>
    </w:p>
    <w:p w14:paraId="3FF9145D" w14:textId="77777777" w:rsidR="00A169BA" w:rsidRPr="004B61A7" w:rsidDel="004B61A7" w:rsidRDefault="00A169BA" w:rsidP="00763A59">
      <w:pPr>
        <w:pStyle w:val="BodyText"/>
        <w:numPr>
          <w:ilvl w:val="0"/>
          <w:numId w:val="38"/>
        </w:numPr>
        <w:rPr>
          <w:del w:id="4230" w:author="Marciante, Teresa Lucia (IT - Roma)" w:date="2019-02-07T19:10:00Z"/>
        </w:rPr>
      </w:pPr>
      <w:del w:id="4231" w:author="Marciante, Teresa Lucia (IT - Roma)" w:date="2019-02-07T19:10:00Z">
        <w:r w:rsidRPr="004B61A7" w:rsidDel="004B61A7">
          <w:delText xml:space="preserve">Se </w:delText>
        </w:r>
        <w:r w:rsidR="00587BAD" w:rsidRPr="004B61A7" w:rsidDel="004B61A7">
          <w:delText>è una</w:delText>
        </w:r>
        <w:r w:rsidRPr="004B61A7" w:rsidDel="004B61A7">
          <w:delText xml:space="preserve"> Risposta </w:delText>
        </w:r>
        <w:r w:rsidR="00587BAD" w:rsidRPr="004B61A7" w:rsidDel="004B61A7">
          <w:delText>con modifiche</w:delText>
        </w:r>
        <w:r w:rsidRPr="004B61A7" w:rsidDel="004B61A7">
          <w:delText xml:space="preserve">, deve contenere tutte le linee d’ordine dell’Ordine al quale si riferisce ed eventuali linee d’ordine aggiunte. Per ciascuna linea d’ordine il campo “LineStatusCode” deve assumere uno dei seguenti i valori (v. specifica PEPPOL </w:delText>
        </w:r>
        <w:r w:rsidR="00E55CA8" w:rsidRPr="004B61A7" w:rsidDel="004B61A7">
          <w:rPr>
            <w:rStyle w:val="Hyperlink"/>
          </w:rPr>
          <w:fldChar w:fldCharType="begin"/>
        </w:r>
        <w:r w:rsidR="00E55CA8" w:rsidRPr="004B61A7" w:rsidDel="004B61A7">
          <w:rPr>
            <w:rStyle w:val="Hyperlink"/>
          </w:rPr>
          <w:delInstrText xml:space="preserve"> HYPERLINK "http://docs.peppol.eu/poacc/upgrade-3/profiles/28-ordering/" </w:delInstrText>
        </w:r>
        <w:r w:rsidR="00E55CA8" w:rsidRPr="004B61A7" w:rsidDel="004B61A7">
          <w:rPr>
            <w:rStyle w:val="Hyperlink"/>
          </w:rPr>
          <w:fldChar w:fldCharType="separate"/>
        </w:r>
        <w:r w:rsidRPr="004B61A7" w:rsidDel="004B61A7">
          <w:rPr>
            <w:rStyle w:val="Hyperlink"/>
          </w:rPr>
          <w:delText>BIS Ordering</w:delText>
        </w:r>
        <w:r w:rsidR="00E55CA8" w:rsidRPr="004B61A7" w:rsidDel="004B61A7">
          <w:rPr>
            <w:rStyle w:val="Hyperlink"/>
          </w:rPr>
          <w:fldChar w:fldCharType="end"/>
        </w:r>
        <w:r w:rsidRPr="004B61A7" w:rsidDel="004B61A7">
          <w:rPr>
            <w:rStyle w:val="Hyperlink"/>
          </w:rPr>
          <w:delText xml:space="preserve"> 3.0</w:delText>
        </w:r>
        <w:r w:rsidRPr="004B61A7" w:rsidDel="004B61A7">
          <w:delText>):</w:delText>
        </w:r>
      </w:del>
    </w:p>
    <w:p w14:paraId="518F04B5" w14:textId="77777777" w:rsidR="00A169BA" w:rsidRPr="004B61A7" w:rsidDel="004B61A7" w:rsidRDefault="00A169BA" w:rsidP="00763A59">
      <w:pPr>
        <w:pStyle w:val="BodyText"/>
        <w:numPr>
          <w:ilvl w:val="0"/>
          <w:numId w:val="27"/>
        </w:numPr>
        <w:rPr>
          <w:del w:id="4232" w:author="Marciante, Teresa Lucia (IT - Roma)" w:date="2019-02-07T19:10:00Z"/>
        </w:rPr>
      </w:pPr>
      <w:del w:id="4233" w:author="Marciante, Teresa Lucia (IT - Roma)" w:date="2019-02-07T19:10:00Z">
        <w:r w:rsidRPr="004B61A7" w:rsidDel="004B61A7">
          <w:delText>“1” per indicare che la linea d’ordine è aggiunta</w:delText>
        </w:r>
        <w:r w:rsidR="00786D66" w:rsidRPr="004B61A7" w:rsidDel="004B61A7">
          <w:delText xml:space="preserve"> (La linea aggiunta deve comunque riferirsi ad una linea dell’Ordine, v. </w:delText>
        </w:r>
        <w:r w:rsidR="00E55CA8" w:rsidRPr="004B61A7" w:rsidDel="004B61A7">
          <w:rPr>
            <w:rStyle w:val="Hyperlink"/>
          </w:rPr>
          <w:fldChar w:fldCharType="begin"/>
        </w:r>
        <w:r w:rsidR="00E55CA8" w:rsidRPr="004B61A7" w:rsidDel="004B61A7">
          <w:rPr>
            <w:rStyle w:val="Hyperlink"/>
          </w:rPr>
          <w:delInstrText xml:space="preserve"> HYPERLINK "http://docs.peppol.eu/poacc/upgrade-3/profiles/28-ordering/" </w:delInstrText>
        </w:r>
        <w:r w:rsidR="00E55CA8" w:rsidRPr="004B61A7" w:rsidDel="004B61A7">
          <w:rPr>
            <w:rStyle w:val="Hyperlink"/>
          </w:rPr>
          <w:fldChar w:fldCharType="separate"/>
        </w:r>
        <w:r w:rsidR="00786D66" w:rsidRPr="004B61A7" w:rsidDel="004B61A7">
          <w:rPr>
            <w:rStyle w:val="Hyperlink"/>
          </w:rPr>
          <w:delText>BIS Ordering</w:delText>
        </w:r>
        <w:r w:rsidR="00E55CA8" w:rsidRPr="004B61A7" w:rsidDel="004B61A7">
          <w:rPr>
            <w:rStyle w:val="Hyperlink"/>
          </w:rPr>
          <w:fldChar w:fldCharType="end"/>
        </w:r>
        <w:r w:rsidR="00786D66" w:rsidRPr="004B61A7" w:rsidDel="004B61A7">
          <w:rPr>
            <w:rStyle w:val="Hyperlink"/>
          </w:rPr>
          <w:delText xml:space="preserve"> 3.0)</w:delText>
        </w:r>
        <w:r w:rsidRPr="004B61A7" w:rsidDel="004B61A7">
          <w:delText>;</w:delText>
        </w:r>
      </w:del>
    </w:p>
    <w:p w14:paraId="76B4742F" w14:textId="77777777" w:rsidR="00A169BA" w:rsidRPr="004B61A7" w:rsidDel="004B61A7" w:rsidRDefault="00A169BA" w:rsidP="00763A59">
      <w:pPr>
        <w:pStyle w:val="BodyText"/>
        <w:numPr>
          <w:ilvl w:val="0"/>
          <w:numId w:val="27"/>
        </w:numPr>
        <w:rPr>
          <w:del w:id="4234" w:author="Marciante, Teresa Lucia (IT - Roma)" w:date="2019-02-07T19:10:00Z"/>
        </w:rPr>
      </w:pPr>
      <w:del w:id="4235" w:author="Marciante, Teresa Lucia (IT - Roma)" w:date="2019-02-07T19:10:00Z">
        <w:r w:rsidRPr="004B61A7" w:rsidDel="004B61A7">
          <w:delText>“3” per indicare che la linea d’ordine è modificata;</w:delText>
        </w:r>
      </w:del>
    </w:p>
    <w:p w14:paraId="03DA2684" w14:textId="77777777" w:rsidR="00A169BA" w:rsidRPr="004B61A7" w:rsidDel="004B61A7" w:rsidRDefault="00A169BA" w:rsidP="00763A59">
      <w:pPr>
        <w:pStyle w:val="BodyText"/>
        <w:numPr>
          <w:ilvl w:val="0"/>
          <w:numId w:val="27"/>
        </w:numPr>
        <w:rPr>
          <w:del w:id="4236" w:author="Marciante, Teresa Lucia (IT - Roma)" w:date="2019-02-07T19:10:00Z"/>
        </w:rPr>
      </w:pPr>
      <w:del w:id="4237" w:author="Marciante, Teresa Lucia (IT - Roma)" w:date="2019-02-07T19:10:00Z">
        <w:r w:rsidRPr="004B61A7" w:rsidDel="004B61A7">
          <w:delText>“5” (oppure “42”, deprecato) per indicare che la linea d’ordine è accettata senza modifiche;</w:delText>
        </w:r>
      </w:del>
    </w:p>
    <w:p w14:paraId="630437BE" w14:textId="77777777" w:rsidR="00A169BA" w:rsidRPr="004B61A7" w:rsidDel="004B61A7" w:rsidRDefault="00A169BA" w:rsidP="00763A59">
      <w:pPr>
        <w:pStyle w:val="BodyText"/>
        <w:numPr>
          <w:ilvl w:val="0"/>
          <w:numId w:val="27"/>
        </w:numPr>
        <w:rPr>
          <w:del w:id="4238" w:author="Marciante, Teresa Lucia (IT - Roma)" w:date="2019-02-07T19:10:00Z"/>
        </w:rPr>
      </w:pPr>
      <w:del w:id="4239" w:author="Marciante, Teresa Lucia (IT - Roma)" w:date="2019-02-07T19:10:00Z">
        <w:r w:rsidRPr="004B61A7" w:rsidDel="004B61A7">
          <w:delText>“7” per indicare che</w:delText>
        </w:r>
        <w:r w:rsidR="00105396" w:rsidRPr="004B61A7" w:rsidDel="004B61A7">
          <w:delText xml:space="preserve"> la linea d’ordine è declinata.</w:delText>
        </w:r>
      </w:del>
    </w:p>
    <w:p w14:paraId="33DB7128" w14:textId="77777777" w:rsidR="00400FDC" w:rsidRPr="004B61A7" w:rsidDel="004B61A7" w:rsidRDefault="00400FDC" w:rsidP="00400FDC">
      <w:pPr>
        <w:autoSpaceDE w:val="0"/>
        <w:autoSpaceDN w:val="0"/>
        <w:adjustRightInd w:val="0"/>
        <w:spacing w:after="0" w:line="240" w:lineRule="auto"/>
        <w:ind w:left="3119"/>
        <w:rPr>
          <w:del w:id="4240" w:author="Marciante, Teresa Lucia (IT - Roma)" w:date="2019-02-07T19:10:00Z"/>
          <w:rFonts w:ascii="Garamond" w:hAnsi="Garamond" w:cs="Courier New"/>
          <w:sz w:val="18"/>
          <w:szCs w:val="18"/>
        </w:rPr>
      </w:pPr>
    </w:p>
    <w:p w14:paraId="0490CC0C" w14:textId="77777777" w:rsidR="00400FDC" w:rsidRPr="00A9627F" w:rsidDel="004B61A7" w:rsidRDefault="00281B79" w:rsidP="00400FDC">
      <w:pPr>
        <w:autoSpaceDE w:val="0"/>
        <w:autoSpaceDN w:val="0"/>
        <w:adjustRightInd w:val="0"/>
        <w:spacing w:after="0" w:line="240" w:lineRule="auto"/>
        <w:ind w:left="3119"/>
        <w:rPr>
          <w:del w:id="4241" w:author="Marciante, Teresa Lucia (IT - Roma)" w:date="2019-02-07T19:10:00Z"/>
          <w:rFonts w:ascii="Garamond" w:hAnsi="Garamond" w:cs="Courier New"/>
          <w:sz w:val="18"/>
          <w:szCs w:val="18"/>
        </w:rPr>
      </w:pPr>
      <w:del w:id="4242" w:author="Marciante, Teresa Lucia (IT - Roma)" w:date="2019-02-07T19:10:00Z">
        <w:r w:rsidRPr="004B61A7" w:rsidDel="004B61A7">
          <w:rPr>
            <w:rFonts w:ascii="Garamond" w:hAnsi="Garamond" w:cs="Courier New"/>
            <w:sz w:val="18"/>
            <w:szCs w:val="18"/>
          </w:rPr>
          <w:delText xml:space="preserve"> </w:delText>
        </w:r>
        <w:r w:rsidR="00400FDC" w:rsidRPr="00A9627F" w:rsidDel="004B61A7">
          <w:rPr>
            <w:rFonts w:ascii="Garamond" w:hAnsi="Garamond" w:cs="Courier New"/>
            <w:sz w:val="18"/>
            <w:szCs w:val="18"/>
          </w:rPr>
          <w:delText>&lt;cac:OrderLine&gt;</w:delText>
        </w:r>
      </w:del>
    </w:p>
    <w:p w14:paraId="41F0AAE5" w14:textId="77777777" w:rsidR="00400FDC" w:rsidRPr="00A9627F" w:rsidDel="004B61A7" w:rsidRDefault="00400FDC" w:rsidP="00400FDC">
      <w:pPr>
        <w:autoSpaceDE w:val="0"/>
        <w:autoSpaceDN w:val="0"/>
        <w:adjustRightInd w:val="0"/>
        <w:spacing w:after="0" w:line="240" w:lineRule="auto"/>
        <w:ind w:left="3346" w:firstLine="59"/>
        <w:rPr>
          <w:del w:id="4243" w:author="Marciante, Teresa Lucia (IT - Roma)" w:date="2019-02-07T19:10:00Z"/>
          <w:rFonts w:ascii="Garamond" w:hAnsi="Garamond" w:cs="Courier New"/>
          <w:sz w:val="18"/>
          <w:szCs w:val="18"/>
        </w:rPr>
      </w:pPr>
      <w:del w:id="4244" w:author="Marciante, Teresa Lucia (IT - Roma)" w:date="2019-02-07T19:10:00Z">
        <w:r w:rsidRPr="00A9627F" w:rsidDel="004B61A7">
          <w:rPr>
            <w:rFonts w:ascii="Garamond" w:hAnsi="Garamond" w:cs="Courier New"/>
            <w:sz w:val="18"/>
            <w:szCs w:val="18"/>
          </w:rPr>
          <w:delText>&lt;cac:LineItem&gt;</w:delText>
        </w:r>
      </w:del>
    </w:p>
    <w:p w14:paraId="48D8F86B" w14:textId="77777777" w:rsidR="00400FDC" w:rsidRPr="00A9627F" w:rsidDel="004B61A7" w:rsidRDefault="00400FDC" w:rsidP="00400FDC">
      <w:pPr>
        <w:autoSpaceDE w:val="0"/>
        <w:autoSpaceDN w:val="0"/>
        <w:adjustRightInd w:val="0"/>
        <w:spacing w:after="0" w:line="240" w:lineRule="auto"/>
        <w:ind w:left="3573" w:firstLine="59"/>
        <w:rPr>
          <w:del w:id="4245" w:author="Marciante, Teresa Lucia (IT - Roma)" w:date="2019-02-07T19:10:00Z"/>
          <w:rFonts w:ascii="Garamond" w:hAnsi="Garamond" w:cs="Courier New"/>
          <w:sz w:val="18"/>
          <w:szCs w:val="18"/>
        </w:rPr>
      </w:pPr>
      <w:del w:id="4246" w:author="Marciante, Teresa Lucia (IT - Roma)" w:date="2019-02-07T19:10:00Z">
        <w:r w:rsidRPr="00A9627F" w:rsidDel="004B61A7">
          <w:rPr>
            <w:rFonts w:ascii="Garamond" w:hAnsi="Garamond" w:cs="Courier New"/>
            <w:sz w:val="18"/>
            <w:szCs w:val="18"/>
          </w:rPr>
          <w:delText>&lt;cbc:ID&gt;3&lt;/cbc:ID&gt;</w:delText>
        </w:r>
      </w:del>
    </w:p>
    <w:p w14:paraId="46BF09EC" w14:textId="77777777" w:rsidR="00400FDC" w:rsidRPr="00A9627F" w:rsidDel="004B61A7" w:rsidRDefault="00400FDC" w:rsidP="00400FDC">
      <w:pPr>
        <w:autoSpaceDE w:val="0"/>
        <w:autoSpaceDN w:val="0"/>
        <w:adjustRightInd w:val="0"/>
        <w:spacing w:after="0" w:line="240" w:lineRule="auto"/>
        <w:ind w:left="3573" w:firstLine="59"/>
        <w:rPr>
          <w:del w:id="4247" w:author="Marciante, Teresa Lucia (IT - Roma)" w:date="2019-02-07T19:10:00Z"/>
          <w:rFonts w:ascii="Garamond" w:hAnsi="Garamond" w:cs="Courier New"/>
          <w:sz w:val="18"/>
          <w:szCs w:val="18"/>
        </w:rPr>
      </w:pPr>
      <w:del w:id="4248" w:author="Marciante, Teresa Lucia (IT - Roma)" w:date="2019-02-07T19:10:00Z">
        <w:r w:rsidRPr="00A9627F" w:rsidDel="004B61A7">
          <w:rPr>
            <w:rFonts w:ascii="Garamond" w:hAnsi="Garamond" w:cs="Courier New"/>
            <w:sz w:val="18"/>
            <w:szCs w:val="18"/>
          </w:rPr>
          <w:delText>&lt;cbc:LineStatusCode&gt;5&lt;/cbc:LineStatusCode&gt;</w:delText>
        </w:r>
      </w:del>
    </w:p>
    <w:p w14:paraId="29EC6F8A" w14:textId="77777777" w:rsidR="00400FDC" w:rsidRPr="004B61A7" w:rsidDel="004B61A7" w:rsidRDefault="00400FDC" w:rsidP="00400FDC">
      <w:pPr>
        <w:autoSpaceDE w:val="0"/>
        <w:autoSpaceDN w:val="0"/>
        <w:adjustRightInd w:val="0"/>
        <w:spacing w:after="0" w:line="240" w:lineRule="auto"/>
        <w:ind w:left="3178" w:firstLine="227"/>
        <w:rPr>
          <w:del w:id="4249" w:author="Marciante, Teresa Lucia (IT - Roma)" w:date="2019-02-07T19:10:00Z"/>
          <w:rFonts w:ascii="Garamond" w:hAnsi="Garamond" w:cs="Courier New"/>
          <w:sz w:val="18"/>
          <w:szCs w:val="18"/>
        </w:rPr>
      </w:pPr>
      <w:del w:id="4250" w:author="Marciante, Teresa Lucia (IT - Roma)" w:date="2019-02-07T19:10:00Z">
        <w:r w:rsidRPr="004B61A7" w:rsidDel="004B61A7">
          <w:rPr>
            <w:rFonts w:ascii="Garamond" w:hAnsi="Garamond" w:cs="Courier New"/>
            <w:sz w:val="18"/>
            <w:szCs w:val="18"/>
          </w:rPr>
          <w:delText>&lt;/cac:LineItem&gt;</w:delText>
        </w:r>
      </w:del>
    </w:p>
    <w:p w14:paraId="6E7FBB93" w14:textId="77777777" w:rsidR="00400FDC" w:rsidRPr="004B61A7" w:rsidDel="004B61A7" w:rsidRDefault="00400FDC" w:rsidP="00400FDC">
      <w:pPr>
        <w:autoSpaceDE w:val="0"/>
        <w:autoSpaceDN w:val="0"/>
        <w:adjustRightInd w:val="0"/>
        <w:spacing w:after="0" w:line="240" w:lineRule="auto"/>
        <w:ind w:left="2951" w:firstLine="227"/>
        <w:rPr>
          <w:del w:id="4251" w:author="Marciante, Teresa Lucia (IT - Roma)" w:date="2019-02-07T19:10:00Z"/>
          <w:rFonts w:ascii="Garamond" w:hAnsi="Garamond" w:cs="Courier New"/>
          <w:sz w:val="18"/>
          <w:szCs w:val="18"/>
        </w:rPr>
      </w:pPr>
      <w:del w:id="4252" w:author="Marciante, Teresa Lucia (IT - Roma)" w:date="2019-02-07T19:10:00Z">
        <w:r w:rsidRPr="004B61A7" w:rsidDel="004B61A7">
          <w:rPr>
            <w:rFonts w:ascii="Garamond" w:hAnsi="Garamond" w:cs="Courier New"/>
            <w:sz w:val="18"/>
            <w:szCs w:val="18"/>
          </w:rPr>
          <w:delText>&lt;/cac:OrderLine&gt;</w:delText>
        </w:r>
      </w:del>
    </w:p>
    <w:p w14:paraId="354BEA51" w14:textId="77777777" w:rsidR="009F5563" w:rsidRPr="004B61A7" w:rsidDel="004B61A7" w:rsidRDefault="009F5563" w:rsidP="00400FDC">
      <w:pPr>
        <w:autoSpaceDE w:val="0"/>
        <w:autoSpaceDN w:val="0"/>
        <w:adjustRightInd w:val="0"/>
        <w:spacing w:after="0" w:line="240" w:lineRule="auto"/>
        <w:ind w:left="2951" w:firstLine="227"/>
        <w:rPr>
          <w:del w:id="4253" w:author="Marciante, Teresa Lucia (IT - Roma)" w:date="2019-02-07T19:10:00Z"/>
          <w:rFonts w:ascii="Garamond" w:hAnsi="Garamond" w:cs="Courier New"/>
          <w:sz w:val="16"/>
          <w:szCs w:val="18"/>
        </w:rPr>
      </w:pPr>
    </w:p>
    <w:p w14:paraId="3C68FF44" w14:textId="77777777" w:rsidR="00B227BA" w:rsidRPr="004B61A7" w:rsidDel="004B61A7" w:rsidRDefault="004B61B7" w:rsidP="00763A59">
      <w:pPr>
        <w:pStyle w:val="BodyText"/>
        <w:numPr>
          <w:ilvl w:val="0"/>
          <w:numId w:val="38"/>
        </w:numPr>
        <w:rPr>
          <w:del w:id="4254" w:author="Marciante, Teresa Lucia (IT - Roma)" w:date="2019-02-07T19:10:00Z"/>
        </w:rPr>
      </w:pPr>
      <w:del w:id="4255" w:author="Marciante, Teresa Lucia (IT - Roma)" w:date="2019-02-07T19:10:00Z">
        <w:r w:rsidRPr="004B61A7" w:rsidDel="004B61A7">
          <w:delText>S</w:delText>
        </w:r>
        <w:r w:rsidR="00B227BA" w:rsidRPr="004B61A7" w:rsidDel="004B61A7">
          <w:delText xml:space="preserve">e </w:delText>
        </w:r>
        <w:r w:rsidR="00587BAD" w:rsidRPr="004B61A7" w:rsidDel="004B61A7">
          <w:delText>è una</w:delText>
        </w:r>
        <w:r w:rsidR="00B227BA" w:rsidRPr="004B61A7" w:rsidDel="004B61A7">
          <w:delText xml:space="preserve"> Risposta </w:delText>
        </w:r>
        <w:r w:rsidR="00587BAD" w:rsidRPr="004B61A7" w:rsidDel="004B61A7">
          <w:delText>di accettazione o di</w:delText>
        </w:r>
        <w:r w:rsidR="00B227BA" w:rsidRPr="004B61A7" w:rsidDel="004B61A7">
          <w:delText xml:space="preserve"> </w:delText>
        </w:r>
        <w:r w:rsidR="00914B26" w:rsidRPr="004B61A7" w:rsidDel="004B61A7">
          <w:delText>diniego o, non</w:delText>
        </w:r>
        <w:r w:rsidR="009F5563" w:rsidRPr="004B61A7" w:rsidDel="004B61A7">
          <w:delText xml:space="preserve"> deve contenere linee d’ordine.</w:delText>
        </w:r>
      </w:del>
    </w:p>
    <w:p w14:paraId="2315A561" w14:textId="77777777" w:rsidR="0006672D" w:rsidRPr="004B61A7" w:rsidDel="004B61A7" w:rsidRDefault="0006672D">
      <w:pPr>
        <w:rPr>
          <w:del w:id="4256" w:author="Marciante, Teresa Lucia (IT - Roma)" w:date="2019-02-07T19:10:00Z"/>
          <w:rFonts w:ascii="Frutiger LT 45 Light" w:eastAsia="Times New Roman" w:hAnsi="Frutiger LT 45 Light" w:cs="Times New Roman"/>
          <w:b/>
          <w:u w:val="single"/>
        </w:rPr>
      </w:pPr>
      <w:del w:id="4257" w:author="Marciante, Teresa Lucia (IT - Roma)" w:date="2019-02-07T19:10:00Z">
        <w:r w:rsidRPr="004B61A7" w:rsidDel="004B61A7">
          <w:rPr>
            <w:b/>
            <w:u w:val="single"/>
          </w:rPr>
          <w:br w:type="page"/>
        </w:r>
      </w:del>
    </w:p>
    <w:p w14:paraId="10762D45" w14:textId="77777777" w:rsidR="006C541D" w:rsidRPr="004B61A7" w:rsidDel="004B61A7" w:rsidRDefault="00F402A5" w:rsidP="00F402A5">
      <w:pPr>
        <w:pStyle w:val="Heading4"/>
        <w:numPr>
          <w:ilvl w:val="3"/>
          <w:numId w:val="1"/>
        </w:numPr>
        <w:rPr>
          <w:del w:id="4258" w:author="Marciante, Teresa Lucia (IT - Roma)" w:date="2019-02-07T19:10:00Z"/>
        </w:rPr>
      </w:pPr>
      <w:bookmarkStart w:id="4259" w:name="_Ref534872629"/>
      <w:bookmarkStart w:id="4260" w:name="_Toc459567"/>
      <w:del w:id="4261" w:author="Marciante, Teresa Lucia (IT - Roma)" w:date="2019-02-07T19:10:00Z">
        <w:r w:rsidRPr="004B61A7" w:rsidDel="004B61A7">
          <w:delText>Istruzioni particolari per l’</w:delText>
        </w:r>
        <w:r w:rsidR="006113A1" w:rsidRPr="004B61A7" w:rsidDel="004B61A7">
          <w:delText>Ordine di riscontro</w:delText>
        </w:r>
        <w:bookmarkEnd w:id="4259"/>
        <w:bookmarkEnd w:id="4260"/>
      </w:del>
    </w:p>
    <w:p w14:paraId="20B357EE" w14:textId="77777777" w:rsidR="00237AAD" w:rsidRPr="004B61A7" w:rsidDel="004B61A7" w:rsidRDefault="00237AAD" w:rsidP="00237AAD">
      <w:pPr>
        <w:pStyle w:val="BodyText"/>
        <w:rPr>
          <w:del w:id="4262" w:author="Marciante, Teresa Lucia (IT - Roma)" w:date="2019-02-07T19:10:00Z"/>
        </w:rPr>
      </w:pPr>
      <w:del w:id="4263" w:author="Marciante, Teresa Lucia (IT - Roma)" w:date="2019-02-07T19:10:00Z">
        <w:r w:rsidRPr="004B61A7" w:rsidDel="004B61A7">
          <w:delText xml:space="preserve">Al fine di agevolare l’interpretazione delle istruzioni che seguono, si rammenta che (v. Paragrafo </w:delText>
        </w:r>
        <w:r w:rsidR="00A34DD2" w:rsidRPr="004B61A7" w:rsidDel="004B61A7">
          <w:fldChar w:fldCharType="begin"/>
        </w:r>
        <w:r w:rsidRPr="004B61A7" w:rsidDel="004B61A7">
          <w:delInstrText xml:space="preserve"> REF _Ref534718238 \r \h </w:delInstrText>
        </w:r>
        <w:r w:rsidR="006F0184" w:rsidRPr="004B61A7" w:rsidDel="004B61A7">
          <w:delInstrText xml:space="preserve"> \* MERGEFORMAT </w:delInstrText>
        </w:r>
        <w:r w:rsidR="00A34DD2" w:rsidRPr="004B61A7" w:rsidDel="004B61A7">
          <w:fldChar w:fldCharType="separate"/>
        </w:r>
        <w:r w:rsidRPr="004B61A7" w:rsidDel="004B61A7">
          <w:delText>2.3.2.4</w:delText>
        </w:r>
        <w:r w:rsidR="00A34DD2" w:rsidRPr="004B61A7" w:rsidDel="004B61A7">
          <w:fldChar w:fldCharType="end"/>
        </w:r>
        <w:r w:rsidRPr="004B61A7" w:rsidDel="004B61A7">
          <w:delText>):</w:delText>
        </w:r>
      </w:del>
    </w:p>
    <w:p w14:paraId="1B411137" w14:textId="77777777" w:rsidR="00237AAD" w:rsidRPr="004B61A7" w:rsidDel="004B61A7" w:rsidRDefault="00237AAD" w:rsidP="00237AAD">
      <w:pPr>
        <w:pStyle w:val="BodyText"/>
        <w:numPr>
          <w:ilvl w:val="0"/>
          <w:numId w:val="8"/>
        </w:numPr>
        <w:rPr>
          <w:del w:id="4264" w:author="Marciante, Teresa Lucia (IT - Roma)" w:date="2019-02-07T19:10:00Z"/>
        </w:rPr>
      </w:pPr>
      <w:del w:id="4265" w:author="Marciante, Teresa Lucia (IT - Roma)" w:date="2019-02-07T19:10:00Z">
        <w:r w:rsidRPr="004B61A7" w:rsidDel="004B61A7">
          <w:delText>l’</w:delText>
        </w:r>
        <w:r w:rsidR="006113A1" w:rsidRPr="004B61A7" w:rsidDel="004B61A7">
          <w:delText>Ordine di riscontro</w:delText>
        </w:r>
        <w:r w:rsidRPr="004B61A7" w:rsidDel="004B61A7">
          <w:delText xml:space="preserve"> può essere di </w:delText>
        </w:r>
        <w:r w:rsidR="00E3608D" w:rsidRPr="004B61A7" w:rsidDel="004B61A7">
          <w:delText>conferma</w:delText>
        </w:r>
        <w:r w:rsidRPr="004B61A7" w:rsidDel="004B61A7">
          <w:delText>, di diniego o sostitutivo;</w:delText>
        </w:r>
      </w:del>
    </w:p>
    <w:p w14:paraId="2A3E36F6" w14:textId="77777777" w:rsidR="00237AAD" w:rsidRPr="004B61A7" w:rsidDel="004B61A7" w:rsidRDefault="00237AAD" w:rsidP="00237AAD">
      <w:pPr>
        <w:pStyle w:val="BodyText"/>
        <w:numPr>
          <w:ilvl w:val="0"/>
          <w:numId w:val="8"/>
        </w:numPr>
        <w:rPr>
          <w:del w:id="4266" w:author="Marciante, Teresa Lucia (IT - Roma)" w:date="2019-02-07T19:10:00Z"/>
        </w:rPr>
      </w:pPr>
      <w:del w:id="4267" w:author="Marciante, Teresa Lucia (IT - Roma)" w:date="2019-02-07T19:10:00Z">
        <w:r w:rsidRPr="004B61A7" w:rsidDel="004B61A7">
          <w:delText>il soggetto che emette l’</w:delText>
        </w:r>
        <w:r w:rsidR="006113A1" w:rsidRPr="004B61A7" w:rsidDel="004B61A7">
          <w:delText>Ordine di riscontro</w:delText>
        </w:r>
        <w:r w:rsidRPr="004B61A7" w:rsidDel="004B61A7">
          <w:delText xml:space="preserve"> è sempre il Cliente.</w:delText>
        </w:r>
      </w:del>
    </w:p>
    <w:p w14:paraId="2FCF35E3" w14:textId="77777777" w:rsidR="00745168" w:rsidRPr="004B61A7" w:rsidDel="004B61A7" w:rsidRDefault="00745168" w:rsidP="00745168">
      <w:pPr>
        <w:pStyle w:val="BodyText"/>
        <w:ind w:left="800"/>
        <w:rPr>
          <w:del w:id="4268" w:author="Marciante, Teresa Lucia (IT - Roma)" w:date="2019-02-07T19:10:00Z"/>
        </w:rPr>
      </w:pPr>
      <w:del w:id="4269" w:author="Marciante, Teresa Lucia (IT - Roma)" w:date="2019-02-07T19:10:00Z">
        <w:r w:rsidRPr="004B61A7" w:rsidDel="004B61A7">
          <w:delText>Inoltre, a seconda che l’</w:delText>
        </w:r>
        <w:r w:rsidR="006113A1" w:rsidRPr="004B61A7" w:rsidDel="004B61A7">
          <w:delText>Ordine di riscontro</w:delText>
        </w:r>
        <w:r w:rsidRPr="004B61A7" w:rsidDel="004B61A7">
          <w:delText xml:space="preserve"> sia riferito a una Risposta o a un Ordine pre-concordato, il processo utilizzato può essere, rispettivamente, quello di Ordinazione completa (v. Paragrafo </w:delText>
        </w:r>
        <w:r w:rsidR="00A34DD2" w:rsidRPr="004B61A7" w:rsidDel="004B61A7">
          <w:fldChar w:fldCharType="begin"/>
        </w:r>
        <w:r w:rsidRPr="004B61A7" w:rsidDel="004B61A7">
          <w:delInstrText xml:space="preserve"> REF _Ref534901729 \r \h </w:delInstrText>
        </w:r>
        <w:r w:rsidR="006F0184" w:rsidRPr="004B61A7" w:rsidDel="004B61A7">
          <w:delInstrText xml:space="preserve"> \* MERGEFORMAT </w:delInstrText>
        </w:r>
        <w:r w:rsidR="00A34DD2" w:rsidRPr="004B61A7" w:rsidDel="004B61A7">
          <w:fldChar w:fldCharType="separate"/>
        </w:r>
        <w:r w:rsidRPr="004B61A7" w:rsidDel="004B61A7">
          <w:delText>2.4.3</w:delText>
        </w:r>
        <w:r w:rsidR="00A34DD2" w:rsidRPr="004B61A7" w:rsidDel="004B61A7">
          <w:fldChar w:fldCharType="end"/>
        </w:r>
        <w:r w:rsidRPr="004B61A7" w:rsidDel="004B61A7">
          <w:delText xml:space="preserve">) o quello di Ordinazione pre-concordata (v. Paragrafo </w:delText>
        </w:r>
        <w:r w:rsidR="00A34DD2" w:rsidRPr="004B61A7" w:rsidDel="004B61A7">
          <w:fldChar w:fldCharType="begin"/>
        </w:r>
        <w:r w:rsidRPr="004B61A7" w:rsidDel="004B61A7">
          <w:delInstrText xml:space="preserve"> REF _Ref534909702 \r \h </w:delInstrText>
        </w:r>
        <w:r w:rsidR="006F0184" w:rsidRPr="004B61A7" w:rsidDel="004B61A7">
          <w:delInstrText xml:space="preserve"> \* MERGEFORMAT </w:delInstrText>
        </w:r>
        <w:r w:rsidR="00A34DD2" w:rsidRPr="004B61A7" w:rsidDel="004B61A7">
          <w:fldChar w:fldCharType="separate"/>
        </w:r>
        <w:r w:rsidRPr="004B61A7" w:rsidDel="004B61A7">
          <w:delText>2.4.4</w:delText>
        </w:r>
        <w:r w:rsidR="00A34DD2" w:rsidRPr="004B61A7" w:rsidDel="004B61A7">
          <w:fldChar w:fldCharType="end"/>
        </w:r>
        <w:r w:rsidRPr="004B61A7" w:rsidDel="004B61A7">
          <w:delText>).</w:delText>
        </w:r>
      </w:del>
    </w:p>
    <w:p w14:paraId="3B5319FC" w14:textId="77777777" w:rsidR="00745168" w:rsidRPr="004B61A7" w:rsidDel="004B61A7" w:rsidRDefault="00745168" w:rsidP="00745168">
      <w:pPr>
        <w:pStyle w:val="BodyText"/>
        <w:rPr>
          <w:del w:id="4270" w:author="Marciante, Teresa Lucia (IT - Roma)" w:date="2019-02-07T19:10:00Z"/>
        </w:rPr>
      </w:pPr>
      <w:del w:id="4271" w:author="Marciante, Teresa Lucia (IT - Roma)" w:date="2019-02-07T19:10:00Z">
        <w:r w:rsidRPr="004B61A7" w:rsidDel="004B61A7">
          <w:delText xml:space="preserve">Di seguito le istruzioni particolari per l’emissione dell’Ordine. Per ciascuna regola viene fornito un breve esempio tratto dai casi riportati nel Paragrafo </w:delText>
        </w:r>
        <w:r w:rsidR="00221ED6" w:rsidRPr="004B61A7" w:rsidDel="004B61A7">
          <w:fldChar w:fldCharType="begin"/>
        </w:r>
        <w:r w:rsidR="00221ED6" w:rsidRPr="004B61A7" w:rsidDel="004B61A7">
          <w:delInstrText xml:space="preserve"> REF _Ref536481743 \r \h </w:delInstrText>
        </w:r>
        <w:r w:rsidR="006F0184" w:rsidRPr="004B61A7" w:rsidDel="004B61A7">
          <w:delInstrText xml:space="preserve"> \* MERGEFORMAT </w:delInstrText>
        </w:r>
        <w:r w:rsidR="00221ED6" w:rsidRPr="004B61A7" w:rsidDel="004B61A7">
          <w:fldChar w:fldCharType="separate"/>
        </w:r>
        <w:r w:rsidR="00221ED6" w:rsidRPr="004B61A7" w:rsidDel="004B61A7">
          <w:delText>3.5.4</w:delText>
        </w:r>
        <w:r w:rsidR="00221ED6" w:rsidRPr="004B61A7" w:rsidDel="004B61A7">
          <w:fldChar w:fldCharType="end"/>
        </w:r>
        <w:r w:rsidRPr="004B61A7" w:rsidDel="004B61A7">
          <w:delText xml:space="preserve">. </w:delText>
        </w:r>
      </w:del>
    </w:p>
    <w:p w14:paraId="7E18AE30" w14:textId="77777777" w:rsidR="00745168" w:rsidRPr="004B61A7" w:rsidDel="004B61A7" w:rsidRDefault="00745168" w:rsidP="00763A59">
      <w:pPr>
        <w:pStyle w:val="BodyText"/>
        <w:numPr>
          <w:ilvl w:val="0"/>
          <w:numId w:val="39"/>
        </w:numPr>
        <w:rPr>
          <w:del w:id="4272" w:author="Marciante, Teresa Lucia (IT - Roma)" w:date="2019-02-07T19:10:00Z"/>
        </w:rPr>
      </w:pPr>
      <w:del w:id="4273" w:author="Marciante, Teresa Lucia (IT - Roma)" w:date="2019-02-07T19:10:00Z">
        <w:r w:rsidRPr="004B61A7" w:rsidDel="004B61A7">
          <w:delText xml:space="preserve">Occorre indicare nel campo “CustomizationID” il valore corrispondente al formato Order </w:delText>
        </w:r>
        <w:r w:rsidR="00B67BC7" w:rsidRPr="004B61A7" w:rsidDel="004B61A7">
          <w:delText>t</w:delText>
        </w:r>
        <w:r w:rsidRPr="004B61A7" w:rsidDel="004B61A7">
          <w:delText>ransaction.</w:delText>
        </w:r>
      </w:del>
    </w:p>
    <w:p w14:paraId="13DF58E2" w14:textId="77777777" w:rsidR="00745168" w:rsidRPr="004B61A7" w:rsidDel="004B61A7" w:rsidRDefault="00745168" w:rsidP="00745168">
      <w:pPr>
        <w:autoSpaceDE w:val="0"/>
        <w:autoSpaceDN w:val="0"/>
        <w:adjustRightInd w:val="0"/>
        <w:spacing w:after="0" w:line="240" w:lineRule="auto"/>
        <w:ind w:left="2497" w:firstLine="227"/>
        <w:rPr>
          <w:del w:id="4274" w:author="Marciante, Teresa Lucia (IT - Roma)" w:date="2019-02-07T19:10:00Z"/>
          <w:rFonts w:ascii="Garamond" w:hAnsi="Garamond" w:cs="Courier New"/>
          <w:sz w:val="18"/>
          <w:szCs w:val="18"/>
        </w:rPr>
      </w:pPr>
    </w:p>
    <w:p w14:paraId="7A6189E0" w14:textId="77777777" w:rsidR="00745168" w:rsidRPr="00A9627F" w:rsidDel="004B61A7" w:rsidRDefault="00745168" w:rsidP="00745168">
      <w:pPr>
        <w:autoSpaceDE w:val="0"/>
        <w:autoSpaceDN w:val="0"/>
        <w:adjustRightInd w:val="0"/>
        <w:spacing w:after="0" w:line="240" w:lineRule="auto"/>
        <w:ind w:left="2497" w:firstLine="227"/>
        <w:rPr>
          <w:del w:id="4275" w:author="Marciante, Teresa Lucia (IT - Roma)" w:date="2019-02-07T19:10:00Z"/>
          <w:rFonts w:ascii="Garamond" w:hAnsi="Garamond" w:cs="Courier New"/>
          <w:sz w:val="18"/>
          <w:szCs w:val="18"/>
        </w:rPr>
      </w:pPr>
      <w:del w:id="4276" w:author="Marciante, Teresa Lucia (IT - Roma)" w:date="2019-02-07T19:10:00Z">
        <w:r w:rsidRPr="00A9627F" w:rsidDel="004B61A7">
          <w:rPr>
            <w:rFonts w:ascii="Garamond" w:hAnsi="Garamond" w:cs="Courier New"/>
            <w:sz w:val="18"/>
            <w:szCs w:val="18"/>
          </w:rPr>
          <w:delText>&lt;cbc:CustomizationID&gt;urn:fdc:peppol.eu:poacc:trns:order:3&lt;cbc:CustomizationID&gt;</w:delText>
        </w:r>
      </w:del>
    </w:p>
    <w:p w14:paraId="0AF343EC" w14:textId="77777777" w:rsidR="00745168" w:rsidRPr="00A9627F" w:rsidDel="004B61A7" w:rsidRDefault="00745168" w:rsidP="00745168">
      <w:pPr>
        <w:autoSpaceDE w:val="0"/>
        <w:autoSpaceDN w:val="0"/>
        <w:adjustRightInd w:val="0"/>
        <w:spacing w:after="0" w:line="240" w:lineRule="auto"/>
        <w:ind w:left="2497" w:firstLine="227"/>
        <w:rPr>
          <w:del w:id="4277" w:author="Marciante, Teresa Lucia (IT - Roma)" w:date="2019-02-07T19:10:00Z"/>
          <w:rFonts w:ascii="Garamond" w:hAnsi="Garamond" w:cs="Courier New"/>
          <w:sz w:val="18"/>
          <w:szCs w:val="18"/>
        </w:rPr>
      </w:pPr>
    </w:p>
    <w:p w14:paraId="31817DCA" w14:textId="77777777" w:rsidR="00745168" w:rsidRPr="004B61A7" w:rsidDel="004B61A7" w:rsidRDefault="00745168" w:rsidP="00763A59">
      <w:pPr>
        <w:pStyle w:val="BodyText"/>
        <w:numPr>
          <w:ilvl w:val="0"/>
          <w:numId w:val="39"/>
        </w:numPr>
        <w:rPr>
          <w:del w:id="4278" w:author="Marciante, Teresa Lucia (IT - Roma)" w:date="2019-02-07T19:10:00Z"/>
        </w:rPr>
      </w:pPr>
      <w:del w:id="4279" w:author="Marciante, Teresa Lucia (IT - Roma)" w:date="2019-02-07T19:10:00Z">
        <w:r w:rsidRPr="004B61A7" w:rsidDel="004B61A7">
          <w:delText>Occorre indicare nel campo “ProfileID” il valore corrispondente al processo che si intende utilizzare:</w:delText>
        </w:r>
      </w:del>
    </w:p>
    <w:p w14:paraId="4FC38C0B" w14:textId="77777777" w:rsidR="00745168" w:rsidRPr="004B61A7" w:rsidDel="004B61A7" w:rsidRDefault="00745168" w:rsidP="00763A59">
      <w:pPr>
        <w:pStyle w:val="BodyText"/>
        <w:numPr>
          <w:ilvl w:val="0"/>
          <w:numId w:val="27"/>
        </w:numPr>
        <w:rPr>
          <w:del w:id="4280" w:author="Marciante, Teresa Lucia (IT - Roma)" w:date="2019-02-07T19:10:00Z"/>
        </w:rPr>
      </w:pPr>
      <w:del w:id="4281" w:author="Marciante, Teresa Lucia (IT - Roma)" w:date="2019-02-07T19:10:00Z">
        <w:r w:rsidRPr="004B61A7" w:rsidDel="004B61A7">
          <w:delText>per l’Ordinazione completa è “urn:fdc:peppol.eu:poacc:bis:ordering:3”;</w:delText>
        </w:r>
      </w:del>
    </w:p>
    <w:p w14:paraId="1BE05DC9" w14:textId="77777777" w:rsidR="00745168" w:rsidRPr="004B61A7" w:rsidDel="004B61A7" w:rsidRDefault="00745168" w:rsidP="00763A59">
      <w:pPr>
        <w:pStyle w:val="BodyText"/>
        <w:numPr>
          <w:ilvl w:val="0"/>
          <w:numId w:val="27"/>
        </w:numPr>
        <w:rPr>
          <w:del w:id="4282" w:author="Marciante, Teresa Lucia (IT - Roma)" w:date="2019-02-07T19:10:00Z"/>
        </w:rPr>
      </w:pPr>
      <w:del w:id="4283" w:author="Marciante, Teresa Lucia (IT - Roma)" w:date="2019-02-07T19:10:00Z">
        <w:r w:rsidRPr="004B61A7" w:rsidDel="004B61A7">
          <w:delText>per l’Ordinazione pre-concordata è “urn:fdc:peppol.eu:poacc:bis:order_ agreement:3”.</w:delText>
        </w:r>
      </w:del>
    </w:p>
    <w:p w14:paraId="097AAF0E" w14:textId="77777777" w:rsidR="00745168" w:rsidRPr="004B61A7" w:rsidDel="004B61A7" w:rsidRDefault="00745168" w:rsidP="00745168">
      <w:pPr>
        <w:autoSpaceDE w:val="0"/>
        <w:autoSpaceDN w:val="0"/>
        <w:adjustRightInd w:val="0"/>
        <w:spacing w:after="0" w:line="240" w:lineRule="auto"/>
        <w:ind w:left="1135" w:firstLine="227"/>
        <w:rPr>
          <w:del w:id="4284" w:author="Marciante, Teresa Lucia (IT - Roma)" w:date="2019-02-07T19:10:00Z"/>
          <w:rFonts w:ascii="Garamond" w:hAnsi="Garamond" w:cs="Courier New"/>
          <w:sz w:val="18"/>
          <w:szCs w:val="18"/>
        </w:rPr>
      </w:pPr>
    </w:p>
    <w:p w14:paraId="429A670E" w14:textId="77777777" w:rsidR="00745168" w:rsidRPr="00A9627F" w:rsidDel="004B61A7" w:rsidRDefault="00745168" w:rsidP="00745168">
      <w:pPr>
        <w:autoSpaceDE w:val="0"/>
        <w:autoSpaceDN w:val="0"/>
        <w:adjustRightInd w:val="0"/>
        <w:spacing w:after="0" w:line="240" w:lineRule="auto"/>
        <w:ind w:left="2497" w:firstLine="227"/>
        <w:rPr>
          <w:del w:id="4285" w:author="Marciante, Teresa Lucia (IT - Roma)" w:date="2019-02-07T19:10:00Z"/>
          <w:rFonts w:ascii="Garamond" w:hAnsi="Garamond" w:cs="Courier New"/>
          <w:sz w:val="18"/>
          <w:szCs w:val="18"/>
        </w:rPr>
      </w:pPr>
      <w:del w:id="4286" w:author="Marciante, Teresa Lucia (IT - Roma)" w:date="2019-02-07T19:10:00Z">
        <w:r w:rsidRPr="00A9627F" w:rsidDel="004B61A7">
          <w:rPr>
            <w:rFonts w:ascii="Garamond" w:hAnsi="Garamond" w:cs="Courier New"/>
            <w:sz w:val="18"/>
            <w:szCs w:val="18"/>
          </w:rPr>
          <w:delText>&lt;cbc:ProfileID&gt;urn:fdc:peppol.eu:poacc:bis:ordering:3&lt;/cbc:ProfileID&gt;</w:delText>
        </w:r>
      </w:del>
    </w:p>
    <w:p w14:paraId="38705C0D" w14:textId="77777777" w:rsidR="00745168" w:rsidRPr="00A9627F" w:rsidDel="004B61A7" w:rsidRDefault="00745168" w:rsidP="00745168">
      <w:pPr>
        <w:autoSpaceDE w:val="0"/>
        <w:autoSpaceDN w:val="0"/>
        <w:adjustRightInd w:val="0"/>
        <w:spacing w:after="0" w:line="240" w:lineRule="auto"/>
        <w:ind w:left="2724"/>
        <w:rPr>
          <w:del w:id="4287" w:author="Marciante, Teresa Lucia (IT - Roma)" w:date="2019-02-07T19:10:00Z"/>
          <w:rFonts w:ascii="Garamond" w:hAnsi="Garamond" w:cs="Courier New"/>
          <w:sz w:val="18"/>
          <w:szCs w:val="18"/>
        </w:rPr>
      </w:pPr>
    </w:p>
    <w:p w14:paraId="49884201" w14:textId="77777777" w:rsidR="0006672D" w:rsidRPr="004B61A7" w:rsidDel="004B61A7" w:rsidRDefault="00745168" w:rsidP="00763A59">
      <w:pPr>
        <w:pStyle w:val="BodyText"/>
        <w:numPr>
          <w:ilvl w:val="0"/>
          <w:numId w:val="39"/>
        </w:numPr>
        <w:rPr>
          <w:del w:id="4288" w:author="Marciante, Teresa Lucia (IT - Roma)" w:date="2019-02-07T19:10:00Z"/>
        </w:rPr>
      </w:pPr>
      <w:del w:id="4289" w:author="Marciante, Teresa Lucia (IT - Roma)" w:date="2019-02-07T19:10:00Z">
        <w:r w:rsidRPr="004B61A7" w:rsidDel="004B61A7">
          <w:delText xml:space="preserve">Il campo “PartyIdendification/ID” dell’elemento “BuyerCustomerParty” è obbligatorio e deve essere presente con una sola istanza (cardinalità = 1), in quanto si tratta di uno dei tre elementi della Tripletta di identificazione (v. Paragrafo </w:delText>
        </w:r>
        <w:r w:rsidR="00A34DD2" w:rsidRPr="004B61A7" w:rsidDel="004B61A7">
          <w:fldChar w:fldCharType="begin"/>
        </w:r>
        <w:r w:rsidRPr="004B61A7" w:rsidDel="004B61A7">
          <w:delInstrText xml:space="preserve"> REF _Ref534644642 \r \h </w:delInstrText>
        </w:r>
        <w:r w:rsidR="006F0184" w:rsidRPr="004B61A7" w:rsidDel="004B61A7">
          <w:delInstrText xml:space="preserve"> \* MERGEFORMAT </w:delInstrText>
        </w:r>
        <w:r w:rsidR="00A34DD2" w:rsidRPr="004B61A7" w:rsidDel="004B61A7">
          <w:fldChar w:fldCharType="separate"/>
        </w:r>
        <w:r w:rsidRPr="004B61A7" w:rsidDel="004B61A7">
          <w:delText>2.5.1</w:delText>
        </w:r>
        <w:r w:rsidR="00A34DD2" w:rsidRPr="004B61A7" w:rsidDel="004B61A7">
          <w:fldChar w:fldCharType="end"/>
        </w:r>
        <w:r w:rsidRPr="004B61A7" w:rsidDel="004B61A7">
          <w:delText>).</w:delText>
        </w:r>
      </w:del>
    </w:p>
    <w:p w14:paraId="0B58EDB1" w14:textId="77777777" w:rsidR="00745168" w:rsidRPr="004B61A7" w:rsidDel="004B61A7" w:rsidRDefault="00745168" w:rsidP="00745168">
      <w:pPr>
        <w:pStyle w:val="BodyText"/>
        <w:ind w:left="1497"/>
        <w:contextualSpacing/>
        <w:rPr>
          <w:del w:id="4290" w:author="Marciante, Teresa Lucia (IT - Roma)" w:date="2019-02-07T19:10:00Z"/>
        </w:rPr>
      </w:pPr>
      <w:del w:id="4291" w:author="Marciante, Teresa Lucia (IT - Roma)" w:date="2019-02-07T19:10:00Z">
        <w:r w:rsidRPr="004B61A7" w:rsidDel="004B61A7">
          <w:delText>Inoltre, si raccomanda l’uso del codice unico di 6 caratteri presente in IPA.</w:delText>
        </w:r>
      </w:del>
    </w:p>
    <w:p w14:paraId="6DA36428" w14:textId="77777777" w:rsidR="0006672D" w:rsidRPr="004B61A7" w:rsidDel="004B61A7" w:rsidRDefault="0006672D" w:rsidP="0006672D">
      <w:pPr>
        <w:autoSpaceDE w:val="0"/>
        <w:autoSpaceDN w:val="0"/>
        <w:adjustRightInd w:val="0"/>
        <w:spacing w:after="0" w:line="240" w:lineRule="auto"/>
        <w:ind w:left="1362"/>
        <w:rPr>
          <w:del w:id="4292" w:author="Marciante, Teresa Lucia (IT - Roma)" w:date="2019-02-07T19:10:00Z"/>
          <w:rFonts w:ascii="Garamond" w:hAnsi="Garamond" w:cs="Courier New"/>
          <w:sz w:val="18"/>
          <w:szCs w:val="18"/>
        </w:rPr>
      </w:pPr>
    </w:p>
    <w:p w14:paraId="30464FF6" w14:textId="77777777" w:rsidR="00ED3BAA" w:rsidRPr="00A9627F" w:rsidDel="004B61A7" w:rsidRDefault="00281B79" w:rsidP="00ED3BAA">
      <w:pPr>
        <w:autoSpaceDE w:val="0"/>
        <w:autoSpaceDN w:val="0"/>
        <w:adjustRightInd w:val="0"/>
        <w:spacing w:after="0" w:line="240" w:lineRule="auto"/>
        <w:ind w:left="3119"/>
        <w:rPr>
          <w:del w:id="4293" w:author="Marciante, Teresa Lucia (IT - Roma)" w:date="2019-02-07T19:10:00Z"/>
          <w:rFonts w:ascii="Garamond" w:hAnsi="Garamond" w:cs="Courier New"/>
          <w:sz w:val="18"/>
          <w:szCs w:val="18"/>
        </w:rPr>
      </w:pPr>
      <w:del w:id="4294" w:author="Marciante, Teresa Lucia (IT - Roma)" w:date="2019-02-07T19:10:00Z">
        <w:r w:rsidRPr="004B61A7" w:rsidDel="004B61A7">
          <w:rPr>
            <w:rFonts w:ascii="Garamond" w:hAnsi="Garamond" w:cs="Courier New"/>
            <w:sz w:val="18"/>
            <w:szCs w:val="18"/>
          </w:rPr>
          <w:delText xml:space="preserve"> </w:delText>
        </w:r>
        <w:r w:rsidR="00ED3BAA" w:rsidRPr="00A9627F" w:rsidDel="004B61A7">
          <w:rPr>
            <w:rFonts w:ascii="Garamond" w:hAnsi="Garamond" w:cs="Courier New"/>
            <w:sz w:val="18"/>
            <w:szCs w:val="18"/>
          </w:rPr>
          <w:delText>&lt;cac:BuyerCustomerParty&gt;</w:delText>
        </w:r>
      </w:del>
    </w:p>
    <w:p w14:paraId="14766CE8" w14:textId="77777777" w:rsidR="00ED3BAA" w:rsidRPr="00A9627F" w:rsidDel="004B61A7" w:rsidRDefault="00ED3BAA" w:rsidP="00ED3BAA">
      <w:pPr>
        <w:autoSpaceDE w:val="0"/>
        <w:autoSpaceDN w:val="0"/>
        <w:adjustRightInd w:val="0"/>
        <w:spacing w:after="0" w:line="240" w:lineRule="auto"/>
        <w:ind w:left="3346" w:firstLine="59"/>
        <w:rPr>
          <w:del w:id="4295" w:author="Marciante, Teresa Lucia (IT - Roma)" w:date="2019-02-07T19:10:00Z"/>
          <w:rFonts w:ascii="Garamond" w:hAnsi="Garamond" w:cs="Courier New"/>
          <w:sz w:val="18"/>
          <w:szCs w:val="18"/>
        </w:rPr>
      </w:pPr>
      <w:del w:id="4296" w:author="Marciante, Teresa Lucia (IT - Roma)" w:date="2019-02-07T19:10:00Z">
        <w:r w:rsidRPr="00A9627F" w:rsidDel="004B61A7">
          <w:rPr>
            <w:rFonts w:ascii="Garamond" w:hAnsi="Garamond" w:cs="Courier New"/>
            <w:sz w:val="18"/>
            <w:szCs w:val="18"/>
          </w:rPr>
          <w:delText>&lt;cac:Party&gt;</w:delText>
        </w:r>
      </w:del>
    </w:p>
    <w:p w14:paraId="1E3CC046" w14:textId="77777777" w:rsidR="00ED3BAA" w:rsidRPr="00A9627F" w:rsidDel="004B61A7" w:rsidRDefault="00ED3BAA" w:rsidP="00ED3BAA">
      <w:pPr>
        <w:autoSpaceDE w:val="0"/>
        <w:autoSpaceDN w:val="0"/>
        <w:adjustRightInd w:val="0"/>
        <w:spacing w:after="0" w:line="240" w:lineRule="auto"/>
        <w:ind w:left="3573" w:firstLine="59"/>
        <w:rPr>
          <w:del w:id="4297" w:author="Marciante, Teresa Lucia (IT - Roma)" w:date="2019-02-07T19:10:00Z"/>
          <w:rFonts w:ascii="Garamond" w:hAnsi="Garamond" w:cs="Courier New"/>
          <w:sz w:val="18"/>
          <w:szCs w:val="18"/>
        </w:rPr>
      </w:pPr>
      <w:del w:id="4298" w:author="Marciante, Teresa Lucia (IT - Roma)" w:date="2019-02-07T19:10:00Z">
        <w:r w:rsidRPr="00A9627F" w:rsidDel="004B61A7">
          <w:rPr>
            <w:rFonts w:ascii="Garamond" w:hAnsi="Garamond" w:cs="Courier New"/>
            <w:sz w:val="18"/>
            <w:szCs w:val="18"/>
          </w:rPr>
          <w:delText>&lt;cac:PartyIdentification&gt;</w:delText>
        </w:r>
      </w:del>
    </w:p>
    <w:p w14:paraId="1BA8F58E" w14:textId="77777777" w:rsidR="00ED3BAA" w:rsidRPr="00A9627F" w:rsidDel="004B61A7" w:rsidRDefault="00ED3BAA" w:rsidP="00ED3BAA">
      <w:pPr>
        <w:autoSpaceDE w:val="0"/>
        <w:autoSpaceDN w:val="0"/>
        <w:adjustRightInd w:val="0"/>
        <w:spacing w:after="0" w:line="240" w:lineRule="auto"/>
        <w:ind w:left="3119"/>
        <w:rPr>
          <w:del w:id="4299" w:author="Marciante, Teresa Lucia (IT - Roma)" w:date="2019-02-07T19:10:00Z"/>
          <w:rFonts w:ascii="Garamond" w:hAnsi="Garamond" w:cs="Courier New"/>
          <w:sz w:val="18"/>
          <w:szCs w:val="18"/>
        </w:rPr>
      </w:pPr>
      <w:del w:id="4300" w:author="Marciante, Teresa Lucia (IT - Roma)" w:date="2019-02-07T19:10:00Z">
        <w:r w:rsidRPr="00A9627F" w:rsidDel="004B61A7">
          <w:rPr>
            <w:rFonts w:ascii="Garamond" w:hAnsi="Garamond" w:cs="Courier New"/>
            <w:sz w:val="18"/>
            <w:szCs w:val="18"/>
          </w:rPr>
          <w:tab/>
        </w:r>
        <w:r w:rsidRPr="00A9627F" w:rsidDel="004B61A7">
          <w:rPr>
            <w:rFonts w:ascii="Garamond" w:hAnsi="Garamond" w:cs="Courier New"/>
            <w:sz w:val="18"/>
            <w:szCs w:val="18"/>
          </w:rPr>
          <w:tab/>
        </w:r>
        <w:r w:rsidRPr="00A9627F" w:rsidDel="004B61A7">
          <w:rPr>
            <w:rFonts w:ascii="Garamond" w:hAnsi="Garamond" w:cs="Courier New"/>
            <w:sz w:val="18"/>
            <w:szCs w:val="18"/>
          </w:rPr>
          <w:tab/>
        </w:r>
        <w:r w:rsidRPr="00A9627F" w:rsidDel="004B61A7">
          <w:rPr>
            <w:rFonts w:ascii="Garamond" w:hAnsi="Garamond" w:cs="Courier New"/>
            <w:sz w:val="18"/>
            <w:szCs w:val="18"/>
          </w:rPr>
          <w:tab/>
          <w:delText>&lt;cbc:ID schemeID=”IT:IPA”&gt;aaaaaa&lt;/cbc:ID&gt;</w:delText>
        </w:r>
      </w:del>
    </w:p>
    <w:p w14:paraId="3BE0FDEF" w14:textId="77777777" w:rsidR="00ED3BAA" w:rsidRPr="00A9627F" w:rsidDel="004B61A7" w:rsidRDefault="00ED3BAA" w:rsidP="00ED3BAA">
      <w:pPr>
        <w:autoSpaceDE w:val="0"/>
        <w:autoSpaceDN w:val="0"/>
        <w:adjustRightInd w:val="0"/>
        <w:spacing w:after="0" w:line="240" w:lineRule="auto"/>
        <w:ind w:left="3573" w:firstLine="59"/>
        <w:rPr>
          <w:del w:id="4301" w:author="Marciante, Teresa Lucia (IT - Roma)" w:date="2019-02-07T19:10:00Z"/>
          <w:rFonts w:ascii="Garamond" w:hAnsi="Garamond" w:cs="Courier New"/>
          <w:sz w:val="18"/>
          <w:szCs w:val="18"/>
        </w:rPr>
      </w:pPr>
      <w:del w:id="4302" w:author="Marciante, Teresa Lucia (IT - Roma)" w:date="2019-02-07T19:10:00Z">
        <w:r w:rsidRPr="00A9627F" w:rsidDel="004B61A7">
          <w:rPr>
            <w:rFonts w:ascii="Garamond" w:hAnsi="Garamond" w:cs="Courier New"/>
            <w:sz w:val="18"/>
            <w:szCs w:val="18"/>
          </w:rPr>
          <w:delText>&lt;/cac:PartyIdentification&gt;</w:delText>
        </w:r>
      </w:del>
    </w:p>
    <w:p w14:paraId="417AA040" w14:textId="77777777" w:rsidR="00ED3BAA" w:rsidRPr="00A9627F" w:rsidDel="004B61A7" w:rsidRDefault="00ED3BAA" w:rsidP="00ED3BAA">
      <w:pPr>
        <w:autoSpaceDE w:val="0"/>
        <w:autoSpaceDN w:val="0"/>
        <w:adjustRightInd w:val="0"/>
        <w:spacing w:after="0" w:line="240" w:lineRule="auto"/>
        <w:ind w:left="3119" w:firstLine="59"/>
        <w:rPr>
          <w:del w:id="4303" w:author="Marciante, Teresa Lucia (IT - Roma)" w:date="2019-02-07T19:10:00Z"/>
          <w:rFonts w:ascii="Garamond" w:hAnsi="Garamond" w:cs="Courier New"/>
          <w:sz w:val="18"/>
          <w:szCs w:val="18"/>
        </w:rPr>
      </w:pPr>
      <w:del w:id="4304" w:author="Marciante, Teresa Lucia (IT - Roma)" w:date="2019-02-07T19:10:00Z">
        <w:r w:rsidRPr="00A9627F" w:rsidDel="004B61A7">
          <w:rPr>
            <w:rFonts w:ascii="Garamond" w:hAnsi="Garamond" w:cs="Courier New"/>
            <w:sz w:val="18"/>
            <w:szCs w:val="18"/>
          </w:rPr>
          <w:tab/>
        </w:r>
        <w:r w:rsidRPr="00A9627F" w:rsidDel="004B61A7">
          <w:rPr>
            <w:rFonts w:ascii="Garamond" w:hAnsi="Garamond" w:cs="Courier New"/>
            <w:sz w:val="18"/>
            <w:szCs w:val="18"/>
          </w:rPr>
          <w:tab/>
          <w:delText>&lt;cac:/Party&gt;</w:delText>
        </w:r>
      </w:del>
    </w:p>
    <w:p w14:paraId="18629CB5" w14:textId="77777777" w:rsidR="00ED3BAA" w:rsidRPr="00A9627F" w:rsidDel="004B61A7" w:rsidRDefault="00ED3BAA" w:rsidP="00ED3BAA">
      <w:pPr>
        <w:autoSpaceDE w:val="0"/>
        <w:autoSpaceDN w:val="0"/>
        <w:adjustRightInd w:val="0"/>
        <w:spacing w:after="0" w:line="240" w:lineRule="auto"/>
        <w:ind w:left="3119" w:firstLine="59"/>
        <w:rPr>
          <w:del w:id="4305" w:author="Marciante, Teresa Lucia (IT - Roma)" w:date="2019-02-07T19:10:00Z"/>
          <w:rFonts w:ascii="Garamond" w:hAnsi="Garamond" w:cs="Courier New"/>
          <w:sz w:val="18"/>
          <w:szCs w:val="18"/>
        </w:rPr>
      </w:pPr>
      <w:del w:id="4306" w:author="Marciante, Teresa Lucia (IT - Roma)" w:date="2019-02-07T19:10:00Z">
        <w:r w:rsidRPr="00A9627F" w:rsidDel="004B61A7">
          <w:rPr>
            <w:rFonts w:ascii="Garamond" w:hAnsi="Garamond" w:cs="Courier New"/>
            <w:sz w:val="18"/>
            <w:szCs w:val="18"/>
          </w:rPr>
          <w:delText>&lt;/cac:BuyerCustomerParty&gt;</w:delText>
        </w:r>
      </w:del>
    </w:p>
    <w:p w14:paraId="1A227CFC" w14:textId="77777777" w:rsidR="00576DD0" w:rsidRPr="00A9627F" w:rsidDel="004B61A7" w:rsidRDefault="00576DD0">
      <w:pPr>
        <w:rPr>
          <w:del w:id="4307" w:author="Marciante, Teresa Lucia (IT - Roma)" w:date="2019-02-07T19:10:00Z"/>
          <w:rFonts w:ascii="Frutiger LT 45 Light" w:eastAsia="Times New Roman" w:hAnsi="Frutiger LT 45 Light" w:cs="Times New Roman"/>
        </w:rPr>
      </w:pPr>
      <w:del w:id="4308" w:author="Marciante, Teresa Lucia (IT - Roma)" w:date="2019-02-07T19:10:00Z">
        <w:r w:rsidRPr="00A9627F" w:rsidDel="004B61A7">
          <w:br w:type="page"/>
        </w:r>
      </w:del>
    </w:p>
    <w:p w14:paraId="38218FFC" w14:textId="77777777" w:rsidR="000D4696" w:rsidRPr="004B61A7" w:rsidDel="004B61A7" w:rsidRDefault="000D4696" w:rsidP="00763A59">
      <w:pPr>
        <w:pStyle w:val="BodyText"/>
        <w:numPr>
          <w:ilvl w:val="0"/>
          <w:numId w:val="39"/>
        </w:numPr>
        <w:rPr>
          <w:del w:id="4309" w:author="Marciante, Teresa Lucia (IT - Roma)" w:date="2019-02-07T19:10:00Z"/>
        </w:rPr>
      </w:pPr>
      <w:del w:id="4310" w:author="Marciante, Teresa Lucia (IT - Roma)" w:date="2019-02-07T19:10:00Z">
        <w:r w:rsidRPr="004B61A7" w:rsidDel="004B61A7">
          <w:delText xml:space="preserve">nell’elemento “OrderDocumentReference” i seguenti campi sono obbligatori, in quanto costituiscono la Tripletta di identificazione (v. Paragrafo </w:delText>
        </w:r>
        <w:r w:rsidR="002F5F95" w:rsidRPr="004B61A7" w:rsidDel="004B61A7">
          <w:fldChar w:fldCharType="begin"/>
        </w:r>
        <w:r w:rsidR="002F5F95" w:rsidRPr="004B61A7" w:rsidDel="004B61A7">
          <w:delInstrText xml:space="preserve"> REF _Ref534644642 \r \h  \* MERGEFORMAT </w:delInstrText>
        </w:r>
        <w:r w:rsidR="002F5F95" w:rsidRPr="004B61A7" w:rsidDel="004B61A7">
          <w:fldChar w:fldCharType="separate"/>
        </w:r>
        <w:r w:rsidRPr="004B61A7" w:rsidDel="004B61A7">
          <w:delText>2.5.1</w:delText>
        </w:r>
        <w:r w:rsidR="002F5F95" w:rsidRPr="004B61A7" w:rsidDel="004B61A7">
          <w:fldChar w:fldCharType="end"/>
        </w:r>
        <w:r w:rsidRPr="004B61A7" w:rsidDel="004B61A7">
          <w:delText>) della Risposta o dell’Ordine</w:delText>
        </w:r>
        <w:r w:rsidR="00B67BC7" w:rsidRPr="004B61A7" w:rsidDel="004B61A7">
          <w:delText xml:space="preserve"> </w:delText>
        </w:r>
        <w:r w:rsidRPr="004B61A7" w:rsidDel="004B61A7">
          <w:delText>pre-concordato che si intende accettare, de</w:delText>
        </w:r>
        <w:r w:rsidR="00B67BC7" w:rsidRPr="004B61A7" w:rsidDel="004B61A7">
          <w:delText>c</w:delText>
        </w:r>
        <w:r w:rsidRPr="004B61A7" w:rsidDel="004B61A7">
          <w:delText>linare o sostituire:</w:delText>
        </w:r>
      </w:del>
    </w:p>
    <w:p w14:paraId="7A9D987A" w14:textId="77777777" w:rsidR="000D4696" w:rsidRPr="004B61A7" w:rsidDel="004B61A7" w:rsidRDefault="000D4696" w:rsidP="00763A59">
      <w:pPr>
        <w:pStyle w:val="BodyText"/>
        <w:numPr>
          <w:ilvl w:val="0"/>
          <w:numId w:val="27"/>
        </w:numPr>
        <w:rPr>
          <w:del w:id="4311" w:author="Marciante, Teresa Lucia (IT - Roma)" w:date="2019-02-07T19:10:00Z"/>
        </w:rPr>
      </w:pPr>
      <w:del w:id="4312" w:author="Marciante, Teresa Lucia (IT - Roma)" w:date="2019-02-07T19:10:00Z">
        <w:r w:rsidRPr="004B61A7" w:rsidDel="004B61A7">
          <w:delText>“ID”, valorizzato con l’identificativo della Risposta o dell’Ordine</w:delText>
        </w:r>
        <w:r w:rsidR="00C445E7" w:rsidRPr="004B61A7" w:rsidDel="004B61A7">
          <w:delText xml:space="preserve"> </w:delText>
        </w:r>
        <w:r w:rsidRPr="004B61A7" w:rsidDel="004B61A7">
          <w:delText>pre-concordato che si intende accettare, de</w:delText>
        </w:r>
        <w:r w:rsidR="00C445E7" w:rsidRPr="004B61A7" w:rsidDel="004B61A7">
          <w:delText>c</w:delText>
        </w:r>
        <w:r w:rsidRPr="004B61A7" w:rsidDel="004B61A7">
          <w:delText>linare o sostituire;</w:delText>
        </w:r>
      </w:del>
    </w:p>
    <w:p w14:paraId="0AEF69AC" w14:textId="77777777" w:rsidR="000D4696" w:rsidRPr="004B61A7" w:rsidDel="004B61A7" w:rsidRDefault="000D4696" w:rsidP="00763A59">
      <w:pPr>
        <w:pStyle w:val="BodyText"/>
        <w:numPr>
          <w:ilvl w:val="0"/>
          <w:numId w:val="27"/>
        </w:numPr>
        <w:rPr>
          <w:del w:id="4313" w:author="Marciante, Teresa Lucia (IT - Roma)" w:date="2019-02-07T19:10:00Z"/>
        </w:rPr>
      </w:pPr>
      <w:del w:id="4314" w:author="Marciante, Teresa Lucia (IT - Roma)" w:date="2019-02-07T19:10:00Z">
        <w:r w:rsidRPr="004B61A7" w:rsidDel="004B61A7">
          <w:delText>“IssueDate”, valorizzato con la data della Risposta o dell’Ordine</w:delText>
        </w:r>
        <w:r w:rsidR="00C445E7" w:rsidRPr="004B61A7" w:rsidDel="004B61A7">
          <w:delText xml:space="preserve"> </w:delText>
        </w:r>
        <w:r w:rsidRPr="004B61A7" w:rsidDel="004B61A7">
          <w:delText>pre-concordato che si intende accettare, de</w:delText>
        </w:r>
        <w:r w:rsidR="00C445E7" w:rsidRPr="004B61A7" w:rsidDel="004B61A7">
          <w:delText>c</w:delText>
        </w:r>
        <w:r w:rsidRPr="004B61A7" w:rsidDel="004B61A7">
          <w:delText>linare o sostituire;</w:delText>
        </w:r>
      </w:del>
    </w:p>
    <w:p w14:paraId="1DB5ADF3" w14:textId="77777777" w:rsidR="000D4696" w:rsidRPr="004B61A7" w:rsidDel="004B61A7" w:rsidRDefault="000D4696" w:rsidP="00763A59">
      <w:pPr>
        <w:pStyle w:val="BodyText"/>
        <w:numPr>
          <w:ilvl w:val="0"/>
          <w:numId w:val="27"/>
        </w:numPr>
        <w:rPr>
          <w:del w:id="4315" w:author="Marciante, Teresa Lucia (IT - Roma)" w:date="2019-02-07T19:10:00Z"/>
        </w:rPr>
      </w:pPr>
      <w:del w:id="4316" w:author="Marciante, Teresa Lucia (IT - Roma)" w:date="2019-02-07T19:10:00Z">
        <w:r w:rsidRPr="004B61A7" w:rsidDel="004B61A7">
          <w:delText>“</w:delText>
        </w:r>
        <w:r w:rsidR="00E55CA8" w:rsidRPr="004B61A7" w:rsidDel="004B61A7">
          <w:fldChar w:fldCharType="begin"/>
        </w:r>
        <w:r w:rsidR="00E55CA8" w:rsidRPr="004B61A7" w:rsidDel="004B61A7">
          <w:delInstrText xml:space="preserve"> HYPERLINK "http://www.datypic.com/sc/ubl21/e-cac_IssuerParty.html" </w:delInstrText>
        </w:r>
        <w:r w:rsidR="00E55CA8" w:rsidRPr="004B61A7" w:rsidDel="004B61A7">
          <w:fldChar w:fldCharType="separate"/>
        </w:r>
        <w:r w:rsidRPr="004B61A7" w:rsidDel="004B61A7">
          <w:delText>IssuerParty</w:delText>
        </w:r>
        <w:r w:rsidR="00E55CA8" w:rsidRPr="004B61A7" w:rsidDel="004B61A7">
          <w:fldChar w:fldCharType="end"/>
        </w:r>
        <w:r w:rsidRPr="004B61A7" w:rsidDel="004B61A7">
          <w:delText>”, al cui interno dovrà essere indicato il campo “PartyIdendification/ID” con il corrispondente valore presente nella Risposta o nell’Ordine</w:delText>
        </w:r>
        <w:r w:rsidR="00C445E7" w:rsidRPr="004B61A7" w:rsidDel="004B61A7">
          <w:delText xml:space="preserve"> </w:delText>
        </w:r>
        <w:r w:rsidRPr="004B61A7" w:rsidDel="004B61A7">
          <w:delText>pre-concordato che si intende accettare, de</w:delText>
        </w:r>
        <w:r w:rsidR="009D5BED" w:rsidRPr="004B61A7" w:rsidDel="004B61A7">
          <w:delText>c</w:delText>
        </w:r>
        <w:r w:rsidRPr="004B61A7" w:rsidDel="004B61A7">
          <w:delText>linare o sostituire:</w:delText>
        </w:r>
      </w:del>
    </w:p>
    <w:p w14:paraId="5DDEFB2C" w14:textId="77777777" w:rsidR="009D5BED" w:rsidRPr="004B61A7" w:rsidDel="004B61A7" w:rsidRDefault="000D4696" w:rsidP="00763A59">
      <w:pPr>
        <w:pStyle w:val="BodyText"/>
        <w:numPr>
          <w:ilvl w:val="0"/>
          <w:numId w:val="27"/>
        </w:numPr>
        <w:rPr>
          <w:del w:id="4317" w:author="Marciante, Teresa Lucia (IT - Roma)" w:date="2019-02-07T19:10:00Z"/>
        </w:rPr>
      </w:pPr>
      <w:del w:id="4318" w:author="Marciante, Teresa Lucia (IT - Roma)" w:date="2019-02-07T19:10:00Z">
        <w:r w:rsidRPr="004B61A7" w:rsidDel="004B61A7">
          <w:delText>“DocumentStatusCode”, valorizzato</w:delText>
        </w:r>
        <w:r w:rsidR="009D5BED" w:rsidRPr="004B61A7" w:rsidDel="004B61A7">
          <w:delText xml:space="preserve"> con:</w:delText>
        </w:r>
      </w:del>
    </w:p>
    <w:p w14:paraId="4E56B428" w14:textId="77777777" w:rsidR="009D5BED" w:rsidRPr="004B61A7" w:rsidDel="004B61A7" w:rsidRDefault="009D5BED" w:rsidP="009D5BED">
      <w:pPr>
        <w:pStyle w:val="Trattino"/>
        <w:numPr>
          <w:ilvl w:val="2"/>
          <w:numId w:val="8"/>
        </w:numPr>
        <w:rPr>
          <w:del w:id="4319" w:author="Marciante, Teresa Lucia (IT - Roma)" w:date="2019-02-07T19:10:00Z"/>
        </w:rPr>
      </w:pPr>
      <w:del w:id="4320" w:author="Marciante, Teresa Lucia (IT - Roma)" w:date="2019-02-07T19:10:00Z">
        <w:r w:rsidRPr="004B61A7" w:rsidDel="004B61A7">
          <w:delText xml:space="preserve">“Accepted” per </w:delText>
        </w:r>
        <w:r w:rsidR="00E3608D" w:rsidRPr="004B61A7" w:rsidDel="004B61A7">
          <w:delText>la conferma</w:delText>
        </w:r>
        <w:r w:rsidRPr="004B61A7" w:rsidDel="004B61A7">
          <w:delText>;</w:delText>
        </w:r>
      </w:del>
    </w:p>
    <w:p w14:paraId="6F4A2EF5" w14:textId="77777777" w:rsidR="009D5BED" w:rsidRPr="004B61A7" w:rsidDel="004B61A7" w:rsidRDefault="009D5BED" w:rsidP="009D5BED">
      <w:pPr>
        <w:pStyle w:val="Trattino"/>
        <w:numPr>
          <w:ilvl w:val="2"/>
          <w:numId w:val="8"/>
        </w:numPr>
        <w:rPr>
          <w:del w:id="4321" w:author="Marciante, Teresa Lucia (IT - Roma)" w:date="2019-02-07T19:10:00Z"/>
        </w:rPr>
      </w:pPr>
      <w:del w:id="4322" w:author="Marciante, Teresa Lucia (IT - Roma)" w:date="2019-02-07T19:10:00Z">
        <w:r w:rsidRPr="004B61A7" w:rsidDel="004B61A7">
          <w:delText xml:space="preserve">“Cancelled” per il diniego; </w:delText>
        </w:r>
      </w:del>
    </w:p>
    <w:p w14:paraId="0BF85156" w14:textId="77777777" w:rsidR="009D5BED" w:rsidRPr="004B61A7" w:rsidDel="004B61A7" w:rsidRDefault="009D5BED" w:rsidP="009D5BED">
      <w:pPr>
        <w:pStyle w:val="Trattino"/>
        <w:numPr>
          <w:ilvl w:val="2"/>
          <w:numId w:val="8"/>
        </w:numPr>
        <w:rPr>
          <w:del w:id="4323" w:author="Marciante, Teresa Lucia (IT - Roma)" w:date="2019-02-07T19:10:00Z"/>
        </w:rPr>
      </w:pPr>
      <w:del w:id="4324" w:author="Marciante, Teresa Lucia (IT - Roma)" w:date="2019-02-07T19:10:00Z">
        <w:r w:rsidRPr="004B61A7" w:rsidDel="004B61A7">
          <w:delText>“Revised” per la sostituzione.</w:delText>
        </w:r>
      </w:del>
    </w:p>
    <w:p w14:paraId="50550C1C" w14:textId="77777777" w:rsidR="00576DD0" w:rsidRPr="004B61A7" w:rsidDel="004B61A7" w:rsidRDefault="00576DD0" w:rsidP="000D4696">
      <w:pPr>
        <w:autoSpaceDE w:val="0"/>
        <w:autoSpaceDN w:val="0"/>
        <w:adjustRightInd w:val="0"/>
        <w:spacing w:after="0" w:line="240" w:lineRule="auto"/>
        <w:ind w:left="2892" w:firstLine="227"/>
        <w:rPr>
          <w:del w:id="4325" w:author="Marciante, Teresa Lucia (IT - Roma)" w:date="2019-02-07T19:10:00Z"/>
          <w:rFonts w:ascii="Garamond" w:hAnsi="Garamond" w:cs="Courier New"/>
          <w:sz w:val="18"/>
          <w:szCs w:val="18"/>
        </w:rPr>
      </w:pPr>
    </w:p>
    <w:p w14:paraId="69BE6D07" w14:textId="77777777" w:rsidR="000D4696" w:rsidRPr="004B61A7" w:rsidDel="004B61A7" w:rsidRDefault="000D4696" w:rsidP="000D4696">
      <w:pPr>
        <w:autoSpaceDE w:val="0"/>
        <w:autoSpaceDN w:val="0"/>
        <w:adjustRightInd w:val="0"/>
        <w:spacing w:after="0" w:line="240" w:lineRule="auto"/>
        <w:ind w:left="2892" w:firstLine="227"/>
        <w:rPr>
          <w:del w:id="4326" w:author="Marciante, Teresa Lucia (IT - Roma)" w:date="2019-02-07T19:10:00Z"/>
          <w:rFonts w:ascii="Garamond" w:hAnsi="Garamond" w:cs="Courier New"/>
          <w:sz w:val="18"/>
          <w:szCs w:val="18"/>
        </w:rPr>
      </w:pPr>
      <w:del w:id="4327" w:author="Marciante, Teresa Lucia (IT - Roma)" w:date="2019-02-07T19:10:00Z">
        <w:r w:rsidRPr="004B61A7" w:rsidDel="004B61A7">
          <w:rPr>
            <w:rFonts w:ascii="Garamond" w:hAnsi="Garamond" w:cs="Courier New"/>
            <w:sz w:val="18"/>
            <w:szCs w:val="18"/>
          </w:rPr>
          <w:delText>&lt;cac:OrderDocumentReference&gt;</w:delText>
        </w:r>
      </w:del>
    </w:p>
    <w:p w14:paraId="4969A419" w14:textId="77777777" w:rsidR="000D4696" w:rsidRPr="004B61A7" w:rsidDel="004B61A7" w:rsidRDefault="000D4696" w:rsidP="000D4696">
      <w:pPr>
        <w:autoSpaceDE w:val="0"/>
        <w:autoSpaceDN w:val="0"/>
        <w:adjustRightInd w:val="0"/>
        <w:spacing w:after="0" w:line="240" w:lineRule="auto"/>
        <w:ind w:left="3119"/>
        <w:rPr>
          <w:del w:id="4328" w:author="Marciante, Teresa Lucia (IT - Roma)" w:date="2019-02-07T19:10:00Z"/>
          <w:rFonts w:ascii="Garamond" w:hAnsi="Garamond" w:cs="Courier New"/>
          <w:sz w:val="18"/>
          <w:szCs w:val="18"/>
        </w:rPr>
      </w:pPr>
      <w:del w:id="4329" w:author="Marciante, Teresa Lucia (IT - Roma)" w:date="2019-02-07T19:10:00Z">
        <w:r w:rsidRPr="004B61A7" w:rsidDel="004B61A7">
          <w:rPr>
            <w:rFonts w:ascii="Garamond" w:hAnsi="Garamond" w:cs="Courier New"/>
            <w:sz w:val="18"/>
            <w:szCs w:val="18"/>
          </w:rPr>
          <w:tab/>
        </w:r>
        <w:r w:rsidRPr="004B61A7" w:rsidDel="004B61A7">
          <w:rPr>
            <w:rFonts w:ascii="Garamond" w:hAnsi="Garamond" w:cs="Courier New"/>
            <w:sz w:val="18"/>
            <w:szCs w:val="18"/>
          </w:rPr>
          <w:tab/>
          <w:delText>&lt;cbc:ID&gt;110&lt;/cbc:ID&gt;</w:delText>
        </w:r>
      </w:del>
    </w:p>
    <w:p w14:paraId="74C924E7" w14:textId="77777777" w:rsidR="000D4696" w:rsidRPr="00C466E2" w:rsidDel="004B61A7" w:rsidRDefault="000D4696" w:rsidP="000D4696">
      <w:pPr>
        <w:autoSpaceDE w:val="0"/>
        <w:autoSpaceDN w:val="0"/>
        <w:adjustRightInd w:val="0"/>
        <w:spacing w:after="0" w:line="240" w:lineRule="auto"/>
        <w:ind w:left="3119"/>
        <w:rPr>
          <w:del w:id="4330" w:author="Marciante, Teresa Lucia (IT - Roma)" w:date="2019-02-07T19:10:00Z"/>
          <w:rFonts w:ascii="Garamond" w:hAnsi="Garamond" w:cs="Courier New"/>
          <w:sz w:val="18"/>
          <w:szCs w:val="18"/>
          <w:rPrChange w:id="4331" w:author="Marciante, Teresa Lucia (IT - Roma)" w:date="2019-02-07T19:19:00Z">
            <w:rPr>
              <w:del w:id="4332" w:author="Marciante, Teresa Lucia (IT - Roma)" w:date="2019-02-07T19:10:00Z"/>
              <w:rFonts w:ascii="Garamond" w:hAnsi="Garamond" w:cs="Courier New"/>
              <w:sz w:val="18"/>
              <w:szCs w:val="18"/>
              <w:lang w:val="en-US"/>
            </w:rPr>
          </w:rPrChange>
        </w:rPr>
      </w:pPr>
      <w:del w:id="4333" w:author="Marciante, Teresa Lucia (IT - Roma)" w:date="2019-02-07T19:10:00Z">
        <w:r w:rsidRPr="004B61A7" w:rsidDel="004B61A7">
          <w:rPr>
            <w:rFonts w:ascii="Garamond" w:hAnsi="Garamond" w:cs="Courier New"/>
            <w:sz w:val="18"/>
            <w:szCs w:val="18"/>
          </w:rPr>
          <w:tab/>
        </w:r>
        <w:r w:rsidRPr="004B61A7" w:rsidDel="004B61A7">
          <w:rPr>
            <w:rFonts w:ascii="Garamond" w:hAnsi="Garamond" w:cs="Courier New"/>
            <w:sz w:val="18"/>
            <w:szCs w:val="18"/>
          </w:rPr>
          <w:tab/>
        </w:r>
        <w:r w:rsidRPr="00C466E2" w:rsidDel="004B61A7">
          <w:rPr>
            <w:rFonts w:ascii="Garamond" w:hAnsi="Garamond" w:cs="Courier New"/>
            <w:sz w:val="18"/>
            <w:szCs w:val="18"/>
            <w:rPrChange w:id="4334" w:author="Marciante, Teresa Lucia (IT - Roma)" w:date="2019-02-07T19:19:00Z">
              <w:rPr>
                <w:rFonts w:ascii="Garamond" w:hAnsi="Garamond" w:cs="Courier New"/>
                <w:sz w:val="18"/>
                <w:szCs w:val="18"/>
                <w:lang w:val="en-US"/>
              </w:rPr>
            </w:rPrChange>
          </w:rPr>
          <w:delText>&lt;cbc:IssueDate&gt;2018-01-30&lt;/IssueDate&gt;</w:delText>
        </w:r>
      </w:del>
    </w:p>
    <w:p w14:paraId="6399993E" w14:textId="77777777" w:rsidR="000D4696" w:rsidRPr="00C466E2" w:rsidDel="004B61A7" w:rsidRDefault="000D4696" w:rsidP="000D4696">
      <w:pPr>
        <w:autoSpaceDE w:val="0"/>
        <w:autoSpaceDN w:val="0"/>
        <w:adjustRightInd w:val="0"/>
        <w:spacing w:after="0" w:line="240" w:lineRule="auto"/>
        <w:ind w:left="3178"/>
        <w:rPr>
          <w:del w:id="4335" w:author="Marciante, Teresa Lucia (IT - Roma)" w:date="2019-02-07T19:10:00Z"/>
          <w:rFonts w:ascii="Garamond" w:hAnsi="Garamond" w:cs="Courier New"/>
          <w:sz w:val="18"/>
          <w:szCs w:val="18"/>
          <w:rPrChange w:id="4336" w:author="Marciante, Teresa Lucia (IT - Roma)" w:date="2019-02-07T19:19:00Z">
            <w:rPr>
              <w:del w:id="4337" w:author="Marciante, Teresa Lucia (IT - Roma)" w:date="2019-02-07T19:10:00Z"/>
              <w:rFonts w:ascii="Garamond" w:hAnsi="Garamond" w:cs="Courier New"/>
              <w:sz w:val="18"/>
              <w:szCs w:val="18"/>
              <w:lang w:val="en-US"/>
            </w:rPr>
          </w:rPrChange>
        </w:rPr>
      </w:pPr>
      <w:del w:id="4338" w:author="Marciante, Teresa Lucia (IT - Roma)" w:date="2019-02-07T19:10:00Z">
        <w:r w:rsidRPr="00C466E2" w:rsidDel="004B61A7">
          <w:rPr>
            <w:rFonts w:ascii="Garamond" w:hAnsi="Garamond" w:cs="Courier New"/>
            <w:sz w:val="18"/>
            <w:szCs w:val="18"/>
            <w:rPrChange w:id="4339" w:author="Marciante, Teresa Lucia (IT - Roma)" w:date="2019-02-07T19:19:00Z">
              <w:rPr>
                <w:rFonts w:ascii="Garamond" w:hAnsi="Garamond" w:cs="Courier New"/>
                <w:sz w:val="18"/>
                <w:szCs w:val="18"/>
                <w:lang w:val="en-US"/>
              </w:rPr>
            </w:rPrChange>
          </w:rPr>
          <w:tab/>
        </w:r>
        <w:r w:rsidRPr="00C466E2" w:rsidDel="004B61A7">
          <w:rPr>
            <w:rFonts w:ascii="Garamond" w:hAnsi="Garamond" w:cs="Courier New"/>
            <w:sz w:val="18"/>
            <w:szCs w:val="18"/>
            <w:rPrChange w:id="4340" w:author="Marciante, Teresa Lucia (IT - Roma)" w:date="2019-02-07T19:19:00Z">
              <w:rPr>
                <w:rFonts w:ascii="Garamond" w:hAnsi="Garamond" w:cs="Courier New"/>
                <w:sz w:val="18"/>
                <w:szCs w:val="18"/>
                <w:lang w:val="en-US"/>
              </w:rPr>
            </w:rPrChange>
          </w:rPr>
          <w:tab/>
          <w:delText>&lt;cac:IssuerParty&gt;</w:delText>
        </w:r>
      </w:del>
    </w:p>
    <w:p w14:paraId="1698CBF3" w14:textId="77777777" w:rsidR="000D4696" w:rsidRPr="00C466E2" w:rsidDel="004B61A7" w:rsidRDefault="000D4696" w:rsidP="000D4696">
      <w:pPr>
        <w:autoSpaceDE w:val="0"/>
        <w:autoSpaceDN w:val="0"/>
        <w:adjustRightInd w:val="0"/>
        <w:spacing w:after="0" w:line="240" w:lineRule="auto"/>
        <w:ind w:left="3402"/>
        <w:rPr>
          <w:del w:id="4341" w:author="Marciante, Teresa Lucia (IT - Roma)" w:date="2019-02-07T19:10:00Z"/>
          <w:rFonts w:ascii="Garamond" w:hAnsi="Garamond" w:cs="Courier New"/>
          <w:sz w:val="18"/>
          <w:szCs w:val="18"/>
          <w:rPrChange w:id="4342" w:author="Marciante, Teresa Lucia (IT - Roma)" w:date="2019-02-07T19:19:00Z">
            <w:rPr>
              <w:del w:id="4343" w:author="Marciante, Teresa Lucia (IT - Roma)" w:date="2019-02-07T19:10:00Z"/>
              <w:rFonts w:ascii="Garamond" w:hAnsi="Garamond" w:cs="Courier New"/>
              <w:sz w:val="18"/>
              <w:szCs w:val="18"/>
              <w:lang w:val="en-US"/>
            </w:rPr>
          </w:rPrChange>
        </w:rPr>
      </w:pPr>
      <w:del w:id="4344" w:author="Marciante, Teresa Lucia (IT - Roma)" w:date="2019-02-07T19:10:00Z">
        <w:r w:rsidRPr="00C466E2" w:rsidDel="004B61A7">
          <w:rPr>
            <w:rPrChange w:id="4345" w:author="Marciante, Teresa Lucia (IT - Roma)" w:date="2019-02-07T19:19:00Z">
              <w:rPr>
                <w:lang w:val="en-US"/>
              </w:rPr>
            </w:rPrChange>
          </w:rPr>
          <w:tab/>
        </w:r>
        <w:r w:rsidRPr="00C466E2" w:rsidDel="004B61A7">
          <w:rPr>
            <w:rPrChange w:id="4346" w:author="Marciante, Teresa Lucia (IT - Roma)" w:date="2019-02-07T19:19:00Z">
              <w:rPr>
                <w:lang w:val="en-US"/>
              </w:rPr>
            </w:rPrChange>
          </w:rPr>
          <w:tab/>
        </w:r>
        <w:r w:rsidRPr="00C466E2" w:rsidDel="004B61A7">
          <w:rPr>
            <w:rFonts w:ascii="Garamond" w:hAnsi="Garamond" w:cs="Courier New"/>
            <w:sz w:val="18"/>
            <w:szCs w:val="18"/>
            <w:rPrChange w:id="4347" w:author="Marciante, Teresa Lucia (IT - Roma)" w:date="2019-02-07T19:19:00Z">
              <w:rPr>
                <w:rFonts w:ascii="Garamond" w:hAnsi="Garamond" w:cs="Courier New"/>
                <w:sz w:val="18"/>
                <w:szCs w:val="18"/>
                <w:lang w:val="en-US"/>
              </w:rPr>
            </w:rPrChange>
          </w:rPr>
          <w:delText>&lt;cac:PartyIdentification&gt;</w:delText>
        </w:r>
      </w:del>
    </w:p>
    <w:p w14:paraId="7ED4D661" w14:textId="77777777" w:rsidR="000D4696" w:rsidRPr="00C466E2" w:rsidDel="004B61A7" w:rsidRDefault="000D4696" w:rsidP="000D4696">
      <w:pPr>
        <w:autoSpaceDE w:val="0"/>
        <w:autoSpaceDN w:val="0"/>
        <w:adjustRightInd w:val="0"/>
        <w:spacing w:after="0" w:line="240" w:lineRule="auto"/>
        <w:ind w:left="3408"/>
        <w:rPr>
          <w:del w:id="4348" w:author="Marciante, Teresa Lucia (IT - Roma)" w:date="2019-02-07T19:10:00Z"/>
          <w:rFonts w:ascii="Garamond" w:hAnsi="Garamond" w:cs="Courier New"/>
          <w:sz w:val="18"/>
          <w:szCs w:val="18"/>
          <w:rPrChange w:id="4349" w:author="Marciante, Teresa Lucia (IT - Roma)" w:date="2019-02-07T19:19:00Z">
            <w:rPr>
              <w:del w:id="4350" w:author="Marciante, Teresa Lucia (IT - Roma)" w:date="2019-02-07T19:10:00Z"/>
              <w:rFonts w:ascii="Garamond" w:hAnsi="Garamond" w:cs="Courier New"/>
              <w:sz w:val="18"/>
              <w:szCs w:val="18"/>
              <w:lang w:val="en-US"/>
            </w:rPr>
          </w:rPrChange>
        </w:rPr>
      </w:pPr>
      <w:del w:id="4351" w:author="Marciante, Teresa Lucia (IT - Roma)" w:date="2019-02-07T19:10:00Z">
        <w:r w:rsidRPr="00C466E2" w:rsidDel="004B61A7">
          <w:rPr>
            <w:rFonts w:ascii="Garamond" w:hAnsi="Garamond" w:cs="Courier New"/>
            <w:sz w:val="18"/>
            <w:szCs w:val="18"/>
            <w:rPrChange w:id="4352" w:author="Marciante, Teresa Lucia (IT - Roma)" w:date="2019-02-07T19:19:00Z">
              <w:rPr>
                <w:rFonts w:ascii="Garamond" w:hAnsi="Garamond" w:cs="Courier New"/>
                <w:sz w:val="18"/>
                <w:szCs w:val="18"/>
                <w:lang w:val="en-US"/>
              </w:rPr>
            </w:rPrChange>
          </w:rPr>
          <w:tab/>
        </w:r>
        <w:r w:rsidRPr="00C466E2" w:rsidDel="004B61A7">
          <w:rPr>
            <w:rFonts w:ascii="Garamond" w:hAnsi="Garamond" w:cs="Courier New"/>
            <w:sz w:val="18"/>
            <w:szCs w:val="18"/>
            <w:rPrChange w:id="4353" w:author="Marciante, Teresa Lucia (IT - Roma)" w:date="2019-02-07T19:19:00Z">
              <w:rPr>
                <w:rFonts w:ascii="Garamond" w:hAnsi="Garamond" w:cs="Courier New"/>
                <w:sz w:val="18"/>
                <w:szCs w:val="18"/>
                <w:lang w:val="en-US"/>
              </w:rPr>
            </w:rPrChange>
          </w:rPr>
          <w:tab/>
          <w:delText>&lt;cbc:ID schemeID</w:delText>
        </w:r>
        <w:r w:rsidR="00105396" w:rsidRPr="00C466E2" w:rsidDel="004B61A7">
          <w:rPr>
            <w:rFonts w:ascii="Garamond" w:hAnsi="Garamond" w:cs="Courier New"/>
            <w:sz w:val="18"/>
            <w:szCs w:val="18"/>
            <w:rPrChange w:id="4354" w:author="Marciante, Teresa Lucia (IT - Roma)" w:date="2019-02-07T19:19:00Z">
              <w:rPr>
                <w:rFonts w:ascii="Garamond" w:hAnsi="Garamond" w:cs="Courier New"/>
                <w:sz w:val="18"/>
                <w:szCs w:val="18"/>
                <w:lang w:val="en-US"/>
              </w:rPr>
            </w:rPrChange>
          </w:rPr>
          <w:delText xml:space="preserve">=”IT:VAT”&gt;123456789cc </w:delText>
        </w:r>
        <w:r w:rsidRPr="00C466E2" w:rsidDel="004B61A7">
          <w:rPr>
            <w:rFonts w:ascii="Garamond" w:hAnsi="Garamond" w:cs="Courier New"/>
            <w:sz w:val="18"/>
            <w:szCs w:val="18"/>
            <w:rPrChange w:id="4355" w:author="Marciante, Teresa Lucia (IT - Roma)" w:date="2019-02-07T19:19:00Z">
              <w:rPr>
                <w:rFonts w:ascii="Garamond" w:hAnsi="Garamond" w:cs="Courier New"/>
                <w:sz w:val="18"/>
                <w:szCs w:val="18"/>
                <w:lang w:val="en-US"/>
              </w:rPr>
            </w:rPrChange>
          </w:rPr>
          <w:delText>&lt;/cbc:ID&gt;</w:delText>
        </w:r>
      </w:del>
    </w:p>
    <w:p w14:paraId="463154C7" w14:textId="77777777" w:rsidR="000D4696" w:rsidRPr="00C466E2" w:rsidDel="004B61A7" w:rsidRDefault="000D4696" w:rsidP="000D4696">
      <w:pPr>
        <w:adjustRightInd w:val="0"/>
        <w:spacing w:after="0"/>
        <w:ind w:left="3405" w:firstLine="227"/>
        <w:rPr>
          <w:del w:id="4356" w:author="Marciante, Teresa Lucia (IT - Roma)" w:date="2019-02-07T19:10:00Z"/>
          <w:rFonts w:ascii="Garamond" w:hAnsi="Garamond" w:cs="Courier New"/>
          <w:sz w:val="18"/>
          <w:szCs w:val="18"/>
          <w:rPrChange w:id="4357" w:author="Marciante, Teresa Lucia (IT - Roma)" w:date="2019-02-07T19:19:00Z">
            <w:rPr>
              <w:del w:id="4358" w:author="Marciante, Teresa Lucia (IT - Roma)" w:date="2019-02-07T19:10:00Z"/>
              <w:rFonts w:ascii="Garamond" w:hAnsi="Garamond" w:cs="Courier New"/>
              <w:sz w:val="18"/>
              <w:szCs w:val="18"/>
              <w:lang w:val="en-US"/>
            </w:rPr>
          </w:rPrChange>
        </w:rPr>
      </w:pPr>
      <w:del w:id="4359" w:author="Marciante, Teresa Lucia (IT - Roma)" w:date="2019-02-07T19:10:00Z">
        <w:r w:rsidRPr="00C466E2" w:rsidDel="004B61A7">
          <w:rPr>
            <w:rFonts w:ascii="Garamond" w:hAnsi="Garamond" w:cs="Courier New"/>
            <w:sz w:val="18"/>
            <w:szCs w:val="18"/>
            <w:rPrChange w:id="4360" w:author="Marciante, Teresa Lucia (IT - Roma)" w:date="2019-02-07T19:19:00Z">
              <w:rPr>
                <w:rFonts w:ascii="Garamond" w:hAnsi="Garamond" w:cs="Courier New"/>
                <w:sz w:val="18"/>
                <w:szCs w:val="18"/>
                <w:lang w:val="en-US"/>
              </w:rPr>
            </w:rPrChange>
          </w:rPr>
          <w:delText>&lt;/cac:PartyIdentification&gt;</w:delText>
        </w:r>
      </w:del>
    </w:p>
    <w:p w14:paraId="6D8E34C6" w14:textId="77777777" w:rsidR="000D4696" w:rsidRPr="00C466E2" w:rsidDel="004B61A7" w:rsidRDefault="000D4696" w:rsidP="000D4696">
      <w:pPr>
        <w:adjustRightInd w:val="0"/>
        <w:spacing w:after="0"/>
        <w:ind w:left="3178" w:firstLine="227"/>
        <w:rPr>
          <w:del w:id="4361" w:author="Marciante, Teresa Lucia (IT - Roma)" w:date="2019-02-07T19:10:00Z"/>
          <w:rFonts w:ascii="Garamond" w:hAnsi="Garamond" w:cs="Courier New"/>
          <w:sz w:val="18"/>
          <w:szCs w:val="18"/>
          <w:rPrChange w:id="4362" w:author="Marciante, Teresa Lucia (IT - Roma)" w:date="2019-02-07T19:19:00Z">
            <w:rPr>
              <w:del w:id="4363" w:author="Marciante, Teresa Lucia (IT - Roma)" w:date="2019-02-07T19:10:00Z"/>
              <w:rFonts w:ascii="Garamond" w:hAnsi="Garamond" w:cs="Courier New"/>
              <w:sz w:val="18"/>
              <w:szCs w:val="18"/>
              <w:lang w:val="en-US"/>
            </w:rPr>
          </w:rPrChange>
        </w:rPr>
      </w:pPr>
      <w:del w:id="4364" w:author="Marciante, Teresa Lucia (IT - Roma)" w:date="2019-02-07T19:10:00Z">
        <w:r w:rsidRPr="00C466E2" w:rsidDel="004B61A7">
          <w:rPr>
            <w:rFonts w:ascii="Garamond" w:hAnsi="Garamond" w:cs="Courier New"/>
            <w:sz w:val="18"/>
            <w:szCs w:val="18"/>
            <w:rPrChange w:id="4365" w:author="Marciante, Teresa Lucia (IT - Roma)" w:date="2019-02-07T19:19:00Z">
              <w:rPr>
                <w:rFonts w:ascii="Garamond" w:hAnsi="Garamond" w:cs="Courier New"/>
                <w:sz w:val="18"/>
                <w:szCs w:val="18"/>
                <w:lang w:val="en-US"/>
              </w:rPr>
            </w:rPrChange>
          </w:rPr>
          <w:delText>&lt;/cac: :IssuerParty &gt;</w:delText>
        </w:r>
      </w:del>
    </w:p>
    <w:p w14:paraId="038B9202" w14:textId="77777777" w:rsidR="000D4696" w:rsidRPr="00C466E2" w:rsidDel="004B61A7" w:rsidRDefault="000D4696" w:rsidP="000D4696">
      <w:pPr>
        <w:adjustRightInd w:val="0"/>
        <w:spacing w:after="0"/>
        <w:ind w:left="3178" w:firstLine="227"/>
        <w:rPr>
          <w:del w:id="4366" w:author="Marciante, Teresa Lucia (IT - Roma)" w:date="2019-02-07T19:10:00Z"/>
          <w:rFonts w:ascii="Garamond" w:hAnsi="Garamond" w:cs="Courier New"/>
          <w:sz w:val="18"/>
          <w:szCs w:val="18"/>
          <w:rPrChange w:id="4367" w:author="Marciante, Teresa Lucia (IT - Roma)" w:date="2019-02-07T19:19:00Z">
            <w:rPr>
              <w:del w:id="4368" w:author="Marciante, Teresa Lucia (IT - Roma)" w:date="2019-02-07T19:10:00Z"/>
              <w:rFonts w:ascii="Garamond" w:hAnsi="Garamond" w:cs="Courier New"/>
              <w:sz w:val="18"/>
              <w:szCs w:val="18"/>
              <w:lang w:val="en-US"/>
            </w:rPr>
          </w:rPrChange>
        </w:rPr>
      </w:pPr>
      <w:del w:id="4369" w:author="Marciante, Teresa Lucia (IT - Roma)" w:date="2019-02-07T19:10:00Z">
        <w:r w:rsidRPr="00C466E2" w:rsidDel="004B61A7">
          <w:rPr>
            <w:rFonts w:ascii="Garamond" w:hAnsi="Garamond" w:cs="Courier New"/>
            <w:sz w:val="18"/>
            <w:szCs w:val="18"/>
            <w:rPrChange w:id="4370" w:author="Marciante, Teresa Lucia (IT - Roma)" w:date="2019-02-07T19:19:00Z">
              <w:rPr>
                <w:rFonts w:ascii="Garamond" w:hAnsi="Garamond" w:cs="Courier New"/>
                <w:sz w:val="18"/>
                <w:szCs w:val="18"/>
                <w:lang w:val="en-US"/>
              </w:rPr>
            </w:rPrChange>
          </w:rPr>
          <w:delText>&lt;cbc:DocumentStatusCode&gt;Revised&lt;/DocumentStatusCode&gt;</w:delText>
        </w:r>
      </w:del>
    </w:p>
    <w:p w14:paraId="1C6D16CB" w14:textId="77777777" w:rsidR="000D4696" w:rsidRPr="004B61A7" w:rsidDel="004B61A7" w:rsidRDefault="000D4696" w:rsidP="000D4696">
      <w:pPr>
        <w:autoSpaceDE w:val="0"/>
        <w:autoSpaceDN w:val="0"/>
        <w:adjustRightInd w:val="0"/>
        <w:spacing w:after="0" w:line="240" w:lineRule="auto"/>
        <w:ind w:left="2892" w:firstLine="227"/>
        <w:rPr>
          <w:del w:id="4371" w:author="Marciante, Teresa Lucia (IT - Roma)" w:date="2019-02-07T19:10:00Z"/>
          <w:rFonts w:ascii="Garamond" w:hAnsi="Garamond" w:cs="Courier New"/>
          <w:sz w:val="18"/>
          <w:szCs w:val="18"/>
        </w:rPr>
      </w:pPr>
      <w:del w:id="4372" w:author="Marciante, Teresa Lucia (IT - Roma)" w:date="2019-02-07T19:10:00Z">
        <w:r w:rsidRPr="004B61A7" w:rsidDel="004B61A7">
          <w:rPr>
            <w:rFonts w:ascii="Garamond" w:hAnsi="Garamond" w:cs="Courier New"/>
            <w:sz w:val="18"/>
            <w:szCs w:val="18"/>
          </w:rPr>
          <w:delText>&lt;/cac:OrderDocumentReference &gt;</w:delText>
        </w:r>
      </w:del>
    </w:p>
    <w:p w14:paraId="201028D7" w14:textId="77777777" w:rsidR="009F5563" w:rsidRPr="004B61A7" w:rsidDel="004B61A7" w:rsidRDefault="009F5563" w:rsidP="000D4696">
      <w:pPr>
        <w:autoSpaceDE w:val="0"/>
        <w:autoSpaceDN w:val="0"/>
        <w:adjustRightInd w:val="0"/>
        <w:spacing w:after="0" w:line="240" w:lineRule="auto"/>
        <w:ind w:left="2892" w:firstLine="227"/>
        <w:rPr>
          <w:del w:id="4373" w:author="Marciante, Teresa Lucia (IT - Roma)" w:date="2019-02-07T19:10:00Z"/>
          <w:rFonts w:ascii="Garamond" w:hAnsi="Garamond" w:cs="Courier New"/>
          <w:sz w:val="18"/>
          <w:szCs w:val="18"/>
        </w:rPr>
      </w:pPr>
    </w:p>
    <w:p w14:paraId="26FB7156" w14:textId="77777777" w:rsidR="00577D3C" w:rsidRPr="004B61A7" w:rsidDel="004B61A7" w:rsidRDefault="00105396" w:rsidP="00D24159">
      <w:pPr>
        <w:pStyle w:val="BodyText"/>
        <w:numPr>
          <w:ilvl w:val="0"/>
          <w:numId w:val="39"/>
        </w:numPr>
        <w:rPr>
          <w:del w:id="4374" w:author="Marciante, Teresa Lucia (IT - Roma)" w:date="2019-02-07T19:10:00Z"/>
        </w:rPr>
      </w:pPr>
      <w:del w:id="4375" w:author="Marciante, Teresa Lucia (IT - Roma)" w:date="2019-02-07T19:10:00Z">
        <w:r w:rsidRPr="004B61A7" w:rsidDel="004B61A7">
          <w:delText xml:space="preserve">Se </w:delText>
        </w:r>
        <w:r w:rsidR="00DF0501" w:rsidRPr="004B61A7" w:rsidDel="004B61A7">
          <w:delText>è un Ordine sostitutivo</w:delText>
        </w:r>
        <w:r w:rsidRPr="004B61A7" w:rsidDel="004B61A7">
          <w:delText xml:space="preserve">, deve contenere </w:delText>
        </w:r>
        <w:r w:rsidR="00DF0501" w:rsidRPr="004B61A7" w:rsidDel="004B61A7">
          <w:delText xml:space="preserve">tutte le linee d’ordine come se fosse un nuovo </w:delText>
        </w:r>
        <w:r w:rsidRPr="004B61A7" w:rsidDel="004B61A7">
          <w:delText>Ordine</w:delText>
        </w:r>
        <w:r w:rsidR="00DF0501" w:rsidRPr="004B61A7" w:rsidDel="004B61A7">
          <w:delText>.</w:delText>
        </w:r>
        <w:r w:rsidR="00577D3C" w:rsidRPr="004B61A7" w:rsidDel="004B61A7">
          <w:delText xml:space="preserve"> </w:delText>
        </w:r>
        <w:r w:rsidR="004509F7" w:rsidRPr="004B61A7" w:rsidDel="004B61A7">
          <w:delText>S</w:delText>
        </w:r>
        <w:r w:rsidR="00577D3C" w:rsidRPr="004B61A7" w:rsidDel="004B61A7">
          <w:delText>ebbene non sia un elemento obbligatorio, si raccomanda vivamente di indicare l’identificativo del soggetto a cui deve essere intestata la fattura riferita all’Ordine che si sta predisponendo, valorizzando il campo “PartyIdentification/ID” dell’elemento “AccountingCustomerParty”.</w:delText>
        </w:r>
      </w:del>
    </w:p>
    <w:p w14:paraId="1737B0AF" w14:textId="77777777" w:rsidR="00577D3C" w:rsidRPr="004B61A7" w:rsidDel="004B61A7" w:rsidRDefault="00577D3C" w:rsidP="00577D3C">
      <w:pPr>
        <w:autoSpaceDE w:val="0"/>
        <w:autoSpaceDN w:val="0"/>
        <w:adjustRightInd w:val="0"/>
        <w:spacing w:after="0" w:line="240" w:lineRule="auto"/>
        <w:ind w:left="3119"/>
        <w:rPr>
          <w:del w:id="4376" w:author="Marciante, Teresa Lucia (IT - Roma)" w:date="2019-02-07T19:10:00Z"/>
          <w:rFonts w:ascii="Garamond" w:hAnsi="Garamond" w:cs="Courier New"/>
          <w:sz w:val="18"/>
          <w:szCs w:val="18"/>
        </w:rPr>
      </w:pPr>
    </w:p>
    <w:p w14:paraId="4E81E524" w14:textId="77777777" w:rsidR="00577D3C" w:rsidRPr="00C466E2" w:rsidDel="004B61A7" w:rsidRDefault="00577D3C" w:rsidP="00577D3C">
      <w:pPr>
        <w:autoSpaceDE w:val="0"/>
        <w:autoSpaceDN w:val="0"/>
        <w:adjustRightInd w:val="0"/>
        <w:spacing w:after="0" w:line="240" w:lineRule="auto"/>
        <w:ind w:left="3119"/>
        <w:rPr>
          <w:del w:id="4377" w:author="Marciante, Teresa Lucia (IT - Roma)" w:date="2019-02-07T19:10:00Z"/>
          <w:rFonts w:ascii="Garamond" w:hAnsi="Garamond" w:cs="Courier New"/>
          <w:sz w:val="18"/>
          <w:szCs w:val="18"/>
          <w:rPrChange w:id="4378" w:author="Marciante, Teresa Lucia (IT - Roma)" w:date="2019-02-07T19:19:00Z">
            <w:rPr>
              <w:del w:id="4379" w:author="Marciante, Teresa Lucia (IT - Roma)" w:date="2019-02-07T19:10:00Z"/>
              <w:rFonts w:ascii="Garamond" w:hAnsi="Garamond" w:cs="Courier New"/>
              <w:sz w:val="18"/>
              <w:szCs w:val="18"/>
              <w:lang w:val="en-US"/>
            </w:rPr>
          </w:rPrChange>
        </w:rPr>
      </w:pPr>
      <w:del w:id="4380" w:author="Marciante, Teresa Lucia (IT - Roma)" w:date="2019-02-07T19:10:00Z">
        <w:r w:rsidRPr="00C466E2" w:rsidDel="004B61A7">
          <w:rPr>
            <w:rFonts w:ascii="Garamond" w:hAnsi="Garamond" w:cs="Courier New"/>
            <w:sz w:val="18"/>
            <w:szCs w:val="18"/>
            <w:rPrChange w:id="4381" w:author="Marciante, Teresa Lucia (IT - Roma)" w:date="2019-02-07T19:19:00Z">
              <w:rPr>
                <w:rFonts w:ascii="Garamond" w:hAnsi="Garamond" w:cs="Courier New"/>
                <w:sz w:val="18"/>
                <w:szCs w:val="18"/>
                <w:lang w:val="en-US"/>
              </w:rPr>
            </w:rPrChange>
          </w:rPr>
          <w:delText>&lt;cac:AccountingCustomerParty&gt;</w:delText>
        </w:r>
      </w:del>
    </w:p>
    <w:p w14:paraId="68407F6D" w14:textId="77777777" w:rsidR="00577D3C" w:rsidRPr="00C466E2" w:rsidDel="004B61A7" w:rsidRDefault="00577D3C" w:rsidP="00577D3C">
      <w:pPr>
        <w:autoSpaceDE w:val="0"/>
        <w:autoSpaceDN w:val="0"/>
        <w:adjustRightInd w:val="0"/>
        <w:spacing w:after="0" w:line="240" w:lineRule="auto"/>
        <w:ind w:left="3346" w:firstLine="59"/>
        <w:rPr>
          <w:del w:id="4382" w:author="Marciante, Teresa Lucia (IT - Roma)" w:date="2019-02-07T19:10:00Z"/>
          <w:rFonts w:ascii="Garamond" w:hAnsi="Garamond" w:cs="Courier New"/>
          <w:sz w:val="18"/>
          <w:szCs w:val="18"/>
          <w:rPrChange w:id="4383" w:author="Marciante, Teresa Lucia (IT - Roma)" w:date="2019-02-07T19:19:00Z">
            <w:rPr>
              <w:del w:id="4384" w:author="Marciante, Teresa Lucia (IT - Roma)" w:date="2019-02-07T19:10:00Z"/>
              <w:rFonts w:ascii="Garamond" w:hAnsi="Garamond" w:cs="Courier New"/>
              <w:sz w:val="18"/>
              <w:szCs w:val="18"/>
              <w:lang w:val="en-US"/>
            </w:rPr>
          </w:rPrChange>
        </w:rPr>
      </w:pPr>
      <w:del w:id="4385" w:author="Marciante, Teresa Lucia (IT - Roma)" w:date="2019-02-07T19:10:00Z">
        <w:r w:rsidRPr="00C466E2" w:rsidDel="004B61A7">
          <w:rPr>
            <w:rFonts w:ascii="Garamond" w:hAnsi="Garamond" w:cs="Courier New"/>
            <w:sz w:val="18"/>
            <w:szCs w:val="18"/>
            <w:rPrChange w:id="4386" w:author="Marciante, Teresa Lucia (IT - Roma)" w:date="2019-02-07T19:19:00Z">
              <w:rPr>
                <w:rFonts w:ascii="Garamond" w:hAnsi="Garamond" w:cs="Courier New"/>
                <w:sz w:val="18"/>
                <w:szCs w:val="18"/>
                <w:lang w:val="en-US"/>
              </w:rPr>
            </w:rPrChange>
          </w:rPr>
          <w:delText>&lt;cac:Party&gt;</w:delText>
        </w:r>
      </w:del>
    </w:p>
    <w:p w14:paraId="0D656147" w14:textId="77777777" w:rsidR="00577D3C" w:rsidRPr="00C466E2" w:rsidDel="004B61A7" w:rsidRDefault="00577D3C" w:rsidP="00577D3C">
      <w:pPr>
        <w:autoSpaceDE w:val="0"/>
        <w:autoSpaceDN w:val="0"/>
        <w:adjustRightInd w:val="0"/>
        <w:spacing w:after="0" w:line="240" w:lineRule="auto"/>
        <w:ind w:left="3573" w:firstLine="59"/>
        <w:rPr>
          <w:del w:id="4387" w:author="Marciante, Teresa Lucia (IT - Roma)" w:date="2019-02-07T19:10:00Z"/>
          <w:rFonts w:ascii="Garamond" w:hAnsi="Garamond" w:cs="Courier New"/>
          <w:sz w:val="18"/>
          <w:szCs w:val="18"/>
          <w:rPrChange w:id="4388" w:author="Marciante, Teresa Lucia (IT - Roma)" w:date="2019-02-07T19:19:00Z">
            <w:rPr>
              <w:del w:id="4389" w:author="Marciante, Teresa Lucia (IT - Roma)" w:date="2019-02-07T19:10:00Z"/>
              <w:rFonts w:ascii="Garamond" w:hAnsi="Garamond" w:cs="Courier New"/>
              <w:sz w:val="18"/>
              <w:szCs w:val="18"/>
              <w:lang w:val="en-US"/>
            </w:rPr>
          </w:rPrChange>
        </w:rPr>
      </w:pPr>
      <w:del w:id="4390" w:author="Marciante, Teresa Lucia (IT - Roma)" w:date="2019-02-07T19:10:00Z">
        <w:r w:rsidRPr="00C466E2" w:rsidDel="004B61A7">
          <w:rPr>
            <w:rFonts w:ascii="Garamond" w:hAnsi="Garamond" w:cs="Courier New"/>
            <w:sz w:val="18"/>
            <w:szCs w:val="18"/>
            <w:rPrChange w:id="4391" w:author="Marciante, Teresa Lucia (IT - Roma)" w:date="2019-02-07T19:19:00Z">
              <w:rPr>
                <w:rFonts w:ascii="Garamond" w:hAnsi="Garamond" w:cs="Courier New"/>
                <w:sz w:val="18"/>
                <w:szCs w:val="18"/>
                <w:lang w:val="en-US"/>
              </w:rPr>
            </w:rPrChange>
          </w:rPr>
          <w:delText>&lt;cac:PartyIdentification&gt;</w:delText>
        </w:r>
      </w:del>
    </w:p>
    <w:p w14:paraId="05518AC2" w14:textId="77777777" w:rsidR="00577D3C" w:rsidRPr="00C466E2" w:rsidDel="004B61A7" w:rsidRDefault="00577D3C" w:rsidP="00577D3C">
      <w:pPr>
        <w:autoSpaceDE w:val="0"/>
        <w:autoSpaceDN w:val="0"/>
        <w:adjustRightInd w:val="0"/>
        <w:spacing w:after="0" w:line="240" w:lineRule="auto"/>
        <w:ind w:left="3119"/>
        <w:rPr>
          <w:del w:id="4392" w:author="Marciante, Teresa Lucia (IT - Roma)" w:date="2019-02-07T19:10:00Z"/>
          <w:rFonts w:ascii="Garamond" w:hAnsi="Garamond" w:cs="Courier New"/>
          <w:sz w:val="18"/>
          <w:szCs w:val="18"/>
          <w:rPrChange w:id="4393" w:author="Marciante, Teresa Lucia (IT - Roma)" w:date="2019-02-07T19:19:00Z">
            <w:rPr>
              <w:del w:id="4394" w:author="Marciante, Teresa Lucia (IT - Roma)" w:date="2019-02-07T19:10:00Z"/>
              <w:rFonts w:ascii="Garamond" w:hAnsi="Garamond" w:cs="Courier New"/>
              <w:sz w:val="18"/>
              <w:szCs w:val="18"/>
              <w:lang w:val="en-US"/>
            </w:rPr>
          </w:rPrChange>
        </w:rPr>
      </w:pPr>
      <w:del w:id="4395" w:author="Marciante, Teresa Lucia (IT - Roma)" w:date="2019-02-07T19:10:00Z">
        <w:r w:rsidRPr="00C466E2" w:rsidDel="004B61A7">
          <w:rPr>
            <w:rFonts w:ascii="Garamond" w:hAnsi="Garamond" w:cs="Courier New"/>
            <w:sz w:val="18"/>
            <w:szCs w:val="18"/>
            <w:rPrChange w:id="4396" w:author="Marciante, Teresa Lucia (IT - Roma)" w:date="2019-02-07T19:19:00Z">
              <w:rPr>
                <w:rFonts w:ascii="Garamond" w:hAnsi="Garamond" w:cs="Courier New"/>
                <w:sz w:val="18"/>
                <w:szCs w:val="18"/>
                <w:lang w:val="en-US"/>
              </w:rPr>
            </w:rPrChange>
          </w:rPr>
          <w:tab/>
        </w:r>
        <w:r w:rsidRPr="00C466E2" w:rsidDel="004B61A7">
          <w:rPr>
            <w:rFonts w:ascii="Garamond" w:hAnsi="Garamond" w:cs="Courier New"/>
            <w:sz w:val="18"/>
            <w:szCs w:val="18"/>
            <w:rPrChange w:id="4397" w:author="Marciante, Teresa Lucia (IT - Roma)" w:date="2019-02-07T19:19:00Z">
              <w:rPr>
                <w:rFonts w:ascii="Garamond" w:hAnsi="Garamond" w:cs="Courier New"/>
                <w:sz w:val="18"/>
                <w:szCs w:val="18"/>
                <w:lang w:val="en-US"/>
              </w:rPr>
            </w:rPrChange>
          </w:rPr>
          <w:tab/>
        </w:r>
        <w:r w:rsidRPr="00C466E2" w:rsidDel="004B61A7">
          <w:rPr>
            <w:rFonts w:ascii="Garamond" w:hAnsi="Garamond" w:cs="Courier New"/>
            <w:sz w:val="18"/>
            <w:szCs w:val="18"/>
            <w:rPrChange w:id="4398" w:author="Marciante, Teresa Lucia (IT - Roma)" w:date="2019-02-07T19:19:00Z">
              <w:rPr>
                <w:rFonts w:ascii="Garamond" w:hAnsi="Garamond" w:cs="Courier New"/>
                <w:sz w:val="18"/>
                <w:szCs w:val="18"/>
                <w:lang w:val="en-US"/>
              </w:rPr>
            </w:rPrChange>
          </w:rPr>
          <w:tab/>
        </w:r>
        <w:r w:rsidRPr="00C466E2" w:rsidDel="004B61A7">
          <w:rPr>
            <w:rFonts w:ascii="Garamond" w:hAnsi="Garamond" w:cs="Courier New"/>
            <w:sz w:val="18"/>
            <w:szCs w:val="18"/>
            <w:rPrChange w:id="4399" w:author="Marciante, Teresa Lucia (IT - Roma)" w:date="2019-02-07T19:19:00Z">
              <w:rPr>
                <w:rFonts w:ascii="Garamond" w:hAnsi="Garamond" w:cs="Courier New"/>
                <w:sz w:val="18"/>
                <w:szCs w:val="18"/>
                <w:lang w:val="en-US"/>
              </w:rPr>
            </w:rPrChange>
          </w:rPr>
          <w:tab/>
          <w:delText>&lt;cbc:ID schemeID=”IT:IPA”&gt;faaaaa&lt;/cbc:ID&gt;</w:delText>
        </w:r>
      </w:del>
    </w:p>
    <w:p w14:paraId="2444DD2A" w14:textId="77777777" w:rsidR="00577D3C" w:rsidRPr="00C466E2" w:rsidDel="004B61A7" w:rsidRDefault="00577D3C" w:rsidP="00577D3C">
      <w:pPr>
        <w:autoSpaceDE w:val="0"/>
        <w:autoSpaceDN w:val="0"/>
        <w:adjustRightInd w:val="0"/>
        <w:spacing w:after="0" w:line="240" w:lineRule="auto"/>
        <w:ind w:left="3573" w:firstLine="59"/>
        <w:rPr>
          <w:del w:id="4400" w:author="Marciante, Teresa Lucia (IT - Roma)" w:date="2019-02-07T19:10:00Z"/>
          <w:rFonts w:ascii="Garamond" w:hAnsi="Garamond" w:cs="Courier New"/>
          <w:sz w:val="18"/>
          <w:szCs w:val="18"/>
          <w:rPrChange w:id="4401" w:author="Marciante, Teresa Lucia (IT - Roma)" w:date="2019-02-07T19:19:00Z">
            <w:rPr>
              <w:del w:id="4402" w:author="Marciante, Teresa Lucia (IT - Roma)" w:date="2019-02-07T19:10:00Z"/>
              <w:rFonts w:ascii="Garamond" w:hAnsi="Garamond" w:cs="Courier New"/>
              <w:sz w:val="18"/>
              <w:szCs w:val="18"/>
              <w:lang w:val="en-US"/>
            </w:rPr>
          </w:rPrChange>
        </w:rPr>
      </w:pPr>
      <w:del w:id="4403" w:author="Marciante, Teresa Lucia (IT - Roma)" w:date="2019-02-07T19:10:00Z">
        <w:r w:rsidRPr="00C466E2" w:rsidDel="004B61A7">
          <w:rPr>
            <w:rFonts w:ascii="Garamond" w:hAnsi="Garamond" w:cs="Courier New"/>
            <w:sz w:val="18"/>
            <w:szCs w:val="18"/>
            <w:rPrChange w:id="4404" w:author="Marciante, Teresa Lucia (IT - Roma)" w:date="2019-02-07T19:19:00Z">
              <w:rPr>
                <w:rFonts w:ascii="Garamond" w:hAnsi="Garamond" w:cs="Courier New"/>
                <w:sz w:val="18"/>
                <w:szCs w:val="18"/>
                <w:lang w:val="en-US"/>
              </w:rPr>
            </w:rPrChange>
          </w:rPr>
          <w:delText>&lt;/cac:PartyIdentification&gt;</w:delText>
        </w:r>
      </w:del>
    </w:p>
    <w:p w14:paraId="00E55FF1" w14:textId="77777777" w:rsidR="00577D3C" w:rsidRPr="00C466E2" w:rsidDel="004B61A7" w:rsidRDefault="00577D3C" w:rsidP="00577D3C">
      <w:pPr>
        <w:autoSpaceDE w:val="0"/>
        <w:autoSpaceDN w:val="0"/>
        <w:adjustRightInd w:val="0"/>
        <w:spacing w:after="0" w:line="240" w:lineRule="auto"/>
        <w:ind w:left="3119" w:firstLine="59"/>
        <w:rPr>
          <w:del w:id="4405" w:author="Marciante, Teresa Lucia (IT - Roma)" w:date="2019-02-07T19:10:00Z"/>
          <w:rFonts w:ascii="Garamond" w:hAnsi="Garamond" w:cs="Courier New"/>
          <w:sz w:val="18"/>
          <w:szCs w:val="18"/>
          <w:rPrChange w:id="4406" w:author="Marciante, Teresa Lucia (IT - Roma)" w:date="2019-02-07T19:19:00Z">
            <w:rPr>
              <w:del w:id="4407" w:author="Marciante, Teresa Lucia (IT - Roma)" w:date="2019-02-07T19:10:00Z"/>
              <w:rFonts w:ascii="Garamond" w:hAnsi="Garamond" w:cs="Courier New"/>
              <w:sz w:val="18"/>
              <w:szCs w:val="18"/>
              <w:lang w:val="en-US"/>
            </w:rPr>
          </w:rPrChange>
        </w:rPr>
      </w:pPr>
      <w:del w:id="4408" w:author="Marciante, Teresa Lucia (IT - Roma)" w:date="2019-02-07T19:10:00Z">
        <w:r w:rsidRPr="00C466E2" w:rsidDel="004B61A7">
          <w:rPr>
            <w:rFonts w:ascii="Garamond" w:hAnsi="Garamond" w:cs="Courier New"/>
            <w:sz w:val="18"/>
            <w:szCs w:val="18"/>
            <w:rPrChange w:id="4409" w:author="Marciante, Teresa Lucia (IT - Roma)" w:date="2019-02-07T19:19:00Z">
              <w:rPr>
                <w:rFonts w:ascii="Garamond" w:hAnsi="Garamond" w:cs="Courier New"/>
                <w:sz w:val="18"/>
                <w:szCs w:val="18"/>
                <w:lang w:val="en-US"/>
              </w:rPr>
            </w:rPrChange>
          </w:rPr>
          <w:tab/>
        </w:r>
        <w:r w:rsidRPr="00C466E2" w:rsidDel="004B61A7">
          <w:rPr>
            <w:rFonts w:ascii="Garamond" w:hAnsi="Garamond" w:cs="Courier New"/>
            <w:sz w:val="18"/>
            <w:szCs w:val="18"/>
            <w:rPrChange w:id="4410" w:author="Marciante, Teresa Lucia (IT - Roma)" w:date="2019-02-07T19:19:00Z">
              <w:rPr>
                <w:rFonts w:ascii="Garamond" w:hAnsi="Garamond" w:cs="Courier New"/>
                <w:sz w:val="18"/>
                <w:szCs w:val="18"/>
                <w:lang w:val="en-US"/>
              </w:rPr>
            </w:rPrChange>
          </w:rPr>
          <w:tab/>
          <w:delText>&lt;cac:/Party&gt;</w:delText>
        </w:r>
      </w:del>
    </w:p>
    <w:p w14:paraId="7A9E3F31" w14:textId="77777777" w:rsidR="00577D3C" w:rsidRPr="00C466E2" w:rsidDel="004B61A7" w:rsidRDefault="00577D3C" w:rsidP="00577D3C">
      <w:pPr>
        <w:autoSpaceDE w:val="0"/>
        <w:autoSpaceDN w:val="0"/>
        <w:adjustRightInd w:val="0"/>
        <w:spacing w:after="0" w:line="240" w:lineRule="auto"/>
        <w:ind w:left="3119" w:firstLine="59"/>
        <w:rPr>
          <w:del w:id="4411" w:author="Marciante, Teresa Lucia (IT - Roma)" w:date="2019-02-07T19:10:00Z"/>
          <w:rFonts w:ascii="Garamond" w:hAnsi="Garamond" w:cs="Courier New"/>
          <w:sz w:val="18"/>
          <w:szCs w:val="18"/>
          <w:rPrChange w:id="4412" w:author="Marciante, Teresa Lucia (IT - Roma)" w:date="2019-02-07T19:19:00Z">
            <w:rPr>
              <w:del w:id="4413" w:author="Marciante, Teresa Lucia (IT - Roma)" w:date="2019-02-07T19:10:00Z"/>
              <w:rFonts w:ascii="Garamond" w:hAnsi="Garamond" w:cs="Courier New"/>
              <w:sz w:val="18"/>
              <w:szCs w:val="18"/>
              <w:lang w:val="en-US"/>
            </w:rPr>
          </w:rPrChange>
        </w:rPr>
      </w:pPr>
      <w:del w:id="4414" w:author="Marciante, Teresa Lucia (IT - Roma)" w:date="2019-02-07T19:10:00Z">
        <w:r w:rsidRPr="00C466E2" w:rsidDel="004B61A7">
          <w:rPr>
            <w:rFonts w:ascii="Garamond" w:hAnsi="Garamond" w:cs="Courier New"/>
            <w:sz w:val="18"/>
            <w:szCs w:val="18"/>
            <w:rPrChange w:id="4415" w:author="Marciante, Teresa Lucia (IT - Roma)" w:date="2019-02-07T19:19:00Z">
              <w:rPr>
                <w:rFonts w:ascii="Garamond" w:hAnsi="Garamond" w:cs="Courier New"/>
                <w:sz w:val="18"/>
                <w:szCs w:val="18"/>
                <w:lang w:val="en-US"/>
              </w:rPr>
            </w:rPrChange>
          </w:rPr>
          <w:delText>&lt;/cac:AccountingCustomerParty&gt;</w:delText>
        </w:r>
      </w:del>
    </w:p>
    <w:p w14:paraId="23EB462C" w14:textId="77777777" w:rsidR="00DF0501" w:rsidRPr="004B61A7" w:rsidDel="004B61A7" w:rsidRDefault="00D6461E" w:rsidP="00763A59">
      <w:pPr>
        <w:pStyle w:val="BodyText"/>
        <w:numPr>
          <w:ilvl w:val="0"/>
          <w:numId w:val="39"/>
        </w:numPr>
        <w:rPr>
          <w:del w:id="4416" w:author="Marciante, Teresa Lucia (IT - Roma)" w:date="2019-02-07T19:10:00Z"/>
        </w:rPr>
      </w:pPr>
      <w:del w:id="4417" w:author="Marciante, Teresa Lucia (IT - Roma)" w:date="2019-02-07T19:10:00Z">
        <w:r w:rsidRPr="004B61A7" w:rsidDel="004B61A7">
          <w:delText xml:space="preserve">Se è un Ordine di </w:delText>
        </w:r>
        <w:r w:rsidR="000F4178" w:rsidRPr="004B61A7" w:rsidDel="004B61A7">
          <w:delText>conferma</w:delText>
        </w:r>
        <w:r w:rsidR="009F5563" w:rsidRPr="004B61A7" w:rsidDel="004B61A7">
          <w:delText xml:space="preserve"> oppure </w:delText>
        </w:r>
        <w:r w:rsidRPr="004B61A7" w:rsidDel="004B61A7">
          <w:delText>di diniego</w:delText>
        </w:r>
        <w:r w:rsidR="009F5563" w:rsidRPr="004B61A7" w:rsidDel="004B61A7">
          <w:delText>, non deve contenere linee d’ordine.</w:delText>
        </w:r>
        <w:r w:rsidRPr="004B61A7" w:rsidDel="004B61A7">
          <w:delText xml:space="preserve"> </w:delText>
        </w:r>
      </w:del>
    </w:p>
    <w:p w14:paraId="13EFBF4F" w14:textId="77777777" w:rsidR="000D4696" w:rsidRPr="004B61A7" w:rsidDel="004B61A7" w:rsidRDefault="000D4696" w:rsidP="00763A59">
      <w:pPr>
        <w:pStyle w:val="BodyText"/>
        <w:numPr>
          <w:ilvl w:val="0"/>
          <w:numId w:val="39"/>
        </w:numPr>
        <w:rPr>
          <w:del w:id="4418" w:author="Marciante, Teresa Lucia (IT - Roma)" w:date="2019-02-07T19:10:00Z"/>
        </w:rPr>
      </w:pPr>
      <w:del w:id="4419" w:author="Marciante, Teresa Lucia (IT - Roma)" w:date="2019-02-07T19:10:00Z">
        <w:r w:rsidRPr="004B61A7" w:rsidDel="004B61A7">
          <w:br w:type="page"/>
        </w:r>
      </w:del>
    </w:p>
    <w:p w14:paraId="6F8AEB73" w14:textId="77777777" w:rsidR="0006672D" w:rsidRPr="004B61A7" w:rsidDel="004B61A7" w:rsidRDefault="0006672D" w:rsidP="006C541D">
      <w:pPr>
        <w:pStyle w:val="BodyText"/>
        <w:rPr>
          <w:del w:id="4420" w:author="Marciante, Teresa Lucia (IT - Roma)" w:date="2019-02-07T19:10:00Z"/>
        </w:rPr>
      </w:pPr>
    </w:p>
    <w:p w14:paraId="3F778BFF" w14:textId="77777777" w:rsidR="008048FC" w:rsidRPr="004B61A7" w:rsidDel="004B61A7" w:rsidRDefault="00F402A5" w:rsidP="00F402A5">
      <w:pPr>
        <w:pStyle w:val="Heading4"/>
        <w:numPr>
          <w:ilvl w:val="3"/>
          <w:numId w:val="1"/>
        </w:numPr>
        <w:rPr>
          <w:del w:id="4421" w:author="Marciante, Teresa Lucia (IT - Roma)" w:date="2019-02-07T19:10:00Z"/>
        </w:rPr>
      </w:pPr>
      <w:bookmarkStart w:id="4422" w:name="_Ref535229759"/>
      <w:bookmarkStart w:id="4423" w:name="_Toc459568"/>
      <w:del w:id="4424" w:author="Marciante, Teresa Lucia (IT - Roma)" w:date="2019-02-07T19:10:00Z">
        <w:r w:rsidRPr="004B61A7" w:rsidDel="004B61A7">
          <w:delText xml:space="preserve">Istruzioni particolari per il </w:delText>
        </w:r>
        <w:r w:rsidR="008048FC" w:rsidRPr="004B61A7" w:rsidDel="004B61A7">
          <w:delText>Codice identificativo di gara (CIG)</w:delText>
        </w:r>
        <w:bookmarkEnd w:id="4422"/>
        <w:bookmarkEnd w:id="4423"/>
      </w:del>
    </w:p>
    <w:p w14:paraId="68427ACB" w14:textId="77777777" w:rsidR="008048FC" w:rsidRPr="004B61A7" w:rsidDel="004B61A7" w:rsidRDefault="008048FC" w:rsidP="00AE6C7D">
      <w:pPr>
        <w:pStyle w:val="BodyText"/>
        <w:rPr>
          <w:del w:id="4425" w:author="Marciante, Teresa Lucia (IT - Roma)" w:date="2019-02-07T19:10:00Z"/>
        </w:rPr>
      </w:pPr>
      <w:del w:id="4426" w:author="Marciante, Teresa Lucia (IT - Roma)" w:date="2019-02-07T19:10:00Z">
        <w:r w:rsidRPr="004B61A7" w:rsidDel="004B61A7">
          <w:delText>In</w:delText>
        </w:r>
        <w:r w:rsidR="00786D66" w:rsidRPr="004B61A7" w:rsidDel="004B61A7">
          <w:delText xml:space="preserve"> tutti i Documenti di tipo</w:delText>
        </w:r>
        <w:r w:rsidR="00087011" w:rsidRPr="004B61A7" w:rsidDel="004B61A7">
          <w:delText xml:space="preserve"> Ordine, Ordine pre-concordato ed</w:delText>
        </w:r>
        <w:r w:rsidR="00786D66" w:rsidRPr="004B61A7" w:rsidDel="004B61A7">
          <w:delText xml:space="preserve"> </w:delText>
        </w:r>
        <w:r w:rsidR="006113A1" w:rsidRPr="004B61A7" w:rsidDel="004B61A7">
          <w:delText>Ordine di riscontro</w:delText>
        </w:r>
        <w:r w:rsidR="00786D66" w:rsidRPr="004B61A7" w:rsidDel="004B61A7">
          <w:delText xml:space="preserve"> sostitutivo (</w:delText>
        </w:r>
        <w:r w:rsidR="00AB2F5D" w:rsidRPr="004B61A7" w:rsidDel="004B61A7">
          <w:rPr>
            <w:u w:val="single"/>
          </w:rPr>
          <w:delText xml:space="preserve">che contengono </w:delText>
        </w:r>
        <w:r w:rsidR="000B7FF3" w:rsidRPr="004B61A7" w:rsidDel="004B61A7">
          <w:rPr>
            <w:u w:val="single"/>
          </w:rPr>
          <w:delText>almeno una linea</w:delText>
        </w:r>
        <w:r w:rsidR="00AB2F5D" w:rsidRPr="004B61A7" w:rsidDel="004B61A7">
          <w:rPr>
            <w:u w:val="single"/>
          </w:rPr>
          <w:delText xml:space="preserve"> d’ordine</w:delText>
        </w:r>
        <w:r w:rsidR="00786D66" w:rsidRPr="004B61A7" w:rsidDel="004B61A7">
          <w:delText>)</w:delText>
        </w:r>
        <w:r w:rsidR="00AB2F5D" w:rsidRPr="004B61A7" w:rsidDel="004B61A7">
          <w:delText xml:space="preserve"> </w:delText>
        </w:r>
        <w:r w:rsidR="00AE6C7D" w:rsidRPr="004B61A7" w:rsidDel="004B61A7">
          <w:delText xml:space="preserve">è obbligatorio indicare il </w:delText>
        </w:r>
        <w:r w:rsidR="00AE6C7D" w:rsidRPr="004B61A7" w:rsidDel="004B61A7">
          <w:rPr>
            <w:i/>
          </w:rPr>
          <w:delText>Codice identificativo di gara</w:delText>
        </w:r>
        <w:r w:rsidR="00AE6C7D" w:rsidRPr="004B61A7" w:rsidDel="004B61A7">
          <w:delText xml:space="preserve"> (CIG), censito nella </w:delText>
        </w:r>
        <w:r w:rsidR="00AE6C7D" w:rsidRPr="004B61A7" w:rsidDel="004B61A7">
          <w:rPr>
            <w:i/>
          </w:rPr>
          <w:delText>Banca dati Nazionale dei contratti pubblici</w:delText>
        </w:r>
        <w:r w:rsidR="00AE6C7D" w:rsidRPr="004B61A7" w:rsidDel="004B61A7">
          <w:delText xml:space="preserve"> (BDNCP), a cui le prestazioni contenute nel Documento si riferiscono.</w:delText>
        </w:r>
      </w:del>
    </w:p>
    <w:p w14:paraId="596DB0AF" w14:textId="77777777" w:rsidR="00003ADC" w:rsidRPr="004B61A7" w:rsidDel="004B61A7" w:rsidRDefault="00AE6C7D" w:rsidP="00763A59">
      <w:pPr>
        <w:pStyle w:val="BodyText"/>
        <w:numPr>
          <w:ilvl w:val="0"/>
          <w:numId w:val="40"/>
        </w:numPr>
        <w:rPr>
          <w:del w:id="4427" w:author="Marciante, Teresa Lucia (IT - Roma)" w:date="2019-02-07T19:10:00Z"/>
        </w:rPr>
      </w:pPr>
      <w:del w:id="4428" w:author="Marciante, Teresa Lucia (IT - Roma)" w:date="2019-02-07T19:10:00Z">
        <w:r w:rsidRPr="004B61A7" w:rsidDel="004B61A7">
          <w:delText>S</w:delText>
        </w:r>
        <w:r w:rsidR="00003ADC" w:rsidRPr="004B61A7" w:rsidDel="004B61A7">
          <w:delText>e il CIG è unico per l’intero Documento, a livello di testata del Documento:</w:delText>
        </w:r>
      </w:del>
    </w:p>
    <w:p w14:paraId="60201BD7" w14:textId="77777777" w:rsidR="00003ADC" w:rsidRPr="004B61A7" w:rsidDel="004B61A7" w:rsidRDefault="000B7FF3" w:rsidP="00763A59">
      <w:pPr>
        <w:pStyle w:val="BodyText"/>
        <w:numPr>
          <w:ilvl w:val="0"/>
          <w:numId w:val="27"/>
        </w:numPr>
        <w:rPr>
          <w:del w:id="4429" w:author="Marciante, Teresa Lucia (IT - Roma)" w:date="2019-02-07T19:10:00Z"/>
        </w:rPr>
      </w:pPr>
      <w:del w:id="4430" w:author="Marciante, Teresa Lucia (IT - Roma)" w:date="2019-02-07T19:10:00Z">
        <w:r w:rsidRPr="004B61A7" w:rsidDel="004B61A7">
          <w:delText xml:space="preserve">nel campo </w:delText>
        </w:r>
        <w:r w:rsidR="00003ADC" w:rsidRPr="004B61A7" w:rsidDel="004B61A7">
          <w:delText xml:space="preserve">“AdditionalDocumentReference/ID” </w:delText>
        </w:r>
        <w:r w:rsidRPr="004B61A7" w:rsidDel="004B61A7">
          <w:delText>indicare</w:delText>
        </w:r>
        <w:r w:rsidR="00003ADC" w:rsidRPr="004B61A7" w:rsidDel="004B61A7">
          <w:delText xml:space="preserve"> il valore del CIG;</w:delText>
        </w:r>
      </w:del>
    </w:p>
    <w:p w14:paraId="4AD8E105" w14:textId="77777777" w:rsidR="00003ADC" w:rsidRPr="004B61A7" w:rsidDel="004B61A7" w:rsidRDefault="000B7FF3" w:rsidP="00763A59">
      <w:pPr>
        <w:pStyle w:val="BodyText"/>
        <w:numPr>
          <w:ilvl w:val="0"/>
          <w:numId w:val="27"/>
        </w:numPr>
        <w:rPr>
          <w:del w:id="4431" w:author="Marciante, Teresa Lucia (IT - Roma)" w:date="2019-02-07T19:10:00Z"/>
        </w:rPr>
      </w:pPr>
      <w:del w:id="4432" w:author="Marciante, Teresa Lucia (IT - Roma)" w:date="2019-02-07T19:10:00Z">
        <w:r w:rsidRPr="004B61A7" w:rsidDel="004B61A7">
          <w:delText xml:space="preserve">nel campo </w:delText>
        </w:r>
        <w:r w:rsidR="00003ADC" w:rsidRPr="004B61A7" w:rsidDel="004B61A7">
          <w:delText xml:space="preserve">“AdditionalDocumentReference/DocumentType” </w:delText>
        </w:r>
        <w:r w:rsidR="004510F3" w:rsidRPr="004B61A7" w:rsidDel="004B61A7">
          <w:delText xml:space="preserve">indicare il testo fisso “CIG”, </w:delText>
        </w:r>
        <w:r w:rsidR="00003ADC" w:rsidRPr="004B61A7" w:rsidDel="004B61A7">
          <w:delText>per specificare che l’ID di cui</w:delText>
        </w:r>
        <w:r w:rsidR="004510F3" w:rsidRPr="004B61A7" w:rsidDel="004B61A7">
          <w:delText xml:space="preserve"> sopra si riferisce a un CIG</w:delText>
        </w:r>
        <w:r w:rsidR="00003ADC" w:rsidRPr="004B61A7" w:rsidDel="004B61A7">
          <w:delText>;</w:delText>
        </w:r>
      </w:del>
    </w:p>
    <w:p w14:paraId="7D3D5574" w14:textId="77777777" w:rsidR="00281B79" w:rsidRPr="004B61A7" w:rsidDel="004B61A7" w:rsidRDefault="00281B79" w:rsidP="00281B79">
      <w:pPr>
        <w:autoSpaceDE w:val="0"/>
        <w:autoSpaceDN w:val="0"/>
        <w:adjustRightInd w:val="0"/>
        <w:spacing w:after="0" w:line="240" w:lineRule="auto"/>
        <w:ind w:left="3119"/>
        <w:rPr>
          <w:del w:id="4433" w:author="Marciante, Teresa Lucia (IT - Roma)" w:date="2019-02-07T19:10:00Z"/>
          <w:rFonts w:ascii="Garamond" w:hAnsi="Garamond" w:cs="Courier New"/>
          <w:sz w:val="18"/>
          <w:szCs w:val="18"/>
        </w:rPr>
      </w:pPr>
    </w:p>
    <w:p w14:paraId="35043EC6" w14:textId="77777777" w:rsidR="00281B79" w:rsidRPr="004B61A7" w:rsidDel="004B61A7" w:rsidRDefault="00281B79" w:rsidP="00281B79">
      <w:pPr>
        <w:autoSpaceDE w:val="0"/>
        <w:autoSpaceDN w:val="0"/>
        <w:adjustRightInd w:val="0"/>
        <w:spacing w:after="0" w:line="240" w:lineRule="auto"/>
        <w:ind w:left="3119"/>
        <w:rPr>
          <w:del w:id="4434" w:author="Marciante, Teresa Lucia (IT - Roma)" w:date="2019-02-07T19:10:00Z"/>
          <w:rFonts w:ascii="Garamond" w:hAnsi="Garamond" w:cs="Courier New"/>
          <w:sz w:val="18"/>
          <w:szCs w:val="18"/>
        </w:rPr>
      </w:pPr>
      <w:del w:id="4435" w:author="Marciante, Teresa Lucia (IT - Roma)" w:date="2019-02-07T19:10:00Z">
        <w:r w:rsidRPr="004B61A7" w:rsidDel="004B61A7">
          <w:rPr>
            <w:rFonts w:ascii="Garamond" w:hAnsi="Garamond" w:cs="Courier New"/>
            <w:sz w:val="18"/>
            <w:szCs w:val="18"/>
          </w:rPr>
          <w:delText xml:space="preserve">  &lt;cac:AdditionalDocumentReference&gt;</w:delText>
        </w:r>
      </w:del>
    </w:p>
    <w:p w14:paraId="7EE900AD" w14:textId="77777777" w:rsidR="00281B79" w:rsidRPr="004B61A7" w:rsidDel="004B61A7" w:rsidRDefault="00281B79" w:rsidP="00281B79">
      <w:pPr>
        <w:autoSpaceDE w:val="0"/>
        <w:autoSpaceDN w:val="0"/>
        <w:adjustRightInd w:val="0"/>
        <w:spacing w:after="0" w:line="240" w:lineRule="auto"/>
        <w:ind w:left="3346" w:firstLine="59"/>
        <w:rPr>
          <w:del w:id="4436" w:author="Marciante, Teresa Lucia (IT - Roma)" w:date="2019-02-07T19:10:00Z"/>
          <w:rFonts w:ascii="Garamond" w:hAnsi="Garamond" w:cs="Courier New"/>
          <w:sz w:val="18"/>
          <w:szCs w:val="18"/>
        </w:rPr>
      </w:pPr>
      <w:del w:id="4437" w:author="Marciante, Teresa Lucia (IT - Roma)" w:date="2019-02-07T19:10:00Z">
        <w:r w:rsidRPr="004B61A7" w:rsidDel="004B61A7">
          <w:rPr>
            <w:rFonts w:ascii="Garamond" w:hAnsi="Garamond" w:cs="Courier New"/>
            <w:sz w:val="18"/>
            <w:szCs w:val="18"/>
          </w:rPr>
          <w:delText>&lt;cbc:ID&gt;123456789</w:delText>
        </w:r>
        <w:r w:rsidR="00960455" w:rsidRPr="004B61A7" w:rsidDel="004B61A7">
          <w:rPr>
            <w:rFonts w:ascii="Garamond" w:hAnsi="Garamond" w:cs="Courier New"/>
            <w:sz w:val="18"/>
            <w:szCs w:val="18"/>
          </w:rPr>
          <w:delText>A</w:delText>
        </w:r>
        <w:r w:rsidRPr="004B61A7" w:rsidDel="004B61A7">
          <w:rPr>
            <w:rFonts w:ascii="Garamond" w:hAnsi="Garamond" w:cs="Courier New"/>
            <w:sz w:val="18"/>
            <w:szCs w:val="18"/>
          </w:rPr>
          <w:delText>&lt;/cbc:ID&gt;</w:delText>
        </w:r>
      </w:del>
    </w:p>
    <w:p w14:paraId="4BCBE961" w14:textId="77777777" w:rsidR="00281B79" w:rsidRPr="004B61A7" w:rsidDel="004B61A7" w:rsidRDefault="00281B79" w:rsidP="00281B79">
      <w:pPr>
        <w:autoSpaceDE w:val="0"/>
        <w:autoSpaceDN w:val="0"/>
        <w:adjustRightInd w:val="0"/>
        <w:spacing w:after="0" w:line="240" w:lineRule="auto"/>
        <w:ind w:left="3346" w:firstLine="59"/>
        <w:rPr>
          <w:del w:id="4438" w:author="Marciante, Teresa Lucia (IT - Roma)" w:date="2019-02-07T19:10:00Z"/>
          <w:rFonts w:ascii="Garamond" w:hAnsi="Garamond" w:cs="Courier New"/>
          <w:sz w:val="18"/>
          <w:szCs w:val="18"/>
        </w:rPr>
      </w:pPr>
      <w:del w:id="4439" w:author="Marciante, Teresa Lucia (IT - Roma)" w:date="2019-02-07T19:10:00Z">
        <w:r w:rsidRPr="004B61A7" w:rsidDel="004B61A7">
          <w:rPr>
            <w:rFonts w:ascii="Garamond" w:hAnsi="Garamond" w:cs="Courier New"/>
            <w:sz w:val="18"/>
            <w:szCs w:val="18"/>
          </w:rPr>
          <w:delText>&lt;cbc:DocumentType&gt;CIG&lt;/cbc:DocumentType&gt;</w:delText>
        </w:r>
      </w:del>
    </w:p>
    <w:p w14:paraId="68C503E1" w14:textId="77777777" w:rsidR="00281B79" w:rsidRPr="004B61A7" w:rsidDel="004B61A7" w:rsidRDefault="00281B79" w:rsidP="00281B79">
      <w:pPr>
        <w:autoSpaceDE w:val="0"/>
        <w:autoSpaceDN w:val="0"/>
        <w:adjustRightInd w:val="0"/>
        <w:spacing w:after="0" w:line="240" w:lineRule="auto"/>
        <w:ind w:left="2951" w:firstLine="227"/>
        <w:rPr>
          <w:del w:id="4440" w:author="Marciante, Teresa Lucia (IT - Roma)" w:date="2019-02-07T19:10:00Z"/>
          <w:rFonts w:ascii="Garamond" w:hAnsi="Garamond" w:cs="Courier New"/>
          <w:sz w:val="18"/>
          <w:szCs w:val="18"/>
        </w:rPr>
      </w:pPr>
      <w:del w:id="4441" w:author="Marciante, Teresa Lucia (IT - Roma)" w:date="2019-02-07T19:10:00Z">
        <w:r w:rsidRPr="004B61A7" w:rsidDel="004B61A7">
          <w:rPr>
            <w:rFonts w:ascii="Garamond" w:hAnsi="Garamond" w:cs="Courier New"/>
            <w:sz w:val="18"/>
            <w:szCs w:val="18"/>
          </w:rPr>
          <w:delText>&lt;/cac:AdditionalDocumentReference&gt;</w:delText>
        </w:r>
      </w:del>
    </w:p>
    <w:p w14:paraId="6932C02D" w14:textId="77777777" w:rsidR="00003ADC" w:rsidRPr="004B61A7" w:rsidDel="004B61A7" w:rsidRDefault="00003ADC" w:rsidP="00763A59">
      <w:pPr>
        <w:pStyle w:val="BodyText"/>
        <w:numPr>
          <w:ilvl w:val="0"/>
          <w:numId w:val="40"/>
        </w:numPr>
        <w:rPr>
          <w:del w:id="4442" w:author="Marciante, Teresa Lucia (IT - Roma)" w:date="2019-02-07T19:10:00Z"/>
        </w:rPr>
      </w:pPr>
      <w:del w:id="4443" w:author="Marciante, Teresa Lucia (IT - Roma)" w:date="2019-02-07T19:10:00Z">
        <w:r w:rsidRPr="004B61A7" w:rsidDel="004B61A7">
          <w:delText xml:space="preserve">se il CIG differisce per le distinte linee d’ordine, a livello di </w:delText>
        </w:r>
        <w:r w:rsidR="004510F3" w:rsidRPr="004B61A7" w:rsidDel="004B61A7">
          <w:delText xml:space="preserve">ciascuna </w:delText>
        </w:r>
        <w:r w:rsidRPr="004B61A7" w:rsidDel="004B61A7">
          <w:delText>lin</w:delText>
        </w:r>
        <w:r w:rsidR="004510F3" w:rsidRPr="004B61A7" w:rsidDel="004B61A7">
          <w:delText>ea d’ordine</w:delText>
        </w:r>
        <w:r w:rsidRPr="004B61A7" w:rsidDel="004B61A7">
          <w:delText>:</w:delText>
        </w:r>
      </w:del>
    </w:p>
    <w:p w14:paraId="5B037EB3" w14:textId="77777777" w:rsidR="00003ADC" w:rsidRPr="004B61A7" w:rsidDel="004B61A7" w:rsidRDefault="006C5AFA" w:rsidP="00763A59">
      <w:pPr>
        <w:pStyle w:val="BodyText"/>
        <w:numPr>
          <w:ilvl w:val="0"/>
          <w:numId w:val="27"/>
        </w:numPr>
        <w:rPr>
          <w:del w:id="4444" w:author="Marciante, Teresa Lucia (IT - Roma)" w:date="2019-02-07T19:10:00Z"/>
        </w:rPr>
      </w:pPr>
      <w:del w:id="4445" w:author="Marciante, Teresa Lucia (IT - Roma)" w:date="2019-02-07T19:10:00Z">
        <w:r w:rsidRPr="004B61A7" w:rsidDel="004B61A7">
          <w:delText xml:space="preserve">nel campo </w:delText>
        </w:r>
        <w:r w:rsidR="00003ADC" w:rsidRPr="004B61A7" w:rsidDel="004B61A7">
          <w:delText xml:space="preserve">“OrderLine/DocumentReference/ID” </w:delText>
        </w:r>
        <w:r w:rsidRPr="004B61A7" w:rsidDel="004B61A7">
          <w:delText>indicare il valore del CIG</w:delText>
        </w:r>
        <w:r w:rsidR="00003ADC" w:rsidRPr="004B61A7" w:rsidDel="004B61A7">
          <w:delText>;</w:delText>
        </w:r>
      </w:del>
    </w:p>
    <w:p w14:paraId="302078A3" w14:textId="77777777" w:rsidR="00003ADC" w:rsidRPr="004B61A7" w:rsidDel="004B61A7" w:rsidRDefault="006C5AFA" w:rsidP="00763A59">
      <w:pPr>
        <w:pStyle w:val="BodyText"/>
        <w:numPr>
          <w:ilvl w:val="0"/>
          <w:numId w:val="27"/>
        </w:numPr>
        <w:rPr>
          <w:del w:id="4446" w:author="Marciante, Teresa Lucia (IT - Roma)" w:date="2019-02-07T19:10:00Z"/>
        </w:rPr>
      </w:pPr>
      <w:del w:id="4447" w:author="Marciante, Teresa Lucia (IT - Roma)" w:date="2019-02-07T19:10:00Z">
        <w:r w:rsidRPr="004B61A7" w:rsidDel="004B61A7">
          <w:delText xml:space="preserve">nel campo </w:delText>
        </w:r>
        <w:r w:rsidR="00003ADC" w:rsidRPr="004B61A7" w:rsidDel="004B61A7">
          <w:delText>“OrderLine/</w:delText>
        </w:r>
        <w:r w:rsidR="0070367C" w:rsidRPr="004B61A7" w:rsidDel="004B61A7">
          <w:delText xml:space="preserve">DocumentReference/DocumentType” </w:delText>
        </w:r>
        <w:r w:rsidRPr="004B61A7" w:rsidDel="004B61A7">
          <w:delText>indicare il testo fisso “CIG”, per specificare che l’ID di cui sopra si riferisce a un CIG</w:delText>
        </w:r>
        <w:r w:rsidR="00003ADC" w:rsidRPr="004B61A7" w:rsidDel="004B61A7">
          <w:delText>.</w:delText>
        </w:r>
      </w:del>
    </w:p>
    <w:p w14:paraId="68C0D65C" w14:textId="77777777" w:rsidR="00281B79" w:rsidRPr="004B61A7" w:rsidDel="004B61A7" w:rsidRDefault="00281B79" w:rsidP="00281B79">
      <w:pPr>
        <w:autoSpaceDE w:val="0"/>
        <w:autoSpaceDN w:val="0"/>
        <w:adjustRightInd w:val="0"/>
        <w:spacing w:after="0" w:line="240" w:lineRule="auto"/>
        <w:ind w:left="3119"/>
        <w:rPr>
          <w:del w:id="4448" w:author="Marciante, Teresa Lucia (IT - Roma)" w:date="2019-02-07T19:10:00Z"/>
          <w:rFonts w:ascii="Garamond" w:hAnsi="Garamond" w:cs="Courier New"/>
          <w:sz w:val="18"/>
          <w:szCs w:val="18"/>
        </w:rPr>
      </w:pPr>
    </w:p>
    <w:p w14:paraId="48EC7CC2" w14:textId="77777777" w:rsidR="00281B79" w:rsidRPr="004B61A7" w:rsidDel="004B61A7" w:rsidRDefault="00281B79" w:rsidP="00281B79">
      <w:pPr>
        <w:autoSpaceDE w:val="0"/>
        <w:autoSpaceDN w:val="0"/>
        <w:adjustRightInd w:val="0"/>
        <w:spacing w:after="0" w:line="240" w:lineRule="auto"/>
        <w:ind w:left="3119"/>
        <w:rPr>
          <w:del w:id="4449" w:author="Marciante, Teresa Lucia (IT - Roma)" w:date="2019-02-07T19:10:00Z"/>
          <w:rFonts w:ascii="Garamond" w:hAnsi="Garamond" w:cs="Courier New"/>
          <w:sz w:val="18"/>
          <w:szCs w:val="18"/>
        </w:rPr>
      </w:pPr>
      <w:del w:id="4450" w:author="Marciante, Teresa Lucia (IT - Roma)" w:date="2019-02-07T19:10:00Z">
        <w:r w:rsidRPr="004B61A7" w:rsidDel="004B61A7">
          <w:rPr>
            <w:rFonts w:ascii="Garamond" w:hAnsi="Garamond" w:cs="Courier New"/>
            <w:sz w:val="18"/>
            <w:szCs w:val="18"/>
          </w:rPr>
          <w:delText xml:space="preserve">  &lt;cac:OrderLine&gt;</w:delText>
        </w:r>
      </w:del>
    </w:p>
    <w:p w14:paraId="337B098D" w14:textId="77777777" w:rsidR="00281B79" w:rsidRPr="004B61A7" w:rsidDel="004B61A7" w:rsidRDefault="00281B79" w:rsidP="00281B79">
      <w:pPr>
        <w:autoSpaceDE w:val="0"/>
        <w:autoSpaceDN w:val="0"/>
        <w:adjustRightInd w:val="0"/>
        <w:spacing w:after="0" w:line="240" w:lineRule="auto"/>
        <w:ind w:left="3119"/>
        <w:rPr>
          <w:del w:id="4451" w:author="Marciante, Teresa Lucia (IT - Roma)" w:date="2019-02-07T19:10:00Z"/>
          <w:rFonts w:ascii="Garamond" w:hAnsi="Garamond" w:cs="Courier New"/>
          <w:sz w:val="18"/>
          <w:szCs w:val="18"/>
        </w:rPr>
      </w:pPr>
      <w:del w:id="4452" w:author="Marciante, Teresa Lucia (IT - Roma)" w:date="2019-02-07T19:10:00Z">
        <w:r w:rsidRPr="004B61A7" w:rsidDel="004B61A7">
          <w:rPr>
            <w:rFonts w:ascii="Garamond" w:hAnsi="Garamond" w:cs="Courier New"/>
            <w:sz w:val="18"/>
            <w:szCs w:val="18"/>
          </w:rPr>
          <w:delText xml:space="preserve"> </w:delText>
        </w:r>
        <w:r w:rsidRPr="004B61A7" w:rsidDel="004B61A7">
          <w:rPr>
            <w:rFonts w:ascii="Garamond" w:hAnsi="Garamond" w:cs="Courier New"/>
            <w:sz w:val="18"/>
            <w:szCs w:val="18"/>
          </w:rPr>
          <w:tab/>
        </w:r>
        <w:r w:rsidRPr="004B61A7" w:rsidDel="004B61A7">
          <w:rPr>
            <w:rFonts w:ascii="Garamond" w:hAnsi="Garamond" w:cs="Courier New"/>
            <w:sz w:val="18"/>
            <w:szCs w:val="18"/>
          </w:rPr>
          <w:tab/>
          <w:delText xml:space="preserve"> </w:delText>
        </w:r>
        <w:r w:rsidR="0070367C" w:rsidRPr="004B61A7" w:rsidDel="004B61A7">
          <w:rPr>
            <w:rFonts w:ascii="Garamond" w:hAnsi="Garamond" w:cs="Courier New"/>
            <w:sz w:val="18"/>
            <w:szCs w:val="18"/>
          </w:rPr>
          <w:delText>&lt;cac:</w:delText>
        </w:r>
        <w:r w:rsidRPr="004B61A7" w:rsidDel="004B61A7">
          <w:rPr>
            <w:rFonts w:ascii="Garamond" w:hAnsi="Garamond" w:cs="Courier New"/>
            <w:sz w:val="18"/>
            <w:szCs w:val="18"/>
          </w:rPr>
          <w:delText>DocumentReference&gt;</w:delText>
        </w:r>
      </w:del>
    </w:p>
    <w:p w14:paraId="122A2F5B" w14:textId="77777777" w:rsidR="00281B79" w:rsidRPr="004B61A7" w:rsidDel="004B61A7" w:rsidRDefault="00281B79" w:rsidP="00221ED6">
      <w:pPr>
        <w:autoSpaceDE w:val="0"/>
        <w:autoSpaceDN w:val="0"/>
        <w:adjustRightInd w:val="0"/>
        <w:spacing w:after="0" w:line="240" w:lineRule="auto"/>
        <w:ind w:left="3405" w:firstLine="227"/>
        <w:rPr>
          <w:del w:id="4453" w:author="Marciante, Teresa Lucia (IT - Roma)" w:date="2019-02-07T19:10:00Z"/>
          <w:rFonts w:ascii="Garamond" w:hAnsi="Garamond" w:cs="Courier New"/>
          <w:sz w:val="18"/>
          <w:szCs w:val="18"/>
        </w:rPr>
      </w:pPr>
      <w:del w:id="4454" w:author="Marciante, Teresa Lucia (IT - Roma)" w:date="2019-02-07T19:10:00Z">
        <w:r w:rsidRPr="004B61A7" w:rsidDel="004B61A7">
          <w:rPr>
            <w:rFonts w:ascii="Garamond" w:hAnsi="Garamond" w:cs="Courier New"/>
            <w:sz w:val="18"/>
            <w:szCs w:val="18"/>
          </w:rPr>
          <w:delText>&lt;cbc:ID&gt;123456789</w:delText>
        </w:r>
        <w:r w:rsidR="00960455" w:rsidRPr="004B61A7" w:rsidDel="004B61A7">
          <w:rPr>
            <w:rFonts w:ascii="Garamond" w:hAnsi="Garamond" w:cs="Courier New"/>
            <w:sz w:val="18"/>
            <w:szCs w:val="18"/>
          </w:rPr>
          <w:delText>A</w:delText>
        </w:r>
        <w:r w:rsidRPr="004B61A7" w:rsidDel="004B61A7">
          <w:rPr>
            <w:rFonts w:ascii="Garamond" w:hAnsi="Garamond" w:cs="Courier New"/>
            <w:sz w:val="18"/>
            <w:szCs w:val="18"/>
          </w:rPr>
          <w:delText>&lt;/cbc:ID&gt;</w:delText>
        </w:r>
      </w:del>
    </w:p>
    <w:p w14:paraId="77677452" w14:textId="77777777" w:rsidR="00281B79" w:rsidRPr="004B61A7" w:rsidDel="004B61A7" w:rsidRDefault="00281B79" w:rsidP="00221ED6">
      <w:pPr>
        <w:autoSpaceDE w:val="0"/>
        <w:autoSpaceDN w:val="0"/>
        <w:adjustRightInd w:val="0"/>
        <w:spacing w:after="0" w:line="240" w:lineRule="auto"/>
        <w:ind w:left="3405" w:firstLine="227"/>
        <w:rPr>
          <w:del w:id="4455" w:author="Marciante, Teresa Lucia (IT - Roma)" w:date="2019-02-07T19:10:00Z"/>
          <w:rFonts w:ascii="Garamond" w:hAnsi="Garamond" w:cs="Courier New"/>
          <w:sz w:val="18"/>
          <w:szCs w:val="18"/>
        </w:rPr>
      </w:pPr>
      <w:del w:id="4456" w:author="Marciante, Teresa Lucia (IT - Roma)" w:date="2019-02-07T19:10:00Z">
        <w:r w:rsidRPr="004B61A7" w:rsidDel="004B61A7">
          <w:rPr>
            <w:rFonts w:ascii="Garamond" w:hAnsi="Garamond" w:cs="Courier New"/>
            <w:sz w:val="18"/>
            <w:szCs w:val="18"/>
          </w:rPr>
          <w:delText>&lt;cbc:DocumentType&gt;CIG&lt;/cbc:DocumentType&gt;</w:delText>
        </w:r>
      </w:del>
    </w:p>
    <w:p w14:paraId="56E66BD1" w14:textId="77777777" w:rsidR="00281B79" w:rsidRPr="004B61A7" w:rsidDel="004B61A7" w:rsidRDefault="0070367C" w:rsidP="00281B79">
      <w:pPr>
        <w:autoSpaceDE w:val="0"/>
        <w:autoSpaceDN w:val="0"/>
        <w:adjustRightInd w:val="0"/>
        <w:spacing w:after="0" w:line="240" w:lineRule="auto"/>
        <w:ind w:left="3178" w:firstLine="227"/>
        <w:rPr>
          <w:del w:id="4457" w:author="Marciante, Teresa Lucia (IT - Roma)" w:date="2019-02-07T19:10:00Z"/>
          <w:rFonts w:ascii="Garamond" w:hAnsi="Garamond" w:cs="Courier New"/>
          <w:sz w:val="18"/>
          <w:szCs w:val="18"/>
        </w:rPr>
      </w:pPr>
      <w:del w:id="4458" w:author="Marciante, Teresa Lucia (IT - Roma)" w:date="2019-02-07T19:10:00Z">
        <w:r w:rsidRPr="004B61A7" w:rsidDel="004B61A7">
          <w:rPr>
            <w:rFonts w:ascii="Garamond" w:hAnsi="Garamond" w:cs="Courier New"/>
            <w:sz w:val="18"/>
            <w:szCs w:val="18"/>
          </w:rPr>
          <w:delText>&lt;/cac:</w:delText>
        </w:r>
        <w:r w:rsidR="00281B79" w:rsidRPr="004B61A7" w:rsidDel="004B61A7">
          <w:rPr>
            <w:rFonts w:ascii="Garamond" w:hAnsi="Garamond" w:cs="Courier New"/>
            <w:sz w:val="18"/>
            <w:szCs w:val="18"/>
          </w:rPr>
          <w:delText>DocumentReference&gt;</w:delText>
        </w:r>
      </w:del>
    </w:p>
    <w:p w14:paraId="60C31ED8" w14:textId="77777777" w:rsidR="00281B79" w:rsidRPr="004B61A7" w:rsidDel="004B61A7" w:rsidRDefault="00281B79" w:rsidP="00281B79">
      <w:pPr>
        <w:autoSpaceDE w:val="0"/>
        <w:autoSpaceDN w:val="0"/>
        <w:adjustRightInd w:val="0"/>
        <w:spacing w:after="0" w:line="240" w:lineRule="auto"/>
        <w:ind w:left="3178"/>
        <w:rPr>
          <w:del w:id="4459" w:author="Marciante, Teresa Lucia (IT - Roma)" w:date="2019-02-07T19:10:00Z"/>
          <w:rFonts w:ascii="Garamond" w:hAnsi="Garamond" w:cs="Courier New"/>
          <w:sz w:val="18"/>
          <w:szCs w:val="18"/>
        </w:rPr>
      </w:pPr>
      <w:del w:id="4460" w:author="Marciante, Teresa Lucia (IT - Roma)" w:date="2019-02-07T19:10:00Z">
        <w:r w:rsidRPr="004B61A7" w:rsidDel="004B61A7">
          <w:rPr>
            <w:rFonts w:ascii="Garamond" w:hAnsi="Garamond" w:cs="Courier New"/>
            <w:sz w:val="18"/>
            <w:szCs w:val="18"/>
          </w:rPr>
          <w:delText>&lt;/cac:OrderLine&gt;</w:delText>
        </w:r>
      </w:del>
    </w:p>
    <w:p w14:paraId="38833037" w14:textId="77777777" w:rsidR="00221ED6" w:rsidRPr="004B61A7" w:rsidDel="004B61A7" w:rsidRDefault="00003ADC" w:rsidP="00003ADC">
      <w:pPr>
        <w:pStyle w:val="BodyText"/>
        <w:rPr>
          <w:del w:id="4461" w:author="Marciante, Teresa Lucia (IT - Roma)" w:date="2019-02-07T19:10:00Z"/>
        </w:rPr>
      </w:pPr>
      <w:del w:id="4462" w:author="Marciante, Teresa Lucia (IT - Roma)" w:date="2019-02-07T19:10:00Z">
        <w:r w:rsidRPr="004B61A7" w:rsidDel="004B61A7">
          <w:delText>Nei casi di esclusione previsti dalle norme vigenti, in luogo del CIG deve essere utilizzato uno dei valori presenti nella seguente tabella (che, naturalmente, sarà oggetto di revisione ove le disposizioni normative dovessero mutare).</w:delText>
        </w:r>
      </w:del>
    </w:p>
    <w:p w14:paraId="1BDD8F77" w14:textId="77777777" w:rsidR="00221ED6" w:rsidRPr="004B61A7" w:rsidDel="004B61A7" w:rsidRDefault="00221ED6">
      <w:pPr>
        <w:rPr>
          <w:del w:id="4463" w:author="Marciante, Teresa Lucia (IT - Roma)" w:date="2019-02-07T19:10:00Z"/>
          <w:rFonts w:ascii="Frutiger LT 45 Light" w:eastAsia="Times New Roman" w:hAnsi="Frutiger LT 45 Light" w:cs="Times New Roman"/>
        </w:rPr>
      </w:pPr>
      <w:del w:id="4464" w:author="Marciante, Teresa Lucia (IT - Roma)" w:date="2019-02-07T19:10:00Z">
        <w:r w:rsidRPr="004B61A7" w:rsidDel="004B61A7">
          <w:br w:type="page"/>
        </w:r>
      </w:del>
    </w:p>
    <w:p w14:paraId="1DD587C6" w14:textId="77777777" w:rsidR="00003ADC" w:rsidRPr="004B61A7" w:rsidDel="004B61A7" w:rsidRDefault="00003ADC" w:rsidP="00003ADC">
      <w:pPr>
        <w:pStyle w:val="BodyText"/>
        <w:rPr>
          <w:del w:id="4465" w:author="Marciante, Teresa Lucia (IT - Roma)" w:date="2019-02-07T19:10:00Z"/>
        </w:rPr>
      </w:pPr>
    </w:p>
    <w:tbl>
      <w:tblPr>
        <w:tblStyle w:val="TableGrid"/>
        <w:tblW w:w="9038" w:type="dxa"/>
        <w:tblInd w:w="108" w:type="dxa"/>
        <w:tblLayout w:type="fixed"/>
        <w:tblLook w:val="04A0" w:firstRow="1" w:lastRow="0" w:firstColumn="1" w:lastColumn="0" w:noHBand="0" w:noVBand="1"/>
      </w:tblPr>
      <w:tblGrid>
        <w:gridCol w:w="993"/>
        <w:gridCol w:w="8045"/>
      </w:tblGrid>
      <w:tr w:rsidR="00003ADC" w:rsidRPr="004B61A7" w:rsidDel="004B61A7" w14:paraId="392B7EC8" w14:textId="77777777" w:rsidTr="000A5CFF">
        <w:trPr>
          <w:cantSplit/>
          <w:tblHeader/>
          <w:del w:id="4466" w:author="Marciante, Teresa Lucia (IT - Roma)" w:date="2019-02-07T19:10:00Z"/>
        </w:trPr>
        <w:tc>
          <w:tcPr>
            <w:tcW w:w="993" w:type="dxa"/>
            <w:shd w:val="clear" w:color="auto" w:fill="D9D9D9" w:themeFill="background1" w:themeFillShade="D9"/>
          </w:tcPr>
          <w:p w14:paraId="23C66B9B" w14:textId="77777777" w:rsidR="00003ADC" w:rsidRPr="004B61A7" w:rsidDel="004B61A7" w:rsidRDefault="00003ADC" w:rsidP="00AA5016">
            <w:pPr>
              <w:pStyle w:val="BodyText"/>
              <w:spacing w:before="120"/>
              <w:ind w:left="0"/>
              <w:jc w:val="center"/>
              <w:rPr>
                <w:del w:id="4467" w:author="Marciante, Teresa Lucia (IT - Roma)" w:date="2019-02-07T19:10:00Z"/>
                <w:b/>
              </w:rPr>
            </w:pPr>
            <w:del w:id="4468" w:author="Marciante, Teresa Lucia (IT - Roma)" w:date="2019-02-07T19:10:00Z">
              <w:r w:rsidRPr="004B61A7" w:rsidDel="004B61A7">
                <w:rPr>
                  <w:b/>
                </w:rPr>
                <w:delText>Codice CIG</w:delText>
              </w:r>
            </w:del>
          </w:p>
        </w:tc>
        <w:tc>
          <w:tcPr>
            <w:tcW w:w="8045" w:type="dxa"/>
            <w:shd w:val="clear" w:color="auto" w:fill="D9D9D9" w:themeFill="background1" w:themeFillShade="D9"/>
            <w:vAlign w:val="center"/>
          </w:tcPr>
          <w:p w14:paraId="0E1AE763" w14:textId="77777777" w:rsidR="00003ADC" w:rsidRPr="004B61A7" w:rsidDel="004B61A7" w:rsidRDefault="00003ADC" w:rsidP="00AA5016">
            <w:pPr>
              <w:pStyle w:val="BodyText"/>
              <w:spacing w:before="120"/>
              <w:ind w:left="0"/>
              <w:jc w:val="center"/>
              <w:rPr>
                <w:del w:id="4469" w:author="Marciante, Teresa Lucia (IT - Roma)" w:date="2019-02-07T19:10:00Z"/>
                <w:b/>
              </w:rPr>
            </w:pPr>
            <w:del w:id="4470" w:author="Marciante, Teresa Lucia (IT - Roma)" w:date="2019-02-07T19:10:00Z">
              <w:r w:rsidRPr="004B61A7" w:rsidDel="004B61A7">
                <w:rPr>
                  <w:b/>
                </w:rPr>
                <w:delText>Descrizione</w:delText>
              </w:r>
            </w:del>
          </w:p>
        </w:tc>
      </w:tr>
      <w:tr w:rsidR="00003ADC" w:rsidRPr="004B61A7" w:rsidDel="004B61A7" w14:paraId="39FBEEE0" w14:textId="77777777" w:rsidTr="00AA5016">
        <w:trPr>
          <w:cantSplit/>
          <w:del w:id="4471" w:author="Marciante, Teresa Lucia (IT - Roma)" w:date="2019-02-07T19:10:00Z"/>
        </w:trPr>
        <w:tc>
          <w:tcPr>
            <w:tcW w:w="993" w:type="dxa"/>
          </w:tcPr>
          <w:p w14:paraId="54AB92E0" w14:textId="77777777" w:rsidR="00003ADC" w:rsidRPr="004B61A7" w:rsidDel="004B61A7" w:rsidRDefault="00003ADC" w:rsidP="00AA5016">
            <w:pPr>
              <w:pStyle w:val="BodyText"/>
              <w:spacing w:before="120"/>
              <w:ind w:left="0"/>
              <w:jc w:val="center"/>
              <w:rPr>
                <w:del w:id="4472" w:author="Marciante, Teresa Lucia (IT - Roma)" w:date="2019-02-07T19:10:00Z"/>
              </w:rPr>
            </w:pPr>
            <w:del w:id="4473" w:author="Marciante, Teresa Lucia (IT - Roma)" w:date="2019-02-07T19:10:00Z">
              <w:r w:rsidRPr="004B61A7" w:rsidDel="004B61A7">
                <w:delText>ES01</w:delText>
              </w:r>
            </w:del>
          </w:p>
        </w:tc>
        <w:tc>
          <w:tcPr>
            <w:tcW w:w="8045" w:type="dxa"/>
          </w:tcPr>
          <w:p w14:paraId="552E7B82" w14:textId="77777777" w:rsidR="00003ADC" w:rsidRPr="004B61A7" w:rsidDel="004B61A7" w:rsidRDefault="00003ADC" w:rsidP="00AA5016">
            <w:pPr>
              <w:suppressAutoHyphens/>
              <w:spacing w:before="60" w:after="60" w:line="253" w:lineRule="atLeast"/>
              <w:ind w:left="360"/>
              <w:jc w:val="both"/>
              <w:rPr>
                <w:del w:id="4474" w:author="Marciante, Teresa Lucia (IT - Roma)" w:date="2019-02-07T19:10:00Z"/>
                <w:rFonts w:ascii="Frutiger LT 45 Light" w:hAnsi="Frutiger LT 45 Light" w:cstheme="minorHAnsi"/>
              </w:rPr>
            </w:pPr>
            <w:del w:id="4475" w:author="Marciante, Teresa Lucia (IT - Roma)" w:date="2019-02-07T19:10:00Z">
              <w:r w:rsidRPr="004B61A7" w:rsidDel="004B61A7">
                <w:rPr>
                  <w:rFonts w:ascii="Frutiger LT 45 Light" w:eastAsiaTheme="minorHAnsi" w:hAnsi="Frutiger LT 45 Light" w:cstheme="minorHAnsi"/>
                  <w:b/>
                  <w:szCs w:val="22"/>
                  <w:lang w:eastAsia="en-US"/>
                </w:rPr>
                <w:delText xml:space="preserve">“ACQUISTO_LOCAZIONE”: </w:delText>
              </w:r>
              <w:r w:rsidRPr="004B61A7" w:rsidDel="004B61A7">
                <w:rPr>
                  <w:rFonts w:ascii="Frutiger LT 45 Light" w:eastAsiaTheme="minorHAnsi" w:hAnsi="Frutiger LT 45 Light" w:cstheme="minorHAnsi"/>
                  <w:szCs w:val="22"/>
                  <w:lang w:eastAsia="en-US"/>
                </w:rPr>
                <w:delText>Acquisto o locazione di terreni, fabbricati esistenti o altri beni immobili o riguardanti diritti su tali beni.</w:delText>
              </w:r>
            </w:del>
          </w:p>
          <w:p w14:paraId="734505C9" w14:textId="77777777" w:rsidR="00003ADC" w:rsidRPr="004B61A7" w:rsidDel="004B61A7" w:rsidRDefault="00003ADC" w:rsidP="00AA5016">
            <w:pPr>
              <w:pStyle w:val="ListParagraph"/>
              <w:spacing w:before="60" w:after="60" w:line="253" w:lineRule="atLeast"/>
              <w:rPr>
                <w:del w:id="4476" w:author="Marciante, Teresa Lucia (IT - Roma)" w:date="2019-02-07T19:10:00Z"/>
                <w:szCs w:val="20"/>
              </w:rPr>
            </w:pPr>
            <w:del w:id="4477" w:author="Marciante, Teresa Lucia (IT - Roma)" w:date="2019-02-07T19:10:00Z">
              <w:r w:rsidRPr="004B61A7" w:rsidDel="004B61A7">
                <w:rPr>
                  <w:rFonts w:ascii="Frutiger LT 45 Light" w:hAnsi="Frutiger LT 45 Light" w:cstheme="minorHAnsi"/>
                  <w:i/>
                  <w:szCs w:val="20"/>
                </w:rPr>
                <w:delText>[art.17, comma 1, lettera a), del d.lgs. 50/2016]</w:delText>
              </w:r>
            </w:del>
          </w:p>
        </w:tc>
      </w:tr>
      <w:tr w:rsidR="00003ADC" w:rsidRPr="004B61A7" w:rsidDel="004B61A7" w14:paraId="5C4787DE" w14:textId="77777777" w:rsidTr="00AA5016">
        <w:trPr>
          <w:cantSplit/>
          <w:del w:id="4478" w:author="Marciante, Teresa Lucia (IT - Roma)" w:date="2019-02-07T19:10:00Z"/>
        </w:trPr>
        <w:tc>
          <w:tcPr>
            <w:tcW w:w="993" w:type="dxa"/>
          </w:tcPr>
          <w:p w14:paraId="1107CEC9" w14:textId="77777777" w:rsidR="00003ADC" w:rsidRPr="004B61A7" w:rsidDel="004B61A7" w:rsidRDefault="00003ADC" w:rsidP="00AA5016">
            <w:pPr>
              <w:pStyle w:val="BodyText"/>
              <w:spacing w:before="120"/>
              <w:ind w:left="0"/>
              <w:jc w:val="center"/>
              <w:rPr>
                <w:del w:id="4479" w:author="Marciante, Teresa Lucia (IT - Roma)" w:date="2019-02-07T19:10:00Z"/>
              </w:rPr>
            </w:pPr>
            <w:del w:id="4480" w:author="Marciante, Teresa Lucia (IT - Roma)" w:date="2019-02-07T19:10:00Z">
              <w:r w:rsidRPr="004B61A7" w:rsidDel="004B61A7">
                <w:delText>ES02</w:delText>
              </w:r>
            </w:del>
          </w:p>
        </w:tc>
        <w:tc>
          <w:tcPr>
            <w:tcW w:w="8045" w:type="dxa"/>
          </w:tcPr>
          <w:p w14:paraId="7394AC77" w14:textId="77777777" w:rsidR="00003ADC" w:rsidRPr="004B61A7" w:rsidDel="004B61A7" w:rsidRDefault="00003ADC" w:rsidP="00AA5016">
            <w:pPr>
              <w:suppressAutoHyphens/>
              <w:spacing w:before="60" w:after="60" w:line="253" w:lineRule="atLeast"/>
              <w:ind w:left="360"/>
              <w:jc w:val="both"/>
              <w:rPr>
                <w:del w:id="4481" w:author="Marciante, Teresa Lucia (IT - Roma)" w:date="2019-02-07T19:10:00Z"/>
                <w:rFonts w:ascii="Frutiger LT 45 Light" w:hAnsi="Frutiger LT 45 Light" w:cstheme="minorHAnsi"/>
              </w:rPr>
            </w:pPr>
            <w:del w:id="4482" w:author="Marciante, Teresa Lucia (IT - Roma)" w:date="2019-02-07T19:10:00Z">
              <w:r w:rsidRPr="004B61A7" w:rsidDel="004B61A7">
                <w:rPr>
                  <w:rFonts w:ascii="Frutiger LT 45 Light" w:eastAsiaTheme="minorHAnsi" w:hAnsi="Frutiger LT 45 Light" w:cstheme="minorHAnsi"/>
                  <w:b/>
                  <w:lang w:eastAsia="en-US"/>
                </w:rPr>
                <w:delText xml:space="preserve">“ARBITRATO”: </w:delText>
              </w:r>
              <w:r w:rsidRPr="004B61A7" w:rsidDel="004B61A7">
                <w:rPr>
                  <w:rFonts w:ascii="Frutiger LT 45 Light" w:eastAsiaTheme="minorHAnsi" w:hAnsi="Frutiger LT 45 Light" w:cstheme="minorHAnsi"/>
                  <w:lang w:eastAsia="en-US"/>
                </w:rPr>
                <w:delText>Servizi d'arbitrato e di conciliazione.</w:delText>
              </w:r>
            </w:del>
          </w:p>
          <w:p w14:paraId="29A93AF5" w14:textId="77777777" w:rsidR="00003ADC" w:rsidRPr="004B61A7" w:rsidDel="004B61A7" w:rsidRDefault="00003ADC" w:rsidP="00AA5016">
            <w:pPr>
              <w:suppressAutoHyphens/>
              <w:spacing w:before="60" w:after="60" w:line="253" w:lineRule="atLeast"/>
              <w:ind w:left="742"/>
              <w:jc w:val="both"/>
              <w:rPr>
                <w:del w:id="4483" w:author="Marciante, Teresa Lucia (IT - Roma)" w:date="2019-02-07T19:10:00Z"/>
              </w:rPr>
            </w:pPr>
            <w:del w:id="4484" w:author="Marciante, Teresa Lucia (IT - Roma)" w:date="2019-02-07T19:10:00Z">
              <w:r w:rsidRPr="004B61A7" w:rsidDel="004B61A7">
                <w:rPr>
                  <w:rFonts w:ascii="Frutiger LT 45 Light" w:eastAsiaTheme="minorHAnsi" w:hAnsi="Frutiger LT 45 Light" w:cstheme="minorHAnsi"/>
                  <w:i/>
                  <w:lang w:eastAsia="en-US"/>
                </w:rPr>
                <w:delText>[art.17, comma 1, lettera c), del d.lgs. 50/2016]</w:delText>
              </w:r>
            </w:del>
          </w:p>
        </w:tc>
      </w:tr>
      <w:tr w:rsidR="00003ADC" w:rsidRPr="004B61A7" w:rsidDel="004B61A7" w14:paraId="7E264C33" w14:textId="77777777" w:rsidTr="00AA5016">
        <w:trPr>
          <w:cantSplit/>
          <w:del w:id="4485" w:author="Marciante, Teresa Lucia (IT - Roma)" w:date="2019-02-07T19:10:00Z"/>
        </w:trPr>
        <w:tc>
          <w:tcPr>
            <w:tcW w:w="993" w:type="dxa"/>
          </w:tcPr>
          <w:p w14:paraId="3F3438B3" w14:textId="77777777" w:rsidR="00003ADC" w:rsidRPr="004B61A7" w:rsidDel="004B61A7" w:rsidRDefault="00003ADC" w:rsidP="00AA5016">
            <w:pPr>
              <w:pStyle w:val="BodyText"/>
              <w:spacing w:before="120"/>
              <w:ind w:left="0"/>
              <w:jc w:val="center"/>
              <w:rPr>
                <w:del w:id="4486" w:author="Marciante, Teresa Lucia (IT - Roma)" w:date="2019-02-07T19:10:00Z"/>
              </w:rPr>
            </w:pPr>
            <w:del w:id="4487" w:author="Marciante, Teresa Lucia (IT - Roma)" w:date="2019-02-07T19:10:00Z">
              <w:r w:rsidRPr="004B61A7" w:rsidDel="004B61A7">
                <w:delText>ES03</w:delText>
              </w:r>
            </w:del>
          </w:p>
        </w:tc>
        <w:tc>
          <w:tcPr>
            <w:tcW w:w="8045" w:type="dxa"/>
          </w:tcPr>
          <w:p w14:paraId="516FF7D4" w14:textId="77777777" w:rsidR="00003ADC" w:rsidRPr="004B61A7" w:rsidDel="004B61A7" w:rsidRDefault="00003ADC" w:rsidP="00AA5016">
            <w:pPr>
              <w:suppressAutoHyphens/>
              <w:spacing w:before="60" w:after="60" w:line="253" w:lineRule="atLeast"/>
              <w:ind w:left="360"/>
              <w:jc w:val="both"/>
              <w:rPr>
                <w:del w:id="4488" w:author="Marciante, Teresa Lucia (IT - Roma)" w:date="2019-02-07T19:10:00Z"/>
                <w:rFonts w:ascii="Frutiger LT 45 Light" w:hAnsi="Frutiger LT 45 Light" w:cstheme="minorHAnsi"/>
              </w:rPr>
            </w:pPr>
            <w:del w:id="4489" w:author="Marciante, Teresa Lucia (IT - Roma)" w:date="2019-02-07T19:10:00Z">
              <w:r w:rsidRPr="004B61A7" w:rsidDel="004B61A7">
                <w:rPr>
                  <w:rFonts w:ascii="Frutiger LT 45 Light" w:eastAsiaTheme="minorHAnsi" w:hAnsi="Frutiger LT 45 Light" w:cstheme="minorHAnsi"/>
                  <w:b/>
                  <w:szCs w:val="22"/>
                  <w:lang w:eastAsia="en-US"/>
                </w:rPr>
                <w:delText xml:space="preserve">“SERVIZI_BANCHE_CENTRALI_EFSF”: </w:delText>
              </w:r>
              <w:r w:rsidRPr="004B61A7" w:rsidDel="004B61A7">
                <w:rPr>
                  <w:rFonts w:ascii="Frutiger LT 45 Light" w:eastAsiaTheme="minorHAnsi" w:hAnsi="Frutiger LT 45 Light" w:cstheme="minorHAnsi"/>
                  <w:szCs w:val="22"/>
                  <w:lang w:eastAsia="en-US"/>
                </w:rPr>
                <w:delText xml:space="preserve">Servizi finanziari relativi all'emissione, all'acquisto, alla vendita e al trasferimento di titoli  o  di  altri strumenti finanziari ai sensi del  decreto  legislativo  24  febbraio 1998, n. 58, e successive modificazioni, servizi  forniti  da  banche centrali e operazioni concluse con il  Fondo  europeo di stabilità finanziaria e il meccanismo europeo di stabilità. </w:delText>
              </w:r>
            </w:del>
          </w:p>
          <w:p w14:paraId="4F8360D3" w14:textId="77777777" w:rsidR="00003ADC" w:rsidRPr="004B61A7" w:rsidDel="004B61A7" w:rsidRDefault="00003ADC" w:rsidP="00AA5016">
            <w:pPr>
              <w:pStyle w:val="ListParagraph"/>
              <w:spacing w:before="60" w:after="60" w:line="253" w:lineRule="atLeast"/>
              <w:rPr>
                <w:del w:id="4490" w:author="Marciante, Teresa Lucia (IT - Roma)" w:date="2019-02-07T19:10:00Z"/>
                <w:szCs w:val="20"/>
              </w:rPr>
            </w:pPr>
            <w:del w:id="4491" w:author="Marciante, Teresa Lucia (IT - Roma)" w:date="2019-02-07T19:10:00Z">
              <w:r w:rsidRPr="004B61A7" w:rsidDel="004B61A7">
                <w:rPr>
                  <w:rFonts w:ascii="Frutiger LT 45 Light" w:hAnsi="Frutiger LT 45 Light" w:cstheme="minorHAnsi"/>
                  <w:i/>
                  <w:szCs w:val="20"/>
                </w:rPr>
                <w:delText>[art.17, comma 1, lettera e), del d.lgs. 50/2016]</w:delText>
              </w:r>
            </w:del>
          </w:p>
        </w:tc>
      </w:tr>
      <w:tr w:rsidR="00003ADC" w:rsidRPr="004B61A7" w:rsidDel="004B61A7" w14:paraId="47801AD5" w14:textId="77777777" w:rsidTr="00AA5016">
        <w:trPr>
          <w:cantSplit/>
          <w:del w:id="4492" w:author="Marciante, Teresa Lucia (IT - Roma)" w:date="2019-02-07T19:10:00Z"/>
        </w:trPr>
        <w:tc>
          <w:tcPr>
            <w:tcW w:w="993" w:type="dxa"/>
          </w:tcPr>
          <w:p w14:paraId="1E4640A8" w14:textId="77777777" w:rsidR="00003ADC" w:rsidRPr="004B61A7" w:rsidDel="004B61A7" w:rsidRDefault="00003ADC" w:rsidP="00AA5016">
            <w:pPr>
              <w:pStyle w:val="BodyText"/>
              <w:spacing w:before="120"/>
              <w:ind w:left="0"/>
              <w:jc w:val="center"/>
              <w:rPr>
                <w:del w:id="4493" w:author="Marciante, Teresa Lucia (IT - Roma)" w:date="2019-02-07T19:10:00Z"/>
              </w:rPr>
            </w:pPr>
            <w:del w:id="4494" w:author="Marciante, Teresa Lucia (IT - Roma)" w:date="2019-02-07T19:10:00Z">
              <w:r w:rsidRPr="004B61A7" w:rsidDel="004B61A7">
                <w:delText>ES04</w:delText>
              </w:r>
            </w:del>
          </w:p>
        </w:tc>
        <w:tc>
          <w:tcPr>
            <w:tcW w:w="8045" w:type="dxa"/>
          </w:tcPr>
          <w:p w14:paraId="082B37E3" w14:textId="77777777" w:rsidR="00003ADC" w:rsidRPr="004B61A7" w:rsidDel="004B61A7" w:rsidRDefault="00003ADC" w:rsidP="00AA5016">
            <w:pPr>
              <w:suppressAutoHyphens/>
              <w:spacing w:before="60" w:after="60" w:line="253" w:lineRule="atLeast"/>
              <w:ind w:left="360"/>
              <w:jc w:val="both"/>
              <w:rPr>
                <w:del w:id="4495" w:author="Marciante, Teresa Lucia (IT - Roma)" w:date="2019-02-07T19:10:00Z"/>
                <w:rFonts w:ascii="Frutiger LT 45 Light" w:hAnsi="Frutiger LT 45 Light" w:cstheme="minorHAnsi"/>
                <w:b/>
              </w:rPr>
            </w:pPr>
            <w:del w:id="4496" w:author="Marciante, Teresa Lucia (IT - Roma)" w:date="2019-02-07T19:10:00Z">
              <w:r w:rsidRPr="004B61A7" w:rsidDel="004B61A7">
                <w:rPr>
                  <w:rFonts w:ascii="Frutiger LT 45 Light" w:eastAsiaTheme="minorHAnsi" w:hAnsi="Frutiger LT 45 Light" w:cstheme="minorHAnsi"/>
                  <w:b/>
                  <w:szCs w:val="22"/>
                  <w:lang w:eastAsia="en-US"/>
                </w:rPr>
                <w:delText>“CONTRATTI_LAVORO”:</w:delText>
              </w:r>
              <w:r w:rsidRPr="004B61A7" w:rsidDel="004B61A7">
                <w:rPr>
                  <w:rFonts w:ascii="Frutiger LT 45 Light" w:eastAsiaTheme="minorHAnsi" w:hAnsi="Frutiger LT 45 Light" w:cstheme="minorHAnsi"/>
                  <w:szCs w:val="22"/>
                  <w:lang w:eastAsia="en-US"/>
                </w:rPr>
                <w:delText xml:space="preserve"> Contratti di lavoro.</w:delText>
              </w:r>
            </w:del>
          </w:p>
          <w:p w14:paraId="7D0BC48C" w14:textId="77777777" w:rsidR="00003ADC" w:rsidRPr="004B61A7" w:rsidDel="004B61A7" w:rsidRDefault="00003ADC" w:rsidP="00AA5016">
            <w:pPr>
              <w:pStyle w:val="ListParagraph"/>
              <w:spacing w:before="60" w:after="60" w:line="253" w:lineRule="atLeast"/>
              <w:rPr>
                <w:del w:id="4497" w:author="Marciante, Teresa Lucia (IT - Roma)" w:date="2019-02-07T19:10:00Z"/>
                <w:szCs w:val="20"/>
              </w:rPr>
            </w:pPr>
            <w:del w:id="4498" w:author="Marciante, Teresa Lucia (IT - Roma)" w:date="2019-02-07T19:10:00Z">
              <w:r w:rsidRPr="004B61A7" w:rsidDel="004B61A7">
                <w:rPr>
                  <w:rFonts w:ascii="Frutiger LT 45 Light" w:hAnsi="Frutiger LT 45 Light" w:cstheme="minorHAnsi"/>
                  <w:i/>
                  <w:szCs w:val="20"/>
                </w:rPr>
                <w:delText>[art.17, comma 1, lettera g), del d.lgs. 50/2016]</w:delText>
              </w:r>
            </w:del>
          </w:p>
        </w:tc>
      </w:tr>
      <w:tr w:rsidR="00003ADC" w:rsidRPr="004B61A7" w:rsidDel="004B61A7" w14:paraId="02935557" w14:textId="77777777" w:rsidTr="00AA5016">
        <w:trPr>
          <w:cantSplit/>
          <w:del w:id="4499" w:author="Marciante, Teresa Lucia (IT - Roma)" w:date="2019-02-07T19:10:00Z"/>
        </w:trPr>
        <w:tc>
          <w:tcPr>
            <w:tcW w:w="993" w:type="dxa"/>
          </w:tcPr>
          <w:p w14:paraId="18922D7B" w14:textId="77777777" w:rsidR="00003ADC" w:rsidRPr="004B61A7" w:rsidDel="004B61A7" w:rsidRDefault="00003ADC" w:rsidP="00AA5016">
            <w:pPr>
              <w:pStyle w:val="BodyText"/>
              <w:spacing w:before="120"/>
              <w:ind w:left="0"/>
              <w:jc w:val="center"/>
              <w:rPr>
                <w:del w:id="4500" w:author="Marciante, Teresa Lucia (IT - Roma)" w:date="2019-02-07T19:10:00Z"/>
              </w:rPr>
            </w:pPr>
            <w:del w:id="4501" w:author="Marciante, Teresa Lucia (IT - Roma)" w:date="2019-02-07T19:10:00Z">
              <w:r w:rsidRPr="004B61A7" w:rsidDel="004B61A7">
                <w:delText>ES05</w:delText>
              </w:r>
            </w:del>
          </w:p>
        </w:tc>
        <w:tc>
          <w:tcPr>
            <w:tcW w:w="8045" w:type="dxa"/>
          </w:tcPr>
          <w:p w14:paraId="3AE781D4" w14:textId="77777777" w:rsidR="00003ADC" w:rsidRPr="004B61A7" w:rsidDel="004B61A7" w:rsidRDefault="00003ADC" w:rsidP="00AA5016">
            <w:pPr>
              <w:suppressAutoHyphens/>
              <w:spacing w:before="60" w:after="60" w:line="253" w:lineRule="atLeast"/>
              <w:ind w:left="360"/>
              <w:jc w:val="both"/>
              <w:rPr>
                <w:del w:id="4502" w:author="Marciante, Teresa Lucia (IT - Roma)" w:date="2019-02-07T19:10:00Z"/>
                <w:rFonts w:ascii="Frutiger LT 45 Light" w:hAnsi="Frutiger LT 45 Light" w:cstheme="minorHAnsi"/>
                <w:b/>
              </w:rPr>
            </w:pPr>
            <w:del w:id="4503" w:author="Marciante, Teresa Lucia (IT - Roma)" w:date="2019-02-07T19:10:00Z">
              <w:r w:rsidRPr="004B61A7" w:rsidDel="004B61A7">
                <w:rPr>
                  <w:rFonts w:ascii="Frutiger LT 45 Light" w:eastAsiaTheme="minorHAnsi" w:hAnsi="Frutiger LT 45 Light" w:cstheme="minorHAnsi"/>
                  <w:b/>
                  <w:szCs w:val="22"/>
                  <w:lang w:eastAsia="en-US"/>
                </w:rPr>
                <w:delText xml:space="preserve">“CONTRATTI_DIFESA”: </w:delText>
              </w:r>
              <w:r w:rsidRPr="004B61A7" w:rsidDel="004B61A7">
                <w:rPr>
                  <w:rFonts w:ascii="Frutiger LT 45 Light" w:eastAsiaTheme="minorHAnsi" w:hAnsi="Frutiger LT 45 Light" w:cstheme="minorHAnsi"/>
                  <w:szCs w:val="22"/>
                  <w:lang w:eastAsia="en-US"/>
                </w:rPr>
                <w:delText>Contratti di difesa, protezione civile e prevenzione contro i pericoli forniti da organizzazioni e associazioni senza scopo di lucro.</w:delText>
              </w:r>
            </w:del>
          </w:p>
          <w:p w14:paraId="5E6C7A0E" w14:textId="77777777" w:rsidR="00003ADC" w:rsidRPr="004B61A7" w:rsidDel="004B61A7" w:rsidRDefault="00003ADC" w:rsidP="00AA5016">
            <w:pPr>
              <w:pStyle w:val="ListParagraph"/>
              <w:spacing w:before="60" w:after="60" w:line="253" w:lineRule="atLeast"/>
              <w:rPr>
                <w:del w:id="4504" w:author="Marciante, Teresa Lucia (IT - Roma)" w:date="2019-02-07T19:10:00Z"/>
                <w:szCs w:val="20"/>
              </w:rPr>
            </w:pPr>
            <w:del w:id="4505" w:author="Marciante, Teresa Lucia (IT - Roma)" w:date="2019-02-07T19:10:00Z">
              <w:r w:rsidRPr="004B61A7" w:rsidDel="004B61A7">
                <w:rPr>
                  <w:rFonts w:ascii="Frutiger LT 45 Light" w:hAnsi="Frutiger LT 45 Light" w:cstheme="minorHAnsi"/>
                  <w:i/>
                  <w:szCs w:val="20"/>
                </w:rPr>
                <w:delText>[art.17, comma 1, lettera g), del d.lgs. 50/2016]</w:delText>
              </w:r>
            </w:del>
          </w:p>
        </w:tc>
      </w:tr>
      <w:tr w:rsidR="00003ADC" w:rsidRPr="004B61A7" w:rsidDel="004B61A7" w14:paraId="7675A571" w14:textId="77777777" w:rsidTr="00AA5016">
        <w:trPr>
          <w:cantSplit/>
          <w:del w:id="4506" w:author="Marciante, Teresa Lucia (IT - Roma)" w:date="2019-02-07T19:10:00Z"/>
        </w:trPr>
        <w:tc>
          <w:tcPr>
            <w:tcW w:w="993" w:type="dxa"/>
          </w:tcPr>
          <w:p w14:paraId="693D8D72" w14:textId="77777777" w:rsidR="00003ADC" w:rsidRPr="004B61A7" w:rsidDel="004B61A7" w:rsidRDefault="00003ADC" w:rsidP="00AA5016">
            <w:pPr>
              <w:pStyle w:val="BodyText"/>
              <w:spacing w:before="120"/>
              <w:ind w:left="0"/>
              <w:jc w:val="center"/>
              <w:rPr>
                <w:del w:id="4507" w:author="Marciante, Teresa Lucia (IT - Roma)" w:date="2019-02-07T19:10:00Z"/>
              </w:rPr>
            </w:pPr>
            <w:del w:id="4508" w:author="Marciante, Teresa Lucia (IT - Roma)" w:date="2019-02-07T19:10:00Z">
              <w:r w:rsidRPr="004B61A7" w:rsidDel="004B61A7">
                <w:delText>ES06</w:delText>
              </w:r>
            </w:del>
          </w:p>
        </w:tc>
        <w:tc>
          <w:tcPr>
            <w:tcW w:w="8045" w:type="dxa"/>
          </w:tcPr>
          <w:p w14:paraId="79683A03" w14:textId="77777777" w:rsidR="00003ADC" w:rsidRPr="004B61A7" w:rsidDel="004B61A7" w:rsidRDefault="00003ADC" w:rsidP="00AA5016">
            <w:pPr>
              <w:suppressAutoHyphens/>
              <w:spacing w:before="60" w:after="60" w:line="253" w:lineRule="atLeast"/>
              <w:ind w:left="360"/>
              <w:jc w:val="both"/>
              <w:rPr>
                <w:del w:id="4509" w:author="Marciante, Teresa Lucia (IT - Roma)" w:date="2019-02-07T19:10:00Z"/>
                <w:rFonts w:ascii="Frutiger LT 45 Light" w:hAnsi="Frutiger LT 45 Light" w:cstheme="minorHAnsi"/>
              </w:rPr>
            </w:pPr>
            <w:del w:id="4510" w:author="Marciante, Teresa Lucia (IT - Roma)" w:date="2019-02-07T19:10:00Z">
              <w:r w:rsidRPr="004B61A7" w:rsidDel="004B61A7">
                <w:rPr>
                  <w:rFonts w:ascii="Frutiger LT 45 Light" w:eastAsiaTheme="minorHAnsi" w:hAnsi="Frutiger LT 45 Light" w:cstheme="minorHAnsi"/>
                  <w:b/>
                  <w:szCs w:val="22"/>
                  <w:lang w:eastAsia="en-US"/>
                </w:rPr>
                <w:delText>“SERVIZI_CAMPAGNE_POLITICHE”</w:delText>
              </w:r>
              <w:r w:rsidRPr="004B61A7" w:rsidDel="004B61A7">
                <w:rPr>
                  <w:rFonts w:ascii="Frutiger LT 45 Light" w:eastAsiaTheme="minorHAnsi" w:hAnsi="Frutiger LT 45 Light" w:cs="Tahoma"/>
                  <w:szCs w:val="22"/>
                  <w:lang w:eastAsia="en-US"/>
                </w:rPr>
                <w:delText xml:space="preserve">: </w:delText>
              </w:r>
              <w:r w:rsidRPr="004B61A7" w:rsidDel="004B61A7">
                <w:rPr>
                  <w:rFonts w:ascii="Frutiger LT 45 Light" w:eastAsiaTheme="minorHAnsi" w:hAnsi="Frutiger LT 45 Light" w:cstheme="minorHAnsi"/>
                  <w:szCs w:val="22"/>
                  <w:lang w:eastAsia="en-US"/>
                </w:rPr>
                <w:delText>Servizi connessi a campagne politiche se aggiudicati da un partito politico nel contesto di una campagna elettorale per gli appalti relativi ai settori ordinari e alle concessioni (se non coperti da finanziamenti pubblici).</w:delText>
              </w:r>
            </w:del>
          </w:p>
          <w:p w14:paraId="2E866FA4" w14:textId="77777777" w:rsidR="00003ADC" w:rsidRPr="004B61A7" w:rsidDel="004B61A7" w:rsidRDefault="00003ADC" w:rsidP="00AA5016">
            <w:pPr>
              <w:pStyle w:val="ListParagraph"/>
              <w:spacing w:before="60" w:after="60" w:line="253" w:lineRule="atLeast"/>
              <w:rPr>
                <w:del w:id="4511" w:author="Marciante, Teresa Lucia (IT - Roma)" w:date="2019-02-07T19:10:00Z"/>
                <w:szCs w:val="20"/>
              </w:rPr>
            </w:pPr>
            <w:del w:id="4512" w:author="Marciante, Teresa Lucia (IT - Roma)" w:date="2019-02-07T19:10:00Z">
              <w:r w:rsidRPr="004B61A7" w:rsidDel="004B61A7">
                <w:rPr>
                  <w:rFonts w:ascii="Frutiger LT 45 Light" w:hAnsi="Frutiger LT 45 Light" w:cstheme="minorHAnsi"/>
                  <w:i/>
                  <w:szCs w:val="20"/>
                </w:rPr>
                <w:delText>[art.17, comma 1, lettera l), del d.lgs. 50/2016]</w:delText>
              </w:r>
            </w:del>
          </w:p>
        </w:tc>
      </w:tr>
      <w:tr w:rsidR="00003ADC" w:rsidRPr="004B61A7" w:rsidDel="004B61A7" w14:paraId="0C1F6A00" w14:textId="77777777" w:rsidTr="00AA5016">
        <w:trPr>
          <w:cantSplit/>
          <w:del w:id="4513" w:author="Marciante, Teresa Lucia (IT - Roma)" w:date="2019-02-07T19:10:00Z"/>
        </w:trPr>
        <w:tc>
          <w:tcPr>
            <w:tcW w:w="993" w:type="dxa"/>
          </w:tcPr>
          <w:p w14:paraId="1A58C91A" w14:textId="77777777" w:rsidR="00003ADC" w:rsidRPr="004B61A7" w:rsidDel="004B61A7" w:rsidRDefault="00003ADC" w:rsidP="00AA5016">
            <w:pPr>
              <w:pStyle w:val="BodyText"/>
              <w:spacing w:before="120"/>
              <w:ind w:left="0"/>
              <w:jc w:val="center"/>
              <w:rPr>
                <w:del w:id="4514" w:author="Marciante, Teresa Lucia (IT - Roma)" w:date="2019-02-07T19:10:00Z"/>
              </w:rPr>
            </w:pPr>
            <w:del w:id="4515" w:author="Marciante, Teresa Lucia (IT - Roma)" w:date="2019-02-07T19:10:00Z">
              <w:r w:rsidRPr="004B61A7" w:rsidDel="004B61A7">
                <w:delText>ES07</w:delText>
              </w:r>
            </w:del>
          </w:p>
        </w:tc>
        <w:tc>
          <w:tcPr>
            <w:tcW w:w="8045" w:type="dxa"/>
          </w:tcPr>
          <w:p w14:paraId="5B27B765" w14:textId="77777777" w:rsidR="00003ADC" w:rsidRPr="004B61A7" w:rsidDel="004B61A7" w:rsidRDefault="00003ADC" w:rsidP="00AA5016">
            <w:pPr>
              <w:suppressAutoHyphens/>
              <w:spacing w:before="60" w:after="60" w:line="253" w:lineRule="atLeast"/>
              <w:ind w:left="348"/>
              <w:jc w:val="both"/>
              <w:rPr>
                <w:del w:id="4516" w:author="Marciante, Teresa Lucia (IT - Roma)" w:date="2019-02-07T19:10:00Z"/>
                <w:rFonts w:ascii="Frutiger LT 45 Light" w:hAnsi="Frutiger LT 45 Light" w:cstheme="minorHAnsi"/>
              </w:rPr>
            </w:pPr>
            <w:del w:id="4517" w:author="Marciante, Teresa Lucia (IT - Roma)" w:date="2019-02-07T19:10:00Z">
              <w:r w:rsidRPr="004B61A7" w:rsidDel="004B61A7">
                <w:rPr>
                  <w:rFonts w:ascii="Frutiger LT 45 Light" w:eastAsiaTheme="minorHAnsi" w:hAnsi="Frutiger LT 45 Light" w:cstheme="minorHAnsi"/>
                  <w:b/>
                  <w:szCs w:val="22"/>
                  <w:lang w:eastAsia="en-US"/>
                </w:rPr>
                <w:delText xml:space="preserve">“DIRITTO_ESCLUSIVO”: </w:delText>
              </w:r>
              <w:r w:rsidRPr="004B61A7" w:rsidDel="004B61A7">
                <w:rPr>
                  <w:rFonts w:ascii="Frutiger LT 45 Light" w:eastAsiaTheme="minorHAnsi" w:hAnsi="Frutiger LT 45 Light" w:cstheme="minorHAnsi"/>
                  <w:szCs w:val="22"/>
                  <w:lang w:eastAsia="en-US"/>
                </w:rPr>
                <w:delText>Servizi aggiudicati da un'amministrazione aggiudicatrice o da un ente aggiudicatore ad un'altra amministrazione aggiudicatrice o ad un'associazione o consorzio di amministrazioni aggiudicatrici, in base ad un diritto esclusivo di cui esse beneficiano in virtù di disposizioni legislative, regolamentari o amministrative pubblicate, purché tali disposizioni siano compatibili con il Trattato sul funzionamento dell’Unione europea.</w:delText>
              </w:r>
            </w:del>
          </w:p>
          <w:p w14:paraId="1DB38C70" w14:textId="77777777" w:rsidR="00003ADC" w:rsidRPr="004B61A7" w:rsidDel="004B61A7" w:rsidRDefault="00003ADC" w:rsidP="00AA5016">
            <w:pPr>
              <w:pStyle w:val="ListParagraph"/>
              <w:spacing w:before="60" w:after="60" w:line="253" w:lineRule="atLeast"/>
              <w:rPr>
                <w:del w:id="4518" w:author="Marciante, Teresa Lucia (IT - Roma)" w:date="2019-02-07T19:10:00Z"/>
                <w:szCs w:val="20"/>
              </w:rPr>
            </w:pPr>
            <w:del w:id="4519" w:author="Marciante, Teresa Lucia (IT - Roma)" w:date="2019-02-07T19:10:00Z">
              <w:r w:rsidRPr="004B61A7" w:rsidDel="004B61A7">
                <w:rPr>
                  <w:rFonts w:ascii="Frutiger LT 45 Light" w:hAnsi="Frutiger LT 45 Light" w:cstheme="minorHAnsi"/>
                  <w:i/>
                  <w:szCs w:val="20"/>
                </w:rPr>
                <w:delText xml:space="preserve"> [art. 9, comma 1, del d.lgs. 50/2016]</w:delText>
              </w:r>
            </w:del>
          </w:p>
        </w:tc>
      </w:tr>
      <w:tr w:rsidR="00003ADC" w:rsidRPr="004B61A7" w:rsidDel="004B61A7" w14:paraId="562C68CF" w14:textId="77777777" w:rsidTr="00AA5016">
        <w:trPr>
          <w:cantSplit/>
          <w:del w:id="4520" w:author="Marciante, Teresa Lucia (IT - Roma)" w:date="2019-02-07T19:10:00Z"/>
        </w:trPr>
        <w:tc>
          <w:tcPr>
            <w:tcW w:w="993" w:type="dxa"/>
          </w:tcPr>
          <w:p w14:paraId="2C323627" w14:textId="77777777" w:rsidR="00003ADC" w:rsidRPr="004B61A7" w:rsidDel="004B61A7" w:rsidRDefault="00003ADC" w:rsidP="00AA5016">
            <w:pPr>
              <w:pStyle w:val="BodyText"/>
              <w:spacing w:before="120"/>
              <w:ind w:left="0"/>
              <w:jc w:val="center"/>
              <w:rPr>
                <w:del w:id="4521" w:author="Marciante, Teresa Lucia (IT - Roma)" w:date="2019-02-07T19:10:00Z"/>
              </w:rPr>
            </w:pPr>
            <w:del w:id="4522" w:author="Marciante, Teresa Lucia (IT - Roma)" w:date="2019-02-07T19:10:00Z">
              <w:r w:rsidRPr="004B61A7" w:rsidDel="004B61A7">
                <w:delText>ES08</w:delText>
              </w:r>
            </w:del>
          </w:p>
        </w:tc>
        <w:tc>
          <w:tcPr>
            <w:tcW w:w="8045" w:type="dxa"/>
          </w:tcPr>
          <w:p w14:paraId="1D5439D5" w14:textId="77777777" w:rsidR="00003ADC" w:rsidRPr="004B61A7" w:rsidDel="004B61A7" w:rsidRDefault="00003ADC" w:rsidP="00AA5016">
            <w:pPr>
              <w:suppressAutoHyphens/>
              <w:spacing w:before="60" w:after="60" w:line="253" w:lineRule="atLeast"/>
              <w:ind w:left="360"/>
              <w:jc w:val="both"/>
              <w:rPr>
                <w:del w:id="4523" w:author="Marciante, Teresa Lucia (IT - Roma)" w:date="2019-02-07T19:10:00Z"/>
                <w:rFonts w:ascii="Frutiger LT 45 Light" w:hAnsi="Frutiger LT 45 Light" w:cstheme="minorHAnsi"/>
              </w:rPr>
            </w:pPr>
            <w:del w:id="4524" w:author="Marciante, Teresa Lucia (IT - Roma)" w:date="2019-02-07T19:10:00Z">
              <w:r w:rsidRPr="004B61A7" w:rsidDel="004B61A7">
                <w:rPr>
                  <w:rFonts w:ascii="Frutiger LT 45 Light" w:eastAsiaTheme="minorHAnsi" w:hAnsi="Frutiger LT 45 Light" w:cstheme="minorHAnsi"/>
                  <w:b/>
                  <w:szCs w:val="22"/>
                  <w:lang w:eastAsia="en-US"/>
                </w:rPr>
                <w:delText xml:space="preserve">“APPALTI_ENERGIA_ACQUA”: </w:delText>
              </w:r>
              <w:r w:rsidRPr="004B61A7" w:rsidDel="004B61A7">
                <w:rPr>
                  <w:rFonts w:ascii="Frutiger LT 45 Light" w:eastAsiaTheme="minorHAnsi" w:hAnsi="Frutiger LT 45 Light" w:cstheme="minorHAnsi"/>
                  <w:szCs w:val="22"/>
                  <w:lang w:eastAsia="en-US"/>
                </w:rPr>
                <w:delText>Appalti aggiudicati per l'acquisto di acqua e per la fornitura di energia o di combustibili destinati alla produzione di energia.</w:delText>
              </w:r>
            </w:del>
          </w:p>
          <w:p w14:paraId="433B54AE" w14:textId="77777777" w:rsidR="00003ADC" w:rsidRPr="004B61A7" w:rsidDel="004B61A7" w:rsidRDefault="00003ADC" w:rsidP="00AA5016">
            <w:pPr>
              <w:pStyle w:val="ListParagraph"/>
              <w:spacing w:before="60" w:after="60" w:line="253" w:lineRule="atLeast"/>
              <w:rPr>
                <w:del w:id="4525" w:author="Marciante, Teresa Lucia (IT - Roma)" w:date="2019-02-07T19:10:00Z"/>
                <w:szCs w:val="20"/>
              </w:rPr>
            </w:pPr>
            <w:del w:id="4526" w:author="Marciante, Teresa Lucia (IT - Roma)" w:date="2019-02-07T19:10:00Z">
              <w:r w:rsidRPr="004B61A7" w:rsidDel="004B61A7">
                <w:rPr>
                  <w:rFonts w:ascii="Frutiger LT 45 Light" w:hAnsi="Frutiger LT 45 Light" w:cstheme="minorHAnsi"/>
                  <w:i/>
                  <w:szCs w:val="20"/>
                </w:rPr>
                <w:delText>[artt. 11 e 12 del  d.lgs. 50/2016]</w:delText>
              </w:r>
            </w:del>
          </w:p>
        </w:tc>
      </w:tr>
      <w:tr w:rsidR="00003ADC" w:rsidRPr="004B61A7" w:rsidDel="004B61A7" w14:paraId="631C5637" w14:textId="77777777" w:rsidTr="00AA5016">
        <w:trPr>
          <w:cantSplit/>
          <w:del w:id="4527" w:author="Marciante, Teresa Lucia (IT - Roma)" w:date="2019-02-07T19:10:00Z"/>
        </w:trPr>
        <w:tc>
          <w:tcPr>
            <w:tcW w:w="993" w:type="dxa"/>
          </w:tcPr>
          <w:p w14:paraId="00BD9FA0" w14:textId="77777777" w:rsidR="00003ADC" w:rsidRPr="004B61A7" w:rsidDel="004B61A7" w:rsidRDefault="00003ADC" w:rsidP="00AA5016">
            <w:pPr>
              <w:pStyle w:val="BodyText"/>
              <w:spacing w:before="120"/>
              <w:ind w:left="0"/>
              <w:jc w:val="center"/>
              <w:rPr>
                <w:del w:id="4528" w:author="Marciante, Teresa Lucia (IT - Roma)" w:date="2019-02-07T19:10:00Z"/>
              </w:rPr>
            </w:pPr>
            <w:del w:id="4529" w:author="Marciante, Teresa Lucia (IT - Roma)" w:date="2019-02-07T19:10:00Z">
              <w:r w:rsidRPr="004B61A7" w:rsidDel="004B61A7">
                <w:delText>ES09</w:delText>
              </w:r>
            </w:del>
          </w:p>
        </w:tc>
        <w:tc>
          <w:tcPr>
            <w:tcW w:w="8045" w:type="dxa"/>
          </w:tcPr>
          <w:p w14:paraId="05A1691D" w14:textId="77777777" w:rsidR="00003ADC" w:rsidRPr="004B61A7" w:rsidDel="004B61A7" w:rsidRDefault="00003ADC" w:rsidP="00AA5016">
            <w:pPr>
              <w:suppressAutoHyphens/>
              <w:spacing w:before="60" w:after="60" w:line="253" w:lineRule="atLeast"/>
              <w:ind w:left="360"/>
              <w:jc w:val="both"/>
              <w:rPr>
                <w:del w:id="4530" w:author="Marciante, Teresa Lucia (IT - Roma)" w:date="2019-02-07T19:10:00Z"/>
                <w:rFonts w:ascii="Frutiger LT 45 Light" w:hAnsi="Frutiger LT 45 Light" w:cstheme="minorHAnsi"/>
              </w:rPr>
            </w:pPr>
            <w:del w:id="4531" w:author="Marciante, Teresa Lucia (IT - Roma)" w:date="2019-02-07T19:10:00Z">
              <w:r w:rsidRPr="004B61A7" w:rsidDel="004B61A7">
                <w:rPr>
                  <w:rFonts w:ascii="Frutiger LT 45 Light" w:eastAsiaTheme="minorHAnsi" w:hAnsi="Frutiger LT 45 Light" w:cstheme="minorHAnsi"/>
                  <w:b/>
                  <w:szCs w:val="22"/>
                  <w:lang w:eastAsia="en-US"/>
                </w:rPr>
                <w:delText xml:space="preserve">“CONCESSIONI_PAESI_TERZI”: </w:delText>
              </w:r>
              <w:r w:rsidRPr="004B61A7" w:rsidDel="004B61A7">
                <w:rPr>
                  <w:rFonts w:ascii="Frutiger LT 45 Light" w:eastAsiaTheme="minorHAnsi" w:hAnsi="Frutiger LT 45 Light" w:cstheme="minorHAnsi"/>
                  <w:szCs w:val="22"/>
                  <w:lang w:eastAsia="en-US"/>
                </w:rPr>
                <w:delText>Concessioni aggiudicate dagli enti aggiudicatori per l'esercizio delle loro attività in un paese terzo, in circostanze che non comportino lo sfruttamento materiale di una rete o di un'area geografica all'interno dell'Unione europea.</w:delText>
              </w:r>
            </w:del>
          </w:p>
          <w:p w14:paraId="1C4A228E" w14:textId="77777777" w:rsidR="00003ADC" w:rsidRPr="004B61A7" w:rsidDel="004B61A7" w:rsidRDefault="00003ADC" w:rsidP="00AA5016">
            <w:pPr>
              <w:pStyle w:val="ListParagraph"/>
              <w:spacing w:before="60" w:after="60" w:line="253" w:lineRule="atLeast"/>
              <w:rPr>
                <w:del w:id="4532" w:author="Marciante, Teresa Lucia (IT - Roma)" w:date="2019-02-07T19:10:00Z"/>
                <w:szCs w:val="20"/>
              </w:rPr>
            </w:pPr>
            <w:del w:id="4533" w:author="Marciante, Teresa Lucia (IT - Roma)" w:date="2019-02-07T19:10:00Z">
              <w:r w:rsidRPr="004B61A7" w:rsidDel="004B61A7">
                <w:rPr>
                  <w:rFonts w:ascii="Frutiger LT 45 Light" w:hAnsi="Frutiger LT 45 Light" w:cstheme="minorHAnsi"/>
                  <w:i/>
                  <w:szCs w:val="20"/>
                </w:rPr>
                <w:delText>[art. 18, comma 1 del d.lgs. 50/2016]</w:delText>
              </w:r>
            </w:del>
          </w:p>
        </w:tc>
      </w:tr>
      <w:tr w:rsidR="00003ADC" w:rsidRPr="004B61A7" w:rsidDel="004B61A7" w14:paraId="6140A99C" w14:textId="77777777" w:rsidTr="00AA5016">
        <w:trPr>
          <w:cantSplit/>
          <w:del w:id="4534" w:author="Marciante, Teresa Lucia (IT - Roma)" w:date="2019-02-07T19:10:00Z"/>
        </w:trPr>
        <w:tc>
          <w:tcPr>
            <w:tcW w:w="993" w:type="dxa"/>
          </w:tcPr>
          <w:p w14:paraId="51247879" w14:textId="77777777" w:rsidR="00003ADC" w:rsidRPr="004B61A7" w:rsidDel="004B61A7" w:rsidRDefault="00003ADC" w:rsidP="00AA5016">
            <w:pPr>
              <w:pStyle w:val="BodyText"/>
              <w:spacing w:before="120"/>
              <w:ind w:left="0"/>
              <w:jc w:val="center"/>
              <w:rPr>
                <w:del w:id="4535" w:author="Marciante, Teresa Lucia (IT - Roma)" w:date="2019-02-07T19:10:00Z"/>
              </w:rPr>
            </w:pPr>
            <w:del w:id="4536" w:author="Marciante, Teresa Lucia (IT - Roma)" w:date="2019-02-07T19:10:00Z">
              <w:r w:rsidRPr="004B61A7" w:rsidDel="004B61A7">
                <w:delText>ES10</w:delText>
              </w:r>
            </w:del>
          </w:p>
        </w:tc>
        <w:tc>
          <w:tcPr>
            <w:tcW w:w="8045" w:type="dxa"/>
          </w:tcPr>
          <w:p w14:paraId="7F2E9F1B" w14:textId="77777777" w:rsidR="00003ADC" w:rsidRPr="004B61A7" w:rsidDel="004B61A7" w:rsidRDefault="00003ADC" w:rsidP="00AA5016">
            <w:pPr>
              <w:suppressAutoHyphens/>
              <w:spacing w:before="60" w:after="60" w:line="253" w:lineRule="atLeast"/>
              <w:ind w:left="360"/>
              <w:jc w:val="both"/>
              <w:rPr>
                <w:del w:id="4537" w:author="Marciante, Teresa Lucia (IT - Roma)" w:date="2019-02-07T19:10:00Z"/>
                <w:rFonts w:ascii="Frutiger LT 45 Light" w:hAnsi="Frutiger LT 45 Light" w:cstheme="minorHAnsi"/>
              </w:rPr>
            </w:pPr>
            <w:del w:id="4538" w:author="Marciante, Teresa Lucia (IT - Roma)" w:date="2019-02-07T19:10:00Z">
              <w:r w:rsidRPr="004B61A7" w:rsidDel="004B61A7">
                <w:rPr>
                  <w:rFonts w:ascii="Frutiger LT 45 Light" w:eastAsiaTheme="minorHAnsi" w:hAnsi="Frutiger LT 45 Light" w:cstheme="minorHAnsi"/>
                  <w:b/>
                  <w:szCs w:val="22"/>
                  <w:lang w:eastAsia="en-US"/>
                </w:rPr>
                <w:delText xml:space="preserve">“SPONSORIZZAZIONE_PURA”: </w:delText>
              </w:r>
              <w:r w:rsidRPr="004B61A7" w:rsidDel="004B61A7">
                <w:rPr>
                  <w:rFonts w:ascii="Frutiger LT 45 Light" w:eastAsiaTheme="minorHAnsi" w:hAnsi="Frutiger LT 45 Light" w:cstheme="minorHAnsi"/>
                  <w:szCs w:val="22"/>
                  <w:lang w:eastAsia="en-US"/>
                </w:rPr>
                <w:delText>Sponsorizzazione pura, ovvero ogni contributo, anche in beni o servizi, erogato con lo scopo di promuovere il nome, il marchio, l'immagine, l'attività o il prodotto del soggetto erogante.</w:delText>
              </w:r>
            </w:del>
          </w:p>
          <w:p w14:paraId="3A9AD741" w14:textId="77777777" w:rsidR="00003ADC" w:rsidRPr="004B61A7" w:rsidDel="004B61A7" w:rsidRDefault="00003ADC" w:rsidP="00AA5016">
            <w:pPr>
              <w:pStyle w:val="ListParagraph"/>
              <w:spacing w:before="60" w:after="60" w:line="253" w:lineRule="atLeast"/>
              <w:rPr>
                <w:del w:id="4539" w:author="Marciante, Teresa Lucia (IT - Roma)" w:date="2019-02-07T19:10:00Z"/>
                <w:szCs w:val="20"/>
              </w:rPr>
            </w:pPr>
            <w:del w:id="4540" w:author="Marciante, Teresa Lucia (IT - Roma)" w:date="2019-02-07T19:10:00Z">
              <w:r w:rsidRPr="004B61A7" w:rsidDel="004B61A7">
                <w:rPr>
                  <w:rFonts w:ascii="Frutiger LT 45 Light" w:hAnsi="Frutiger LT 45 Light" w:cstheme="minorHAnsi"/>
                  <w:i/>
                  <w:szCs w:val="20"/>
                </w:rPr>
                <w:delText>[art. 19, comma 1, del d.lgs. 50/2016]</w:delText>
              </w:r>
            </w:del>
          </w:p>
        </w:tc>
      </w:tr>
      <w:tr w:rsidR="00003ADC" w:rsidRPr="004B61A7" w:rsidDel="004B61A7" w14:paraId="684F65DB" w14:textId="77777777" w:rsidTr="00AA5016">
        <w:trPr>
          <w:cantSplit/>
          <w:del w:id="4541" w:author="Marciante, Teresa Lucia (IT - Roma)" w:date="2019-02-07T19:10:00Z"/>
        </w:trPr>
        <w:tc>
          <w:tcPr>
            <w:tcW w:w="993" w:type="dxa"/>
          </w:tcPr>
          <w:p w14:paraId="08B7AD14" w14:textId="77777777" w:rsidR="00003ADC" w:rsidRPr="004B61A7" w:rsidDel="004B61A7" w:rsidRDefault="00003ADC" w:rsidP="00AA5016">
            <w:pPr>
              <w:pStyle w:val="BodyText"/>
              <w:spacing w:before="120"/>
              <w:ind w:left="0"/>
              <w:jc w:val="center"/>
              <w:rPr>
                <w:del w:id="4542" w:author="Marciante, Teresa Lucia (IT - Roma)" w:date="2019-02-07T19:10:00Z"/>
              </w:rPr>
            </w:pPr>
            <w:del w:id="4543" w:author="Marciante, Teresa Lucia (IT - Roma)" w:date="2019-02-07T19:10:00Z">
              <w:r w:rsidRPr="004B61A7" w:rsidDel="004B61A7">
                <w:delText>ES11</w:delText>
              </w:r>
            </w:del>
          </w:p>
        </w:tc>
        <w:tc>
          <w:tcPr>
            <w:tcW w:w="8045" w:type="dxa"/>
          </w:tcPr>
          <w:p w14:paraId="09777EDB" w14:textId="77777777" w:rsidR="00003ADC" w:rsidRPr="004B61A7" w:rsidDel="004B61A7" w:rsidRDefault="00003ADC" w:rsidP="00AA5016">
            <w:pPr>
              <w:suppressAutoHyphens/>
              <w:spacing w:before="60" w:after="60" w:line="253" w:lineRule="atLeast"/>
              <w:ind w:left="360"/>
              <w:jc w:val="both"/>
              <w:rPr>
                <w:del w:id="4544" w:author="Marciante, Teresa Lucia (IT - Roma)" w:date="2019-02-07T19:10:00Z"/>
                <w:rFonts w:ascii="Frutiger LT 45 Light" w:hAnsi="Frutiger LT 45 Light" w:cstheme="minorHAnsi"/>
              </w:rPr>
            </w:pPr>
            <w:del w:id="4545" w:author="Marciante, Teresa Lucia (IT - Roma)" w:date="2019-02-07T19:10:00Z">
              <w:r w:rsidRPr="004B61A7" w:rsidDel="004B61A7">
                <w:rPr>
                  <w:rFonts w:ascii="Frutiger LT 45 Light" w:eastAsiaTheme="minorHAnsi" w:hAnsi="Frutiger LT 45 Light" w:cstheme="minorHAnsi"/>
                  <w:b/>
                  <w:szCs w:val="22"/>
                  <w:lang w:eastAsia="en-US"/>
                </w:rPr>
                <w:delText xml:space="preserve">“ACCORDO_AMM_AGGIUDICATRICI”: </w:delText>
              </w:r>
              <w:r w:rsidRPr="004B61A7" w:rsidDel="004B61A7">
                <w:rPr>
                  <w:rFonts w:ascii="Frutiger LT 45 Light" w:eastAsiaTheme="minorHAnsi" w:hAnsi="Frutiger LT 45 Light" w:cstheme="minorHAnsi"/>
                  <w:szCs w:val="22"/>
                  <w:lang w:eastAsia="en-US"/>
                </w:rPr>
                <w:delText xml:space="preserve">Accordo concluso esclusivamente tra due o più amministrazioni aggiudicatrici che stabilisce o realizza una cooperazione tra le amministrazioni aggiudicatrici o gli enti aggiudicatori partecipanti, finalizzata a garantire che i servizi pubblici che essi sono tenuti a svolgere siano prestati nell'ottica di conseguire gli obiettivi che essi hanno in comune. </w:delText>
              </w:r>
            </w:del>
          </w:p>
          <w:p w14:paraId="484A5FF0" w14:textId="77777777" w:rsidR="00003ADC" w:rsidRPr="004B61A7" w:rsidDel="004B61A7" w:rsidRDefault="00003ADC" w:rsidP="00AA5016">
            <w:pPr>
              <w:pStyle w:val="ListParagraph"/>
              <w:spacing w:before="60" w:after="60" w:line="253" w:lineRule="atLeast"/>
              <w:rPr>
                <w:del w:id="4546" w:author="Marciante, Teresa Lucia (IT - Roma)" w:date="2019-02-07T19:10:00Z"/>
                <w:szCs w:val="20"/>
              </w:rPr>
            </w:pPr>
            <w:del w:id="4547" w:author="Marciante, Teresa Lucia (IT - Roma)" w:date="2019-02-07T19:10:00Z">
              <w:r w:rsidRPr="004B61A7" w:rsidDel="004B61A7">
                <w:rPr>
                  <w:rFonts w:ascii="Frutiger LT 45 Light" w:hAnsi="Frutiger LT 45 Light" w:cstheme="minorHAnsi"/>
                  <w:i/>
                  <w:szCs w:val="20"/>
                </w:rPr>
                <w:delText>[art. 5, comma 5-8, del d.lgs. 50/2016]</w:delText>
              </w:r>
            </w:del>
          </w:p>
        </w:tc>
      </w:tr>
      <w:tr w:rsidR="00003ADC" w:rsidRPr="004B61A7" w:rsidDel="004B61A7" w14:paraId="09CEF33D" w14:textId="77777777" w:rsidTr="00AA5016">
        <w:trPr>
          <w:cantSplit/>
          <w:del w:id="4548" w:author="Marciante, Teresa Lucia (IT - Roma)" w:date="2019-02-07T19:10:00Z"/>
        </w:trPr>
        <w:tc>
          <w:tcPr>
            <w:tcW w:w="993" w:type="dxa"/>
          </w:tcPr>
          <w:p w14:paraId="4903836F" w14:textId="77777777" w:rsidR="00003ADC" w:rsidRPr="004B61A7" w:rsidDel="004B61A7" w:rsidRDefault="00003ADC" w:rsidP="00AA5016">
            <w:pPr>
              <w:pStyle w:val="BodyText"/>
              <w:spacing w:before="120"/>
              <w:ind w:left="0"/>
              <w:jc w:val="center"/>
              <w:rPr>
                <w:del w:id="4549" w:author="Marciante, Teresa Lucia (IT - Roma)" w:date="2019-02-07T19:10:00Z"/>
              </w:rPr>
            </w:pPr>
            <w:del w:id="4550" w:author="Marciante, Teresa Lucia (IT - Roma)" w:date="2019-02-07T19:10:00Z">
              <w:r w:rsidRPr="004B61A7" w:rsidDel="004B61A7">
                <w:delText>ES12</w:delText>
              </w:r>
            </w:del>
          </w:p>
        </w:tc>
        <w:tc>
          <w:tcPr>
            <w:tcW w:w="8045" w:type="dxa"/>
          </w:tcPr>
          <w:p w14:paraId="26D6235A" w14:textId="77777777" w:rsidR="00003ADC" w:rsidRPr="004B61A7" w:rsidDel="004B61A7" w:rsidRDefault="00003ADC" w:rsidP="00AA5016">
            <w:pPr>
              <w:suppressAutoHyphens/>
              <w:spacing w:before="60" w:after="60" w:line="253" w:lineRule="atLeast"/>
              <w:ind w:left="360"/>
              <w:jc w:val="both"/>
              <w:rPr>
                <w:del w:id="4551" w:author="Marciante, Teresa Lucia (IT - Roma)" w:date="2019-02-07T19:10:00Z"/>
                <w:rFonts w:ascii="Frutiger LT 45 Light" w:hAnsi="Frutiger LT 45 Light" w:cstheme="minorHAnsi"/>
              </w:rPr>
            </w:pPr>
            <w:del w:id="4552" w:author="Marciante, Teresa Lucia (IT - Roma)" w:date="2019-02-07T19:10:00Z">
              <w:r w:rsidRPr="004B61A7" w:rsidDel="004B61A7">
                <w:rPr>
                  <w:rFonts w:ascii="Frutiger LT 45 Light" w:eastAsiaTheme="minorHAnsi" w:hAnsi="Frutiger LT 45 Light" w:cstheme="minorHAnsi"/>
                  <w:b/>
                  <w:szCs w:val="22"/>
                  <w:lang w:eastAsia="en-US"/>
                </w:rPr>
                <w:delText xml:space="preserve">“AFFIDAMENTI_IN_HOUSE”: </w:delText>
              </w:r>
              <w:r w:rsidRPr="004B61A7" w:rsidDel="004B61A7">
                <w:rPr>
                  <w:rFonts w:ascii="Frutiger LT 45 Light" w:eastAsiaTheme="minorHAnsi" w:hAnsi="Frutiger LT 45 Light" w:cstheme="minorHAnsi"/>
                  <w:szCs w:val="22"/>
                  <w:lang w:eastAsia="en-US"/>
                </w:rPr>
                <w:delText xml:space="preserve">Affidamenti diretti a società in house. </w:delText>
              </w:r>
            </w:del>
          </w:p>
          <w:p w14:paraId="0016E800" w14:textId="77777777" w:rsidR="00003ADC" w:rsidRPr="004B61A7" w:rsidDel="004B61A7" w:rsidRDefault="00003ADC" w:rsidP="00AA5016">
            <w:pPr>
              <w:pStyle w:val="ListParagraph"/>
              <w:spacing w:before="60" w:after="60" w:line="253" w:lineRule="atLeast"/>
              <w:rPr>
                <w:del w:id="4553" w:author="Marciante, Teresa Lucia (IT - Roma)" w:date="2019-02-07T19:10:00Z"/>
                <w:szCs w:val="20"/>
              </w:rPr>
            </w:pPr>
            <w:del w:id="4554" w:author="Marciante, Teresa Lucia (IT - Roma)" w:date="2019-02-07T19:10:00Z">
              <w:r w:rsidRPr="004B61A7" w:rsidDel="004B61A7">
                <w:rPr>
                  <w:rFonts w:ascii="Frutiger LT 45 Light" w:hAnsi="Frutiger LT 45 Light" w:cstheme="minorHAnsi"/>
                  <w:i/>
                  <w:szCs w:val="20"/>
                </w:rPr>
                <w:delText>[art. 5, comma 1-4, del d.lgs. 50/2016]</w:delText>
              </w:r>
            </w:del>
          </w:p>
        </w:tc>
      </w:tr>
      <w:tr w:rsidR="00003ADC" w:rsidRPr="004B61A7" w:rsidDel="004B61A7" w14:paraId="2E415364" w14:textId="77777777" w:rsidTr="00AA5016">
        <w:trPr>
          <w:cantSplit/>
          <w:del w:id="4555" w:author="Marciante, Teresa Lucia (IT - Roma)" w:date="2019-02-07T19:10:00Z"/>
        </w:trPr>
        <w:tc>
          <w:tcPr>
            <w:tcW w:w="993" w:type="dxa"/>
          </w:tcPr>
          <w:p w14:paraId="63561738" w14:textId="77777777" w:rsidR="00003ADC" w:rsidRPr="004B61A7" w:rsidDel="004B61A7" w:rsidRDefault="00003ADC" w:rsidP="00AA5016">
            <w:pPr>
              <w:pStyle w:val="BodyText"/>
              <w:spacing w:before="120"/>
              <w:ind w:left="0"/>
              <w:jc w:val="center"/>
              <w:rPr>
                <w:del w:id="4556" w:author="Marciante, Teresa Lucia (IT - Roma)" w:date="2019-02-07T19:10:00Z"/>
              </w:rPr>
            </w:pPr>
            <w:del w:id="4557" w:author="Marciante, Teresa Lucia (IT - Roma)" w:date="2019-02-07T19:10:00Z">
              <w:r w:rsidRPr="004B61A7" w:rsidDel="004B61A7">
                <w:delText>ES13</w:delText>
              </w:r>
            </w:del>
          </w:p>
        </w:tc>
        <w:tc>
          <w:tcPr>
            <w:tcW w:w="8045" w:type="dxa"/>
          </w:tcPr>
          <w:p w14:paraId="78C59F58" w14:textId="77777777" w:rsidR="00003ADC" w:rsidRPr="004B61A7" w:rsidDel="004B61A7" w:rsidRDefault="00003ADC" w:rsidP="00AA5016">
            <w:pPr>
              <w:suppressAutoHyphens/>
              <w:spacing w:before="60" w:after="60" w:line="253" w:lineRule="atLeast"/>
              <w:ind w:left="360"/>
              <w:jc w:val="both"/>
              <w:rPr>
                <w:del w:id="4558" w:author="Marciante, Teresa Lucia (IT - Roma)" w:date="2019-02-07T19:10:00Z"/>
                <w:rFonts w:ascii="Frutiger LT 45 Light" w:hAnsi="Frutiger LT 45 Light"/>
              </w:rPr>
            </w:pPr>
            <w:del w:id="4559" w:author="Marciante, Teresa Lucia (IT - Roma)" w:date="2019-02-07T19:10:00Z">
              <w:r w:rsidRPr="004B61A7" w:rsidDel="004B61A7">
                <w:rPr>
                  <w:rFonts w:ascii="Frutiger LT 45 Light" w:eastAsiaTheme="minorHAnsi" w:hAnsi="Frutiger LT 45 Light" w:cstheme="minorHAnsi"/>
                  <w:b/>
                  <w:lang w:eastAsia="en-US"/>
                </w:rPr>
                <w:delText xml:space="preserve">“JOINT_VENTURE”: </w:delText>
              </w:r>
              <w:r w:rsidRPr="004B61A7" w:rsidDel="004B61A7">
                <w:rPr>
                  <w:rFonts w:ascii="Frutiger LT 45 Light" w:eastAsiaTheme="minorHAnsi" w:hAnsi="Frutiger LT 45 Light" w:cstheme="minorHAnsi"/>
                  <w:lang w:eastAsia="en-US"/>
                </w:rPr>
                <w:delText>Appalti e concessioni aggiudicati ad una joint venture o ad un ente aggiudicatore facente parte di una joint venture.</w:delText>
              </w:r>
            </w:del>
          </w:p>
          <w:p w14:paraId="507EDF17" w14:textId="77777777" w:rsidR="00003ADC" w:rsidRPr="004B61A7" w:rsidDel="004B61A7" w:rsidRDefault="00003ADC" w:rsidP="00AA5016">
            <w:pPr>
              <w:pStyle w:val="ListParagraph"/>
              <w:spacing w:before="60" w:after="60" w:line="253" w:lineRule="atLeast"/>
              <w:rPr>
                <w:del w:id="4560" w:author="Marciante, Teresa Lucia (IT - Roma)" w:date="2019-02-07T19:10:00Z"/>
                <w:szCs w:val="20"/>
              </w:rPr>
            </w:pPr>
            <w:del w:id="4561" w:author="Marciante, Teresa Lucia (IT - Roma)" w:date="2019-02-07T19:10:00Z">
              <w:r w:rsidRPr="004B61A7" w:rsidDel="004B61A7">
                <w:rPr>
                  <w:rFonts w:ascii="Frutiger LT 45 Light" w:hAnsi="Frutiger LT 45 Light" w:cstheme="minorHAnsi"/>
                  <w:i/>
                  <w:szCs w:val="20"/>
                </w:rPr>
                <w:delText>[art. 6 del d.lgs. 50/2016]</w:delText>
              </w:r>
            </w:del>
          </w:p>
        </w:tc>
      </w:tr>
      <w:tr w:rsidR="00003ADC" w:rsidRPr="004B61A7" w:rsidDel="004B61A7" w14:paraId="4CF2312E" w14:textId="77777777" w:rsidTr="00AA5016">
        <w:trPr>
          <w:cantSplit/>
          <w:del w:id="4562" w:author="Marciante, Teresa Lucia (IT - Roma)" w:date="2019-02-07T19:10:00Z"/>
        </w:trPr>
        <w:tc>
          <w:tcPr>
            <w:tcW w:w="993" w:type="dxa"/>
          </w:tcPr>
          <w:p w14:paraId="1B28FB99" w14:textId="77777777" w:rsidR="00003ADC" w:rsidRPr="004B61A7" w:rsidDel="004B61A7" w:rsidRDefault="00003ADC" w:rsidP="00AA5016">
            <w:pPr>
              <w:pStyle w:val="BodyText"/>
              <w:spacing w:before="120"/>
              <w:ind w:left="0"/>
              <w:jc w:val="center"/>
              <w:rPr>
                <w:del w:id="4563" w:author="Marciante, Teresa Lucia (IT - Roma)" w:date="2019-02-07T19:10:00Z"/>
              </w:rPr>
            </w:pPr>
            <w:del w:id="4564" w:author="Marciante, Teresa Lucia (IT - Roma)" w:date="2019-02-07T19:10:00Z">
              <w:r w:rsidRPr="004B61A7" w:rsidDel="004B61A7">
                <w:delText>ES14</w:delText>
              </w:r>
            </w:del>
          </w:p>
        </w:tc>
        <w:tc>
          <w:tcPr>
            <w:tcW w:w="8045" w:type="dxa"/>
          </w:tcPr>
          <w:p w14:paraId="0E48CF03" w14:textId="77777777" w:rsidR="00003ADC" w:rsidRPr="004B61A7" w:rsidDel="004B61A7" w:rsidRDefault="00003ADC" w:rsidP="00AA5016">
            <w:pPr>
              <w:suppressAutoHyphens/>
              <w:spacing w:before="60" w:after="60" w:line="253" w:lineRule="atLeast"/>
              <w:ind w:left="360"/>
              <w:jc w:val="both"/>
              <w:rPr>
                <w:del w:id="4565" w:author="Marciante, Teresa Lucia (IT - Roma)" w:date="2019-02-07T19:10:00Z"/>
                <w:rFonts w:ascii="Frutiger LT 45 Light" w:hAnsi="Frutiger LT 45 Light" w:cstheme="minorHAnsi"/>
              </w:rPr>
            </w:pPr>
            <w:del w:id="4566" w:author="Marciante, Teresa Lucia (IT - Roma)" w:date="2019-02-07T19:10:00Z">
              <w:r w:rsidRPr="004B61A7" w:rsidDel="004B61A7">
                <w:rPr>
                  <w:rFonts w:ascii="Frutiger LT 45 Light" w:eastAsiaTheme="minorHAnsi" w:hAnsi="Frutiger LT 45 Light" w:cstheme="minorHAnsi"/>
                  <w:b/>
                  <w:szCs w:val="22"/>
                  <w:lang w:eastAsia="en-US"/>
                </w:rPr>
                <w:delText xml:space="preserve">“IMPRESA_COLLEGATA”:  </w:delText>
              </w:r>
              <w:r w:rsidRPr="004B61A7" w:rsidDel="004B61A7">
                <w:rPr>
                  <w:rFonts w:ascii="Frutiger LT 45 Light" w:eastAsiaTheme="minorHAnsi" w:hAnsi="Frutiger LT 45 Light" w:cstheme="minorHAnsi"/>
                  <w:szCs w:val="22"/>
                  <w:lang w:eastAsia="en-US"/>
                </w:rPr>
                <w:delText>Appalti e concessioni aggiudicati ad un’impresa collegata.</w:delText>
              </w:r>
            </w:del>
          </w:p>
          <w:p w14:paraId="1A3A62EF" w14:textId="77777777" w:rsidR="00003ADC" w:rsidRPr="004B61A7" w:rsidDel="004B61A7" w:rsidRDefault="00003ADC" w:rsidP="00AA5016">
            <w:pPr>
              <w:pStyle w:val="ListParagraph"/>
              <w:spacing w:before="60" w:after="60" w:line="253" w:lineRule="atLeast"/>
              <w:rPr>
                <w:del w:id="4567" w:author="Marciante, Teresa Lucia (IT - Roma)" w:date="2019-02-07T19:10:00Z"/>
                <w:szCs w:val="20"/>
              </w:rPr>
            </w:pPr>
            <w:del w:id="4568" w:author="Marciante, Teresa Lucia (IT - Roma)" w:date="2019-02-07T19:10:00Z">
              <w:r w:rsidRPr="004B61A7" w:rsidDel="004B61A7">
                <w:rPr>
                  <w:rFonts w:ascii="Frutiger LT 45 Light" w:hAnsi="Frutiger LT 45 Light" w:cstheme="minorHAnsi"/>
                  <w:i/>
                  <w:szCs w:val="20"/>
                </w:rPr>
                <w:delText>[art. 7 del d.lgs. 50/2016]</w:delText>
              </w:r>
            </w:del>
          </w:p>
        </w:tc>
      </w:tr>
      <w:tr w:rsidR="00003ADC" w:rsidRPr="004B61A7" w:rsidDel="004B61A7" w14:paraId="0AA41E8E" w14:textId="77777777" w:rsidTr="00AA5016">
        <w:trPr>
          <w:cantSplit/>
          <w:del w:id="4569" w:author="Marciante, Teresa Lucia (IT - Roma)" w:date="2019-02-07T19:10:00Z"/>
        </w:trPr>
        <w:tc>
          <w:tcPr>
            <w:tcW w:w="993" w:type="dxa"/>
          </w:tcPr>
          <w:p w14:paraId="0255A10F" w14:textId="77777777" w:rsidR="00003ADC" w:rsidRPr="004B61A7" w:rsidDel="004B61A7" w:rsidRDefault="00003ADC" w:rsidP="00AA5016">
            <w:pPr>
              <w:pStyle w:val="BodyText"/>
              <w:spacing w:before="120"/>
              <w:ind w:left="0"/>
              <w:jc w:val="center"/>
              <w:rPr>
                <w:del w:id="4570" w:author="Marciante, Teresa Lucia (IT - Roma)" w:date="2019-02-07T19:10:00Z"/>
              </w:rPr>
            </w:pPr>
            <w:del w:id="4571" w:author="Marciante, Teresa Lucia (IT - Roma)" w:date="2019-02-07T19:10:00Z">
              <w:r w:rsidRPr="004B61A7" w:rsidDel="004B61A7">
                <w:delText>ES15</w:delText>
              </w:r>
            </w:del>
          </w:p>
        </w:tc>
        <w:tc>
          <w:tcPr>
            <w:tcW w:w="8045" w:type="dxa"/>
          </w:tcPr>
          <w:p w14:paraId="2A106CC8" w14:textId="77777777" w:rsidR="00003ADC" w:rsidRPr="004B61A7" w:rsidDel="004B61A7" w:rsidRDefault="00003ADC" w:rsidP="00AA5016">
            <w:pPr>
              <w:suppressAutoHyphens/>
              <w:spacing w:before="60" w:after="60" w:line="253" w:lineRule="atLeast"/>
              <w:ind w:left="360"/>
              <w:jc w:val="both"/>
              <w:rPr>
                <w:del w:id="4572" w:author="Marciante, Teresa Lucia (IT - Roma)" w:date="2019-02-07T19:10:00Z"/>
                <w:rFonts w:ascii="Frutiger LT 45 Light" w:hAnsi="Frutiger LT 45 Light" w:cstheme="minorHAnsi"/>
              </w:rPr>
            </w:pPr>
            <w:del w:id="4573" w:author="Marciante, Teresa Lucia (IT - Roma)" w:date="2019-02-07T19:10:00Z">
              <w:r w:rsidRPr="004B61A7" w:rsidDel="004B61A7">
                <w:rPr>
                  <w:rFonts w:ascii="Frutiger LT 45 Light" w:eastAsiaTheme="minorHAnsi" w:hAnsi="Frutiger LT 45 Light" w:cstheme="minorHAnsi"/>
                  <w:b/>
                  <w:szCs w:val="22"/>
                  <w:lang w:eastAsia="en-US"/>
                </w:rPr>
                <w:delText xml:space="preserve">“ATTIVITA_CONCORRENZA”: </w:delText>
              </w:r>
              <w:r w:rsidRPr="004B61A7" w:rsidDel="004B61A7">
                <w:rPr>
                  <w:rFonts w:ascii="Frutiger LT 45 Light" w:eastAsiaTheme="minorHAnsi" w:hAnsi="Frutiger LT 45 Light" w:cstheme="minorHAnsi"/>
                  <w:szCs w:val="22"/>
                  <w:lang w:eastAsia="en-US"/>
                </w:rPr>
                <w:delText>Esclusione di attività direttamente esposte alla concorrenza.</w:delText>
              </w:r>
            </w:del>
          </w:p>
          <w:p w14:paraId="5329EE34" w14:textId="77777777" w:rsidR="00003ADC" w:rsidRPr="004B61A7" w:rsidDel="004B61A7" w:rsidRDefault="00003ADC" w:rsidP="00AA5016">
            <w:pPr>
              <w:pStyle w:val="ListParagraph"/>
              <w:spacing w:before="60" w:after="60" w:line="253" w:lineRule="atLeast"/>
              <w:rPr>
                <w:del w:id="4574" w:author="Marciante, Teresa Lucia (IT - Roma)" w:date="2019-02-07T19:10:00Z"/>
                <w:szCs w:val="20"/>
              </w:rPr>
            </w:pPr>
            <w:del w:id="4575" w:author="Marciante, Teresa Lucia (IT - Roma)" w:date="2019-02-07T19:10:00Z">
              <w:r w:rsidRPr="004B61A7" w:rsidDel="004B61A7">
                <w:rPr>
                  <w:rFonts w:ascii="Frutiger LT 45 Light" w:hAnsi="Frutiger LT 45 Light" w:cstheme="minorHAnsi"/>
                  <w:i/>
                  <w:szCs w:val="20"/>
                </w:rPr>
                <w:delText>[art. 8 del d.lgs. 50/2016]</w:delText>
              </w:r>
            </w:del>
          </w:p>
        </w:tc>
      </w:tr>
      <w:tr w:rsidR="00003ADC" w:rsidRPr="00C466E2" w:rsidDel="004B61A7" w14:paraId="65FA462F" w14:textId="77777777" w:rsidTr="00AA5016">
        <w:trPr>
          <w:cantSplit/>
          <w:del w:id="4576" w:author="Marciante, Teresa Lucia (IT - Roma)" w:date="2019-02-07T19:10:00Z"/>
        </w:trPr>
        <w:tc>
          <w:tcPr>
            <w:tcW w:w="993" w:type="dxa"/>
          </w:tcPr>
          <w:p w14:paraId="5534E302" w14:textId="77777777" w:rsidR="00003ADC" w:rsidRPr="004B61A7" w:rsidDel="004B61A7" w:rsidRDefault="00003ADC" w:rsidP="00AA5016">
            <w:pPr>
              <w:pStyle w:val="BodyText"/>
              <w:spacing w:before="120"/>
              <w:ind w:left="0"/>
              <w:jc w:val="center"/>
              <w:rPr>
                <w:del w:id="4577" w:author="Marciante, Teresa Lucia (IT - Roma)" w:date="2019-02-07T19:10:00Z"/>
              </w:rPr>
            </w:pPr>
            <w:del w:id="4578" w:author="Marciante, Teresa Lucia (IT - Roma)" w:date="2019-02-07T19:10:00Z">
              <w:r w:rsidRPr="004B61A7" w:rsidDel="004B61A7">
                <w:delText>ES16</w:delText>
              </w:r>
            </w:del>
          </w:p>
        </w:tc>
        <w:tc>
          <w:tcPr>
            <w:tcW w:w="8045" w:type="dxa"/>
          </w:tcPr>
          <w:p w14:paraId="68F5B11F" w14:textId="77777777" w:rsidR="00003ADC" w:rsidRPr="004B61A7" w:rsidDel="004B61A7" w:rsidRDefault="00003ADC" w:rsidP="00AA5016">
            <w:pPr>
              <w:suppressAutoHyphens/>
              <w:spacing w:before="60" w:after="60" w:line="253" w:lineRule="atLeast"/>
              <w:ind w:left="360"/>
              <w:jc w:val="both"/>
              <w:rPr>
                <w:del w:id="4579" w:author="Marciante, Teresa Lucia (IT - Roma)" w:date="2019-02-07T19:10:00Z"/>
                <w:rFonts w:ascii="Frutiger LT 45 Light" w:hAnsi="Frutiger LT 45 Light" w:cstheme="minorHAnsi"/>
              </w:rPr>
            </w:pPr>
            <w:del w:id="4580" w:author="Marciante, Teresa Lucia (IT - Roma)" w:date="2019-02-07T19:10:00Z">
              <w:r w:rsidRPr="004B61A7" w:rsidDel="004B61A7">
                <w:rPr>
                  <w:rFonts w:ascii="Frutiger LT 45 Light" w:eastAsiaTheme="minorHAnsi" w:hAnsi="Frutiger LT 45 Light" w:cstheme="minorHAnsi"/>
                  <w:b/>
                  <w:szCs w:val="22"/>
                  <w:lang w:eastAsia="en-US"/>
                </w:rPr>
                <w:delText xml:space="preserve">“AMMINISTRAZIONE DIRETTA”: </w:delText>
              </w:r>
              <w:r w:rsidRPr="004B61A7" w:rsidDel="004B61A7">
                <w:rPr>
                  <w:rFonts w:ascii="Frutiger LT 45 Light" w:eastAsiaTheme="minorHAnsi" w:hAnsi="Frutiger LT 45 Light" w:cstheme="minorHAnsi"/>
                  <w:szCs w:val="22"/>
                  <w:lang w:eastAsia="en-US"/>
                </w:rPr>
                <w:delText>Prestazioni di lavori, servizi e forniture tramite amministrazione diretta.</w:delText>
              </w:r>
            </w:del>
          </w:p>
          <w:p w14:paraId="3498D398" w14:textId="77777777" w:rsidR="00003ADC" w:rsidRPr="00C466E2" w:rsidDel="004B61A7" w:rsidRDefault="00003ADC" w:rsidP="00AA5016">
            <w:pPr>
              <w:pStyle w:val="ListParagraph"/>
              <w:spacing w:before="60" w:after="60" w:line="253" w:lineRule="atLeast"/>
              <w:rPr>
                <w:del w:id="4581" w:author="Marciante, Teresa Lucia (IT - Roma)" w:date="2019-02-07T19:10:00Z"/>
                <w:szCs w:val="20"/>
                <w:rPrChange w:id="4582" w:author="Marciante, Teresa Lucia (IT - Roma)" w:date="2019-02-07T19:19:00Z">
                  <w:rPr>
                    <w:del w:id="4583" w:author="Marciante, Teresa Lucia (IT - Roma)" w:date="2019-02-07T19:10:00Z"/>
                    <w:szCs w:val="20"/>
                    <w:lang w:val="en-US"/>
                  </w:rPr>
                </w:rPrChange>
              </w:rPr>
            </w:pPr>
            <w:del w:id="4584" w:author="Marciante, Teresa Lucia (IT - Roma)" w:date="2019-02-07T19:10:00Z">
              <w:r w:rsidRPr="00C466E2" w:rsidDel="004B61A7">
                <w:rPr>
                  <w:rFonts w:ascii="Frutiger LT 45 Light" w:hAnsi="Frutiger LT 45 Light" w:cstheme="minorHAnsi"/>
                  <w:i/>
                  <w:szCs w:val="20"/>
                  <w:rPrChange w:id="4585" w:author="Marciante, Teresa Lucia (IT - Roma)" w:date="2019-02-07T19:19:00Z">
                    <w:rPr>
                      <w:rFonts w:ascii="Frutiger LT 45 Light" w:hAnsi="Frutiger LT 45 Light" w:cstheme="minorHAnsi"/>
                      <w:i/>
                      <w:szCs w:val="20"/>
                      <w:lang w:val="en-US"/>
                    </w:rPr>
                  </w:rPrChange>
                </w:rPr>
                <w:delText>[art 3, comma 1, let. gggg) del d.lgs. 50/2016]</w:delText>
              </w:r>
            </w:del>
          </w:p>
        </w:tc>
      </w:tr>
      <w:tr w:rsidR="00003ADC" w:rsidRPr="004B61A7" w:rsidDel="004B61A7" w14:paraId="605223CB" w14:textId="77777777" w:rsidTr="00AA5016">
        <w:trPr>
          <w:cantSplit/>
          <w:del w:id="4586" w:author="Marciante, Teresa Lucia (IT - Roma)" w:date="2019-02-07T19:10:00Z"/>
        </w:trPr>
        <w:tc>
          <w:tcPr>
            <w:tcW w:w="993" w:type="dxa"/>
          </w:tcPr>
          <w:p w14:paraId="4D635C5B" w14:textId="77777777" w:rsidR="00003ADC" w:rsidRPr="004B61A7" w:rsidDel="004B61A7" w:rsidRDefault="00003ADC" w:rsidP="00AA5016">
            <w:pPr>
              <w:pStyle w:val="BodyText"/>
              <w:spacing w:before="120"/>
              <w:ind w:left="0"/>
              <w:jc w:val="center"/>
              <w:rPr>
                <w:del w:id="4587" w:author="Marciante, Teresa Lucia (IT - Roma)" w:date="2019-02-07T19:10:00Z"/>
              </w:rPr>
            </w:pPr>
            <w:del w:id="4588" w:author="Marciante, Teresa Lucia (IT - Roma)" w:date="2019-02-07T19:10:00Z">
              <w:r w:rsidRPr="004B61A7" w:rsidDel="004B61A7">
                <w:delText>ES17</w:delText>
              </w:r>
            </w:del>
          </w:p>
        </w:tc>
        <w:tc>
          <w:tcPr>
            <w:tcW w:w="8045" w:type="dxa"/>
          </w:tcPr>
          <w:p w14:paraId="77DADC62" w14:textId="77777777" w:rsidR="00003ADC" w:rsidRPr="004B61A7" w:rsidDel="004B61A7" w:rsidRDefault="00003ADC" w:rsidP="00AA5016">
            <w:pPr>
              <w:suppressAutoHyphens/>
              <w:spacing w:before="60" w:after="60" w:line="253" w:lineRule="atLeast"/>
              <w:ind w:left="360"/>
              <w:jc w:val="both"/>
              <w:rPr>
                <w:del w:id="4589" w:author="Marciante, Teresa Lucia (IT - Roma)" w:date="2019-02-07T19:10:00Z"/>
                <w:rFonts w:ascii="Frutiger LT 45 Light" w:hAnsi="Frutiger LT 45 Light" w:cstheme="minorHAnsi"/>
              </w:rPr>
            </w:pPr>
            <w:del w:id="4590" w:author="Marciante, Teresa Lucia (IT - Roma)" w:date="2019-02-07T19:10:00Z">
              <w:r w:rsidRPr="004B61A7" w:rsidDel="004B61A7">
                <w:rPr>
                  <w:rFonts w:ascii="Frutiger LT 45 Light" w:eastAsiaTheme="minorHAnsi" w:hAnsi="Frutiger LT 45 Light" w:cstheme="minorHAnsi"/>
                  <w:b/>
                  <w:szCs w:val="22"/>
                  <w:lang w:eastAsia="en-US"/>
                </w:rPr>
                <w:delText xml:space="preserve">“CONTRATTI_ESTERO”: </w:delText>
              </w:r>
              <w:r w:rsidRPr="004B61A7" w:rsidDel="004B61A7">
                <w:rPr>
                  <w:rFonts w:ascii="Frutiger LT 45 Light" w:eastAsiaTheme="minorHAnsi" w:hAnsi="Frutiger LT 45 Light" w:cstheme="minorHAnsi"/>
                  <w:szCs w:val="22"/>
                  <w:lang w:eastAsia="en-US"/>
                </w:rPr>
                <w:delText>Contratti stipulati da un operatore economico italiano con una stazione appaltante estera.</w:delText>
              </w:r>
            </w:del>
          </w:p>
          <w:p w14:paraId="224586D3" w14:textId="77777777" w:rsidR="00003ADC" w:rsidRPr="004B61A7" w:rsidDel="004B61A7" w:rsidRDefault="00003ADC" w:rsidP="00AA5016">
            <w:pPr>
              <w:pStyle w:val="ListParagraph"/>
              <w:spacing w:before="60" w:after="60" w:line="253" w:lineRule="atLeast"/>
              <w:rPr>
                <w:del w:id="4591" w:author="Marciante, Teresa Lucia (IT - Roma)" w:date="2019-02-07T19:10:00Z"/>
                <w:szCs w:val="20"/>
              </w:rPr>
            </w:pPr>
            <w:del w:id="4592" w:author="Marciante, Teresa Lucia (IT - Roma)" w:date="2019-02-07T19:10:00Z">
              <w:r w:rsidRPr="004B61A7" w:rsidDel="004B61A7">
                <w:rPr>
                  <w:rFonts w:ascii="Frutiger LT 45 Light" w:hAnsi="Frutiger LT 45 Light" w:cstheme="minorHAnsi"/>
                  <w:i/>
                  <w:szCs w:val="20"/>
                </w:rPr>
                <w:delText>[art. 14 del d.lgs. 50/2016]</w:delText>
              </w:r>
            </w:del>
          </w:p>
        </w:tc>
      </w:tr>
      <w:tr w:rsidR="00003ADC" w:rsidRPr="00C466E2" w:rsidDel="004B61A7" w14:paraId="41042448" w14:textId="77777777" w:rsidTr="00AA5016">
        <w:trPr>
          <w:cantSplit/>
          <w:del w:id="4593" w:author="Marciante, Teresa Lucia (IT - Roma)" w:date="2019-02-07T19:10:00Z"/>
        </w:trPr>
        <w:tc>
          <w:tcPr>
            <w:tcW w:w="993" w:type="dxa"/>
          </w:tcPr>
          <w:p w14:paraId="4A34061A" w14:textId="77777777" w:rsidR="00003ADC" w:rsidRPr="004B61A7" w:rsidDel="004B61A7" w:rsidRDefault="00003ADC" w:rsidP="00AA5016">
            <w:pPr>
              <w:pStyle w:val="BodyText"/>
              <w:spacing w:before="120"/>
              <w:ind w:left="0"/>
              <w:jc w:val="center"/>
              <w:rPr>
                <w:del w:id="4594" w:author="Marciante, Teresa Lucia (IT - Roma)" w:date="2019-02-07T19:10:00Z"/>
              </w:rPr>
            </w:pPr>
            <w:del w:id="4595" w:author="Marciante, Teresa Lucia (IT - Roma)" w:date="2019-02-07T19:10:00Z">
              <w:r w:rsidRPr="004B61A7" w:rsidDel="004B61A7">
                <w:delText>ES18</w:delText>
              </w:r>
            </w:del>
          </w:p>
        </w:tc>
        <w:tc>
          <w:tcPr>
            <w:tcW w:w="8045" w:type="dxa"/>
          </w:tcPr>
          <w:p w14:paraId="48DAE7BD" w14:textId="77777777" w:rsidR="00003ADC" w:rsidRPr="004B61A7" w:rsidDel="004B61A7" w:rsidRDefault="00003ADC" w:rsidP="00AA5016">
            <w:pPr>
              <w:suppressAutoHyphens/>
              <w:spacing w:before="60" w:after="60" w:line="253" w:lineRule="atLeast"/>
              <w:ind w:left="360"/>
              <w:jc w:val="both"/>
              <w:rPr>
                <w:del w:id="4596" w:author="Marciante, Teresa Lucia (IT - Roma)" w:date="2019-02-07T19:10:00Z"/>
                <w:rFonts w:ascii="Frutiger LT 45 Light" w:hAnsi="Frutiger LT 45 Light" w:cstheme="minorHAnsi"/>
              </w:rPr>
            </w:pPr>
            <w:del w:id="4597" w:author="Marciante, Teresa Lucia (IT - Roma)" w:date="2019-02-07T19:10:00Z">
              <w:r w:rsidRPr="004B61A7" w:rsidDel="004B61A7">
                <w:rPr>
                  <w:rFonts w:ascii="Frutiger LT 45 Light" w:eastAsiaTheme="minorHAnsi" w:hAnsi="Frutiger LT 45 Light" w:cstheme="minorHAnsi"/>
                  <w:b/>
                  <w:szCs w:val="22"/>
                  <w:lang w:eastAsia="en-US"/>
                </w:rPr>
                <w:delText xml:space="preserve">“TRASPORTO_AEREO”: </w:delText>
              </w:r>
              <w:r w:rsidRPr="004B61A7" w:rsidDel="004B61A7">
                <w:rPr>
                  <w:rFonts w:ascii="Frutiger LT 45 Light" w:eastAsiaTheme="minorHAnsi" w:hAnsi="Frutiger LT 45 Light" w:cstheme="minorHAnsi"/>
                  <w:szCs w:val="22"/>
                  <w:lang w:eastAsia="en-US"/>
                </w:rPr>
                <w:delText xml:space="preserve">Esclusioni specifiche per contratti di concessioni: trasporto aereo. </w:delText>
              </w:r>
            </w:del>
          </w:p>
          <w:p w14:paraId="10F924C4" w14:textId="77777777" w:rsidR="00003ADC" w:rsidRPr="00C466E2" w:rsidDel="004B61A7" w:rsidRDefault="00003ADC" w:rsidP="00AA5016">
            <w:pPr>
              <w:pStyle w:val="ListParagraph"/>
              <w:spacing w:before="60" w:after="60" w:line="253" w:lineRule="atLeast"/>
              <w:rPr>
                <w:del w:id="4598" w:author="Marciante, Teresa Lucia (IT - Roma)" w:date="2019-02-07T19:10:00Z"/>
                <w:szCs w:val="20"/>
                <w:rPrChange w:id="4599" w:author="Marciante, Teresa Lucia (IT - Roma)" w:date="2019-02-07T19:19:00Z">
                  <w:rPr>
                    <w:del w:id="4600" w:author="Marciante, Teresa Lucia (IT - Roma)" w:date="2019-02-07T19:10:00Z"/>
                    <w:szCs w:val="20"/>
                    <w:lang w:val="en-US"/>
                  </w:rPr>
                </w:rPrChange>
              </w:rPr>
            </w:pPr>
            <w:del w:id="4601" w:author="Marciante, Teresa Lucia (IT - Roma)" w:date="2019-02-07T19:10:00Z">
              <w:r w:rsidRPr="00C466E2" w:rsidDel="004B61A7">
                <w:rPr>
                  <w:rFonts w:ascii="Frutiger LT 45 Light" w:hAnsi="Frutiger LT 45 Light" w:cstheme="minorHAnsi"/>
                  <w:i/>
                  <w:szCs w:val="20"/>
                  <w:rPrChange w:id="4602" w:author="Marciante, Teresa Lucia (IT - Roma)" w:date="2019-02-07T19:19:00Z">
                    <w:rPr>
                      <w:rFonts w:ascii="Frutiger LT 45 Light" w:hAnsi="Frutiger LT 45 Light" w:cstheme="minorHAnsi"/>
                      <w:i/>
                      <w:szCs w:val="20"/>
                      <w:lang w:val="en-US"/>
                    </w:rPr>
                  </w:rPrChange>
                </w:rPr>
                <w:delText>[art. 18, comma 1, let. a) del d.lgs. 50/2016]</w:delText>
              </w:r>
            </w:del>
          </w:p>
        </w:tc>
      </w:tr>
      <w:tr w:rsidR="00003ADC" w:rsidRPr="004B61A7" w:rsidDel="004B61A7" w14:paraId="7959E682" w14:textId="77777777" w:rsidTr="00AA5016">
        <w:trPr>
          <w:cantSplit/>
          <w:del w:id="4603" w:author="Marciante, Teresa Lucia (IT - Roma)" w:date="2019-02-07T19:10:00Z"/>
        </w:trPr>
        <w:tc>
          <w:tcPr>
            <w:tcW w:w="993" w:type="dxa"/>
          </w:tcPr>
          <w:p w14:paraId="56F0B705" w14:textId="77777777" w:rsidR="00003ADC" w:rsidRPr="004B61A7" w:rsidDel="004B61A7" w:rsidRDefault="00003ADC" w:rsidP="00AA5016">
            <w:pPr>
              <w:pStyle w:val="BodyText"/>
              <w:spacing w:before="120"/>
              <w:ind w:left="0"/>
              <w:jc w:val="center"/>
              <w:rPr>
                <w:del w:id="4604" w:author="Marciante, Teresa Lucia (IT - Roma)" w:date="2019-02-07T19:10:00Z"/>
              </w:rPr>
            </w:pPr>
            <w:del w:id="4605" w:author="Marciante, Teresa Lucia (IT - Roma)" w:date="2019-02-07T19:10:00Z">
              <w:r w:rsidRPr="004B61A7" w:rsidDel="004B61A7">
                <w:delText>ES19</w:delText>
              </w:r>
            </w:del>
          </w:p>
        </w:tc>
        <w:tc>
          <w:tcPr>
            <w:tcW w:w="8045" w:type="dxa"/>
          </w:tcPr>
          <w:p w14:paraId="6BAA24FD" w14:textId="77777777" w:rsidR="00003ADC" w:rsidRPr="004B61A7" w:rsidDel="004B61A7" w:rsidRDefault="00003ADC" w:rsidP="00AA5016">
            <w:pPr>
              <w:suppressAutoHyphens/>
              <w:spacing w:before="60" w:after="60" w:line="253" w:lineRule="atLeast"/>
              <w:ind w:left="360"/>
              <w:jc w:val="both"/>
              <w:rPr>
                <w:del w:id="4606" w:author="Marciante, Teresa Lucia (IT - Roma)" w:date="2019-02-07T19:10:00Z"/>
              </w:rPr>
            </w:pPr>
            <w:del w:id="4607" w:author="Marciante, Teresa Lucia (IT - Roma)" w:date="2019-02-07T19:10:00Z">
              <w:r w:rsidRPr="004B61A7" w:rsidDel="004B61A7">
                <w:rPr>
                  <w:rFonts w:ascii="Frutiger LT 45 Light" w:eastAsiaTheme="minorHAnsi" w:hAnsi="Frutiger LT 45 Light" w:cstheme="minorHAnsi"/>
                  <w:b/>
                  <w:lang w:eastAsia="en-US"/>
                </w:rPr>
                <w:delText xml:space="preserve">“INCARICHI_COLLABORAZIONE”: </w:delText>
              </w:r>
              <w:r w:rsidRPr="004B61A7" w:rsidDel="004B61A7">
                <w:rPr>
                  <w:rFonts w:ascii="Frutiger LT 45 Light" w:eastAsiaTheme="minorHAnsi" w:hAnsi="Frutiger LT 45 Light" w:cstheme="minorHAnsi"/>
                  <w:lang w:eastAsia="en-US"/>
                </w:rPr>
                <w:delText>Incarichi di collaborazione ex articolo 7, comma 6, del dlgs n.165/2001.</w:delText>
              </w:r>
            </w:del>
          </w:p>
        </w:tc>
      </w:tr>
      <w:tr w:rsidR="00003ADC" w:rsidRPr="004B61A7" w:rsidDel="004B61A7" w14:paraId="42790A2A" w14:textId="77777777" w:rsidTr="00AA5016">
        <w:trPr>
          <w:cantSplit/>
          <w:del w:id="4608" w:author="Marciante, Teresa Lucia (IT - Roma)" w:date="2019-02-07T19:10:00Z"/>
        </w:trPr>
        <w:tc>
          <w:tcPr>
            <w:tcW w:w="993" w:type="dxa"/>
          </w:tcPr>
          <w:p w14:paraId="08ECF8F3" w14:textId="77777777" w:rsidR="00003ADC" w:rsidRPr="004B61A7" w:rsidDel="004B61A7" w:rsidRDefault="00003ADC" w:rsidP="00AA5016">
            <w:pPr>
              <w:pStyle w:val="BodyText"/>
              <w:spacing w:before="120"/>
              <w:ind w:left="0"/>
              <w:jc w:val="center"/>
              <w:rPr>
                <w:del w:id="4609" w:author="Marciante, Teresa Lucia (IT - Roma)" w:date="2019-02-07T19:10:00Z"/>
              </w:rPr>
            </w:pPr>
            <w:del w:id="4610" w:author="Marciante, Teresa Lucia (IT - Roma)" w:date="2019-02-07T19:10:00Z">
              <w:r w:rsidRPr="004B61A7" w:rsidDel="004B61A7">
                <w:delText>ES20</w:delText>
              </w:r>
            </w:del>
          </w:p>
        </w:tc>
        <w:tc>
          <w:tcPr>
            <w:tcW w:w="8045" w:type="dxa"/>
          </w:tcPr>
          <w:p w14:paraId="06172F2A" w14:textId="77777777" w:rsidR="00003ADC" w:rsidRPr="004B61A7" w:rsidDel="004B61A7" w:rsidRDefault="00003ADC" w:rsidP="00AA5016">
            <w:pPr>
              <w:suppressAutoHyphens/>
              <w:spacing w:before="60" w:after="60" w:line="253" w:lineRule="atLeast"/>
              <w:ind w:left="360"/>
              <w:jc w:val="both"/>
              <w:rPr>
                <w:del w:id="4611" w:author="Marciante, Teresa Lucia (IT - Roma)" w:date="2019-02-07T19:10:00Z"/>
              </w:rPr>
            </w:pPr>
            <w:del w:id="4612" w:author="Marciante, Teresa Lucia (IT - Roma)" w:date="2019-02-07T19:10:00Z">
              <w:r w:rsidRPr="004B61A7" w:rsidDel="004B61A7">
                <w:rPr>
                  <w:rFonts w:ascii="Frutiger LT 45 Light" w:eastAsiaTheme="minorHAnsi" w:hAnsi="Frutiger LT 45 Light" w:cstheme="minorHAnsi"/>
                  <w:b/>
                  <w:lang w:eastAsia="en-US"/>
                </w:rPr>
                <w:delText xml:space="preserve">“EROGAZIONI_LIBERALITA”: </w:delText>
              </w:r>
              <w:r w:rsidRPr="004B61A7" w:rsidDel="004B61A7">
                <w:rPr>
                  <w:rFonts w:ascii="Frutiger LT 45 Light" w:eastAsiaTheme="minorHAnsi" w:hAnsi="Frutiger LT 45 Light" w:cstheme="minorHAnsi"/>
                  <w:lang w:eastAsia="en-US"/>
                </w:rPr>
                <w:delText>Erogazione diretta, a titolo individuale, di contributi da parte della pubblica amministrazione a soggetti indigenti o comunque a persone in condizioni di bisogno economico e fragilità personale e sociale, ovvero finalizzati alla realizzazione di progetti educativi.</w:delText>
              </w:r>
            </w:del>
          </w:p>
        </w:tc>
      </w:tr>
      <w:tr w:rsidR="00003ADC" w:rsidRPr="004B61A7" w:rsidDel="004B61A7" w14:paraId="593DCFCB" w14:textId="77777777" w:rsidTr="00AA5016">
        <w:trPr>
          <w:cantSplit/>
          <w:del w:id="4613" w:author="Marciante, Teresa Lucia (IT - Roma)" w:date="2019-02-07T19:10:00Z"/>
        </w:trPr>
        <w:tc>
          <w:tcPr>
            <w:tcW w:w="993" w:type="dxa"/>
          </w:tcPr>
          <w:p w14:paraId="3887D808" w14:textId="77777777" w:rsidR="00003ADC" w:rsidRPr="004B61A7" w:rsidDel="004B61A7" w:rsidRDefault="00003ADC" w:rsidP="00AA5016">
            <w:pPr>
              <w:pStyle w:val="BodyText"/>
              <w:spacing w:before="120"/>
              <w:ind w:left="0"/>
              <w:jc w:val="center"/>
              <w:rPr>
                <w:del w:id="4614" w:author="Marciante, Teresa Lucia (IT - Roma)" w:date="2019-02-07T19:10:00Z"/>
              </w:rPr>
            </w:pPr>
            <w:del w:id="4615" w:author="Marciante, Teresa Lucia (IT - Roma)" w:date="2019-02-07T19:10:00Z">
              <w:r w:rsidRPr="004B61A7" w:rsidDel="004B61A7">
                <w:delText>ES21</w:delText>
              </w:r>
            </w:del>
          </w:p>
        </w:tc>
        <w:tc>
          <w:tcPr>
            <w:tcW w:w="8045" w:type="dxa"/>
          </w:tcPr>
          <w:p w14:paraId="4E777E87" w14:textId="77777777" w:rsidR="00003ADC" w:rsidRPr="004B61A7" w:rsidDel="004B61A7" w:rsidRDefault="00003ADC" w:rsidP="00AA5016">
            <w:pPr>
              <w:suppressAutoHyphens/>
              <w:spacing w:before="60" w:after="60" w:line="253" w:lineRule="atLeast"/>
              <w:ind w:left="360"/>
              <w:jc w:val="both"/>
              <w:rPr>
                <w:del w:id="4616" w:author="Marciante, Teresa Lucia (IT - Roma)" w:date="2019-02-07T19:10:00Z"/>
              </w:rPr>
            </w:pPr>
            <w:del w:id="4617" w:author="Marciante, Teresa Lucia (IT - Roma)" w:date="2019-02-07T19:10:00Z">
              <w:r w:rsidRPr="004B61A7" w:rsidDel="004B61A7">
                <w:rPr>
                  <w:rFonts w:ascii="Frutiger LT 45 Light" w:eastAsiaTheme="minorHAnsi" w:hAnsi="Frutiger LT 45 Light" w:cstheme="minorHAnsi"/>
                  <w:b/>
                  <w:lang w:eastAsia="en-US"/>
                </w:rPr>
                <w:delText xml:space="preserve">“CONTRATTI_ASSOCIAZIONE”: </w:delText>
              </w:r>
              <w:r w:rsidRPr="004B61A7" w:rsidDel="004B61A7">
                <w:rPr>
                  <w:rFonts w:ascii="Frutiger LT 45 Light" w:eastAsiaTheme="minorHAnsi" w:hAnsi="Frutiger LT 45 Light" w:cstheme="minorHAnsi"/>
                  <w:lang w:eastAsia="en-US"/>
                </w:rPr>
                <w:delText xml:space="preserve">Contratti di associazione  (pagamento quote associative da parte delle stazioni appaltanti). </w:delText>
              </w:r>
            </w:del>
          </w:p>
        </w:tc>
      </w:tr>
      <w:tr w:rsidR="00003ADC" w:rsidRPr="004B61A7" w:rsidDel="004B61A7" w14:paraId="7F8AB400" w14:textId="77777777" w:rsidTr="00AA5016">
        <w:trPr>
          <w:cantSplit/>
          <w:del w:id="4618" w:author="Marciante, Teresa Lucia (IT - Roma)" w:date="2019-02-07T19:10:00Z"/>
        </w:trPr>
        <w:tc>
          <w:tcPr>
            <w:tcW w:w="993" w:type="dxa"/>
          </w:tcPr>
          <w:p w14:paraId="335974EA" w14:textId="77777777" w:rsidR="00003ADC" w:rsidRPr="004B61A7" w:rsidDel="004B61A7" w:rsidRDefault="00003ADC" w:rsidP="00AA5016">
            <w:pPr>
              <w:pStyle w:val="BodyText"/>
              <w:spacing w:before="120"/>
              <w:ind w:left="0"/>
              <w:jc w:val="center"/>
              <w:rPr>
                <w:del w:id="4619" w:author="Marciante, Teresa Lucia (IT - Roma)" w:date="2019-02-07T19:10:00Z"/>
              </w:rPr>
            </w:pPr>
            <w:del w:id="4620" w:author="Marciante, Teresa Lucia (IT - Roma)" w:date="2019-02-07T19:10:00Z">
              <w:r w:rsidRPr="004B61A7" w:rsidDel="004B61A7">
                <w:delText>ES22</w:delText>
              </w:r>
            </w:del>
          </w:p>
        </w:tc>
        <w:tc>
          <w:tcPr>
            <w:tcW w:w="8045" w:type="dxa"/>
          </w:tcPr>
          <w:p w14:paraId="09E70A81" w14:textId="77777777" w:rsidR="00003ADC" w:rsidRPr="004B61A7" w:rsidDel="004B61A7" w:rsidRDefault="00003ADC" w:rsidP="00AA5016">
            <w:pPr>
              <w:suppressAutoHyphens/>
              <w:spacing w:before="120"/>
              <w:ind w:left="360"/>
              <w:jc w:val="both"/>
              <w:rPr>
                <w:del w:id="4621" w:author="Marciante, Teresa Lucia (IT - Roma)" w:date="2019-02-07T19:10:00Z"/>
              </w:rPr>
            </w:pPr>
            <w:del w:id="4622" w:author="Marciante, Teresa Lucia (IT - Roma)" w:date="2019-02-07T19:10:00Z">
              <w:r w:rsidRPr="004B61A7" w:rsidDel="004B61A7">
                <w:rPr>
                  <w:rFonts w:ascii="Frutiger LT 45 Light" w:eastAsiaTheme="minorHAnsi" w:hAnsi="Frutiger LT 45 Light" w:cstheme="minorHAnsi"/>
                  <w:b/>
                  <w:lang w:eastAsia="en-US"/>
                </w:rPr>
                <w:delText xml:space="preserve">“CONTRATTI_AUTORITA_GIUDIZIARIA”: </w:delText>
              </w:r>
              <w:r w:rsidRPr="004B61A7" w:rsidDel="004B61A7">
                <w:rPr>
                  <w:rFonts w:ascii="Frutiger LT 45 Light" w:eastAsiaTheme="minorHAnsi" w:hAnsi="Frutiger LT 45 Light" w:cstheme="minorHAnsi"/>
                  <w:lang w:eastAsia="en-US"/>
                </w:rPr>
                <w:delText>Contratti dell’autorità giudiziaria (se strettamente funzionali ed indispensabili per le conduzioni delle attività processuali e investigative non sono sottoposti alla tracciabilità).</w:delText>
              </w:r>
            </w:del>
          </w:p>
        </w:tc>
      </w:tr>
      <w:tr w:rsidR="00003ADC" w:rsidRPr="004B61A7" w:rsidDel="004B61A7" w14:paraId="4C22D154" w14:textId="77777777" w:rsidTr="00AA5016">
        <w:trPr>
          <w:cantSplit/>
          <w:del w:id="4623" w:author="Marciante, Teresa Lucia (IT - Roma)" w:date="2019-02-07T19:10:00Z"/>
        </w:trPr>
        <w:tc>
          <w:tcPr>
            <w:tcW w:w="993" w:type="dxa"/>
          </w:tcPr>
          <w:p w14:paraId="07286C99" w14:textId="77777777" w:rsidR="00003ADC" w:rsidRPr="004B61A7" w:rsidDel="004B61A7" w:rsidRDefault="00003ADC" w:rsidP="00AA5016">
            <w:pPr>
              <w:pStyle w:val="BodyText"/>
              <w:spacing w:before="120"/>
              <w:ind w:left="0"/>
              <w:jc w:val="center"/>
              <w:rPr>
                <w:del w:id="4624" w:author="Marciante, Teresa Lucia (IT - Roma)" w:date="2019-02-07T19:10:00Z"/>
              </w:rPr>
            </w:pPr>
            <w:del w:id="4625" w:author="Marciante, Teresa Lucia (IT - Roma)" w:date="2019-02-07T19:10:00Z">
              <w:r w:rsidRPr="004B61A7" w:rsidDel="004B61A7">
                <w:delText>ES23</w:delText>
              </w:r>
            </w:del>
          </w:p>
        </w:tc>
        <w:tc>
          <w:tcPr>
            <w:tcW w:w="8045" w:type="dxa"/>
          </w:tcPr>
          <w:p w14:paraId="34DAE227" w14:textId="77777777" w:rsidR="00003ADC" w:rsidRPr="004B61A7" w:rsidDel="004B61A7" w:rsidRDefault="00003ADC" w:rsidP="00AA5016">
            <w:pPr>
              <w:suppressAutoHyphens/>
              <w:spacing w:before="60" w:after="60" w:line="253" w:lineRule="atLeast"/>
              <w:ind w:left="360"/>
              <w:jc w:val="both"/>
              <w:rPr>
                <w:del w:id="4626" w:author="Marciante, Teresa Lucia (IT - Roma)" w:date="2019-02-07T19:10:00Z"/>
              </w:rPr>
            </w:pPr>
            <w:del w:id="4627" w:author="Marciante, Teresa Lucia (IT - Roma)" w:date="2019-02-07T19:10:00Z">
              <w:r w:rsidRPr="004B61A7" w:rsidDel="004B61A7">
                <w:rPr>
                  <w:rFonts w:ascii="Frutiger LT 45 Light" w:eastAsiaTheme="minorHAnsi" w:hAnsi="Frutiger LT 45 Light" w:cstheme="minorHAnsi"/>
                  <w:b/>
                  <w:lang w:eastAsia="en-US"/>
                </w:rPr>
                <w:delText xml:space="preserve">“RISARCIMENTI_INDENNIZZI”: </w:delText>
              </w:r>
              <w:r w:rsidRPr="004B61A7" w:rsidDel="004B61A7">
                <w:rPr>
                  <w:rFonts w:ascii="Frutiger LT 45 Light" w:eastAsiaTheme="minorHAnsi" w:hAnsi="Frutiger LT 45 Light" w:cstheme="minorHAnsi"/>
                  <w:lang w:eastAsia="en-US"/>
                </w:rPr>
                <w:delText>Risarcimenti ed Indennizzi.</w:delText>
              </w:r>
            </w:del>
          </w:p>
        </w:tc>
      </w:tr>
      <w:tr w:rsidR="00003ADC" w:rsidRPr="004B61A7" w:rsidDel="004B61A7" w14:paraId="2A0D060A" w14:textId="77777777" w:rsidTr="00AA5016">
        <w:trPr>
          <w:cantSplit/>
          <w:del w:id="4628" w:author="Marciante, Teresa Lucia (IT - Roma)" w:date="2019-02-07T19:10:00Z"/>
        </w:trPr>
        <w:tc>
          <w:tcPr>
            <w:tcW w:w="993" w:type="dxa"/>
          </w:tcPr>
          <w:p w14:paraId="6EC55137" w14:textId="77777777" w:rsidR="00003ADC" w:rsidRPr="004B61A7" w:rsidDel="004B61A7" w:rsidRDefault="00003ADC" w:rsidP="00AA5016">
            <w:pPr>
              <w:pStyle w:val="BodyText"/>
              <w:spacing w:before="120"/>
              <w:ind w:left="0"/>
              <w:jc w:val="center"/>
              <w:rPr>
                <w:del w:id="4629" w:author="Marciante, Teresa Lucia (IT - Roma)" w:date="2019-02-07T19:10:00Z"/>
              </w:rPr>
            </w:pPr>
            <w:del w:id="4630" w:author="Marciante, Teresa Lucia (IT - Roma)" w:date="2019-02-07T19:10:00Z">
              <w:r w:rsidRPr="004B61A7" w:rsidDel="004B61A7">
                <w:delText>ES24</w:delText>
              </w:r>
            </w:del>
          </w:p>
        </w:tc>
        <w:tc>
          <w:tcPr>
            <w:tcW w:w="8045" w:type="dxa"/>
          </w:tcPr>
          <w:p w14:paraId="22C992AF" w14:textId="77777777" w:rsidR="00003ADC" w:rsidRPr="004B61A7" w:rsidDel="004B61A7" w:rsidRDefault="00003ADC" w:rsidP="00AA5016">
            <w:pPr>
              <w:suppressAutoHyphens/>
              <w:spacing w:before="60" w:after="60" w:line="253" w:lineRule="atLeast"/>
              <w:ind w:left="360"/>
              <w:jc w:val="both"/>
              <w:rPr>
                <w:del w:id="4631" w:author="Marciante, Teresa Lucia (IT - Roma)" w:date="2019-02-07T19:10:00Z"/>
              </w:rPr>
            </w:pPr>
            <w:del w:id="4632" w:author="Marciante, Teresa Lucia (IT - Roma)" w:date="2019-02-07T19:10:00Z">
              <w:r w:rsidRPr="004B61A7" w:rsidDel="004B61A7">
                <w:rPr>
                  <w:rFonts w:ascii="Frutiger LT 45 Light" w:eastAsiaTheme="minorHAnsi" w:hAnsi="Frutiger LT 45 Light" w:cstheme="minorHAnsi"/>
                  <w:b/>
                  <w:lang w:eastAsia="en-US"/>
                </w:rPr>
                <w:delText xml:space="preserve">“SPESE_ECONOMALI”: </w:delText>
              </w:r>
              <w:r w:rsidRPr="004B61A7" w:rsidDel="004B61A7">
                <w:rPr>
                  <w:rFonts w:ascii="Frutiger LT 45 Light" w:eastAsiaTheme="minorHAnsi" w:hAnsi="Frutiger LT 45 Light" w:cstheme="minorHAnsi"/>
                  <w:lang w:eastAsia="en-US"/>
                </w:rPr>
                <w:delText>Spese effettuate dai cassieri, che utilizzano il fondo economale (solo se tali spese non originano da contratti d’appalto e se sono state tipizzate dall’amministrazione mediante l’introduzione di un elenco dettagliato all’interno di un proprio regolamento di contabilità ed amministrazione).</w:delText>
              </w:r>
            </w:del>
          </w:p>
        </w:tc>
      </w:tr>
      <w:tr w:rsidR="00003ADC" w:rsidRPr="004B61A7" w:rsidDel="004B61A7" w14:paraId="18C5DF69" w14:textId="77777777" w:rsidTr="00AA5016">
        <w:trPr>
          <w:cantSplit/>
          <w:del w:id="4633" w:author="Marciante, Teresa Lucia (IT - Roma)" w:date="2019-02-07T19:10:00Z"/>
        </w:trPr>
        <w:tc>
          <w:tcPr>
            <w:tcW w:w="993" w:type="dxa"/>
          </w:tcPr>
          <w:p w14:paraId="50AD6587" w14:textId="77777777" w:rsidR="00003ADC" w:rsidRPr="004B61A7" w:rsidDel="004B61A7" w:rsidRDefault="00003ADC" w:rsidP="00AA5016">
            <w:pPr>
              <w:pStyle w:val="BodyText"/>
              <w:spacing w:before="120"/>
              <w:ind w:left="0"/>
              <w:jc w:val="center"/>
              <w:rPr>
                <w:del w:id="4634" w:author="Marciante, Teresa Lucia (IT - Roma)" w:date="2019-02-07T19:10:00Z"/>
              </w:rPr>
            </w:pPr>
            <w:del w:id="4635" w:author="Marciante, Teresa Lucia (IT - Roma)" w:date="2019-02-07T19:10:00Z">
              <w:r w:rsidRPr="004B61A7" w:rsidDel="004B61A7">
                <w:delText>ES25</w:delText>
              </w:r>
            </w:del>
          </w:p>
        </w:tc>
        <w:tc>
          <w:tcPr>
            <w:tcW w:w="8045" w:type="dxa"/>
          </w:tcPr>
          <w:p w14:paraId="271CD937" w14:textId="77777777" w:rsidR="00003ADC" w:rsidRPr="004B61A7" w:rsidDel="004B61A7" w:rsidRDefault="00003ADC" w:rsidP="00AA5016">
            <w:pPr>
              <w:suppressAutoHyphens/>
              <w:spacing w:before="120"/>
              <w:ind w:left="360"/>
              <w:jc w:val="both"/>
              <w:rPr>
                <w:del w:id="4636" w:author="Marciante, Teresa Lucia (IT - Roma)" w:date="2019-02-07T19:10:00Z"/>
              </w:rPr>
            </w:pPr>
            <w:del w:id="4637" w:author="Marciante, Teresa Lucia (IT - Roma)" w:date="2019-02-07T19:10:00Z">
              <w:r w:rsidRPr="004B61A7" w:rsidDel="004B61A7">
                <w:rPr>
                  <w:rFonts w:ascii="Frutiger LT 45 Light" w:eastAsiaTheme="minorHAnsi" w:hAnsi="Frutiger LT 45 Light" w:cstheme="minorHAnsi"/>
                  <w:b/>
                  <w:lang w:eastAsia="en-US"/>
                </w:rPr>
                <w:delText>“PRESTAZIONI”</w:delText>
              </w:r>
              <w:r w:rsidRPr="004B61A7" w:rsidDel="004B61A7">
                <w:rPr>
                  <w:rFonts w:ascii="Frutiger LT 45 Light" w:eastAsiaTheme="minorHAnsi" w:hAnsi="Frutiger LT 45 Light" w:cstheme="minorHAnsi"/>
                  <w:lang w:eastAsia="en-US"/>
                </w:rPr>
                <w:delText>: Prestazioni socio-sanitarie e di ricovero, di specialistica ambulatoriale e diagnostica strumentale erogate dai soggetti privati in regime di accreditamento, senza svolgimento di procedura di gara.</w:delText>
              </w:r>
            </w:del>
          </w:p>
        </w:tc>
      </w:tr>
      <w:tr w:rsidR="00003ADC" w:rsidRPr="004B61A7" w:rsidDel="004B61A7" w14:paraId="2DC8D78F" w14:textId="77777777" w:rsidTr="00AA5016">
        <w:trPr>
          <w:cantSplit/>
          <w:del w:id="4638" w:author="Marciante, Teresa Lucia (IT - Roma)" w:date="2019-02-07T19:10:00Z"/>
        </w:trPr>
        <w:tc>
          <w:tcPr>
            <w:tcW w:w="993" w:type="dxa"/>
          </w:tcPr>
          <w:p w14:paraId="7A187D1B" w14:textId="77777777" w:rsidR="00003ADC" w:rsidRPr="004B61A7" w:rsidDel="004B61A7" w:rsidRDefault="00003ADC" w:rsidP="00AA5016">
            <w:pPr>
              <w:pStyle w:val="BodyText"/>
              <w:spacing w:before="120"/>
              <w:ind w:left="0"/>
              <w:jc w:val="center"/>
              <w:rPr>
                <w:del w:id="4639" w:author="Marciante, Teresa Lucia (IT - Roma)" w:date="2019-02-07T19:10:00Z"/>
              </w:rPr>
            </w:pPr>
            <w:del w:id="4640" w:author="Marciante, Teresa Lucia (IT - Roma)" w:date="2019-02-07T19:10:00Z">
              <w:r w:rsidRPr="004B61A7" w:rsidDel="004B61A7">
                <w:delText>ES26</w:delText>
              </w:r>
            </w:del>
          </w:p>
        </w:tc>
        <w:tc>
          <w:tcPr>
            <w:tcW w:w="8045" w:type="dxa"/>
          </w:tcPr>
          <w:p w14:paraId="18847D55" w14:textId="77777777" w:rsidR="00003ADC" w:rsidRPr="004B61A7" w:rsidDel="004B61A7" w:rsidRDefault="00003ADC" w:rsidP="00AA5016">
            <w:pPr>
              <w:suppressAutoHyphens/>
              <w:spacing w:before="60" w:line="253" w:lineRule="atLeast"/>
              <w:ind w:left="360"/>
              <w:jc w:val="both"/>
              <w:rPr>
                <w:del w:id="4641" w:author="Marciante, Teresa Lucia (IT - Roma)" w:date="2019-02-07T19:10:00Z"/>
              </w:rPr>
            </w:pPr>
            <w:del w:id="4642" w:author="Marciante, Teresa Lucia (IT - Roma)" w:date="2019-02-07T19:10:00Z">
              <w:r w:rsidRPr="004B61A7" w:rsidDel="004B61A7">
                <w:rPr>
                  <w:rFonts w:ascii="Frutiger LT 45 Light" w:eastAsiaTheme="minorHAnsi" w:hAnsi="Frutiger LT 45 Light" w:cstheme="minorHAnsi"/>
                  <w:b/>
                  <w:lang w:eastAsia="en-US"/>
                </w:rPr>
                <w:delText xml:space="preserve">“RIASSICURAZIONE”: </w:delText>
              </w:r>
              <w:r w:rsidRPr="004B61A7" w:rsidDel="004B61A7">
                <w:rPr>
                  <w:rFonts w:ascii="Frutiger LT 45 Light" w:eastAsiaTheme="minorHAnsi" w:hAnsi="Frutiger LT 45 Light" w:cstheme="minorHAnsi"/>
                  <w:lang w:eastAsia="en-US"/>
                </w:rPr>
                <w:delText>Contratti di riassicurazione con  cui le imprese di assicurazione coprono i rischi assunti nello svolgimento della loro attività di impresa.</w:delText>
              </w:r>
            </w:del>
          </w:p>
        </w:tc>
      </w:tr>
      <w:tr w:rsidR="00003ADC" w:rsidRPr="004B61A7" w:rsidDel="004B61A7" w14:paraId="3FC20D83" w14:textId="77777777" w:rsidTr="00AA5016">
        <w:trPr>
          <w:cantSplit/>
          <w:del w:id="4643" w:author="Marciante, Teresa Lucia (IT - Roma)" w:date="2019-02-07T19:10:00Z"/>
        </w:trPr>
        <w:tc>
          <w:tcPr>
            <w:tcW w:w="993" w:type="dxa"/>
          </w:tcPr>
          <w:p w14:paraId="0D024CD6" w14:textId="77777777" w:rsidR="00003ADC" w:rsidRPr="004B61A7" w:rsidDel="004B61A7" w:rsidRDefault="00003ADC" w:rsidP="00AA5016">
            <w:pPr>
              <w:pStyle w:val="BodyText"/>
              <w:spacing w:before="120"/>
              <w:ind w:left="0"/>
              <w:jc w:val="center"/>
              <w:rPr>
                <w:del w:id="4644" w:author="Marciante, Teresa Lucia (IT - Roma)" w:date="2019-02-07T19:10:00Z"/>
              </w:rPr>
            </w:pPr>
            <w:del w:id="4645" w:author="Marciante, Teresa Lucia (IT - Roma)" w:date="2019-02-07T19:10:00Z">
              <w:r w:rsidRPr="004B61A7" w:rsidDel="004B61A7">
                <w:delText>ES27</w:delText>
              </w:r>
            </w:del>
          </w:p>
        </w:tc>
        <w:tc>
          <w:tcPr>
            <w:tcW w:w="8045" w:type="dxa"/>
          </w:tcPr>
          <w:p w14:paraId="2C4A76F3" w14:textId="77777777" w:rsidR="00003ADC" w:rsidRPr="004B61A7" w:rsidDel="004B61A7" w:rsidRDefault="00003ADC" w:rsidP="00AA5016">
            <w:pPr>
              <w:pStyle w:val="BodyText"/>
              <w:spacing w:before="120"/>
              <w:ind w:left="317"/>
              <w:rPr>
                <w:del w:id="4646" w:author="Marciante, Teresa Lucia (IT - Roma)" w:date="2019-02-07T19:10:00Z"/>
              </w:rPr>
            </w:pPr>
            <w:del w:id="4647" w:author="Marciante, Teresa Lucia (IT - Roma)" w:date="2019-02-07T19:10:00Z">
              <w:r w:rsidRPr="004B61A7" w:rsidDel="004B61A7">
                <w:rPr>
                  <w:rFonts w:cstheme="minorHAnsi"/>
                  <w:b/>
                </w:rPr>
                <w:delText xml:space="preserve">“TRASFERIMENTO_FONDI”: </w:delText>
              </w:r>
              <w:r w:rsidRPr="004B61A7" w:rsidDel="004B61A7">
                <w:rPr>
                  <w:rFonts w:cstheme="minorHAnsi"/>
                </w:rPr>
                <w:delText>il trasferimento di fondi da parte delle amministrazioni dello Stato in favore di soggetti pubblici, se relativi alla copertura di costi per le attività istituzionali espletate dall’ente</w:delText>
              </w:r>
              <w:r w:rsidRPr="004B61A7" w:rsidDel="004B61A7">
                <w:delText>.</w:delText>
              </w:r>
            </w:del>
          </w:p>
        </w:tc>
      </w:tr>
    </w:tbl>
    <w:p w14:paraId="4D2FBC7F" w14:textId="18DEB2F0" w:rsidR="00221ED6" w:rsidRDefault="00221ED6">
      <w:pPr>
        <w:rPr>
          <w:rFonts w:ascii="Frutiger LT 45 Light" w:eastAsia="Times New Roman" w:hAnsi="Frutiger LT 45 Light" w:cs="Times New Roman"/>
          <w:b/>
          <w:bCs/>
          <w:smallCaps/>
          <w:szCs w:val="24"/>
        </w:rPr>
      </w:pPr>
      <w:bookmarkStart w:id="4648" w:name="_Toc502262903"/>
      <w:bookmarkStart w:id="4649" w:name="_Toc502262987"/>
      <w:bookmarkStart w:id="4650" w:name="_Toc502263072"/>
      <w:bookmarkStart w:id="4651" w:name="_Toc512365767"/>
      <w:bookmarkStart w:id="4652" w:name="_Toc512367026"/>
      <w:bookmarkStart w:id="4653" w:name="_Toc512367226"/>
      <w:bookmarkStart w:id="4654" w:name="_Toc512438390"/>
      <w:bookmarkStart w:id="4655" w:name="_Toc512365768"/>
      <w:bookmarkStart w:id="4656" w:name="_Toc512367027"/>
      <w:bookmarkStart w:id="4657" w:name="_Toc512367227"/>
      <w:bookmarkStart w:id="4658" w:name="_Toc512438391"/>
      <w:bookmarkStart w:id="4659" w:name="_Toc512365769"/>
      <w:bookmarkStart w:id="4660" w:name="_Toc512367028"/>
      <w:bookmarkStart w:id="4661" w:name="_Toc512367228"/>
      <w:bookmarkStart w:id="4662" w:name="_Toc512438392"/>
      <w:bookmarkStart w:id="4663" w:name="_Toc512365770"/>
      <w:bookmarkStart w:id="4664" w:name="_Toc512367029"/>
      <w:bookmarkStart w:id="4665" w:name="_Toc512367229"/>
      <w:bookmarkStart w:id="4666" w:name="_Toc512438393"/>
      <w:bookmarkStart w:id="4667" w:name="_Toc512365771"/>
      <w:bookmarkStart w:id="4668" w:name="_Toc512367030"/>
      <w:bookmarkStart w:id="4669" w:name="_Toc512367230"/>
      <w:bookmarkStart w:id="4670" w:name="_Toc512438394"/>
      <w:bookmarkStart w:id="4671" w:name="_Toc512365773"/>
      <w:bookmarkStart w:id="4672" w:name="_Toc512367032"/>
      <w:bookmarkStart w:id="4673" w:name="_Toc512367232"/>
      <w:bookmarkStart w:id="4674" w:name="_Toc512438396"/>
      <w:bookmarkStart w:id="4675" w:name="_Toc512365774"/>
      <w:bookmarkStart w:id="4676" w:name="_Toc512367033"/>
      <w:bookmarkStart w:id="4677" w:name="_Toc512367233"/>
      <w:bookmarkStart w:id="4678" w:name="_Toc512438397"/>
      <w:bookmarkStart w:id="4679" w:name="_Toc512365775"/>
      <w:bookmarkStart w:id="4680" w:name="_Toc512367034"/>
      <w:bookmarkStart w:id="4681" w:name="_Toc512367234"/>
      <w:bookmarkStart w:id="4682" w:name="_Toc512438398"/>
      <w:bookmarkStart w:id="4683" w:name="_Toc512365776"/>
      <w:bookmarkStart w:id="4684" w:name="_Toc512367035"/>
      <w:bookmarkStart w:id="4685" w:name="_Toc512367235"/>
      <w:bookmarkStart w:id="4686" w:name="_Toc512438399"/>
      <w:bookmarkStart w:id="4687" w:name="_Toc512365778"/>
      <w:bookmarkStart w:id="4688" w:name="_Toc512367037"/>
      <w:bookmarkStart w:id="4689" w:name="_Toc512367237"/>
      <w:bookmarkStart w:id="4690" w:name="_Toc512438401"/>
      <w:bookmarkStart w:id="4691" w:name="_Toc512365779"/>
      <w:bookmarkStart w:id="4692" w:name="_Toc512367038"/>
      <w:bookmarkStart w:id="4693" w:name="_Toc512367238"/>
      <w:bookmarkStart w:id="4694" w:name="_Toc512438402"/>
      <w:bookmarkStart w:id="4695" w:name="_Toc512365780"/>
      <w:bookmarkStart w:id="4696" w:name="_Toc512367039"/>
      <w:bookmarkStart w:id="4697" w:name="_Toc512367239"/>
      <w:bookmarkStart w:id="4698" w:name="_Toc512438403"/>
      <w:bookmarkStart w:id="4699" w:name="_Toc512365781"/>
      <w:bookmarkStart w:id="4700" w:name="_Toc512367040"/>
      <w:bookmarkStart w:id="4701" w:name="_Toc512367240"/>
      <w:bookmarkStart w:id="4702" w:name="_Toc512438404"/>
      <w:bookmarkStart w:id="4703" w:name="_Toc512365783"/>
      <w:bookmarkStart w:id="4704" w:name="_Toc512367042"/>
      <w:bookmarkStart w:id="4705" w:name="_Toc512367242"/>
      <w:bookmarkStart w:id="4706" w:name="_Toc512438406"/>
      <w:bookmarkStart w:id="4707" w:name="_Toc512365784"/>
      <w:bookmarkStart w:id="4708" w:name="_Toc512367043"/>
      <w:bookmarkStart w:id="4709" w:name="_Toc512367243"/>
      <w:bookmarkStart w:id="4710" w:name="_Toc512438407"/>
      <w:bookmarkStart w:id="4711" w:name="_Toc512365785"/>
      <w:bookmarkStart w:id="4712" w:name="_Toc512367044"/>
      <w:bookmarkStart w:id="4713" w:name="_Toc512367244"/>
      <w:bookmarkStart w:id="4714" w:name="_Toc512438408"/>
      <w:bookmarkStart w:id="4715" w:name="_Toc512365786"/>
      <w:bookmarkStart w:id="4716" w:name="_Toc512367045"/>
      <w:bookmarkStart w:id="4717" w:name="_Toc512367245"/>
      <w:bookmarkStart w:id="4718" w:name="_Toc512438409"/>
      <w:bookmarkStart w:id="4719" w:name="_Toc512365788"/>
      <w:bookmarkStart w:id="4720" w:name="_Toc512367047"/>
      <w:bookmarkStart w:id="4721" w:name="_Toc512367247"/>
      <w:bookmarkStart w:id="4722" w:name="_Toc512438411"/>
      <w:bookmarkStart w:id="4723" w:name="_Toc512365789"/>
      <w:bookmarkStart w:id="4724" w:name="_Toc512367048"/>
      <w:bookmarkStart w:id="4725" w:name="_Toc512367248"/>
      <w:bookmarkStart w:id="4726" w:name="_Toc512438412"/>
      <w:bookmarkStart w:id="4727" w:name="_Toc512365790"/>
      <w:bookmarkStart w:id="4728" w:name="_Toc512367049"/>
      <w:bookmarkStart w:id="4729" w:name="_Toc512367249"/>
      <w:bookmarkStart w:id="4730" w:name="_Toc512438413"/>
      <w:bookmarkStart w:id="4731" w:name="_Toc512365791"/>
      <w:bookmarkStart w:id="4732" w:name="_Toc512367050"/>
      <w:bookmarkStart w:id="4733" w:name="_Toc512367250"/>
      <w:bookmarkStart w:id="4734" w:name="_Toc512438414"/>
      <w:bookmarkStart w:id="4735" w:name="_Toc512365793"/>
      <w:bookmarkStart w:id="4736" w:name="_Toc512367052"/>
      <w:bookmarkStart w:id="4737" w:name="_Toc512367252"/>
      <w:bookmarkStart w:id="4738" w:name="_Toc512438416"/>
      <w:bookmarkStart w:id="4739" w:name="_Toc512365794"/>
      <w:bookmarkStart w:id="4740" w:name="_Toc512367053"/>
      <w:bookmarkStart w:id="4741" w:name="_Toc512367253"/>
      <w:bookmarkStart w:id="4742" w:name="_Toc512438417"/>
      <w:bookmarkStart w:id="4743" w:name="_Toc512365795"/>
      <w:bookmarkStart w:id="4744" w:name="_Toc512367054"/>
      <w:bookmarkStart w:id="4745" w:name="_Toc512367254"/>
      <w:bookmarkStart w:id="4746" w:name="_Toc512438418"/>
      <w:bookmarkStart w:id="4747" w:name="_Toc512365796"/>
      <w:bookmarkStart w:id="4748" w:name="_Toc512367055"/>
      <w:bookmarkStart w:id="4749" w:name="_Toc512367255"/>
      <w:bookmarkStart w:id="4750" w:name="_Toc512438419"/>
      <w:bookmarkStart w:id="4751" w:name="_Toc512365798"/>
      <w:bookmarkStart w:id="4752" w:name="_Toc512367057"/>
      <w:bookmarkStart w:id="4753" w:name="_Toc512367257"/>
      <w:bookmarkStart w:id="4754" w:name="_Toc512438421"/>
      <w:bookmarkStart w:id="4755" w:name="_Toc512365799"/>
      <w:bookmarkStart w:id="4756" w:name="_Toc512367058"/>
      <w:bookmarkStart w:id="4757" w:name="_Toc512367258"/>
      <w:bookmarkStart w:id="4758" w:name="_Toc512438422"/>
      <w:bookmarkStart w:id="4759" w:name="_Toc512365800"/>
      <w:bookmarkStart w:id="4760" w:name="_Toc512367059"/>
      <w:bookmarkStart w:id="4761" w:name="_Toc512367259"/>
      <w:bookmarkStart w:id="4762" w:name="_Toc512438423"/>
      <w:bookmarkStart w:id="4763" w:name="_Toc512365801"/>
      <w:bookmarkStart w:id="4764" w:name="_Toc512367060"/>
      <w:bookmarkStart w:id="4765" w:name="_Toc512367260"/>
      <w:bookmarkStart w:id="4766" w:name="_Toc512438424"/>
      <w:bookmarkStart w:id="4767" w:name="_Toc512365803"/>
      <w:bookmarkStart w:id="4768" w:name="_Toc512367062"/>
      <w:bookmarkStart w:id="4769" w:name="_Toc512367262"/>
      <w:bookmarkStart w:id="4770" w:name="_Toc512438426"/>
      <w:bookmarkStart w:id="4771" w:name="_Toc512365804"/>
      <w:bookmarkStart w:id="4772" w:name="_Toc512367063"/>
      <w:bookmarkStart w:id="4773" w:name="_Toc512367263"/>
      <w:bookmarkStart w:id="4774" w:name="_Toc512438427"/>
      <w:bookmarkStart w:id="4775" w:name="_Toc512365805"/>
      <w:bookmarkStart w:id="4776" w:name="_Toc512367064"/>
      <w:bookmarkStart w:id="4777" w:name="_Toc512367264"/>
      <w:bookmarkStart w:id="4778" w:name="_Toc512438428"/>
      <w:bookmarkStart w:id="4779" w:name="_Toc512365806"/>
      <w:bookmarkStart w:id="4780" w:name="_Toc512367065"/>
      <w:bookmarkStart w:id="4781" w:name="_Toc512367265"/>
      <w:bookmarkStart w:id="4782" w:name="_Toc512438429"/>
      <w:bookmarkStart w:id="4783" w:name="_Toc512365808"/>
      <w:bookmarkStart w:id="4784" w:name="_Toc512367067"/>
      <w:bookmarkStart w:id="4785" w:name="_Toc512367267"/>
      <w:bookmarkStart w:id="4786" w:name="_Toc512438431"/>
      <w:bookmarkStart w:id="4787" w:name="_Toc512365809"/>
      <w:bookmarkStart w:id="4788" w:name="_Toc512367068"/>
      <w:bookmarkStart w:id="4789" w:name="_Toc512367268"/>
      <w:bookmarkStart w:id="4790" w:name="_Toc512438432"/>
      <w:bookmarkStart w:id="4791" w:name="_Toc512365810"/>
      <w:bookmarkStart w:id="4792" w:name="_Toc512367069"/>
      <w:bookmarkStart w:id="4793" w:name="_Toc512367269"/>
      <w:bookmarkStart w:id="4794" w:name="_Toc512438433"/>
      <w:bookmarkStart w:id="4795" w:name="_Toc512365811"/>
      <w:bookmarkStart w:id="4796" w:name="_Toc512367070"/>
      <w:bookmarkStart w:id="4797" w:name="_Toc512367270"/>
      <w:bookmarkStart w:id="4798" w:name="_Toc512438434"/>
      <w:bookmarkStart w:id="4799" w:name="_Toc512365813"/>
      <w:bookmarkStart w:id="4800" w:name="_Toc512367072"/>
      <w:bookmarkStart w:id="4801" w:name="_Toc512367272"/>
      <w:bookmarkStart w:id="4802" w:name="_Toc512438436"/>
      <w:bookmarkStart w:id="4803" w:name="_Toc512365814"/>
      <w:bookmarkStart w:id="4804" w:name="_Toc512367073"/>
      <w:bookmarkStart w:id="4805" w:name="_Toc512367273"/>
      <w:bookmarkStart w:id="4806" w:name="_Toc512438437"/>
      <w:bookmarkStart w:id="4807" w:name="_Toc512365815"/>
      <w:bookmarkStart w:id="4808" w:name="_Toc512367074"/>
      <w:bookmarkStart w:id="4809" w:name="_Toc512367274"/>
      <w:bookmarkStart w:id="4810" w:name="_Toc512438438"/>
      <w:bookmarkStart w:id="4811" w:name="_Toc512365816"/>
      <w:bookmarkStart w:id="4812" w:name="_Toc512367075"/>
      <w:bookmarkStart w:id="4813" w:name="_Toc512367275"/>
      <w:bookmarkStart w:id="4814" w:name="_Toc512438439"/>
      <w:bookmarkStart w:id="4815" w:name="_Toc512365818"/>
      <w:bookmarkStart w:id="4816" w:name="_Toc512367077"/>
      <w:bookmarkStart w:id="4817" w:name="_Toc512367277"/>
      <w:bookmarkStart w:id="4818" w:name="_Toc512438441"/>
      <w:bookmarkStart w:id="4819" w:name="_Toc512365819"/>
      <w:bookmarkStart w:id="4820" w:name="_Toc512367078"/>
      <w:bookmarkStart w:id="4821" w:name="_Toc512367278"/>
      <w:bookmarkStart w:id="4822" w:name="_Toc512438442"/>
      <w:bookmarkStart w:id="4823" w:name="_Toc512365820"/>
      <w:bookmarkStart w:id="4824" w:name="_Toc512367079"/>
      <w:bookmarkStart w:id="4825" w:name="_Toc512367279"/>
      <w:bookmarkStart w:id="4826" w:name="_Toc512438443"/>
      <w:bookmarkStart w:id="4827" w:name="_Toc512365821"/>
      <w:bookmarkStart w:id="4828" w:name="_Toc512367080"/>
      <w:bookmarkStart w:id="4829" w:name="_Toc512367280"/>
      <w:bookmarkStart w:id="4830" w:name="_Toc512438444"/>
      <w:bookmarkStart w:id="4831" w:name="_Toc512365823"/>
      <w:bookmarkStart w:id="4832" w:name="_Toc512367082"/>
      <w:bookmarkStart w:id="4833" w:name="_Toc512367282"/>
      <w:bookmarkStart w:id="4834" w:name="_Toc512438446"/>
      <w:bookmarkStart w:id="4835" w:name="_Toc512365824"/>
      <w:bookmarkStart w:id="4836" w:name="_Toc512367083"/>
      <w:bookmarkStart w:id="4837" w:name="_Toc512367283"/>
      <w:bookmarkStart w:id="4838" w:name="_Toc512438447"/>
      <w:bookmarkStart w:id="4839" w:name="_Toc512365825"/>
      <w:bookmarkStart w:id="4840" w:name="_Toc512367084"/>
      <w:bookmarkStart w:id="4841" w:name="_Toc512367284"/>
      <w:bookmarkStart w:id="4842" w:name="_Toc512438448"/>
      <w:bookmarkStart w:id="4843" w:name="_Toc512365826"/>
      <w:bookmarkStart w:id="4844" w:name="_Toc512367085"/>
      <w:bookmarkStart w:id="4845" w:name="_Toc512367285"/>
      <w:bookmarkStart w:id="4846" w:name="_Toc512438449"/>
      <w:bookmarkStart w:id="4847" w:name="_Toc499408971"/>
      <w:bookmarkStart w:id="4848" w:name="_Ref499627386"/>
      <w:bookmarkStart w:id="4849" w:name="_Ref500672143"/>
      <w:bookmarkStart w:id="4850" w:name="_Ref515274610"/>
      <w:bookmarkStart w:id="4851" w:name="_Ref534640860"/>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p>
    <w:p w14:paraId="3B5F2E6D" w14:textId="77777777" w:rsidR="0066097C" w:rsidRPr="004B61A7" w:rsidDel="004B61A7" w:rsidRDefault="0066097C" w:rsidP="0066097C">
      <w:pPr>
        <w:pStyle w:val="Heading4"/>
        <w:numPr>
          <w:ilvl w:val="3"/>
          <w:numId w:val="1"/>
        </w:numPr>
        <w:rPr>
          <w:del w:id="4852" w:author="Marciante, Teresa Lucia (IT - Roma)" w:date="2019-02-07T19:11:00Z"/>
        </w:rPr>
      </w:pPr>
      <w:bookmarkStart w:id="4853" w:name="_Ref536714433"/>
      <w:bookmarkStart w:id="4854" w:name="_Toc459569"/>
      <w:del w:id="4855" w:author="Marciante, Teresa Lucia (IT - Roma)" w:date="2019-02-07T19:11:00Z">
        <w:r w:rsidRPr="004B61A7" w:rsidDel="004B61A7">
          <w:delText>Istruzioni particolari per il “tipo di ordine”</w:delText>
        </w:r>
        <w:bookmarkEnd w:id="4853"/>
        <w:bookmarkEnd w:id="4854"/>
      </w:del>
    </w:p>
    <w:p w14:paraId="4D84E0B7" w14:textId="77777777" w:rsidR="00AD719E" w:rsidRPr="004B61A7" w:rsidDel="004B61A7" w:rsidRDefault="00AD719E" w:rsidP="00890F41">
      <w:pPr>
        <w:pStyle w:val="BodyText"/>
        <w:rPr>
          <w:del w:id="4856" w:author="Marciante, Teresa Lucia (IT - Roma)" w:date="2019-02-07T19:11:00Z"/>
        </w:rPr>
      </w:pPr>
      <w:del w:id="4857" w:author="Marciante, Teresa Lucia (IT - Roma)" w:date="2019-02-07T19:11:00Z">
        <w:r w:rsidRPr="004B61A7" w:rsidDel="004B61A7">
          <w:delText>Nei seguenti Documenti:</w:delText>
        </w:r>
      </w:del>
    </w:p>
    <w:p w14:paraId="7DADB381" w14:textId="77777777" w:rsidR="00AD719E" w:rsidRPr="004B61A7" w:rsidDel="004B61A7" w:rsidRDefault="00AD719E" w:rsidP="00AD719E">
      <w:pPr>
        <w:pStyle w:val="BodyText"/>
        <w:numPr>
          <w:ilvl w:val="0"/>
          <w:numId w:val="8"/>
        </w:numPr>
        <w:rPr>
          <w:del w:id="4858" w:author="Marciante, Teresa Lucia (IT - Roma)" w:date="2019-02-07T19:11:00Z"/>
        </w:rPr>
      </w:pPr>
      <w:del w:id="4859" w:author="Marciante, Teresa Lucia (IT - Roma)" w:date="2019-02-07T19:11:00Z">
        <w:r w:rsidRPr="004B61A7" w:rsidDel="004B61A7">
          <w:delText>Ordini iniziali e sostitutivi;</w:delText>
        </w:r>
      </w:del>
    </w:p>
    <w:p w14:paraId="0BCC52B4" w14:textId="77777777" w:rsidR="00AD719E" w:rsidRPr="004B61A7" w:rsidDel="004B61A7" w:rsidRDefault="00AD719E" w:rsidP="00AD719E">
      <w:pPr>
        <w:pStyle w:val="BodyText"/>
        <w:numPr>
          <w:ilvl w:val="0"/>
          <w:numId w:val="8"/>
        </w:numPr>
        <w:rPr>
          <w:del w:id="4860" w:author="Marciante, Teresa Lucia (IT - Roma)" w:date="2019-02-07T19:11:00Z"/>
        </w:rPr>
      </w:pPr>
      <w:del w:id="4861" w:author="Marciante, Teresa Lucia (IT - Roma)" w:date="2019-02-07T19:11:00Z">
        <w:r w:rsidRPr="004B61A7" w:rsidDel="004B61A7">
          <w:delText>Ordini pre-concordati iniziali e sostitutivi;</w:delText>
        </w:r>
      </w:del>
    </w:p>
    <w:p w14:paraId="388D7A2A" w14:textId="77777777" w:rsidR="00AD719E" w:rsidRPr="004B61A7" w:rsidDel="004B61A7" w:rsidRDefault="00AD719E" w:rsidP="00AD719E">
      <w:pPr>
        <w:pStyle w:val="BodyText"/>
        <w:numPr>
          <w:ilvl w:val="0"/>
          <w:numId w:val="8"/>
        </w:numPr>
        <w:rPr>
          <w:del w:id="4862" w:author="Marciante, Teresa Lucia (IT - Roma)" w:date="2019-02-07T19:11:00Z"/>
        </w:rPr>
      </w:pPr>
      <w:del w:id="4863" w:author="Marciante, Teresa Lucia (IT - Roma)" w:date="2019-02-07T19:11:00Z">
        <w:r w:rsidRPr="004B61A7" w:rsidDel="004B61A7">
          <w:delText>Ordini di riscontro sostitutivi;</w:delText>
        </w:r>
      </w:del>
    </w:p>
    <w:p w14:paraId="26946EA2" w14:textId="77777777" w:rsidR="00890F41" w:rsidRPr="004B61A7" w:rsidDel="004B61A7" w:rsidRDefault="00AD719E" w:rsidP="00AD719E">
      <w:pPr>
        <w:pStyle w:val="BodyText"/>
        <w:rPr>
          <w:del w:id="4864" w:author="Marciante, Teresa Lucia (IT - Roma)" w:date="2019-02-07T19:11:00Z"/>
        </w:rPr>
      </w:pPr>
      <w:del w:id="4865" w:author="Marciante, Teresa Lucia (IT - Roma)" w:date="2019-02-07T19:11:00Z">
        <w:r w:rsidRPr="004B61A7" w:rsidDel="004B61A7">
          <w:delText>p</w:delText>
        </w:r>
        <w:r w:rsidR="00890F41" w:rsidRPr="004B61A7" w:rsidDel="004B61A7">
          <w:delText xml:space="preserve">er identificare il </w:delText>
        </w:r>
        <w:r w:rsidRPr="004B61A7" w:rsidDel="004B61A7">
          <w:delText>“</w:delText>
        </w:r>
        <w:r w:rsidR="00890F41" w:rsidRPr="004B61A7" w:rsidDel="004B61A7">
          <w:delText>tipo di ordine</w:delText>
        </w:r>
        <w:r w:rsidRPr="004B61A7" w:rsidDel="004B61A7">
          <w:delText>”</w:delText>
        </w:r>
        <w:r w:rsidR="00890F41" w:rsidRPr="004B61A7" w:rsidDel="004B61A7">
          <w:delText xml:space="preserve"> si utilizza uno dei codici riportati nella seguente tabella.</w:delText>
        </w:r>
      </w:del>
    </w:p>
    <w:p w14:paraId="2764FA5F" w14:textId="77777777" w:rsidR="00890F41" w:rsidRPr="004B61A7" w:rsidDel="004B61A7" w:rsidRDefault="00890F41" w:rsidP="00890F41">
      <w:pPr>
        <w:autoSpaceDE w:val="0"/>
        <w:autoSpaceDN w:val="0"/>
        <w:adjustRightInd w:val="0"/>
        <w:spacing w:after="0" w:line="240" w:lineRule="auto"/>
        <w:ind w:left="2724"/>
        <w:rPr>
          <w:del w:id="4866" w:author="Marciante, Teresa Lucia (IT - Roma)" w:date="2019-02-07T19:11:00Z"/>
          <w:rFonts w:ascii="Garamond" w:hAnsi="Garamond" w:cs="Courier New"/>
          <w:sz w:val="18"/>
          <w:szCs w:val="18"/>
        </w:rPr>
      </w:pPr>
    </w:p>
    <w:tbl>
      <w:tblPr>
        <w:tblStyle w:val="TableGrid"/>
        <w:tblW w:w="0" w:type="auto"/>
        <w:jc w:val="center"/>
        <w:tblLook w:val="04A0" w:firstRow="1" w:lastRow="0" w:firstColumn="1" w:lastColumn="0" w:noHBand="0" w:noVBand="1"/>
      </w:tblPr>
      <w:tblGrid>
        <w:gridCol w:w="1134"/>
        <w:gridCol w:w="3402"/>
        <w:gridCol w:w="3402"/>
      </w:tblGrid>
      <w:tr w:rsidR="00890F41" w:rsidRPr="004B61A7" w:rsidDel="004B61A7" w14:paraId="731F0ADE" w14:textId="77777777" w:rsidTr="005B78B9">
        <w:trPr>
          <w:trHeight w:val="334"/>
          <w:jc w:val="center"/>
          <w:del w:id="4867" w:author="Marciante, Teresa Lucia (IT - Roma)" w:date="2019-02-07T19:11:00Z"/>
        </w:trPr>
        <w:tc>
          <w:tcPr>
            <w:tcW w:w="1134" w:type="dxa"/>
            <w:shd w:val="clear" w:color="auto" w:fill="D9D9D9"/>
            <w:vAlign w:val="center"/>
          </w:tcPr>
          <w:p w14:paraId="67E5C6DB" w14:textId="77777777" w:rsidR="00890F41" w:rsidRPr="004B61A7" w:rsidDel="004B61A7" w:rsidRDefault="00890F41" w:rsidP="005B78B9">
            <w:pPr>
              <w:jc w:val="center"/>
              <w:rPr>
                <w:del w:id="4868" w:author="Marciante, Teresa Lucia (IT - Roma)" w:date="2019-02-07T19:11:00Z"/>
                <w:rFonts w:ascii="Frutiger LT 45 Light" w:hAnsi="Frutiger LT 45 Light"/>
                <w:b/>
              </w:rPr>
            </w:pPr>
            <w:del w:id="4869" w:author="Marciante, Teresa Lucia (IT - Roma)" w:date="2019-02-07T19:11:00Z">
              <w:r w:rsidRPr="004B61A7" w:rsidDel="004B61A7">
                <w:rPr>
                  <w:rFonts w:ascii="Frutiger LT 45 Light" w:hAnsi="Frutiger LT 45 Light"/>
                  <w:b/>
                </w:rPr>
                <w:delText>Codice</w:delText>
              </w:r>
            </w:del>
          </w:p>
        </w:tc>
        <w:tc>
          <w:tcPr>
            <w:tcW w:w="3402" w:type="dxa"/>
            <w:shd w:val="clear" w:color="auto" w:fill="D9D9D9"/>
            <w:vAlign w:val="center"/>
          </w:tcPr>
          <w:p w14:paraId="750AB02C" w14:textId="77777777" w:rsidR="00890F41" w:rsidRPr="004B61A7" w:rsidDel="004B61A7" w:rsidRDefault="00890F41" w:rsidP="005B78B9">
            <w:pPr>
              <w:jc w:val="center"/>
              <w:rPr>
                <w:del w:id="4870" w:author="Marciante, Teresa Lucia (IT - Roma)" w:date="2019-02-07T19:11:00Z"/>
                <w:rFonts w:ascii="Frutiger LT 45 Light" w:hAnsi="Frutiger LT 45 Light"/>
                <w:b/>
              </w:rPr>
            </w:pPr>
            <w:del w:id="4871" w:author="Marciante, Teresa Lucia (IT - Roma)" w:date="2019-02-07T19:11:00Z">
              <w:r w:rsidRPr="004B61A7" w:rsidDel="004B61A7">
                <w:rPr>
                  <w:rFonts w:ascii="Frutiger LT 45 Light" w:hAnsi="Frutiger LT 45 Light"/>
                  <w:b/>
                </w:rPr>
                <w:delText>Tipo Ordine (EN)</w:delText>
              </w:r>
            </w:del>
          </w:p>
        </w:tc>
        <w:tc>
          <w:tcPr>
            <w:tcW w:w="3402" w:type="dxa"/>
            <w:shd w:val="clear" w:color="auto" w:fill="D9D9D9"/>
            <w:vAlign w:val="center"/>
          </w:tcPr>
          <w:p w14:paraId="3615886A" w14:textId="77777777" w:rsidR="00890F41" w:rsidRPr="004B61A7" w:rsidDel="004B61A7" w:rsidRDefault="00890F41" w:rsidP="005B78B9">
            <w:pPr>
              <w:jc w:val="center"/>
              <w:rPr>
                <w:del w:id="4872" w:author="Marciante, Teresa Lucia (IT - Roma)" w:date="2019-02-07T19:11:00Z"/>
                <w:rFonts w:ascii="Frutiger LT 45 Light" w:hAnsi="Frutiger LT 45 Light"/>
                <w:b/>
              </w:rPr>
            </w:pPr>
            <w:del w:id="4873" w:author="Marciante, Teresa Lucia (IT - Roma)" w:date="2019-02-07T19:11:00Z">
              <w:r w:rsidRPr="004B61A7" w:rsidDel="004B61A7">
                <w:rPr>
                  <w:rFonts w:ascii="Frutiger LT 45 Light" w:hAnsi="Frutiger LT 45 Light"/>
                  <w:b/>
                </w:rPr>
                <w:delText>Tipo Ordine (IT)</w:delText>
              </w:r>
            </w:del>
          </w:p>
        </w:tc>
      </w:tr>
      <w:tr w:rsidR="00890F41" w:rsidRPr="004B61A7" w:rsidDel="004B61A7" w14:paraId="42EF94AE" w14:textId="77777777" w:rsidTr="005B78B9">
        <w:trPr>
          <w:jc w:val="center"/>
          <w:del w:id="4874" w:author="Marciante, Teresa Lucia (IT - Roma)" w:date="2019-02-07T19:11:00Z"/>
        </w:trPr>
        <w:tc>
          <w:tcPr>
            <w:tcW w:w="1134" w:type="dxa"/>
          </w:tcPr>
          <w:p w14:paraId="08F0E7FA" w14:textId="77777777" w:rsidR="00890F41" w:rsidRPr="004B61A7" w:rsidDel="004B61A7" w:rsidRDefault="00890F41" w:rsidP="005B78B9">
            <w:pPr>
              <w:rPr>
                <w:del w:id="4875" w:author="Marciante, Teresa Lucia (IT - Roma)" w:date="2019-02-07T19:11:00Z"/>
                <w:rFonts w:ascii="Frutiger LT 45 Light" w:hAnsi="Frutiger LT 45 Light"/>
              </w:rPr>
            </w:pPr>
            <w:del w:id="4876" w:author="Marciante, Teresa Lucia (IT - Roma)" w:date="2019-02-07T19:11:00Z">
              <w:r w:rsidRPr="004B61A7" w:rsidDel="004B61A7">
                <w:rPr>
                  <w:rFonts w:ascii="Frutiger LT 45 Light" w:hAnsi="Frutiger LT 45 Light"/>
                </w:rPr>
                <w:delText>148</w:delText>
              </w:r>
            </w:del>
          </w:p>
        </w:tc>
        <w:tc>
          <w:tcPr>
            <w:tcW w:w="3402" w:type="dxa"/>
          </w:tcPr>
          <w:p w14:paraId="1D002914" w14:textId="77777777" w:rsidR="00890F41" w:rsidRPr="004B61A7" w:rsidDel="004B61A7" w:rsidRDefault="00890F41" w:rsidP="005B78B9">
            <w:pPr>
              <w:rPr>
                <w:del w:id="4877" w:author="Marciante, Teresa Lucia (IT - Roma)" w:date="2019-02-07T19:11:00Z"/>
                <w:rFonts w:ascii="Frutiger LT 45 Light" w:hAnsi="Frutiger LT 45 Light"/>
              </w:rPr>
            </w:pPr>
            <w:del w:id="4878" w:author="Marciante, Teresa Lucia (IT - Roma)" w:date="2019-02-07T19:11:00Z">
              <w:r w:rsidRPr="004B61A7" w:rsidDel="004B61A7">
                <w:rPr>
                  <w:rFonts w:ascii="Frutiger LT 45 Light" w:hAnsi="Frutiger LT 45 Light"/>
                </w:rPr>
                <w:delText>Bailment contract</w:delText>
              </w:r>
            </w:del>
          </w:p>
        </w:tc>
        <w:tc>
          <w:tcPr>
            <w:tcW w:w="3402" w:type="dxa"/>
          </w:tcPr>
          <w:p w14:paraId="2A34B424" w14:textId="77777777" w:rsidR="00890F41" w:rsidRPr="004B61A7" w:rsidDel="004B61A7" w:rsidRDefault="00890F41" w:rsidP="005B78B9">
            <w:pPr>
              <w:rPr>
                <w:del w:id="4879" w:author="Marciante, Teresa Lucia (IT - Roma)" w:date="2019-02-07T19:11:00Z"/>
                <w:rFonts w:ascii="Frutiger LT 45 Light" w:hAnsi="Frutiger LT 45 Light"/>
              </w:rPr>
            </w:pPr>
            <w:del w:id="4880" w:author="Marciante, Teresa Lucia (IT - Roma)" w:date="2019-02-07T19:11:00Z">
              <w:r w:rsidRPr="004B61A7" w:rsidDel="004B61A7">
                <w:rPr>
                  <w:rFonts w:ascii="Frutiger LT 45 Light" w:hAnsi="Frutiger LT 45 Light"/>
                </w:rPr>
                <w:delText>Ordine di comodato d’uso</w:delText>
              </w:r>
            </w:del>
          </w:p>
        </w:tc>
      </w:tr>
      <w:tr w:rsidR="00890F41" w:rsidRPr="004B61A7" w:rsidDel="004B61A7" w14:paraId="2007E551" w14:textId="77777777" w:rsidTr="005B78B9">
        <w:trPr>
          <w:jc w:val="center"/>
          <w:del w:id="4881" w:author="Marciante, Teresa Lucia (IT - Roma)" w:date="2019-02-07T19:11:00Z"/>
        </w:trPr>
        <w:tc>
          <w:tcPr>
            <w:tcW w:w="1134" w:type="dxa"/>
          </w:tcPr>
          <w:p w14:paraId="7C27BB9D" w14:textId="77777777" w:rsidR="00890F41" w:rsidRPr="004B61A7" w:rsidDel="004B61A7" w:rsidRDefault="00890F41" w:rsidP="005B78B9">
            <w:pPr>
              <w:rPr>
                <w:del w:id="4882" w:author="Marciante, Teresa Lucia (IT - Roma)" w:date="2019-02-07T19:11:00Z"/>
                <w:rFonts w:ascii="Frutiger LT 45 Light" w:hAnsi="Frutiger LT 45 Light"/>
              </w:rPr>
            </w:pPr>
            <w:del w:id="4883" w:author="Marciante, Teresa Lucia (IT - Roma)" w:date="2019-02-07T19:11:00Z">
              <w:r w:rsidRPr="004B61A7" w:rsidDel="004B61A7">
                <w:rPr>
                  <w:rFonts w:ascii="Frutiger LT 45 Light" w:hAnsi="Frutiger LT 45 Light"/>
                </w:rPr>
                <w:delText>220</w:delText>
              </w:r>
            </w:del>
          </w:p>
        </w:tc>
        <w:tc>
          <w:tcPr>
            <w:tcW w:w="3402" w:type="dxa"/>
          </w:tcPr>
          <w:p w14:paraId="1B555F2A" w14:textId="77777777" w:rsidR="00890F41" w:rsidRPr="004B61A7" w:rsidDel="004B61A7" w:rsidRDefault="00890F41" w:rsidP="005B78B9">
            <w:pPr>
              <w:rPr>
                <w:del w:id="4884" w:author="Marciante, Teresa Lucia (IT - Roma)" w:date="2019-02-07T19:11:00Z"/>
                <w:rFonts w:ascii="Frutiger LT 45 Light" w:hAnsi="Frutiger LT 45 Light"/>
              </w:rPr>
            </w:pPr>
            <w:del w:id="4885" w:author="Marciante, Teresa Lucia (IT - Roma)" w:date="2019-02-07T19:11:00Z">
              <w:r w:rsidRPr="004B61A7" w:rsidDel="004B61A7">
                <w:rPr>
                  <w:rFonts w:ascii="Frutiger LT 45 Light" w:hAnsi="Frutiger LT 45 Light"/>
                </w:rPr>
                <w:delText>Purchase order</w:delText>
              </w:r>
            </w:del>
          </w:p>
        </w:tc>
        <w:tc>
          <w:tcPr>
            <w:tcW w:w="3402" w:type="dxa"/>
          </w:tcPr>
          <w:p w14:paraId="35307BBE" w14:textId="77777777" w:rsidR="00890F41" w:rsidRPr="004B61A7" w:rsidDel="004B61A7" w:rsidRDefault="00890F41" w:rsidP="005B78B9">
            <w:pPr>
              <w:rPr>
                <w:del w:id="4886" w:author="Marciante, Teresa Lucia (IT - Roma)" w:date="2019-02-07T19:11:00Z"/>
                <w:rFonts w:ascii="Frutiger LT 45 Light" w:hAnsi="Frutiger LT 45 Light"/>
              </w:rPr>
            </w:pPr>
            <w:del w:id="4887" w:author="Marciante, Teresa Lucia (IT - Roma)" w:date="2019-02-07T19:11:00Z">
              <w:r w:rsidRPr="004B61A7" w:rsidDel="004B61A7">
                <w:rPr>
                  <w:rFonts w:ascii="Frutiger LT 45 Light" w:hAnsi="Frutiger LT 45 Light"/>
                </w:rPr>
                <w:delText>Ordine di acquisto</w:delText>
              </w:r>
            </w:del>
          </w:p>
        </w:tc>
      </w:tr>
      <w:tr w:rsidR="00890F41" w:rsidRPr="004B61A7" w:rsidDel="004B61A7" w14:paraId="045D379D" w14:textId="77777777" w:rsidTr="005B78B9">
        <w:trPr>
          <w:jc w:val="center"/>
          <w:del w:id="4888" w:author="Marciante, Teresa Lucia (IT - Roma)" w:date="2019-02-07T19:11:00Z"/>
        </w:trPr>
        <w:tc>
          <w:tcPr>
            <w:tcW w:w="1134" w:type="dxa"/>
          </w:tcPr>
          <w:p w14:paraId="69F51E3A" w14:textId="77777777" w:rsidR="00890F41" w:rsidRPr="004B61A7" w:rsidDel="004B61A7" w:rsidRDefault="00890F41" w:rsidP="005B78B9">
            <w:pPr>
              <w:rPr>
                <w:del w:id="4889" w:author="Marciante, Teresa Lucia (IT - Roma)" w:date="2019-02-07T19:11:00Z"/>
                <w:rFonts w:ascii="Frutiger LT 45 Light" w:hAnsi="Frutiger LT 45 Light"/>
              </w:rPr>
            </w:pPr>
            <w:del w:id="4890" w:author="Marciante, Teresa Lucia (IT - Roma)" w:date="2019-02-07T19:11:00Z">
              <w:r w:rsidRPr="004B61A7" w:rsidDel="004B61A7">
                <w:rPr>
                  <w:rFonts w:ascii="Frutiger LT 45 Light" w:hAnsi="Frutiger LT 45 Light"/>
                </w:rPr>
                <w:delText>221</w:delText>
              </w:r>
            </w:del>
          </w:p>
        </w:tc>
        <w:tc>
          <w:tcPr>
            <w:tcW w:w="3402" w:type="dxa"/>
          </w:tcPr>
          <w:p w14:paraId="7B95940C" w14:textId="77777777" w:rsidR="00890F41" w:rsidRPr="004B61A7" w:rsidDel="004B61A7" w:rsidRDefault="00890F41" w:rsidP="005B78B9">
            <w:pPr>
              <w:rPr>
                <w:del w:id="4891" w:author="Marciante, Teresa Lucia (IT - Roma)" w:date="2019-02-07T19:11:00Z"/>
                <w:rFonts w:ascii="Frutiger LT 45 Light" w:hAnsi="Frutiger LT 45 Light"/>
              </w:rPr>
            </w:pPr>
            <w:del w:id="4892" w:author="Marciante, Teresa Lucia (IT - Roma)" w:date="2019-02-07T19:11:00Z">
              <w:r w:rsidRPr="004B61A7" w:rsidDel="004B61A7">
                <w:rPr>
                  <w:rFonts w:ascii="Frutiger LT 45 Light" w:hAnsi="Frutiger LT 45 Light"/>
                </w:rPr>
                <w:delText>Blanket order</w:delText>
              </w:r>
            </w:del>
          </w:p>
        </w:tc>
        <w:tc>
          <w:tcPr>
            <w:tcW w:w="3402" w:type="dxa"/>
          </w:tcPr>
          <w:p w14:paraId="345D8FAA" w14:textId="77777777" w:rsidR="00890F41" w:rsidRPr="004B61A7" w:rsidDel="004B61A7" w:rsidRDefault="00890F41" w:rsidP="005B78B9">
            <w:pPr>
              <w:rPr>
                <w:del w:id="4893" w:author="Marciante, Teresa Lucia (IT - Roma)" w:date="2019-02-07T19:11:00Z"/>
                <w:rFonts w:ascii="Frutiger LT 45 Light" w:hAnsi="Frutiger LT 45 Light"/>
              </w:rPr>
            </w:pPr>
            <w:del w:id="4894" w:author="Marciante, Teresa Lucia (IT - Roma)" w:date="2019-02-07T19:11:00Z">
              <w:r w:rsidRPr="004B61A7" w:rsidDel="004B61A7">
                <w:rPr>
                  <w:rFonts w:ascii="Frutiger LT 45 Light" w:hAnsi="Frutiger LT 45 Light"/>
                </w:rPr>
                <w:delText>Ordine generale “prodotti a scorta”</w:delText>
              </w:r>
            </w:del>
          </w:p>
        </w:tc>
      </w:tr>
      <w:tr w:rsidR="00890F41" w:rsidRPr="004B61A7" w:rsidDel="004B61A7" w14:paraId="01DA3ED0" w14:textId="77777777" w:rsidTr="005B78B9">
        <w:trPr>
          <w:jc w:val="center"/>
          <w:del w:id="4895" w:author="Marciante, Teresa Lucia (IT - Roma)" w:date="2019-02-07T19:11:00Z"/>
        </w:trPr>
        <w:tc>
          <w:tcPr>
            <w:tcW w:w="1134" w:type="dxa"/>
          </w:tcPr>
          <w:p w14:paraId="072B471F" w14:textId="77777777" w:rsidR="00890F41" w:rsidRPr="004B61A7" w:rsidDel="004B61A7" w:rsidRDefault="00890F41" w:rsidP="005B78B9">
            <w:pPr>
              <w:rPr>
                <w:del w:id="4896" w:author="Marciante, Teresa Lucia (IT - Roma)" w:date="2019-02-07T19:11:00Z"/>
                <w:rFonts w:ascii="Frutiger LT 45 Light" w:hAnsi="Frutiger LT 45 Light"/>
              </w:rPr>
            </w:pPr>
            <w:del w:id="4897" w:author="Marciante, Teresa Lucia (IT - Roma)" w:date="2019-02-07T19:11:00Z">
              <w:r w:rsidRPr="004B61A7" w:rsidDel="004B61A7">
                <w:rPr>
                  <w:rFonts w:ascii="Frutiger LT 45 Light" w:hAnsi="Frutiger LT 45 Light"/>
                </w:rPr>
                <w:delText>222</w:delText>
              </w:r>
            </w:del>
          </w:p>
        </w:tc>
        <w:tc>
          <w:tcPr>
            <w:tcW w:w="3402" w:type="dxa"/>
          </w:tcPr>
          <w:p w14:paraId="225435DF" w14:textId="77777777" w:rsidR="00890F41" w:rsidRPr="004B61A7" w:rsidDel="004B61A7" w:rsidRDefault="00890F41" w:rsidP="005B78B9">
            <w:pPr>
              <w:rPr>
                <w:del w:id="4898" w:author="Marciante, Teresa Lucia (IT - Roma)" w:date="2019-02-07T19:11:00Z"/>
                <w:rFonts w:ascii="Frutiger LT 45 Light" w:hAnsi="Frutiger LT 45 Light"/>
              </w:rPr>
            </w:pPr>
            <w:del w:id="4899" w:author="Marciante, Teresa Lucia (IT - Roma)" w:date="2019-02-07T19:11:00Z">
              <w:r w:rsidRPr="004B61A7" w:rsidDel="004B61A7">
                <w:rPr>
                  <w:rFonts w:ascii="Frutiger LT 45 Light" w:hAnsi="Frutiger LT 45 Light"/>
                </w:rPr>
                <w:delText>Spot order</w:delText>
              </w:r>
            </w:del>
          </w:p>
        </w:tc>
        <w:tc>
          <w:tcPr>
            <w:tcW w:w="3402" w:type="dxa"/>
          </w:tcPr>
          <w:p w14:paraId="13A37C0A" w14:textId="77777777" w:rsidR="00890F41" w:rsidRPr="004B61A7" w:rsidDel="004B61A7" w:rsidRDefault="00890F41" w:rsidP="005B78B9">
            <w:pPr>
              <w:rPr>
                <w:del w:id="4900" w:author="Marciante, Teresa Lucia (IT - Roma)" w:date="2019-02-07T19:11:00Z"/>
                <w:rFonts w:ascii="Frutiger LT 45 Light" w:hAnsi="Frutiger LT 45 Light"/>
              </w:rPr>
            </w:pPr>
            <w:del w:id="4901" w:author="Marciante, Teresa Lucia (IT - Roma)" w:date="2019-02-07T19:11:00Z">
              <w:r w:rsidRPr="004B61A7" w:rsidDel="004B61A7">
                <w:rPr>
                  <w:rFonts w:ascii="Frutiger LT 45 Light" w:hAnsi="Frutiger LT 45 Light"/>
                </w:rPr>
                <w:delText>Ordine di “transito” occasionale</w:delText>
              </w:r>
            </w:del>
          </w:p>
        </w:tc>
      </w:tr>
      <w:tr w:rsidR="00890F41" w:rsidRPr="004B61A7" w:rsidDel="004B61A7" w14:paraId="6D553360" w14:textId="77777777" w:rsidTr="005B78B9">
        <w:trPr>
          <w:jc w:val="center"/>
          <w:del w:id="4902" w:author="Marciante, Teresa Lucia (IT - Roma)" w:date="2019-02-07T19:11:00Z"/>
        </w:trPr>
        <w:tc>
          <w:tcPr>
            <w:tcW w:w="1134" w:type="dxa"/>
          </w:tcPr>
          <w:p w14:paraId="2CA8675D" w14:textId="77777777" w:rsidR="00890F41" w:rsidRPr="004B61A7" w:rsidDel="004B61A7" w:rsidRDefault="00890F41" w:rsidP="005B78B9">
            <w:pPr>
              <w:rPr>
                <w:del w:id="4903" w:author="Marciante, Teresa Lucia (IT - Roma)" w:date="2019-02-07T19:11:00Z"/>
                <w:rFonts w:ascii="Frutiger LT 45 Light" w:hAnsi="Frutiger LT 45 Light"/>
              </w:rPr>
            </w:pPr>
            <w:del w:id="4904" w:author="Marciante, Teresa Lucia (IT - Roma)" w:date="2019-02-07T19:11:00Z">
              <w:r w:rsidRPr="004B61A7" w:rsidDel="004B61A7">
                <w:rPr>
                  <w:rFonts w:ascii="Frutiger LT 45 Light" w:hAnsi="Frutiger LT 45 Light"/>
                </w:rPr>
                <w:delText>225</w:delText>
              </w:r>
            </w:del>
          </w:p>
        </w:tc>
        <w:tc>
          <w:tcPr>
            <w:tcW w:w="3402" w:type="dxa"/>
          </w:tcPr>
          <w:p w14:paraId="53921E4C" w14:textId="77777777" w:rsidR="00890F41" w:rsidRPr="004B61A7" w:rsidDel="004B61A7" w:rsidRDefault="00890F41" w:rsidP="005B78B9">
            <w:pPr>
              <w:rPr>
                <w:del w:id="4905" w:author="Marciante, Teresa Lucia (IT - Roma)" w:date="2019-02-07T19:11:00Z"/>
                <w:rFonts w:ascii="Frutiger LT 45 Light" w:hAnsi="Frutiger LT 45 Light"/>
              </w:rPr>
            </w:pPr>
            <w:del w:id="4906" w:author="Marciante, Teresa Lucia (IT - Roma)" w:date="2019-02-07T19:11:00Z">
              <w:r w:rsidRPr="004B61A7" w:rsidDel="004B61A7">
                <w:rPr>
                  <w:rFonts w:ascii="Frutiger LT 45 Light" w:hAnsi="Frutiger LT 45 Light"/>
                </w:rPr>
                <w:delText>Repair order</w:delText>
              </w:r>
            </w:del>
          </w:p>
        </w:tc>
        <w:tc>
          <w:tcPr>
            <w:tcW w:w="3402" w:type="dxa"/>
          </w:tcPr>
          <w:p w14:paraId="27A12D57" w14:textId="77777777" w:rsidR="00890F41" w:rsidRPr="004B61A7" w:rsidDel="004B61A7" w:rsidRDefault="00890F41" w:rsidP="005B78B9">
            <w:pPr>
              <w:rPr>
                <w:del w:id="4907" w:author="Marciante, Teresa Lucia (IT - Roma)" w:date="2019-02-07T19:11:00Z"/>
                <w:rFonts w:ascii="Frutiger LT 45 Light" w:hAnsi="Frutiger LT 45 Light"/>
              </w:rPr>
            </w:pPr>
            <w:del w:id="4908" w:author="Marciante, Teresa Lucia (IT - Roma)" w:date="2019-02-07T19:11:00Z">
              <w:r w:rsidRPr="004B61A7" w:rsidDel="004B61A7">
                <w:rPr>
                  <w:rFonts w:ascii="Frutiger LT 45 Light" w:hAnsi="Frutiger LT 45 Light"/>
                </w:rPr>
                <w:delText>Ordine di riparazione</w:delText>
              </w:r>
            </w:del>
          </w:p>
        </w:tc>
      </w:tr>
      <w:tr w:rsidR="00890F41" w:rsidRPr="004B61A7" w:rsidDel="004B61A7" w14:paraId="71C003E1" w14:textId="77777777" w:rsidTr="005B78B9">
        <w:trPr>
          <w:jc w:val="center"/>
          <w:del w:id="4909" w:author="Marciante, Teresa Lucia (IT - Roma)" w:date="2019-02-07T19:11:00Z"/>
        </w:trPr>
        <w:tc>
          <w:tcPr>
            <w:tcW w:w="1134" w:type="dxa"/>
          </w:tcPr>
          <w:p w14:paraId="78A0E2BB" w14:textId="77777777" w:rsidR="00890F41" w:rsidRPr="004B61A7" w:rsidDel="004B61A7" w:rsidRDefault="00890F41" w:rsidP="005B78B9">
            <w:pPr>
              <w:rPr>
                <w:del w:id="4910" w:author="Marciante, Teresa Lucia (IT - Roma)" w:date="2019-02-07T19:11:00Z"/>
                <w:rFonts w:ascii="Frutiger LT 45 Light" w:hAnsi="Frutiger LT 45 Light"/>
              </w:rPr>
            </w:pPr>
            <w:del w:id="4911" w:author="Marciante, Teresa Lucia (IT - Roma)" w:date="2019-02-07T19:11:00Z">
              <w:r w:rsidRPr="004B61A7" w:rsidDel="004B61A7">
                <w:rPr>
                  <w:rFonts w:ascii="Frutiger LT 45 Light" w:hAnsi="Frutiger LT 45 Light"/>
                </w:rPr>
                <w:delText>227</w:delText>
              </w:r>
            </w:del>
          </w:p>
        </w:tc>
        <w:tc>
          <w:tcPr>
            <w:tcW w:w="3402" w:type="dxa"/>
          </w:tcPr>
          <w:p w14:paraId="4F271FB0" w14:textId="77777777" w:rsidR="00890F41" w:rsidRPr="004B61A7" w:rsidDel="004B61A7" w:rsidRDefault="00890F41" w:rsidP="005B78B9">
            <w:pPr>
              <w:rPr>
                <w:del w:id="4912" w:author="Marciante, Teresa Lucia (IT - Roma)" w:date="2019-02-07T19:11:00Z"/>
                <w:rFonts w:ascii="Frutiger LT 45 Light" w:hAnsi="Frutiger LT 45 Light"/>
              </w:rPr>
            </w:pPr>
            <w:del w:id="4913" w:author="Marciante, Teresa Lucia (IT - Roma)" w:date="2019-02-07T19:11:00Z">
              <w:r w:rsidRPr="004B61A7" w:rsidDel="004B61A7">
                <w:rPr>
                  <w:rFonts w:ascii="Frutiger LT 45 Light" w:hAnsi="Frutiger LT 45 Light"/>
                </w:rPr>
                <w:delText>Consignment order</w:delText>
              </w:r>
            </w:del>
          </w:p>
        </w:tc>
        <w:tc>
          <w:tcPr>
            <w:tcW w:w="3402" w:type="dxa"/>
          </w:tcPr>
          <w:p w14:paraId="2AF7713D" w14:textId="77777777" w:rsidR="00890F41" w:rsidRPr="004B61A7" w:rsidDel="004B61A7" w:rsidRDefault="00890F41" w:rsidP="005B78B9">
            <w:pPr>
              <w:rPr>
                <w:del w:id="4914" w:author="Marciante, Teresa Lucia (IT - Roma)" w:date="2019-02-07T19:11:00Z"/>
                <w:rFonts w:ascii="Frutiger LT 45 Light" w:hAnsi="Frutiger LT 45 Light"/>
              </w:rPr>
            </w:pPr>
            <w:del w:id="4915" w:author="Marciante, Teresa Lucia (IT - Roma)" w:date="2019-02-07T19:11:00Z">
              <w:r w:rsidRPr="004B61A7" w:rsidDel="004B61A7">
                <w:rPr>
                  <w:rFonts w:ascii="Frutiger LT 45 Light" w:hAnsi="Frutiger LT 45 Light"/>
                </w:rPr>
                <w:delText>Ordine di apertura conto deposito</w:delText>
              </w:r>
            </w:del>
          </w:p>
        </w:tc>
      </w:tr>
      <w:tr w:rsidR="00890F41" w:rsidRPr="004B61A7" w:rsidDel="004B61A7" w14:paraId="1B23A768" w14:textId="77777777" w:rsidTr="005B78B9">
        <w:trPr>
          <w:jc w:val="center"/>
          <w:del w:id="4916" w:author="Marciante, Teresa Lucia (IT - Roma)" w:date="2019-02-07T19:11:00Z"/>
        </w:trPr>
        <w:tc>
          <w:tcPr>
            <w:tcW w:w="1134" w:type="dxa"/>
          </w:tcPr>
          <w:p w14:paraId="6E61BCF5" w14:textId="77777777" w:rsidR="00890F41" w:rsidRPr="004B61A7" w:rsidDel="004B61A7" w:rsidRDefault="00890F41" w:rsidP="005B78B9">
            <w:pPr>
              <w:rPr>
                <w:del w:id="4917" w:author="Marciante, Teresa Lucia (IT - Roma)" w:date="2019-02-07T19:11:00Z"/>
                <w:rFonts w:ascii="Frutiger LT 45 Light" w:hAnsi="Frutiger LT 45 Light"/>
              </w:rPr>
            </w:pPr>
            <w:del w:id="4918" w:author="Marciante, Teresa Lucia (IT - Roma)" w:date="2019-02-07T19:11:00Z">
              <w:r w:rsidRPr="004B61A7" w:rsidDel="004B61A7">
                <w:rPr>
                  <w:rFonts w:ascii="Frutiger LT 45 Light" w:hAnsi="Frutiger LT 45 Light"/>
                </w:rPr>
                <w:delText>228</w:delText>
              </w:r>
            </w:del>
          </w:p>
        </w:tc>
        <w:tc>
          <w:tcPr>
            <w:tcW w:w="3402" w:type="dxa"/>
          </w:tcPr>
          <w:p w14:paraId="369AE456" w14:textId="77777777" w:rsidR="00890F41" w:rsidRPr="004B61A7" w:rsidDel="004B61A7" w:rsidRDefault="00890F41" w:rsidP="005B78B9">
            <w:pPr>
              <w:rPr>
                <w:del w:id="4919" w:author="Marciante, Teresa Lucia (IT - Roma)" w:date="2019-02-07T19:11:00Z"/>
                <w:rFonts w:ascii="Frutiger LT 45 Light" w:hAnsi="Frutiger LT 45 Light"/>
              </w:rPr>
            </w:pPr>
            <w:del w:id="4920" w:author="Marciante, Teresa Lucia (IT - Roma)" w:date="2019-02-07T19:11:00Z">
              <w:r w:rsidRPr="004B61A7" w:rsidDel="004B61A7">
                <w:rPr>
                  <w:rFonts w:ascii="Frutiger LT 45 Light" w:hAnsi="Frutiger LT 45 Light"/>
                </w:rPr>
                <w:delText>Sample order</w:delText>
              </w:r>
            </w:del>
          </w:p>
        </w:tc>
        <w:tc>
          <w:tcPr>
            <w:tcW w:w="3402" w:type="dxa"/>
          </w:tcPr>
          <w:p w14:paraId="6F368F48" w14:textId="77777777" w:rsidR="00890F41" w:rsidRPr="004B61A7" w:rsidDel="004B61A7" w:rsidRDefault="00890F41" w:rsidP="005B78B9">
            <w:pPr>
              <w:rPr>
                <w:del w:id="4921" w:author="Marciante, Teresa Lucia (IT - Roma)" w:date="2019-02-07T19:11:00Z"/>
                <w:rFonts w:ascii="Frutiger LT 45 Light" w:hAnsi="Frutiger LT 45 Light"/>
              </w:rPr>
            </w:pPr>
            <w:del w:id="4922" w:author="Marciante, Teresa Lucia (IT - Roma)" w:date="2019-02-07T19:11:00Z">
              <w:r w:rsidRPr="004B61A7" w:rsidDel="004B61A7">
                <w:rPr>
                  <w:rFonts w:ascii="Frutiger LT 45 Light" w:hAnsi="Frutiger LT 45 Light"/>
                </w:rPr>
                <w:delText>Ordine di fatturazione</w:delText>
              </w:r>
            </w:del>
          </w:p>
        </w:tc>
      </w:tr>
      <w:tr w:rsidR="00890F41" w:rsidRPr="004B61A7" w:rsidDel="004B61A7" w14:paraId="13B40C1A" w14:textId="77777777" w:rsidTr="005B78B9">
        <w:trPr>
          <w:jc w:val="center"/>
          <w:del w:id="4923" w:author="Marciante, Teresa Lucia (IT - Roma)" w:date="2019-02-07T19:11:00Z"/>
        </w:trPr>
        <w:tc>
          <w:tcPr>
            <w:tcW w:w="1134" w:type="dxa"/>
          </w:tcPr>
          <w:p w14:paraId="41DA0A23" w14:textId="77777777" w:rsidR="00890F41" w:rsidRPr="004B61A7" w:rsidDel="004B61A7" w:rsidRDefault="00890F41" w:rsidP="005B78B9">
            <w:pPr>
              <w:rPr>
                <w:del w:id="4924" w:author="Marciante, Teresa Lucia (IT - Roma)" w:date="2019-02-07T19:11:00Z"/>
                <w:rFonts w:ascii="Frutiger LT 45 Light" w:hAnsi="Frutiger LT 45 Light"/>
              </w:rPr>
            </w:pPr>
            <w:del w:id="4925" w:author="Marciante, Teresa Lucia (IT - Roma)" w:date="2019-02-07T19:11:00Z">
              <w:r w:rsidRPr="004B61A7" w:rsidDel="004B61A7">
                <w:rPr>
                  <w:rFonts w:ascii="Frutiger LT 45 Light" w:hAnsi="Frutiger LT 45 Light"/>
                </w:rPr>
                <w:delText>232</w:delText>
              </w:r>
            </w:del>
          </w:p>
        </w:tc>
        <w:tc>
          <w:tcPr>
            <w:tcW w:w="3402" w:type="dxa"/>
          </w:tcPr>
          <w:p w14:paraId="64C3B3E2" w14:textId="77777777" w:rsidR="00890F41" w:rsidRPr="004B61A7" w:rsidDel="004B61A7" w:rsidRDefault="00890F41" w:rsidP="005B78B9">
            <w:pPr>
              <w:rPr>
                <w:del w:id="4926" w:author="Marciante, Teresa Lucia (IT - Roma)" w:date="2019-02-07T19:11:00Z"/>
                <w:rFonts w:ascii="Frutiger LT 45 Light" w:hAnsi="Frutiger LT 45 Light"/>
              </w:rPr>
            </w:pPr>
            <w:del w:id="4927" w:author="Marciante, Teresa Lucia (IT - Roma)" w:date="2019-02-07T19:11:00Z">
              <w:r w:rsidRPr="004B61A7" w:rsidDel="004B61A7">
                <w:rPr>
                  <w:rFonts w:ascii="Frutiger LT 45 Light" w:hAnsi="Frutiger LT 45 Light"/>
                </w:rPr>
                <w:delText>Hire order</w:delText>
              </w:r>
            </w:del>
          </w:p>
        </w:tc>
        <w:tc>
          <w:tcPr>
            <w:tcW w:w="3402" w:type="dxa"/>
          </w:tcPr>
          <w:p w14:paraId="42D8D6C5" w14:textId="77777777" w:rsidR="00890F41" w:rsidRPr="004B61A7" w:rsidDel="004B61A7" w:rsidRDefault="00890F41" w:rsidP="005B78B9">
            <w:pPr>
              <w:rPr>
                <w:del w:id="4928" w:author="Marciante, Teresa Lucia (IT - Roma)" w:date="2019-02-07T19:11:00Z"/>
                <w:rFonts w:ascii="Frutiger LT 45 Light" w:hAnsi="Frutiger LT 45 Light"/>
              </w:rPr>
            </w:pPr>
            <w:del w:id="4929" w:author="Marciante, Teresa Lucia (IT - Roma)" w:date="2019-02-07T19:11:00Z">
              <w:r w:rsidRPr="004B61A7" w:rsidDel="004B61A7">
                <w:rPr>
                  <w:rFonts w:ascii="Frutiger LT 45 Light" w:hAnsi="Frutiger LT 45 Light"/>
                </w:rPr>
                <w:delText>Ordine di noleggio del bene</w:delText>
              </w:r>
            </w:del>
          </w:p>
        </w:tc>
      </w:tr>
      <w:tr w:rsidR="00890F41" w:rsidRPr="004B61A7" w:rsidDel="004B61A7" w14:paraId="5418921B" w14:textId="77777777" w:rsidTr="005B78B9">
        <w:trPr>
          <w:jc w:val="center"/>
          <w:del w:id="4930" w:author="Marciante, Teresa Lucia (IT - Roma)" w:date="2019-02-07T19:11:00Z"/>
        </w:trPr>
        <w:tc>
          <w:tcPr>
            <w:tcW w:w="1134" w:type="dxa"/>
          </w:tcPr>
          <w:p w14:paraId="7D40EE53" w14:textId="77777777" w:rsidR="00890F41" w:rsidRPr="004B61A7" w:rsidDel="004B61A7" w:rsidRDefault="00890F41" w:rsidP="005B78B9">
            <w:pPr>
              <w:rPr>
                <w:del w:id="4931" w:author="Marciante, Teresa Lucia (IT - Roma)" w:date="2019-02-07T19:11:00Z"/>
                <w:rFonts w:ascii="Frutiger LT 45 Light" w:hAnsi="Frutiger LT 45 Light"/>
              </w:rPr>
            </w:pPr>
            <w:del w:id="4932" w:author="Marciante, Teresa Lucia (IT - Roma)" w:date="2019-02-07T19:11:00Z">
              <w:r w:rsidRPr="004B61A7" w:rsidDel="004B61A7">
                <w:rPr>
                  <w:rFonts w:ascii="Frutiger LT 45 Light" w:hAnsi="Frutiger LT 45 Light"/>
                </w:rPr>
                <w:delText>258</w:delText>
              </w:r>
            </w:del>
          </w:p>
        </w:tc>
        <w:tc>
          <w:tcPr>
            <w:tcW w:w="3402" w:type="dxa"/>
          </w:tcPr>
          <w:p w14:paraId="3F03DECA" w14:textId="77777777" w:rsidR="00890F41" w:rsidRPr="004B61A7" w:rsidDel="004B61A7" w:rsidRDefault="00890F41" w:rsidP="005B78B9">
            <w:pPr>
              <w:rPr>
                <w:del w:id="4933" w:author="Marciante, Teresa Lucia (IT - Roma)" w:date="2019-02-07T19:11:00Z"/>
                <w:rFonts w:ascii="Frutiger LT 45 Light" w:hAnsi="Frutiger LT 45 Light"/>
              </w:rPr>
            </w:pPr>
            <w:del w:id="4934" w:author="Marciante, Teresa Lucia (IT - Roma)" w:date="2019-02-07T19:11:00Z">
              <w:r w:rsidRPr="004B61A7" w:rsidDel="004B61A7">
                <w:rPr>
                  <w:rFonts w:ascii="Frutiger LT 45 Light" w:hAnsi="Frutiger LT 45 Light"/>
                </w:rPr>
                <w:delText>Standing order</w:delText>
              </w:r>
            </w:del>
          </w:p>
        </w:tc>
        <w:tc>
          <w:tcPr>
            <w:tcW w:w="3402" w:type="dxa"/>
          </w:tcPr>
          <w:p w14:paraId="1286AFF2" w14:textId="77777777" w:rsidR="00890F41" w:rsidRPr="004B61A7" w:rsidDel="004B61A7" w:rsidRDefault="00890F41" w:rsidP="005B78B9">
            <w:pPr>
              <w:rPr>
                <w:del w:id="4935" w:author="Marciante, Teresa Lucia (IT - Roma)" w:date="2019-02-07T19:11:00Z"/>
                <w:rFonts w:ascii="Frutiger LT 45 Light" w:hAnsi="Frutiger LT 45 Light"/>
              </w:rPr>
            </w:pPr>
            <w:del w:id="4936" w:author="Marciante, Teresa Lucia (IT - Roma)" w:date="2019-02-07T19:11:00Z">
              <w:r w:rsidRPr="004B61A7" w:rsidDel="004B61A7">
                <w:rPr>
                  <w:rFonts w:ascii="Frutiger LT 45 Light" w:hAnsi="Frutiger LT 45 Light"/>
                </w:rPr>
                <w:delText>Ordine di fatturazione e ripristino</w:delText>
              </w:r>
            </w:del>
          </w:p>
        </w:tc>
      </w:tr>
    </w:tbl>
    <w:p w14:paraId="4DAA02AE" w14:textId="77777777" w:rsidR="00AD719E" w:rsidRPr="004B61A7" w:rsidDel="004B61A7" w:rsidRDefault="00AD719E" w:rsidP="00AD719E">
      <w:pPr>
        <w:pStyle w:val="BodyText"/>
        <w:rPr>
          <w:del w:id="4937" w:author="Marciante, Teresa Lucia (IT - Roma)" w:date="2019-02-07T19:11:00Z"/>
        </w:rPr>
      </w:pPr>
      <w:del w:id="4938" w:author="Marciante, Teresa Lucia (IT - Roma)" w:date="2019-02-07T19:11:00Z">
        <w:r w:rsidRPr="004B61A7" w:rsidDel="004B61A7">
          <w:delText>Il tipo di ordine va indicato nell’elemento “OrderTypeCode”.</w:delText>
        </w:r>
      </w:del>
    </w:p>
    <w:p w14:paraId="0E35A422" w14:textId="77777777" w:rsidR="00AD719E" w:rsidRPr="004B61A7" w:rsidDel="004B61A7" w:rsidRDefault="00AD719E" w:rsidP="00AD719E">
      <w:pPr>
        <w:autoSpaceDE w:val="0"/>
        <w:autoSpaceDN w:val="0"/>
        <w:adjustRightInd w:val="0"/>
        <w:spacing w:after="0" w:line="240" w:lineRule="auto"/>
        <w:ind w:left="2724"/>
        <w:rPr>
          <w:del w:id="4939" w:author="Marciante, Teresa Lucia (IT - Roma)" w:date="2019-02-07T19:11:00Z"/>
          <w:rFonts w:ascii="Garamond" w:hAnsi="Garamond" w:cs="Courier New"/>
          <w:sz w:val="18"/>
          <w:szCs w:val="18"/>
        </w:rPr>
      </w:pPr>
    </w:p>
    <w:p w14:paraId="3AE65470" w14:textId="77777777" w:rsidR="00AD719E" w:rsidRPr="004B61A7" w:rsidDel="004B61A7" w:rsidRDefault="00AD719E" w:rsidP="00AD719E">
      <w:pPr>
        <w:autoSpaceDE w:val="0"/>
        <w:autoSpaceDN w:val="0"/>
        <w:adjustRightInd w:val="0"/>
        <w:spacing w:after="0" w:line="240" w:lineRule="auto"/>
        <w:ind w:left="2724"/>
        <w:rPr>
          <w:del w:id="4940" w:author="Marciante, Teresa Lucia (IT - Roma)" w:date="2019-02-07T19:11:00Z"/>
          <w:rFonts w:ascii="Garamond" w:hAnsi="Garamond" w:cs="Courier New"/>
          <w:sz w:val="18"/>
          <w:szCs w:val="18"/>
        </w:rPr>
      </w:pPr>
      <w:del w:id="4941" w:author="Marciante, Teresa Lucia (IT - Roma)" w:date="2019-02-07T19:11:00Z">
        <w:r w:rsidRPr="004B61A7" w:rsidDel="004B61A7">
          <w:rPr>
            <w:rFonts w:ascii="Garamond" w:hAnsi="Garamond" w:cs="Courier New"/>
            <w:sz w:val="18"/>
            <w:szCs w:val="18"/>
          </w:rPr>
          <w:delText>&lt;cbc:OrderTypeCode&gt;227&lt;/cbc:OrderTypeCode&gt;</w:delText>
        </w:r>
      </w:del>
    </w:p>
    <w:p w14:paraId="31422D59" w14:textId="77777777" w:rsidR="00AD719E" w:rsidRPr="004B61A7" w:rsidDel="004B61A7" w:rsidRDefault="00AD719E" w:rsidP="00AD719E">
      <w:pPr>
        <w:pStyle w:val="BodyText"/>
        <w:rPr>
          <w:del w:id="4942" w:author="Marciante, Teresa Lucia (IT - Roma)" w:date="2019-02-07T19:11:00Z"/>
        </w:rPr>
      </w:pPr>
      <w:del w:id="4943" w:author="Marciante, Teresa Lucia (IT - Roma)" w:date="2019-02-07T19:11:00Z">
        <w:r w:rsidRPr="004B61A7" w:rsidDel="004B61A7">
          <w:delText>Se l’elemento non è presente si presume il codice 220, corrispondente all’Ordine di acquisto.</w:delText>
        </w:r>
      </w:del>
    </w:p>
    <w:p w14:paraId="52D26EF2" w14:textId="77777777" w:rsidR="00AD719E" w:rsidRPr="004B61A7" w:rsidDel="004B61A7" w:rsidRDefault="00AD719E">
      <w:pPr>
        <w:rPr>
          <w:del w:id="4944" w:author="Marciante, Teresa Lucia (IT - Roma)" w:date="2019-02-07T19:11:00Z"/>
          <w:rFonts w:ascii="Frutiger LT 45 Light" w:eastAsia="Times New Roman" w:hAnsi="Frutiger LT 45 Light" w:cs="Times New Roman"/>
          <w:b/>
          <w:bCs/>
        </w:rPr>
      </w:pPr>
      <w:del w:id="4945" w:author="Marciante, Teresa Lucia (IT - Roma)" w:date="2019-02-07T19:11:00Z">
        <w:r w:rsidRPr="004B61A7" w:rsidDel="004B61A7">
          <w:br w:type="page"/>
        </w:r>
      </w:del>
    </w:p>
    <w:p w14:paraId="6DF71BEB" w14:textId="77777777" w:rsidR="0066097C" w:rsidRPr="004B61A7" w:rsidDel="004B61A7" w:rsidRDefault="0066097C" w:rsidP="0066097C">
      <w:pPr>
        <w:pStyle w:val="Heading4"/>
        <w:numPr>
          <w:ilvl w:val="3"/>
          <w:numId w:val="1"/>
        </w:numPr>
        <w:rPr>
          <w:del w:id="4946" w:author="Marciante, Teresa Lucia (IT - Roma)" w:date="2019-02-07T19:11:00Z"/>
        </w:rPr>
      </w:pPr>
      <w:bookmarkStart w:id="4947" w:name="_Toc459570"/>
      <w:del w:id="4948" w:author="Marciante, Teresa Lucia (IT - Roma)" w:date="2019-02-07T19:11:00Z">
        <w:r w:rsidRPr="004B61A7" w:rsidDel="004B61A7">
          <w:delText>Istruzioni particolari per il “codice prodotto”</w:delText>
        </w:r>
        <w:bookmarkEnd w:id="4947"/>
      </w:del>
    </w:p>
    <w:p w14:paraId="3BF6F6B0" w14:textId="77777777" w:rsidR="0066097C" w:rsidRPr="004B61A7" w:rsidDel="004B61A7" w:rsidRDefault="0066097C" w:rsidP="0066097C">
      <w:pPr>
        <w:pStyle w:val="BodyText"/>
        <w:rPr>
          <w:del w:id="4949" w:author="Marciante, Teresa Lucia (IT - Roma)" w:date="2019-02-07T19:11:00Z"/>
        </w:rPr>
      </w:pPr>
      <w:del w:id="4950" w:author="Marciante, Teresa Lucia (IT - Roma)" w:date="2019-02-07T19:11:00Z">
        <w:r w:rsidRPr="004B61A7" w:rsidDel="004B61A7">
          <w:delText>Questo Paragrafo sarà completato in una versione successiva del presente documento.</w:delText>
        </w:r>
      </w:del>
    </w:p>
    <w:p w14:paraId="0C62A292" w14:textId="77777777" w:rsidR="000F5F64" w:rsidRDefault="000F5F64">
      <w:pPr>
        <w:rPr>
          <w:rFonts w:ascii="Frutiger LT 45 Light" w:eastAsia="Times New Roman" w:hAnsi="Frutiger LT 45 Light" w:cs="Times New Roman"/>
          <w:b/>
          <w:bCs/>
        </w:rPr>
      </w:pPr>
      <w:del w:id="4951" w:author="Marciante, Teresa Lucia (IT - Roma)" w:date="2019-02-07T19:11:00Z">
        <w:r w:rsidRPr="004B61A7" w:rsidDel="004B61A7">
          <w:br w:type="page"/>
        </w:r>
      </w:del>
    </w:p>
    <w:p w14:paraId="3F036C58" w14:textId="77777777" w:rsidR="005B78B9" w:rsidRPr="00426D98" w:rsidDel="00426D98" w:rsidRDefault="005B78B9" w:rsidP="005B78B9">
      <w:pPr>
        <w:pStyle w:val="Heading4"/>
        <w:numPr>
          <w:ilvl w:val="3"/>
          <w:numId w:val="1"/>
        </w:numPr>
        <w:rPr>
          <w:del w:id="4952" w:author="Marciante, Teresa Lucia (IT - Roma)" w:date="2019-02-07T19:12:00Z"/>
        </w:rPr>
      </w:pPr>
      <w:bookmarkStart w:id="4953" w:name="_Toc459571"/>
      <w:del w:id="4954" w:author="Marciante, Teresa Lucia (IT - Roma)" w:date="2019-02-07T19:12:00Z">
        <w:r w:rsidRPr="00426D98" w:rsidDel="00426D98">
          <w:delText>Istruzioni particolari per le “unità di misura”</w:delText>
        </w:r>
        <w:bookmarkEnd w:id="4953"/>
      </w:del>
    </w:p>
    <w:p w14:paraId="01603361" w14:textId="77777777" w:rsidR="005401DA" w:rsidRPr="00426D98" w:rsidDel="00426D98" w:rsidRDefault="00230AB0" w:rsidP="005B78B9">
      <w:pPr>
        <w:pStyle w:val="BodyText"/>
        <w:rPr>
          <w:del w:id="4955" w:author="Marciante, Teresa Lucia (IT - Roma)" w:date="2019-02-07T19:12:00Z"/>
        </w:rPr>
      </w:pPr>
      <w:del w:id="4956" w:author="Marciante, Teresa Lucia (IT - Roma)" w:date="2019-02-07T19:12:00Z">
        <w:r w:rsidRPr="00426D98" w:rsidDel="00426D98">
          <w:delText xml:space="preserve">Nelle linee d’ordine, </w:delText>
        </w:r>
        <w:r w:rsidR="00BC1649" w:rsidRPr="00426D98" w:rsidDel="00426D98">
          <w:delText xml:space="preserve">è necessario indicare la quantità del prodotto specificando un’unità di misura tra quelle indicate nell’apposita </w:delText>
        </w:r>
        <w:r w:rsidR="00E55CA8" w:rsidRPr="00426D98" w:rsidDel="00426D98">
          <w:rPr>
            <w:rStyle w:val="Hyperlink"/>
          </w:rPr>
          <w:fldChar w:fldCharType="begin"/>
        </w:r>
        <w:r w:rsidR="00E55CA8" w:rsidRPr="00426D98" w:rsidDel="00426D98">
          <w:rPr>
            <w:rStyle w:val="Hyperlink"/>
          </w:rPr>
          <w:delInstrText xml:space="preserve"> HYPERLINK "http://docs.peppol.eu/poacc/upgrade-3/codelist/UNECERec20/" </w:delInstrText>
        </w:r>
        <w:r w:rsidR="00E55CA8" w:rsidRPr="00426D98" w:rsidDel="00426D98">
          <w:rPr>
            <w:rStyle w:val="Hyperlink"/>
          </w:rPr>
          <w:fldChar w:fldCharType="separate"/>
        </w:r>
        <w:r w:rsidR="00BC1649" w:rsidRPr="00426D98" w:rsidDel="00426D98">
          <w:rPr>
            <w:rStyle w:val="Hyperlink"/>
          </w:rPr>
          <w:delText>Code List</w:delText>
        </w:r>
        <w:r w:rsidR="00E55CA8" w:rsidRPr="00426D98" w:rsidDel="00426D98">
          <w:rPr>
            <w:rStyle w:val="Hyperlink"/>
          </w:rPr>
          <w:fldChar w:fldCharType="end"/>
        </w:r>
        <w:r w:rsidR="00BC1649" w:rsidRPr="00426D98" w:rsidDel="00426D98">
          <w:delText xml:space="preserve"> prevista dallo standard PEPPOL</w:delText>
        </w:r>
        <w:r w:rsidR="005401DA" w:rsidRPr="00426D98" w:rsidDel="00426D98">
          <w:delText>.</w:delText>
        </w:r>
      </w:del>
    </w:p>
    <w:p w14:paraId="629FC7AF" w14:textId="77777777" w:rsidR="005B78B9" w:rsidRPr="00426D98" w:rsidDel="00426D98" w:rsidRDefault="005401DA" w:rsidP="005B78B9">
      <w:pPr>
        <w:pStyle w:val="BodyText"/>
        <w:rPr>
          <w:del w:id="4957" w:author="Marciante, Teresa Lucia (IT - Roma)" w:date="2019-02-07T19:12:00Z"/>
        </w:rPr>
      </w:pPr>
      <w:del w:id="4958" w:author="Marciante, Teresa Lucia (IT - Roma)" w:date="2019-02-07T19:12:00Z">
        <w:r w:rsidRPr="00426D98" w:rsidDel="00426D98">
          <w:delText>Nella tabella che segue, si riportano alcuni esempi di unità di misura ed i rispettivi codici.</w:delText>
        </w:r>
      </w:del>
    </w:p>
    <w:p w14:paraId="26BC6E4D" w14:textId="77777777" w:rsidR="000F5F64" w:rsidRPr="00426D98" w:rsidDel="00426D98" w:rsidRDefault="000F5F64" w:rsidP="005B78B9">
      <w:pPr>
        <w:pStyle w:val="BodyText"/>
        <w:rPr>
          <w:del w:id="4959" w:author="Marciante, Teresa Lucia (IT - Roma)" w:date="2019-02-07T19:12:00Z"/>
        </w:rPr>
      </w:pPr>
    </w:p>
    <w:tbl>
      <w:tblPr>
        <w:tblStyle w:val="TableGrid"/>
        <w:tblW w:w="0" w:type="auto"/>
        <w:jc w:val="center"/>
        <w:tblLook w:val="04A0" w:firstRow="1" w:lastRow="0" w:firstColumn="1" w:lastColumn="0" w:noHBand="0" w:noVBand="1"/>
      </w:tblPr>
      <w:tblGrid>
        <w:gridCol w:w="1134"/>
        <w:gridCol w:w="3402"/>
        <w:gridCol w:w="3402"/>
      </w:tblGrid>
      <w:tr w:rsidR="005B78B9" w:rsidRPr="00426D98" w:rsidDel="00426D98" w14:paraId="7228527C" w14:textId="77777777" w:rsidTr="005B78B9">
        <w:trPr>
          <w:trHeight w:val="334"/>
          <w:jc w:val="center"/>
          <w:del w:id="4960" w:author="Marciante, Teresa Lucia (IT - Roma)" w:date="2019-02-07T19:12:00Z"/>
        </w:trPr>
        <w:tc>
          <w:tcPr>
            <w:tcW w:w="1134" w:type="dxa"/>
            <w:shd w:val="clear" w:color="auto" w:fill="D9D9D9"/>
            <w:vAlign w:val="center"/>
          </w:tcPr>
          <w:p w14:paraId="25E04A3A" w14:textId="77777777" w:rsidR="005B78B9" w:rsidRPr="00426D98" w:rsidDel="00426D98" w:rsidRDefault="005B78B9" w:rsidP="005B78B9">
            <w:pPr>
              <w:jc w:val="center"/>
              <w:rPr>
                <w:del w:id="4961" w:author="Marciante, Teresa Lucia (IT - Roma)" w:date="2019-02-07T19:12:00Z"/>
                <w:rFonts w:ascii="Frutiger LT 45 Light" w:hAnsi="Frutiger LT 45 Light"/>
                <w:b/>
              </w:rPr>
            </w:pPr>
            <w:del w:id="4962" w:author="Marciante, Teresa Lucia (IT - Roma)" w:date="2019-02-07T19:12:00Z">
              <w:r w:rsidRPr="00426D98" w:rsidDel="00426D98">
                <w:rPr>
                  <w:rFonts w:ascii="Frutiger LT 45 Light" w:hAnsi="Frutiger LT 45 Light"/>
                  <w:b/>
                </w:rPr>
                <w:delText>Codice</w:delText>
              </w:r>
            </w:del>
          </w:p>
        </w:tc>
        <w:tc>
          <w:tcPr>
            <w:tcW w:w="3402" w:type="dxa"/>
            <w:shd w:val="clear" w:color="auto" w:fill="D9D9D9"/>
            <w:vAlign w:val="center"/>
          </w:tcPr>
          <w:p w14:paraId="288C6D23" w14:textId="77777777" w:rsidR="005B78B9" w:rsidRPr="00426D98" w:rsidDel="00426D98" w:rsidRDefault="005401DA" w:rsidP="005B78B9">
            <w:pPr>
              <w:jc w:val="center"/>
              <w:rPr>
                <w:del w:id="4963" w:author="Marciante, Teresa Lucia (IT - Roma)" w:date="2019-02-07T19:12:00Z"/>
                <w:rFonts w:ascii="Frutiger LT 45 Light" w:hAnsi="Frutiger LT 45 Light"/>
                <w:b/>
              </w:rPr>
            </w:pPr>
            <w:del w:id="4964" w:author="Marciante, Teresa Lucia (IT - Roma)" w:date="2019-02-07T19:12:00Z">
              <w:r w:rsidRPr="00426D98" w:rsidDel="00426D98">
                <w:rPr>
                  <w:rFonts w:ascii="Frutiger LT 45 Light" w:hAnsi="Frutiger LT 45 Light"/>
                  <w:b/>
                </w:rPr>
                <w:delText>Unità di misura</w:delText>
              </w:r>
              <w:r w:rsidR="005B78B9" w:rsidRPr="00426D98" w:rsidDel="00426D98">
                <w:rPr>
                  <w:rFonts w:ascii="Frutiger LT 45 Light" w:hAnsi="Frutiger LT 45 Light"/>
                  <w:b/>
                </w:rPr>
                <w:delText xml:space="preserve"> (EN)</w:delText>
              </w:r>
            </w:del>
          </w:p>
        </w:tc>
        <w:tc>
          <w:tcPr>
            <w:tcW w:w="3402" w:type="dxa"/>
            <w:shd w:val="clear" w:color="auto" w:fill="D9D9D9"/>
            <w:vAlign w:val="center"/>
          </w:tcPr>
          <w:p w14:paraId="2E4397EE" w14:textId="77777777" w:rsidR="005B78B9" w:rsidRPr="00426D98" w:rsidDel="00426D98" w:rsidRDefault="005401DA" w:rsidP="005B78B9">
            <w:pPr>
              <w:jc w:val="center"/>
              <w:rPr>
                <w:del w:id="4965" w:author="Marciante, Teresa Lucia (IT - Roma)" w:date="2019-02-07T19:12:00Z"/>
                <w:rFonts w:ascii="Frutiger LT 45 Light" w:hAnsi="Frutiger LT 45 Light"/>
                <w:b/>
              </w:rPr>
            </w:pPr>
            <w:del w:id="4966" w:author="Marciante, Teresa Lucia (IT - Roma)" w:date="2019-02-07T19:12:00Z">
              <w:r w:rsidRPr="00426D98" w:rsidDel="00426D98">
                <w:rPr>
                  <w:rFonts w:ascii="Frutiger LT 45 Light" w:hAnsi="Frutiger LT 45 Light"/>
                  <w:b/>
                </w:rPr>
                <w:delText xml:space="preserve">Unità di misura </w:delText>
              </w:r>
              <w:r w:rsidR="005B78B9" w:rsidRPr="00426D98" w:rsidDel="00426D98">
                <w:rPr>
                  <w:rFonts w:ascii="Frutiger LT 45 Light" w:hAnsi="Frutiger LT 45 Light"/>
                  <w:b/>
                </w:rPr>
                <w:delText>(IT)</w:delText>
              </w:r>
            </w:del>
          </w:p>
        </w:tc>
      </w:tr>
      <w:tr w:rsidR="00645DBF" w:rsidRPr="00426D98" w:rsidDel="00426D98" w14:paraId="5A98A55A" w14:textId="77777777" w:rsidTr="005B78B9">
        <w:trPr>
          <w:jc w:val="center"/>
          <w:del w:id="4967" w:author="Marciante, Teresa Lucia (IT - Roma)" w:date="2019-02-07T19:12:00Z"/>
        </w:trPr>
        <w:tc>
          <w:tcPr>
            <w:tcW w:w="1134" w:type="dxa"/>
          </w:tcPr>
          <w:p w14:paraId="0FF154C3" w14:textId="77777777" w:rsidR="00645DBF" w:rsidRPr="00426D98" w:rsidDel="00426D98" w:rsidRDefault="00645DBF" w:rsidP="00645DBF">
            <w:pPr>
              <w:rPr>
                <w:del w:id="4968" w:author="Marciante, Teresa Lucia (IT - Roma)" w:date="2019-02-07T19:12:00Z"/>
                <w:rFonts w:ascii="Frutiger LT 45 Light" w:hAnsi="Frutiger LT 45 Light"/>
              </w:rPr>
            </w:pPr>
            <w:del w:id="4969" w:author="Marciante, Teresa Lucia (IT - Roma)" w:date="2019-02-07T19:12:00Z">
              <w:r w:rsidRPr="00426D98" w:rsidDel="00426D98">
                <w:rPr>
                  <w:rFonts w:ascii="Frutiger LT 45 Light" w:hAnsi="Frutiger LT 45 Light"/>
                </w:rPr>
                <w:delText>NAR</w:delText>
              </w:r>
            </w:del>
          </w:p>
        </w:tc>
        <w:tc>
          <w:tcPr>
            <w:tcW w:w="3402" w:type="dxa"/>
          </w:tcPr>
          <w:p w14:paraId="384D7E1A" w14:textId="77777777" w:rsidR="00645DBF" w:rsidRPr="00426D98" w:rsidDel="00426D98" w:rsidRDefault="00645DBF" w:rsidP="00645DBF">
            <w:pPr>
              <w:rPr>
                <w:del w:id="4970" w:author="Marciante, Teresa Lucia (IT - Roma)" w:date="2019-02-07T19:12:00Z"/>
                <w:rFonts w:ascii="Frutiger LT 45 Light" w:hAnsi="Frutiger LT 45 Light"/>
              </w:rPr>
            </w:pPr>
            <w:del w:id="4971" w:author="Marciante, Teresa Lucia (IT - Roma)" w:date="2019-02-07T19:12:00Z">
              <w:r w:rsidRPr="00426D98" w:rsidDel="00426D98">
                <w:rPr>
                  <w:rFonts w:ascii="Frutiger LT 45 Light" w:hAnsi="Frutiger LT 45 Light"/>
                </w:rPr>
                <w:delText>Number of articles (items)</w:delText>
              </w:r>
            </w:del>
          </w:p>
        </w:tc>
        <w:tc>
          <w:tcPr>
            <w:tcW w:w="3402" w:type="dxa"/>
          </w:tcPr>
          <w:p w14:paraId="0FEB8D4E" w14:textId="77777777" w:rsidR="00645DBF" w:rsidRPr="00426D98" w:rsidDel="00426D98" w:rsidRDefault="00645DBF" w:rsidP="00645DBF">
            <w:pPr>
              <w:rPr>
                <w:del w:id="4972" w:author="Marciante, Teresa Lucia (IT - Roma)" w:date="2019-02-07T19:12:00Z"/>
                <w:rFonts w:ascii="Frutiger LT 45 Light" w:hAnsi="Frutiger LT 45 Light"/>
              </w:rPr>
            </w:pPr>
            <w:del w:id="4973" w:author="Marciante, Teresa Lucia (IT - Roma)" w:date="2019-02-07T19:12:00Z">
              <w:r w:rsidRPr="00426D98" w:rsidDel="00426D98">
                <w:rPr>
                  <w:rFonts w:ascii="Frutiger LT 45 Light" w:hAnsi="Frutiger LT 45 Light"/>
                </w:rPr>
                <w:delText>Numero di articoli (elementi)</w:delText>
              </w:r>
            </w:del>
          </w:p>
        </w:tc>
      </w:tr>
      <w:tr w:rsidR="00645DBF" w:rsidRPr="00426D98" w:rsidDel="00426D98" w14:paraId="73A3EC93" w14:textId="77777777" w:rsidTr="005B78B9">
        <w:trPr>
          <w:jc w:val="center"/>
          <w:del w:id="4974" w:author="Marciante, Teresa Lucia (IT - Roma)" w:date="2019-02-07T19:12:00Z"/>
        </w:trPr>
        <w:tc>
          <w:tcPr>
            <w:tcW w:w="1134" w:type="dxa"/>
          </w:tcPr>
          <w:p w14:paraId="2D0C5A7E" w14:textId="77777777" w:rsidR="00645DBF" w:rsidRPr="00426D98" w:rsidDel="00426D98" w:rsidRDefault="00645DBF" w:rsidP="00645DBF">
            <w:pPr>
              <w:rPr>
                <w:del w:id="4975" w:author="Marciante, Teresa Lucia (IT - Roma)" w:date="2019-02-07T19:12:00Z"/>
                <w:rFonts w:ascii="Frutiger LT 45 Light" w:hAnsi="Frutiger LT 45 Light"/>
              </w:rPr>
            </w:pPr>
            <w:del w:id="4976" w:author="Marciante, Teresa Lucia (IT - Roma)" w:date="2019-02-07T19:12:00Z">
              <w:r w:rsidRPr="00426D98" w:rsidDel="00426D98">
                <w:rPr>
                  <w:rFonts w:ascii="Frutiger LT 45 Light" w:hAnsi="Frutiger LT 45 Light"/>
                </w:rPr>
                <w:delText>NMP</w:delText>
              </w:r>
            </w:del>
          </w:p>
        </w:tc>
        <w:tc>
          <w:tcPr>
            <w:tcW w:w="3402" w:type="dxa"/>
          </w:tcPr>
          <w:p w14:paraId="4DF863B9" w14:textId="77777777" w:rsidR="00645DBF" w:rsidRPr="00426D98" w:rsidDel="00426D98" w:rsidRDefault="00645DBF" w:rsidP="00645DBF">
            <w:pPr>
              <w:rPr>
                <w:del w:id="4977" w:author="Marciante, Teresa Lucia (IT - Roma)" w:date="2019-02-07T19:12:00Z"/>
                <w:rFonts w:ascii="Frutiger LT 45 Light" w:hAnsi="Frutiger LT 45 Light"/>
              </w:rPr>
            </w:pPr>
            <w:del w:id="4978" w:author="Marciante, Teresa Lucia (IT - Roma)" w:date="2019-02-07T19:12:00Z">
              <w:r w:rsidRPr="00426D98" w:rsidDel="00426D98">
                <w:rPr>
                  <w:rFonts w:ascii="Frutiger LT 45 Light" w:hAnsi="Frutiger LT 45 Light"/>
                </w:rPr>
                <w:delText>Number of packs</w:delText>
              </w:r>
            </w:del>
          </w:p>
        </w:tc>
        <w:tc>
          <w:tcPr>
            <w:tcW w:w="3402" w:type="dxa"/>
          </w:tcPr>
          <w:p w14:paraId="4D1682C7" w14:textId="77777777" w:rsidR="00645DBF" w:rsidRPr="00426D98" w:rsidDel="00426D98" w:rsidRDefault="00645DBF" w:rsidP="00645DBF">
            <w:pPr>
              <w:rPr>
                <w:del w:id="4979" w:author="Marciante, Teresa Lucia (IT - Roma)" w:date="2019-02-07T19:12:00Z"/>
                <w:rFonts w:ascii="Frutiger LT 45 Light" w:hAnsi="Frutiger LT 45 Light"/>
              </w:rPr>
            </w:pPr>
            <w:del w:id="4980" w:author="Marciante, Teresa Lucia (IT - Roma)" w:date="2019-02-07T19:12:00Z">
              <w:r w:rsidRPr="00426D98" w:rsidDel="00426D98">
                <w:rPr>
                  <w:rFonts w:ascii="Frutiger LT 45 Light" w:hAnsi="Frutiger LT 45 Light"/>
                </w:rPr>
                <w:delText>Numero di pacchi</w:delText>
              </w:r>
            </w:del>
          </w:p>
        </w:tc>
      </w:tr>
      <w:tr w:rsidR="00645DBF" w:rsidRPr="00426D98" w:rsidDel="00426D98" w14:paraId="3A061810" w14:textId="77777777" w:rsidTr="005B78B9">
        <w:trPr>
          <w:jc w:val="center"/>
          <w:del w:id="4981" w:author="Marciante, Teresa Lucia (IT - Roma)" w:date="2019-02-07T19:12:00Z"/>
        </w:trPr>
        <w:tc>
          <w:tcPr>
            <w:tcW w:w="1134" w:type="dxa"/>
          </w:tcPr>
          <w:p w14:paraId="72B7ACE6" w14:textId="77777777" w:rsidR="00645DBF" w:rsidRPr="00426D98" w:rsidDel="00426D98" w:rsidRDefault="00645DBF" w:rsidP="00645DBF">
            <w:pPr>
              <w:rPr>
                <w:del w:id="4982" w:author="Marciante, Teresa Lucia (IT - Roma)" w:date="2019-02-07T19:12:00Z"/>
                <w:rFonts w:ascii="Frutiger LT 45 Light" w:hAnsi="Frutiger LT 45 Light"/>
              </w:rPr>
            </w:pPr>
            <w:del w:id="4983" w:author="Marciante, Teresa Lucia (IT - Roma)" w:date="2019-02-07T19:12:00Z">
              <w:r w:rsidRPr="00426D98" w:rsidDel="00426D98">
                <w:rPr>
                  <w:rFonts w:ascii="Frutiger LT 45 Light" w:hAnsi="Frutiger LT 45 Light"/>
                </w:rPr>
                <w:delText>NPT</w:delText>
              </w:r>
            </w:del>
          </w:p>
        </w:tc>
        <w:tc>
          <w:tcPr>
            <w:tcW w:w="3402" w:type="dxa"/>
          </w:tcPr>
          <w:p w14:paraId="0B70EA2B" w14:textId="77777777" w:rsidR="00645DBF" w:rsidRPr="00426D98" w:rsidDel="00426D98" w:rsidRDefault="00645DBF" w:rsidP="00645DBF">
            <w:pPr>
              <w:rPr>
                <w:del w:id="4984" w:author="Marciante, Teresa Lucia (IT - Roma)" w:date="2019-02-07T19:12:00Z"/>
                <w:rFonts w:ascii="Frutiger LT 45 Light" w:hAnsi="Frutiger LT 45 Light"/>
              </w:rPr>
            </w:pPr>
            <w:del w:id="4985" w:author="Marciante, Teresa Lucia (IT - Roma)" w:date="2019-02-07T19:12:00Z">
              <w:r w:rsidRPr="00426D98" w:rsidDel="00426D98">
                <w:rPr>
                  <w:rFonts w:ascii="Frutiger LT 45 Light" w:hAnsi="Frutiger LT 45 Light"/>
                </w:rPr>
                <w:delText>Number of parts</w:delText>
              </w:r>
            </w:del>
          </w:p>
        </w:tc>
        <w:tc>
          <w:tcPr>
            <w:tcW w:w="3402" w:type="dxa"/>
          </w:tcPr>
          <w:p w14:paraId="05D43BC8" w14:textId="77777777" w:rsidR="00645DBF" w:rsidRPr="00426D98" w:rsidDel="00426D98" w:rsidRDefault="00645DBF" w:rsidP="00645DBF">
            <w:pPr>
              <w:rPr>
                <w:del w:id="4986" w:author="Marciante, Teresa Lucia (IT - Roma)" w:date="2019-02-07T19:12:00Z"/>
                <w:rFonts w:ascii="Frutiger LT 45 Light" w:hAnsi="Frutiger LT 45 Light"/>
              </w:rPr>
            </w:pPr>
            <w:del w:id="4987" w:author="Marciante, Teresa Lucia (IT - Roma)" w:date="2019-02-07T19:12:00Z">
              <w:r w:rsidRPr="00426D98" w:rsidDel="00426D98">
                <w:rPr>
                  <w:rFonts w:ascii="Frutiger LT 45 Light" w:hAnsi="Frutiger LT 45 Light"/>
                </w:rPr>
                <w:delText>Numero di parti</w:delText>
              </w:r>
            </w:del>
          </w:p>
        </w:tc>
      </w:tr>
      <w:tr w:rsidR="00645DBF" w:rsidRPr="00426D98" w:rsidDel="00426D98" w14:paraId="09B8A555" w14:textId="77777777" w:rsidTr="005B78B9">
        <w:trPr>
          <w:jc w:val="center"/>
          <w:del w:id="4988" w:author="Marciante, Teresa Lucia (IT - Roma)" w:date="2019-02-07T19:12:00Z"/>
        </w:trPr>
        <w:tc>
          <w:tcPr>
            <w:tcW w:w="1134" w:type="dxa"/>
          </w:tcPr>
          <w:p w14:paraId="16D5DE54" w14:textId="77777777" w:rsidR="00645DBF" w:rsidRPr="00426D98" w:rsidDel="00426D98" w:rsidRDefault="009E3E5C" w:rsidP="00645DBF">
            <w:pPr>
              <w:rPr>
                <w:del w:id="4989" w:author="Marciante, Teresa Lucia (IT - Roma)" w:date="2019-02-07T19:12:00Z"/>
                <w:rFonts w:ascii="Frutiger LT 45 Light" w:hAnsi="Frutiger LT 45 Light"/>
              </w:rPr>
            </w:pPr>
            <w:del w:id="4990" w:author="Marciante, Teresa Lucia (IT - Roma)" w:date="2019-02-07T19:12:00Z">
              <w:r w:rsidRPr="00426D98" w:rsidDel="00426D98">
                <w:rPr>
                  <w:rFonts w:ascii="Frutiger LT 45 Light" w:hAnsi="Frutiger LT 45 Light"/>
                </w:rPr>
                <w:delText>STL</w:delText>
              </w:r>
            </w:del>
          </w:p>
        </w:tc>
        <w:tc>
          <w:tcPr>
            <w:tcW w:w="3402" w:type="dxa"/>
          </w:tcPr>
          <w:p w14:paraId="25BEFF0E" w14:textId="77777777" w:rsidR="00645DBF" w:rsidRPr="00426D98" w:rsidDel="00426D98" w:rsidRDefault="009E3E5C" w:rsidP="00645DBF">
            <w:pPr>
              <w:rPr>
                <w:del w:id="4991" w:author="Marciante, Teresa Lucia (IT - Roma)" w:date="2019-02-07T19:12:00Z"/>
                <w:rFonts w:ascii="Frutiger LT 45 Light" w:hAnsi="Frutiger LT 45 Light"/>
              </w:rPr>
            </w:pPr>
            <w:del w:id="4992" w:author="Marciante, Teresa Lucia (IT - Roma)" w:date="2019-02-07T19:12:00Z">
              <w:r w:rsidRPr="00426D98" w:rsidDel="00426D98">
                <w:rPr>
                  <w:rFonts w:ascii="Frutiger LT 45 Light" w:hAnsi="Frutiger LT 45 Light"/>
                </w:rPr>
                <w:delText>Standard litre</w:delText>
              </w:r>
            </w:del>
          </w:p>
        </w:tc>
        <w:tc>
          <w:tcPr>
            <w:tcW w:w="3402" w:type="dxa"/>
          </w:tcPr>
          <w:p w14:paraId="2B4B7AF4" w14:textId="77777777" w:rsidR="00645DBF" w:rsidRPr="00426D98" w:rsidDel="00426D98" w:rsidRDefault="009E3E5C" w:rsidP="00645DBF">
            <w:pPr>
              <w:rPr>
                <w:del w:id="4993" w:author="Marciante, Teresa Lucia (IT - Roma)" w:date="2019-02-07T19:12:00Z"/>
                <w:rFonts w:ascii="Frutiger LT 45 Light" w:hAnsi="Frutiger LT 45 Light"/>
              </w:rPr>
            </w:pPr>
            <w:del w:id="4994" w:author="Marciante, Teresa Lucia (IT - Roma)" w:date="2019-02-07T19:12:00Z">
              <w:r w:rsidRPr="00426D98" w:rsidDel="00426D98">
                <w:rPr>
                  <w:rFonts w:ascii="Frutiger LT 45 Light" w:hAnsi="Frutiger LT 45 Light"/>
                </w:rPr>
                <w:delText>Litro standard</w:delText>
              </w:r>
            </w:del>
          </w:p>
        </w:tc>
      </w:tr>
      <w:tr w:rsidR="00645DBF" w:rsidRPr="00426D98" w:rsidDel="00426D98" w14:paraId="38B7B719" w14:textId="77777777" w:rsidTr="005B78B9">
        <w:trPr>
          <w:jc w:val="center"/>
          <w:del w:id="4995" w:author="Marciante, Teresa Lucia (IT - Roma)" w:date="2019-02-07T19:12:00Z"/>
        </w:trPr>
        <w:tc>
          <w:tcPr>
            <w:tcW w:w="1134" w:type="dxa"/>
          </w:tcPr>
          <w:p w14:paraId="0BAB5452" w14:textId="77777777" w:rsidR="00645DBF" w:rsidRPr="00426D98" w:rsidDel="00426D98" w:rsidRDefault="009E3E5C" w:rsidP="00645DBF">
            <w:pPr>
              <w:rPr>
                <w:del w:id="4996" w:author="Marciante, Teresa Lucia (IT - Roma)" w:date="2019-02-07T19:12:00Z"/>
                <w:rFonts w:ascii="Frutiger LT 45 Light" w:hAnsi="Frutiger LT 45 Light"/>
              </w:rPr>
            </w:pPr>
            <w:del w:id="4997" w:author="Marciante, Teresa Lucia (IT - Roma)" w:date="2019-02-07T19:12:00Z">
              <w:r w:rsidRPr="00426D98" w:rsidDel="00426D98">
                <w:rPr>
                  <w:rFonts w:ascii="Frutiger LT 45 Light" w:hAnsi="Frutiger LT 45 Light"/>
                </w:rPr>
                <w:delText>SYR</w:delText>
              </w:r>
            </w:del>
          </w:p>
        </w:tc>
        <w:tc>
          <w:tcPr>
            <w:tcW w:w="3402" w:type="dxa"/>
          </w:tcPr>
          <w:p w14:paraId="46CE883C" w14:textId="77777777" w:rsidR="00645DBF" w:rsidRPr="00426D98" w:rsidDel="00426D98" w:rsidRDefault="009E3E5C" w:rsidP="00645DBF">
            <w:pPr>
              <w:rPr>
                <w:del w:id="4998" w:author="Marciante, Teresa Lucia (IT - Roma)" w:date="2019-02-07T19:12:00Z"/>
                <w:rFonts w:ascii="Frutiger LT 45 Light" w:hAnsi="Frutiger LT 45 Light"/>
              </w:rPr>
            </w:pPr>
            <w:del w:id="4999" w:author="Marciante, Teresa Lucia (IT - Roma)" w:date="2019-02-07T19:12:00Z">
              <w:r w:rsidRPr="00426D98" w:rsidDel="00426D98">
                <w:rPr>
                  <w:rFonts w:ascii="Frutiger LT 45 Light" w:hAnsi="Frutiger LT 45 Light"/>
                </w:rPr>
                <w:delText>Syringe</w:delText>
              </w:r>
            </w:del>
          </w:p>
        </w:tc>
        <w:tc>
          <w:tcPr>
            <w:tcW w:w="3402" w:type="dxa"/>
          </w:tcPr>
          <w:p w14:paraId="7C4D3358" w14:textId="77777777" w:rsidR="00645DBF" w:rsidRPr="00426D98" w:rsidDel="00426D98" w:rsidRDefault="009E3E5C" w:rsidP="00645DBF">
            <w:pPr>
              <w:rPr>
                <w:del w:id="5000" w:author="Marciante, Teresa Lucia (IT - Roma)" w:date="2019-02-07T19:12:00Z"/>
                <w:rFonts w:ascii="Frutiger LT 45 Light" w:hAnsi="Frutiger LT 45 Light"/>
              </w:rPr>
            </w:pPr>
            <w:del w:id="5001" w:author="Marciante, Teresa Lucia (IT - Roma)" w:date="2019-02-07T19:12:00Z">
              <w:r w:rsidRPr="00426D98" w:rsidDel="00426D98">
                <w:rPr>
                  <w:rFonts w:ascii="Frutiger LT 45 Light" w:hAnsi="Frutiger LT 45 Light"/>
                </w:rPr>
                <w:delText>Siringa</w:delText>
              </w:r>
            </w:del>
          </w:p>
        </w:tc>
      </w:tr>
      <w:tr w:rsidR="00645DBF" w:rsidRPr="00426D98" w:rsidDel="00426D98" w14:paraId="74811665" w14:textId="77777777" w:rsidTr="005B78B9">
        <w:trPr>
          <w:jc w:val="center"/>
          <w:del w:id="5002" w:author="Marciante, Teresa Lucia (IT - Roma)" w:date="2019-02-07T19:12:00Z"/>
        </w:trPr>
        <w:tc>
          <w:tcPr>
            <w:tcW w:w="1134" w:type="dxa"/>
          </w:tcPr>
          <w:p w14:paraId="7AF804EF" w14:textId="77777777" w:rsidR="00645DBF" w:rsidRPr="00426D98" w:rsidDel="00426D98" w:rsidRDefault="009E3E5C" w:rsidP="00645DBF">
            <w:pPr>
              <w:rPr>
                <w:del w:id="5003" w:author="Marciante, Teresa Lucia (IT - Roma)" w:date="2019-02-07T19:12:00Z"/>
                <w:rFonts w:ascii="Frutiger LT 45 Light" w:hAnsi="Frutiger LT 45 Light"/>
              </w:rPr>
            </w:pPr>
            <w:del w:id="5004" w:author="Marciante, Teresa Lucia (IT - Roma)" w:date="2019-02-07T19:12:00Z">
              <w:r w:rsidRPr="00426D98" w:rsidDel="00426D98">
                <w:rPr>
                  <w:rFonts w:ascii="Frutiger LT 45 Light" w:hAnsi="Frutiger LT 45 Light"/>
                </w:rPr>
                <w:delText>U1</w:delText>
              </w:r>
            </w:del>
          </w:p>
        </w:tc>
        <w:tc>
          <w:tcPr>
            <w:tcW w:w="3402" w:type="dxa"/>
          </w:tcPr>
          <w:p w14:paraId="17E23046" w14:textId="77777777" w:rsidR="00645DBF" w:rsidRPr="00426D98" w:rsidDel="00426D98" w:rsidRDefault="009E3E5C" w:rsidP="00645DBF">
            <w:pPr>
              <w:rPr>
                <w:del w:id="5005" w:author="Marciante, Teresa Lucia (IT - Roma)" w:date="2019-02-07T19:12:00Z"/>
                <w:rFonts w:ascii="Frutiger LT 45 Light" w:hAnsi="Frutiger LT 45 Light"/>
              </w:rPr>
            </w:pPr>
            <w:del w:id="5006" w:author="Marciante, Teresa Lucia (IT - Roma)" w:date="2019-02-07T19:12:00Z">
              <w:r w:rsidRPr="00426D98" w:rsidDel="00426D98">
                <w:rPr>
                  <w:rFonts w:ascii="Frutiger LT 45 Light" w:hAnsi="Frutiger LT 45 Light"/>
                </w:rPr>
                <w:delText>Treatment</w:delText>
              </w:r>
            </w:del>
          </w:p>
        </w:tc>
        <w:tc>
          <w:tcPr>
            <w:tcW w:w="3402" w:type="dxa"/>
          </w:tcPr>
          <w:p w14:paraId="5B62B330" w14:textId="77777777" w:rsidR="00645DBF" w:rsidRPr="00426D98" w:rsidDel="00426D98" w:rsidRDefault="009E3E5C" w:rsidP="00645DBF">
            <w:pPr>
              <w:rPr>
                <w:del w:id="5007" w:author="Marciante, Teresa Lucia (IT - Roma)" w:date="2019-02-07T19:12:00Z"/>
                <w:rFonts w:ascii="Frutiger LT 45 Light" w:hAnsi="Frutiger LT 45 Light"/>
              </w:rPr>
            </w:pPr>
            <w:del w:id="5008" w:author="Marciante, Teresa Lucia (IT - Roma)" w:date="2019-02-07T19:12:00Z">
              <w:r w:rsidRPr="00426D98" w:rsidDel="00426D98">
                <w:rPr>
                  <w:rFonts w:ascii="Frutiger LT 45 Light" w:hAnsi="Frutiger LT 45 Light"/>
                </w:rPr>
                <w:delText>Trattamento</w:delText>
              </w:r>
            </w:del>
          </w:p>
        </w:tc>
      </w:tr>
      <w:tr w:rsidR="00645DBF" w:rsidRPr="00426D98" w:rsidDel="00426D98" w14:paraId="1B437ADA" w14:textId="77777777" w:rsidTr="005B78B9">
        <w:trPr>
          <w:jc w:val="center"/>
          <w:del w:id="5009" w:author="Marciante, Teresa Lucia (IT - Roma)" w:date="2019-02-07T19:12:00Z"/>
        </w:trPr>
        <w:tc>
          <w:tcPr>
            <w:tcW w:w="1134" w:type="dxa"/>
          </w:tcPr>
          <w:p w14:paraId="1745185B" w14:textId="77777777" w:rsidR="00645DBF" w:rsidRPr="00426D98" w:rsidDel="00426D98" w:rsidRDefault="009E3E5C" w:rsidP="00645DBF">
            <w:pPr>
              <w:rPr>
                <w:del w:id="5010" w:author="Marciante, Teresa Lucia (IT - Roma)" w:date="2019-02-07T19:12:00Z"/>
                <w:rFonts w:ascii="Frutiger LT 45 Light" w:hAnsi="Frutiger LT 45 Light"/>
              </w:rPr>
            </w:pPr>
            <w:del w:id="5011" w:author="Marciante, Teresa Lucia (IT - Roma)" w:date="2019-02-07T19:12:00Z">
              <w:r w:rsidRPr="00426D98" w:rsidDel="00426D98">
                <w:rPr>
                  <w:rFonts w:ascii="Frutiger LT 45 Light" w:hAnsi="Frutiger LT 45 Light"/>
                </w:rPr>
                <w:delText>13</w:delText>
              </w:r>
            </w:del>
          </w:p>
        </w:tc>
        <w:tc>
          <w:tcPr>
            <w:tcW w:w="3402" w:type="dxa"/>
          </w:tcPr>
          <w:p w14:paraId="50C411AE" w14:textId="77777777" w:rsidR="00645DBF" w:rsidRPr="00426D98" w:rsidDel="00426D98" w:rsidRDefault="009E3E5C" w:rsidP="00645DBF">
            <w:pPr>
              <w:rPr>
                <w:del w:id="5012" w:author="Marciante, Teresa Lucia (IT - Roma)" w:date="2019-02-07T19:12:00Z"/>
                <w:rFonts w:ascii="Frutiger LT 45 Light" w:hAnsi="Frutiger LT 45 Light"/>
              </w:rPr>
            </w:pPr>
            <w:del w:id="5013" w:author="Marciante, Teresa Lucia (IT - Roma)" w:date="2019-02-07T19:12:00Z">
              <w:r w:rsidRPr="00426D98" w:rsidDel="00426D98">
                <w:rPr>
                  <w:rFonts w:ascii="Frutiger LT 45 Light" w:hAnsi="Frutiger LT 45 Light"/>
                </w:rPr>
                <w:delText>Ration</w:delText>
              </w:r>
            </w:del>
          </w:p>
        </w:tc>
        <w:tc>
          <w:tcPr>
            <w:tcW w:w="3402" w:type="dxa"/>
          </w:tcPr>
          <w:p w14:paraId="0CE72A03" w14:textId="77777777" w:rsidR="00645DBF" w:rsidRPr="00426D98" w:rsidDel="00426D98" w:rsidRDefault="009E3E5C" w:rsidP="00645DBF">
            <w:pPr>
              <w:rPr>
                <w:del w:id="5014" w:author="Marciante, Teresa Lucia (IT - Roma)" w:date="2019-02-07T19:12:00Z"/>
                <w:rFonts w:ascii="Frutiger LT 45 Light" w:hAnsi="Frutiger LT 45 Light"/>
              </w:rPr>
            </w:pPr>
            <w:del w:id="5015" w:author="Marciante, Teresa Lucia (IT - Roma)" w:date="2019-02-07T19:12:00Z">
              <w:r w:rsidRPr="00426D98" w:rsidDel="00426D98">
                <w:rPr>
                  <w:rFonts w:ascii="Frutiger LT 45 Light" w:hAnsi="Frutiger LT 45 Light"/>
                </w:rPr>
                <w:delText>Razione</w:delText>
              </w:r>
            </w:del>
          </w:p>
        </w:tc>
      </w:tr>
      <w:tr w:rsidR="00645DBF" w:rsidRPr="00426D98" w:rsidDel="00426D98" w14:paraId="455C4A1D" w14:textId="77777777" w:rsidTr="005B78B9">
        <w:trPr>
          <w:jc w:val="center"/>
          <w:del w:id="5016" w:author="Marciante, Teresa Lucia (IT - Roma)" w:date="2019-02-07T19:12:00Z"/>
        </w:trPr>
        <w:tc>
          <w:tcPr>
            <w:tcW w:w="1134" w:type="dxa"/>
          </w:tcPr>
          <w:p w14:paraId="06CCB4CC" w14:textId="77777777" w:rsidR="00645DBF" w:rsidRPr="00426D98" w:rsidDel="00426D98" w:rsidRDefault="009E3E5C" w:rsidP="00645DBF">
            <w:pPr>
              <w:rPr>
                <w:del w:id="5017" w:author="Marciante, Teresa Lucia (IT - Roma)" w:date="2019-02-07T19:12:00Z"/>
                <w:rFonts w:ascii="Frutiger LT 45 Light" w:hAnsi="Frutiger LT 45 Light"/>
              </w:rPr>
            </w:pPr>
            <w:del w:id="5018" w:author="Marciante, Teresa Lucia (IT - Roma)" w:date="2019-02-07T19:12:00Z">
              <w:r w:rsidRPr="00426D98" w:rsidDel="00426D98">
                <w:rPr>
                  <w:rFonts w:ascii="Frutiger LT 45 Light" w:hAnsi="Frutiger LT 45 Light"/>
                </w:rPr>
                <w:delText>58</w:delText>
              </w:r>
            </w:del>
          </w:p>
        </w:tc>
        <w:tc>
          <w:tcPr>
            <w:tcW w:w="3402" w:type="dxa"/>
          </w:tcPr>
          <w:p w14:paraId="7640A10A" w14:textId="77777777" w:rsidR="00645DBF" w:rsidRPr="00426D98" w:rsidDel="00426D98" w:rsidRDefault="009E3E5C" w:rsidP="00645DBF">
            <w:pPr>
              <w:rPr>
                <w:del w:id="5019" w:author="Marciante, Teresa Lucia (IT - Roma)" w:date="2019-02-07T19:12:00Z"/>
                <w:rFonts w:ascii="Frutiger LT 45 Light" w:hAnsi="Frutiger LT 45 Light"/>
              </w:rPr>
            </w:pPr>
            <w:del w:id="5020" w:author="Marciante, Teresa Lucia (IT - Roma)" w:date="2019-02-07T19:12:00Z">
              <w:r w:rsidRPr="00426D98" w:rsidDel="00426D98">
                <w:rPr>
                  <w:rFonts w:ascii="Frutiger LT 45 Light" w:hAnsi="Frutiger LT 45 Light"/>
                </w:rPr>
                <w:delText>Net kilogram</w:delText>
              </w:r>
            </w:del>
          </w:p>
        </w:tc>
        <w:tc>
          <w:tcPr>
            <w:tcW w:w="3402" w:type="dxa"/>
          </w:tcPr>
          <w:p w14:paraId="286EFFE9" w14:textId="77777777" w:rsidR="00645DBF" w:rsidRPr="00426D98" w:rsidDel="00426D98" w:rsidRDefault="009E3E5C" w:rsidP="00645DBF">
            <w:pPr>
              <w:rPr>
                <w:del w:id="5021" w:author="Marciante, Teresa Lucia (IT - Roma)" w:date="2019-02-07T19:12:00Z"/>
                <w:rFonts w:ascii="Frutiger LT 45 Light" w:hAnsi="Frutiger LT 45 Light"/>
              </w:rPr>
            </w:pPr>
            <w:del w:id="5022" w:author="Marciante, Teresa Lucia (IT - Roma)" w:date="2019-02-07T19:12:00Z">
              <w:r w:rsidRPr="00426D98" w:rsidDel="00426D98">
                <w:rPr>
                  <w:rFonts w:ascii="Frutiger LT 45 Light" w:hAnsi="Frutiger LT 45 Light"/>
                </w:rPr>
                <w:delText>Kilogrammo netto</w:delText>
              </w:r>
            </w:del>
          </w:p>
        </w:tc>
      </w:tr>
      <w:tr w:rsidR="00645DBF" w:rsidRPr="00426D98" w:rsidDel="00426D98" w14:paraId="159DF1C1" w14:textId="77777777" w:rsidTr="005B78B9">
        <w:trPr>
          <w:jc w:val="center"/>
          <w:del w:id="5023" w:author="Marciante, Teresa Lucia (IT - Roma)" w:date="2019-02-07T19:12:00Z"/>
        </w:trPr>
        <w:tc>
          <w:tcPr>
            <w:tcW w:w="1134" w:type="dxa"/>
          </w:tcPr>
          <w:p w14:paraId="0094046B" w14:textId="77777777" w:rsidR="00645DBF" w:rsidRPr="00426D98" w:rsidDel="00426D98" w:rsidRDefault="009E3E5C" w:rsidP="00645DBF">
            <w:pPr>
              <w:rPr>
                <w:del w:id="5024" w:author="Marciante, Teresa Lucia (IT - Roma)" w:date="2019-02-07T19:12:00Z"/>
                <w:rFonts w:ascii="Frutiger LT 45 Light" w:hAnsi="Frutiger LT 45 Light"/>
              </w:rPr>
            </w:pPr>
            <w:del w:id="5025" w:author="Marciante, Teresa Lucia (IT - Roma)" w:date="2019-02-07T19:12:00Z">
              <w:r w:rsidRPr="00426D98" w:rsidDel="00426D98">
                <w:rPr>
                  <w:rFonts w:ascii="Frutiger LT 45 Light" w:hAnsi="Frutiger LT 45 Light"/>
                </w:rPr>
                <w:delText>PR</w:delText>
              </w:r>
            </w:del>
          </w:p>
        </w:tc>
        <w:tc>
          <w:tcPr>
            <w:tcW w:w="3402" w:type="dxa"/>
          </w:tcPr>
          <w:p w14:paraId="497A3418" w14:textId="77777777" w:rsidR="00645DBF" w:rsidRPr="00426D98" w:rsidDel="00426D98" w:rsidRDefault="009E3E5C" w:rsidP="00645DBF">
            <w:pPr>
              <w:rPr>
                <w:del w:id="5026" w:author="Marciante, Teresa Lucia (IT - Roma)" w:date="2019-02-07T19:12:00Z"/>
                <w:rFonts w:ascii="Frutiger LT 45 Light" w:hAnsi="Frutiger LT 45 Light"/>
              </w:rPr>
            </w:pPr>
            <w:del w:id="5027" w:author="Marciante, Teresa Lucia (IT - Roma)" w:date="2019-02-07T19:12:00Z">
              <w:r w:rsidRPr="00426D98" w:rsidDel="00426D98">
                <w:rPr>
                  <w:rFonts w:ascii="Frutiger LT 45 Light" w:hAnsi="Frutiger LT 45 Light"/>
                </w:rPr>
                <w:delText>Pair</w:delText>
              </w:r>
            </w:del>
          </w:p>
        </w:tc>
        <w:tc>
          <w:tcPr>
            <w:tcW w:w="3402" w:type="dxa"/>
          </w:tcPr>
          <w:p w14:paraId="702D5189" w14:textId="77777777" w:rsidR="00645DBF" w:rsidRPr="00426D98" w:rsidDel="00426D98" w:rsidRDefault="009E3E5C" w:rsidP="00645DBF">
            <w:pPr>
              <w:rPr>
                <w:del w:id="5028" w:author="Marciante, Teresa Lucia (IT - Roma)" w:date="2019-02-07T19:12:00Z"/>
                <w:rFonts w:ascii="Frutiger LT 45 Light" w:hAnsi="Frutiger LT 45 Light"/>
              </w:rPr>
            </w:pPr>
            <w:del w:id="5029" w:author="Marciante, Teresa Lucia (IT - Roma)" w:date="2019-02-07T19:12:00Z">
              <w:r w:rsidRPr="00426D98" w:rsidDel="00426D98">
                <w:rPr>
                  <w:rFonts w:ascii="Frutiger LT 45 Light" w:hAnsi="Frutiger LT 45 Light"/>
                </w:rPr>
                <w:delText>Coppia</w:delText>
              </w:r>
            </w:del>
          </w:p>
        </w:tc>
      </w:tr>
      <w:tr w:rsidR="009E3E5C" w:rsidRPr="00426D98" w:rsidDel="00426D98" w14:paraId="2A75501E" w14:textId="77777777" w:rsidTr="005B78B9">
        <w:trPr>
          <w:jc w:val="center"/>
          <w:del w:id="5030" w:author="Marciante, Teresa Lucia (IT - Roma)" w:date="2019-02-07T19:12:00Z"/>
        </w:trPr>
        <w:tc>
          <w:tcPr>
            <w:tcW w:w="1134" w:type="dxa"/>
          </w:tcPr>
          <w:p w14:paraId="67502BB0" w14:textId="77777777" w:rsidR="009E3E5C" w:rsidRPr="00426D98" w:rsidDel="00426D98" w:rsidRDefault="00255CD6" w:rsidP="00645DBF">
            <w:pPr>
              <w:rPr>
                <w:del w:id="5031" w:author="Marciante, Teresa Lucia (IT - Roma)" w:date="2019-02-07T19:12:00Z"/>
                <w:rFonts w:ascii="Frutiger LT 45 Light" w:hAnsi="Frutiger LT 45 Light"/>
              </w:rPr>
            </w:pPr>
            <w:del w:id="5032" w:author="Marciante, Teresa Lucia (IT - Roma)" w:date="2019-02-07T19:12:00Z">
              <w:r w:rsidRPr="00426D98" w:rsidDel="00426D98">
                <w:rPr>
                  <w:rFonts w:ascii="Frutiger LT 45 Light" w:hAnsi="Frutiger LT 45 Light"/>
                </w:rPr>
                <w:delText>XJR</w:delText>
              </w:r>
            </w:del>
          </w:p>
        </w:tc>
        <w:tc>
          <w:tcPr>
            <w:tcW w:w="3402" w:type="dxa"/>
          </w:tcPr>
          <w:p w14:paraId="09A8F015" w14:textId="77777777" w:rsidR="009E3E5C" w:rsidRPr="00426D98" w:rsidDel="00426D98" w:rsidRDefault="00255CD6" w:rsidP="00645DBF">
            <w:pPr>
              <w:rPr>
                <w:del w:id="5033" w:author="Marciante, Teresa Lucia (IT - Roma)" w:date="2019-02-07T19:12:00Z"/>
                <w:rFonts w:ascii="Frutiger LT 45 Light" w:hAnsi="Frutiger LT 45 Light"/>
              </w:rPr>
            </w:pPr>
            <w:del w:id="5034" w:author="Marciante, Teresa Lucia (IT - Roma)" w:date="2019-02-07T19:12:00Z">
              <w:r w:rsidRPr="00426D98" w:rsidDel="00426D98">
                <w:rPr>
                  <w:rFonts w:ascii="Frutiger LT 45 Light" w:hAnsi="Frutiger LT 45 Light"/>
                </w:rPr>
                <w:delText>Jar</w:delText>
              </w:r>
            </w:del>
          </w:p>
        </w:tc>
        <w:tc>
          <w:tcPr>
            <w:tcW w:w="3402" w:type="dxa"/>
          </w:tcPr>
          <w:p w14:paraId="310F13BF" w14:textId="77777777" w:rsidR="009E3E5C" w:rsidRPr="00426D98" w:rsidDel="00426D98" w:rsidRDefault="00255CD6" w:rsidP="00645DBF">
            <w:pPr>
              <w:rPr>
                <w:del w:id="5035" w:author="Marciante, Teresa Lucia (IT - Roma)" w:date="2019-02-07T19:12:00Z"/>
                <w:rFonts w:ascii="Frutiger LT 45 Light" w:hAnsi="Frutiger LT 45 Light"/>
              </w:rPr>
            </w:pPr>
            <w:del w:id="5036" w:author="Marciante, Teresa Lucia (IT - Roma)" w:date="2019-02-07T19:12:00Z">
              <w:r w:rsidRPr="00426D98" w:rsidDel="00426D98">
                <w:rPr>
                  <w:rFonts w:ascii="Frutiger LT 45 Light" w:hAnsi="Frutiger LT 45 Light"/>
                </w:rPr>
                <w:delText>Barattolo</w:delText>
              </w:r>
            </w:del>
          </w:p>
        </w:tc>
      </w:tr>
      <w:tr w:rsidR="009E3E5C" w:rsidRPr="00426D98" w:rsidDel="00426D98" w14:paraId="07101376" w14:textId="77777777" w:rsidTr="005B78B9">
        <w:trPr>
          <w:jc w:val="center"/>
          <w:del w:id="5037" w:author="Marciante, Teresa Lucia (IT - Roma)" w:date="2019-02-07T19:12:00Z"/>
        </w:trPr>
        <w:tc>
          <w:tcPr>
            <w:tcW w:w="1134" w:type="dxa"/>
          </w:tcPr>
          <w:p w14:paraId="718F5E8B" w14:textId="77777777" w:rsidR="009E3E5C" w:rsidRPr="00426D98" w:rsidDel="00426D98" w:rsidRDefault="00230AB0" w:rsidP="00645DBF">
            <w:pPr>
              <w:rPr>
                <w:del w:id="5038" w:author="Marciante, Teresa Lucia (IT - Roma)" w:date="2019-02-07T19:12:00Z"/>
                <w:rFonts w:ascii="Frutiger LT 45 Light" w:hAnsi="Frutiger LT 45 Light"/>
              </w:rPr>
            </w:pPr>
            <w:del w:id="5039" w:author="Marciante, Teresa Lucia (IT - Roma)" w:date="2019-02-07T19:12:00Z">
              <w:r w:rsidRPr="00426D98" w:rsidDel="00426D98">
                <w:rPr>
                  <w:rFonts w:ascii="Frutiger LT 45 Light" w:hAnsi="Frutiger LT 45 Light"/>
                </w:rPr>
                <w:delText>XTY</w:delText>
              </w:r>
            </w:del>
          </w:p>
        </w:tc>
        <w:tc>
          <w:tcPr>
            <w:tcW w:w="3402" w:type="dxa"/>
          </w:tcPr>
          <w:p w14:paraId="242AFDEC" w14:textId="77777777" w:rsidR="009E3E5C" w:rsidRPr="00426D98" w:rsidDel="00426D98" w:rsidRDefault="00230AB0" w:rsidP="00230AB0">
            <w:pPr>
              <w:rPr>
                <w:del w:id="5040" w:author="Marciante, Teresa Lucia (IT - Roma)" w:date="2019-02-07T19:12:00Z"/>
                <w:rFonts w:ascii="Frutiger LT 45 Light" w:hAnsi="Frutiger LT 45 Light"/>
              </w:rPr>
            </w:pPr>
            <w:del w:id="5041" w:author="Marciante, Teresa Lucia (IT - Roma)" w:date="2019-02-07T19:12:00Z">
              <w:r w:rsidRPr="00426D98" w:rsidDel="00426D98">
                <w:rPr>
                  <w:rFonts w:ascii="Frutiger LT 45 Light" w:hAnsi="Frutiger LT 45 Light"/>
                </w:rPr>
                <w:delText>Tank</w:delText>
              </w:r>
              <w:r w:rsidR="00255CD6" w:rsidRPr="00426D98" w:rsidDel="00426D98">
                <w:rPr>
                  <w:rFonts w:ascii="Frutiger LT 45 Light" w:hAnsi="Frutiger LT 45 Light"/>
                </w:rPr>
                <w:delText xml:space="preserve">, </w:delText>
              </w:r>
              <w:r w:rsidRPr="00426D98" w:rsidDel="00426D98">
                <w:rPr>
                  <w:rFonts w:ascii="Frutiger LT 45 Light" w:hAnsi="Frutiger LT 45 Light"/>
                </w:rPr>
                <w:delText>cylindrical</w:delText>
              </w:r>
            </w:del>
          </w:p>
        </w:tc>
        <w:tc>
          <w:tcPr>
            <w:tcW w:w="3402" w:type="dxa"/>
          </w:tcPr>
          <w:p w14:paraId="205C114A" w14:textId="77777777" w:rsidR="009E3E5C" w:rsidRPr="00426D98" w:rsidDel="00426D98" w:rsidRDefault="00230AB0" w:rsidP="00645DBF">
            <w:pPr>
              <w:rPr>
                <w:del w:id="5042" w:author="Marciante, Teresa Lucia (IT - Roma)" w:date="2019-02-07T19:12:00Z"/>
                <w:rFonts w:ascii="Frutiger LT 45 Light" w:hAnsi="Frutiger LT 45 Light"/>
              </w:rPr>
            </w:pPr>
            <w:del w:id="5043" w:author="Marciante, Teresa Lucia (IT - Roma)" w:date="2019-02-07T19:12:00Z">
              <w:r w:rsidRPr="00426D98" w:rsidDel="00426D98">
                <w:rPr>
                  <w:rFonts w:ascii="Frutiger LT 45 Light" w:hAnsi="Frutiger LT 45 Light"/>
                </w:rPr>
                <w:delText>Bombola</w:delText>
              </w:r>
            </w:del>
          </w:p>
        </w:tc>
      </w:tr>
      <w:tr w:rsidR="000F5F64" w:rsidRPr="00426D98" w:rsidDel="00426D98" w14:paraId="3FFEC02E" w14:textId="77777777" w:rsidTr="005B78B9">
        <w:trPr>
          <w:jc w:val="center"/>
          <w:del w:id="5044" w:author="Marciante, Teresa Lucia (IT - Roma)" w:date="2019-02-07T19:12:00Z"/>
        </w:trPr>
        <w:tc>
          <w:tcPr>
            <w:tcW w:w="1134" w:type="dxa"/>
          </w:tcPr>
          <w:p w14:paraId="0EC7459A" w14:textId="77777777" w:rsidR="000F5F64" w:rsidRPr="00426D98" w:rsidDel="00426D98" w:rsidRDefault="000F5F64" w:rsidP="00645DBF">
            <w:pPr>
              <w:rPr>
                <w:del w:id="5045" w:author="Marciante, Teresa Lucia (IT - Roma)" w:date="2019-02-07T19:12:00Z"/>
                <w:rFonts w:ascii="Frutiger LT 45 Light" w:hAnsi="Frutiger LT 45 Light"/>
              </w:rPr>
            </w:pPr>
            <w:del w:id="5046" w:author="Marciante, Teresa Lucia (IT - Roma)" w:date="2019-02-07T19:12:00Z">
              <w:r w:rsidRPr="00426D98" w:rsidDel="00426D98">
                <w:rPr>
                  <w:rFonts w:ascii="Frutiger LT 45 Light" w:hAnsi="Frutiger LT 45 Light"/>
                </w:rPr>
                <w:delText>EA</w:delText>
              </w:r>
            </w:del>
          </w:p>
        </w:tc>
        <w:tc>
          <w:tcPr>
            <w:tcW w:w="3402" w:type="dxa"/>
          </w:tcPr>
          <w:p w14:paraId="0DC5CD1C" w14:textId="77777777" w:rsidR="000F5F64" w:rsidRPr="00426D98" w:rsidDel="00426D98" w:rsidRDefault="000F5F64" w:rsidP="00230AB0">
            <w:pPr>
              <w:rPr>
                <w:del w:id="5047" w:author="Marciante, Teresa Lucia (IT - Roma)" w:date="2019-02-07T19:12:00Z"/>
                <w:rFonts w:ascii="Frutiger LT 45 Light" w:hAnsi="Frutiger LT 45 Light"/>
              </w:rPr>
            </w:pPr>
            <w:del w:id="5048" w:author="Marciante, Teresa Lucia (IT - Roma)" w:date="2019-02-07T19:12:00Z">
              <w:r w:rsidRPr="00426D98" w:rsidDel="00426D98">
                <w:rPr>
                  <w:rFonts w:ascii="Frutiger LT 45 Light" w:hAnsi="Frutiger LT 45 Light"/>
                </w:rPr>
                <w:delText>Each</w:delText>
              </w:r>
            </w:del>
          </w:p>
        </w:tc>
        <w:tc>
          <w:tcPr>
            <w:tcW w:w="3402" w:type="dxa"/>
          </w:tcPr>
          <w:p w14:paraId="785A6C6E" w14:textId="77777777" w:rsidR="000F5F64" w:rsidRPr="00426D98" w:rsidDel="00426D98" w:rsidRDefault="000F5F64" w:rsidP="00645DBF">
            <w:pPr>
              <w:rPr>
                <w:del w:id="5049" w:author="Marciante, Teresa Lucia (IT - Roma)" w:date="2019-02-07T19:12:00Z"/>
                <w:rFonts w:ascii="Frutiger LT 45 Light" w:hAnsi="Frutiger LT 45 Light"/>
              </w:rPr>
            </w:pPr>
            <w:del w:id="5050" w:author="Marciante, Teresa Lucia (IT - Roma)" w:date="2019-02-07T19:12:00Z">
              <w:r w:rsidRPr="00426D98" w:rsidDel="00426D98">
                <w:rPr>
                  <w:rFonts w:ascii="Frutiger LT 45 Light" w:hAnsi="Frutiger LT 45 Light"/>
                </w:rPr>
                <w:delText>Pezzo</w:delText>
              </w:r>
            </w:del>
          </w:p>
        </w:tc>
      </w:tr>
    </w:tbl>
    <w:p w14:paraId="2B1F873E" w14:textId="77777777" w:rsidR="005B78B9" w:rsidRPr="00426D98" w:rsidDel="00426D98" w:rsidRDefault="005401DA" w:rsidP="005401DA">
      <w:pPr>
        <w:pStyle w:val="BodyText"/>
        <w:rPr>
          <w:del w:id="5051" w:author="Marciante, Teresa Lucia (IT - Roma)" w:date="2019-02-07T19:12:00Z"/>
        </w:rPr>
      </w:pPr>
      <w:del w:id="5052" w:author="Marciante, Teresa Lucia (IT - Roma)" w:date="2019-02-07T19:12:00Z">
        <w:r w:rsidRPr="00426D98" w:rsidDel="00426D98">
          <w:delText>Il tipo di ordine va indicato nel campo “LineItem/Quantity” nell’elemento “OrderLine”.</w:delText>
        </w:r>
      </w:del>
    </w:p>
    <w:p w14:paraId="739429E4" w14:textId="77777777" w:rsidR="005401DA" w:rsidRPr="00426D98" w:rsidDel="00426D98" w:rsidRDefault="005401DA" w:rsidP="005401DA">
      <w:pPr>
        <w:autoSpaceDE w:val="0"/>
        <w:autoSpaceDN w:val="0"/>
        <w:adjustRightInd w:val="0"/>
        <w:spacing w:after="0" w:line="240" w:lineRule="auto"/>
        <w:ind w:left="3119"/>
        <w:rPr>
          <w:del w:id="5053" w:author="Marciante, Teresa Lucia (IT - Roma)" w:date="2019-02-07T19:12:00Z"/>
          <w:rFonts w:ascii="Garamond" w:hAnsi="Garamond" w:cs="Courier New"/>
          <w:sz w:val="18"/>
          <w:szCs w:val="18"/>
        </w:rPr>
      </w:pPr>
    </w:p>
    <w:p w14:paraId="1617FDE7" w14:textId="77777777" w:rsidR="005401DA" w:rsidRPr="00C466E2" w:rsidDel="00426D98" w:rsidRDefault="005401DA" w:rsidP="005401DA">
      <w:pPr>
        <w:autoSpaceDE w:val="0"/>
        <w:autoSpaceDN w:val="0"/>
        <w:adjustRightInd w:val="0"/>
        <w:spacing w:after="0" w:line="240" w:lineRule="auto"/>
        <w:ind w:left="3119"/>
        <w:rPr>
          <w:del w:id="5054" w:author="Marciante, Teresa Lucia (IT - Roma)" w:date="2019-02-07T19:12:00Z"/>
          <w:rFonts w:ascii="Garamond" w:hAnsi="Garamond" w:cs="Courier New"/>
          <w:sz w:val="18"/>
          <w:szCs w:val="18"/>
          <w:rPrChange w:id="5055" w:author="Marciante, Teresa Lucia (IT - Roma)" w:date="2019-02-07T19:19:00Z">
            <w:rPr>
              <w:del w:id="5056" w:author="Marciante, Teresa Lucia (IT - Roma)" w:date="2019-02-07T19:12:00Z"/>
              <w:rFonts w:ascii="Garamond" w:hAnsi="Garamond" w:cs="Courier New"/>
              <w:sz w:val="18"/>
              <w:szCs w:val="18"/>
              <w:lang w:val="en-US"/>
            </w:rPr>
          </w:rPrChange>
        </w:rPr>
      </w:pPr>
      <w:del w:id="5057" w:author="Marciante, Teresa Lucia (IT - Roma)" w:date="2019-02-07T19:12:00Z">
        <w:r w:rsidRPr="00C466E2" w:rsidDel="00426D98">
          <w:rPr>
            <w:rFonts w:ascii="Garamond" w:hAnsi="Garamond" w:cs="Courier New"/>
            <w:sz w:val="18"/>
            <w:szCs w:val="18"/>
            <w:rPrChange w:id="5058" w:author="Marciante, Teresa Lucia (IT - Roma)" w:date="2019-02-07T19:19:00Z">
              <w:rPr>
                <w:rFonts w:ascii="Garamond" w:hAnsi="Garamond" w:cs="Courier New"/>
                <w:sz w:val="18"/>
                <w:szCs w:val="18"/>
                <w:lang w:val="en-US"/>
              </w:rPr>
            </w:rPrChange>
          </w:rPr>
          <w:delText>&lt;cac:OrderLine&gt;</w:delText>
        </w:r>
      </w:del>
    </w:p>
    <w:p w14:paraId="317433F3" w14:textId="77777777" w:rsidR="005401DA" w:rsidRPr="00C466E2" w:rsidDel="00426D98" w:rsidRDefault="005401DA" w:rsidP="005401DA">
      <w:pPr>
        <w:autoSpaceDE w:val="0"/>
        <w:autoSpaceDN w:val="0"/>
        <w:adjustRightInd w:val="0"/>
        <w:spacing w:after="0" w:line="240" w:lineRule="auto"/>
        <w:ind w:left="3346" w:firstLine="59"/>
        <w:rPr>
          <w:del w:id="5059" w:author="Marciante, Teresa Lucia (IT - Roma)" w:date="2019-02-07T19:12:00Z"/>
          <w:rFonts w:ascii="Garamond" w:hAnsi="Garamond" w:cs="Courier New"/>
          <w:sz w:val="18"/>
          <w:szCs w:val="18"/>
          <w:rPrChange w:id="5060" w:author="Marciante, Teresa Lucia (IT - Roma)" w:date="2019-02-07T19:19:00Z">
            <w:rPr>
              <w:del w:id="5061" w:author="Marciante, Teresa Lucia (IT - Roma)" w:date="2019-02-07T19:12:00Z"/>
              <w:rFonts w:ascii="Garamond" w:hAnsi="Garamond" w:cs="Courier New"/>
              <w:sz w:val="18"/>
              <w:szCs w:val="18"/>
              <w:lang w:val="en-US"/>
            </w:rPr>
          </w:rPrChange>
        </w:rPr>
      </w:pPr>
      <w:del w:id="5062" w:author="Marciante, Teresa Lucia (IT - Roma)" w:date="2019-02-07T19:12:00Z">
        <w:r w:rsidRPr="00C466E2" w:rsidDel="00426D98">
          <w:rPr>
            <w:rFonts w:ascii="Garamond" w:hAnsi="Garamond" w:cs="Courier New"/>
            <w:sz w:val="18"/>
            <w:szCs w:val="18"/>
            <w:rPrChange w:id="5063" w:author="Marciante, Teresa Lucia (IT - Roma)" w:date="2019-02-07T19:19:00Z">
              <w:rPr>
                <w:rFonts w:ascii="Garamond" w:hAnsi="Garamond" w:cs="Courier New"/>
                <w:sz w:val="18"/>
                <w:szCs w:val="18"/>
                <w:lang w:val="en-US"/>
              </w:rPr>
            </w:rPrChange>
          </w:rPr>
          <w:delText>&lt;cac:LineItem&gt;</w:delText>
        </w:r>
      </w:del>
    </w:p>
    <w:p w14:paraId="51F9D17C" w14:textId="77777777" w:rsidR="005401DA" w:rsidRPr="00C466E2" w:rsidDel="00426D98" w:rsidRDefault="005401DA" w:rsidP="005401DA">
      <w:pPr>
        <w:autoSpaceDE w:val="0"/>
        <w:autoSpaceDN w:val="0"/>
        <w:adjustRightInd w:val="0"/>
        <w:spacing w:after="0" w:line="240" w:lineRule="auto"/>
        <w:ind w:left="3573" w:firstLine="59"/>
        <w:rPr>
          <w:del w:id="5064" w:author="Marciante, Teresa Lucia (IT - Roma)" w:date="2019-02-07T19:12:00Z"/>
          <w:rFonts w:ascii="Garamond" w:hAnsi="Garamond" w:cs="Courier New"/>
          <w:sz w:val="18"/>
          <w:szCs w:val="18"/>
          <w:rPrChange w:id="5065" w:author="Marciante, Teresa Lucia (IT - Roma)" w:date="2019-02-07T19:19:00Z">
            <w:rPr>
              <w:del w:id="5066" w:author="Marciante, Teresa Lucia (IT - Roma)" w:date="2019-02-07T19:12:00Z"/>
              <w:rFonts w:ascii="Garamond" w:hAnsi="Garamond" w:cs="Courier New"/>
              <w:sz w:val="18"/>
              <w:szCs w:val="18"/>
              <w:lang w:val="en-US"/>
            </w:rPr>
          </w:rPrChange>
        </w:rPr>
      </w:pPr>
      <w:del w:id="5067" w:author="Marciante, Teresa Lucia (IT - Roma)" w:date="2019-02-07T19:12:00Z">
        <w:r w:rsidRPr="00C466E2" w:rsidDel="00426D98">
          <w:rPr>
            <w:rFonts w:ascii="Garamond" w:hAnsi="Garamond" w:cs="Courier New"/>
            <w:sz w:val="18"/>
            <w:szCs w:val="18"/>
            <w:rPrChange w:id="5068" w:author="Marciante, Teresa Lucia (IT - Roma)" w:date="2019-02-07T19:19:00Z">
              <w:rPr>
                <w:rFonts w:ascii="Garamond" w:hAnsi="Garamond" w:cs="Courier New"/>
                <w:sz w:val="18"/>
                <w:szCs w:val="18"/>
                <w:lang w:val="en-US"/>
              </w:rPr>
            </w:rPrChange>
          </w:rPr>
          <w:delText>&lt;cbc:Quantity unitCode=”NAR”&gt;3&lt;/cbc:Quantity&gt;</w:delText>
        </w:r>
      </w:del>
    </w:p>
    <w:p w14:paraId="77E66493" w14:textId="77777777" w:rsidR="005401DA" w:rsidRPr="00C466E2" w:rsidDel="00426D98" w:rsidRDefault="005401DA" w:rsidP="005401DA">
      <w:pPr>
        <w:autoSpaceDE w:val="0"/>
        <w:autoSpaceDN w:val="0"/>
        <w:adjustRightInd w:val="0"/>
        <w:spacing w:after="0" w:line="240" w:lineRule="auto"/>
        <w:ind w:left="3178" w:firstLine="227"/>
        <w:rPr>
          <w:del w:id="5069" w:author="Marciante, Teresa Lucia (IT - Roma)" w:date="2019-02-07T19:12:00Z"/>
          <w:rFonts w:ascii="Garamond" w:hAnsi="Garamond" w:cs="Courier New"/>
          <w:sz w:val="18"/>
          <w:szCs w:val="18"/>
          <w:rPrChange w:id="5070" w:author="Marciante, Teresa Lucia (IT - Roma)" w:date="2019-02-07T19:19:00Z">
            <w:rPr>
              <w:del w:id="5071" w:author="Marciante, Teresa Lucia (IT - Roma)" w:date="2019-02-07T19:12:00Z"/>
              <w:rFonts w:ascii="Garamond" w:hAnsi="Garamond" w:cs="Courier New"/>
              <w:sz w:val="18"/>
              <w:szCs w:val="18"/>
              <w:lang w:val="en-US"/>
            </w:rPr>
          </w:rPrChange>
        </w:rPr>
      </w:pPr>
      <w:del w:id="5072" w:author="Marciante, Teresa Lucia (IT - Roma)" w:date="2019-02-07T19:12:00Z">
        <w:r w:rsidRPr="00C466E2" w:rsidDel="00426D98">
          <w:rPr>
            <w:rFonts w:ascii="Garamond" w:hAnsi="Garamond" w:cs="Courier New"/>
            <w:sz w:val="18"/>
            <w:szCs w:val="18"/>
            <w:rPrChange w:id="5073" w:author="Marciante, Teresa Lucia (IT - Roma)" w:date="2019-02-07T19:19:00Z">
              <w:rPr>
                <w:rFonts w:ascii="Garamond" w:hAnsi="Garamond" w:cs="Courier New"/>
                <w:sz w:val="18"/>
                <w:szCs w:val="18"/>
                <w:lang w:val="en-US"/>
              </w:rPr>
            </w:rPrChange>
          </w:rPr>
          <w:delText>&lt;/cac:LineItem&gt;</w:delText>
        </w:r>
      </w:del>
    </w:p>
    <w:p w14:paraId="5CAD5622" w14:textId="77777777" w:rsidR="005401DA" w:rsidRPr="00426D98" w:rsidDel="00426D98" w:rsidRDefault="005401DA" w:rsidP="005401DA">
      <w:pPr>
        <w:autoSpaceDE w:val="0"/>
        <w:autoSpaceDN w:val="0"/>
        <w:adjustRightInd w:val="0"/>
        <w:spacing w:after="0" w:line="240" w:lineRule="auto"/>
        <w:ind w:left="2951" w:firstLine="227"/>
        <w:rPr>
          <w:del w:id="5074" w:author="Marciante, Teresa Lucia (IT - Roma)" w:date="2019-02-07T19:12:00Z"/>
          <w:rFonts w:ascii="Garamond" w:hAnsi="Garamond" w:cs="Courier New"/>
          <w:sz w:val="18"/>
          <w:szCs w:val="18"/>
        </w:rPr>
      </w:pPr>
      <w:del w:id="5075" w:author="Marciante, Teresa Lucia (IT - Roma)" w:date="2019-02-07T19:12:00Z">
        <w:r w:rsidRPr="00426D98" w:rsidDel="00426D98">
          <w:rPr>
            <w:rFonts w:ascii="Garamond" w:hAnsi="Garamond" w:cs="Courier New"/>
            <w:sz w:val="18"/>
            <w:szCs w:val="18"/>
          </w:rPr>
          <w:delText>&lt;/cac:OrderLine&gt;</w:delText>
        </w:r>
      </w:del>
    </w:p>
    <w:p w14:paraId="00CE4493" w14:textId="77777777" w:rsidR="000F5F64" w:rsidRPr="00426D98" w:rsidDel="00426D98" w:rsidRDefault="000F5F64">
      <w:pPr>
        <w:rPr>
          <w:del w:id="5076" w:author="Marciante, Teresa Lucia (IT - Roma)" w:date="2019-02-07T19:12:00Z"/>
          <w:rFonts w:ascii="Frutiger LT 45 Light" w:eastAsia="Times New Roman" w:hAnsi="Frutiger LT 45 Light" w:cs="Times New Roman"/>
          <w:b/>
          <w:bCs/>
        </w:rPr>
      </w:pPr>
      <w:del w:id="5077" w:author="Marciante, Teresa Lucia (IT - Roma)" w:date="2019-02-07T19:12:00Z">
        <w:r w:rsidRPr="00426D98" w:rsidDel="00426D98">
          <w:br w:type="page"/>
        </w:r>
      </w:del>
    </w:p>
    <w:p w14:paraId="0429764D" w14:textId="77777777" w:rsidR="0066097C" w:rsidRPr="00426D98" w:rsidDel="00426D98" w:rsidRDefault="0066097C" w:rsidP="0066097C">
      <w:pPr>
        <w:pStyle w:val="Heading4"/>
        <w:numPr>
          <w:ilvl w:val="3"/>
          <w:numId w:val="1"/>
        </w:numPr>
        <w:rPr>
          <w:del w:id="5078" w:author="Marciante, Teresa Lucia (IT - Roma)" w:date="2019-02-07T19:12:00Z"/>
        </w:rPr>
      </w:pPr>
      <w:bookmarkStart w:id="5079" w:name="_Toc459572"/>
      <w:del w:id="5080" w:author="Marciante, Teresa Lucia (IT - Roma)" w:date="2019-02-07T19:12:00Z">
        <w:r w:rsidRPr="00426D98" w:rsidDel="00426D98">
          <w:delText>Istruzioni particolari per i “punti di consegna”</w:delText>
        </w:r>
        <w:bookmarkEnd w:id="5079"/>
      </w:del>
    </w:p>
    <w:p w14:paraId="3EECA28E" w14:textId="7C518EC8" w:rsidR="0066097C" w:rsidRPr="00771AE3" w:rsidRDefault="0066097C">
      <w:del w:id="5081" w:author="Marciante, Teresa Lucia (IT - Roma)" w:date="2019-02-07T19:12:00Z">
        <w:r w:rsidRPr="00426D98" w:rsidDel="00426D98">
          <w:delText>Questo Paragrafo sarà completato in una versione successiva del presen</w:delText>
        </w:r>
      </w:del>
    </w:p>
    <w:p w14:paraId="1724EA1F" w14:textId="77777777" w:rsidR="00043457" w:rsidRPr="009A50F9" w:rsidRDefault="00CD33AB" w:rsidP="00766B00">
      <w:pPr>
        <w:pStyle w:val="Heading3"/>
      </w:pPr>
      <w:bookmarkStart w:id="5082" w:name="_Toc465518"/>
      <w:r w:rsidRPr="009A50F9">
        <w:t>R</w:t>
      </w:r>
      <w:r w:rsidR="00015A79" w:rsidRPr="009A50F9">
        <w:t xml:space="preserve">egole di compilazione per </w:t>
      </w:r>
      <w:r w:rsidR="000A2862" w:rsidRPr="009A50F9">
        <w:t>le Notifiche</w:t>
      </w:r>
      <w:bookmarkEnd w:id="4847"/>
      <w:bookmarkEnd w:id="4848"/>
      <w:bookmarkEnd w:id="4849"/>
      <w:bookmarkEnd w:id="4850"/>
      <w:bookmarkEnd w:id="4851"/>
      <w:bookmarkEnd w:id="5082"/>
    </w:p>
    <w:p w14:paraId="7E365F9B" w14:textId="2E123386" w:rsidR="00043457" w:rsidRPr="009A50F9" w:rsidRDefault="00043457" w:rsidP="009D2E26">
      <w:pPr>
        <w:pStyle w:val="BodyText"/>
      </w:pPr>
      <w:r w:rsidRPr="009A50F9">
        <w:t xml:space="preserve">Di seguito sono descritti gli schemi dati </w:t>
      </w:r>
      <w:r w:rsidR="00015A79" w:rsidRPr="009A50F9">
        <w:t>e le regole di comp</w:t>
      </w:r>
      <w:r w:rsidR="00C445E7" w:rsidRPr="009A50F9">
        <w:t>i</w:t>
      </w:r>
      <w:r w:rsidR="00015A79" w:rsidRPr="009A50F9">
        <w:t>l</w:t>
      </w:r>
      <w:r w:rsidR="00C445E7" w:rsidRPr="009A50F9">
        <w:t>a</w:t>
      </w:r>
      <w:r w:rsidR="00015A79" w:rsidRPr="009A50F9">
        <w:t>zione per le</w:t>
      </w:r>
      <w:r w:rsidRPr="009A50F9">
        <w:t xml:space="preserve"> Notifiche di sistema inviate da NSO </w:t>
      </w:r>
      <w:r w:rsidR="001B381E" w:rsidRPr="009A50F9">
        <w:t xml:space="preserve">al Trasmittente </w:t>
      </w:r>
      <w:r w:rsidRPr="009A50F9">
        <w:t xml:space="preserve">(v. Paragrafo </w:t>
      </w:r>
      <w:r w:rsidR="00A34DD2" w:rsidRPr="009A50F9">
        <w:fldChar w:fldCharType="begin"/>
      </w:r>
      <w:r w:rsidR="006923DC" w:rsidRPr="009A50F9">
        <w:instrText xml:space="preserve"> REF _Ref500660844 \r \h </w:instrText>
      </w:r>
      <w:r w:rsidR="006F0184" w:rsidRPr="009A50F9">
        <w:instrText xml:space="preserve"> \* MERGEFORMAT </w:instrText>
      </w:r>
      <w:r w:rsidR="00A34DD2" w:rsidRPr="009A50F9">
        <w:fldChar w:fldCharType="separate"/>
      </w:r>
      <w:ins w:id="5083" w:author="Cernigliaro, Giuseppe (IT - Bologna)" w:date="2019-02-07T20:53:00Z">
        <w:r w:rsidR="004A592B">
          <w:t>2.4.4</w:t>
        </w:r>
      </w:ins>
      <w:del w:id="5084" w:author="Cernigliaro, Giuseppe (IT - Bologna)" w:date="2019-02-07T20:53:00Z">
        <w:r w:rsidR="001B381E" w:rsidRPr="009A50F9" w:rsidDel="004A592B">
          <w:delText>2.5.4</w:delText>
        </w:r>
      </w:del>
      <w:r w:rsidR="00A34DD2" w:rsidRPr="009A50F9">
        <w:fldChar w:fldCharType="end"/>
      </w:r>
      <w:r w:rsidRPr="009A50F9">
        <w:t>).</w:t>
      </w:r>
    </w:p>
    <w:p w14:paraId="06FEADEE" w14:textId="7752836B" w:rsidR="00043457" w:rsidRPr="009A50F9" w:rsidRDefault="00043457" w:rsidP="009D2E26">
      <w:pPr>
        <w:pStyle w:val="BodyText"/>
      </w:pPr>
      <w:r w:rsidRPr="009A50F9">
        <w:t xml:space="preserve">Si osservi che il campo </w:t>
      </w:r>
      <w:r w:rsidRPr="009A50F9">
        <w:rPr>
          <w:i/>
        </w:rPr>
        <w:t>Identificativo</w:t>
      </w:r>
      <w:r w:rsidRPr="009A50F9">
        <w:t xml:space="preserve"> corrisponde </w:t>
      </w:r>
      <w:r w:rsidR="000A2862" w:rsidRPr="009A50F9">
        <w:t>all’</w:t>
      </w:r>
      <w:r w:rsidR="006D7AE0" w:rsidRPr="009A50F9">
        <w:t>Identificativo di transazione</w:t>
      </w:r>
      <w:r w:rsidR="00E77DBF" w:rsidRPr="009A50F9">
        <w:t xml:space="preserve"> </w:t>
      </w:r>
      <w:r w:rsidR="000A2862" w:rsidRPr="009A50F9">
        <w:t>attribuito da NSO (IdT)</w:t>
      </w:r>
      <w:r w:rsidR="004528D4" w:rsidRPr="009A50F9">
        <w:t xml:space="preserve"> a</w:t>
      </w:r>
      <w:r w:rsidR="000A2862" w:rsidRPr="009A50F9">
        <w:t xml:space="preserve">l Messaggio a cui la Notifica si riferisce (v. Paragrafo </w:t>
      </w:r>
      <w:r w:rsidR="002F5F95" w:rsidRPr="009A50F9">
        <w:fldChar w:fldCharType="begin"/>
      </w:r>
      <w:r w:rsidR="002F5F95" w:rsidRPr="009A50F9">
        <w:instrText xml:space="preserve"> REF _Ref500670982 \r \h  \* MERGEFORMAT </w:instrText>
      </w:r>
      <w:r w:rsidR="002F5F95" w:rsidRPr="009A50F9">
        <w:fldChar w:fldCharType="separate"/>
      </w:r>
      <w:ins w:id="5085" w:author="Cernigliaro, Giuseppe (IT - Bologna)" w:date="2019-02-07T20:53:00Z">
        <w:r w:rsidR="004A592B">
          <w:t>0</w:t>
        </w:r>
      </w:ins>
      <w:del w:id="5086" w:author="Cernigliaro, Giuseppe (IT - Bologna)" w:date="2019-02-07T20:53:00Z">
        <w:r w:rsidR="00A34DD2" w:rsidRPr="009A50F9" w:rsidDel="004A592B">
          <w:fldChar w:fldCharType="begin"/>
        </w:r>
        <w:r w:rsidR="001B381E" w:rsidRPr="009A50F9" w:rsidDel="004A592B">
          <w:delInstrText xml:space="preserve"> REF _Ref534626517 \r \h </w:delInstrText>
        </w:r>
        <w:r w:rsidR="006F0184" w:rsidRPr="009A50F9" w:rsidDel="004A592B">
          <w:delInstrText xml:space="preserve"> \* MERGEFORMAT </w:delInstrText>
        </w:r>
        <w:r w:rsidR="00A34DD2" w:rsidRPr="009A50F9" w:rsidDel="004A592B">
          <w:fldChar w:fldCharType="separate"/>
        </w:r>
      </w:del>
      <w:ins w:id="5087" w:author="Cernigliaro, Giuseppe (IT - Bologna)" w:date="2019-02-07T20:53:00Z">
        <w:r w:rsidR="004A592B">
          <w:t>2.4.1</w:t>
        </w:r>
      </w:ins>
      <w:del w:id="5088" w:author="Cernigliaro, Giuseppe (IT - Bologna)" w:date="2019-02-07T20:53:00Z">
        <w:r w:rsidR="001B381E" w:rsidRPr="009A50F9" w:rsidDel="004A592B">
          <w:delText>2.5.1</w:delText>
        </w:r>
        <w:r w:rsidR="00A34DD2" w:rsidRPr="009A50F9" w:rsidDel="004A592B">
          <w:fldChar w:fldCharType="end"/>
        </w:r>
      </w:del>
      <w:r w:rsidR="002F5F95" w:rsidRPr="009A50F9">
        <w:fldChar w:fldCharType="end"/>
      </w:r>
      <w:r w:rsidR="000A2862" w:rsidRPr="009A50F9">
        <w:t>)</w:t>
      </w:r>
      <w:r w:rsidRPr="009A50F9">
        <w:t>.</w:t>
      </w:r>
    </w:p>
    <w:p w14:paraId="7363373C" w14:textId="189EDB24" w:rsidR="00127A2A" w:rsidRPr="009A50F9" w:rsidRDefault="00127A2A" w:rsidP="00127A2A">
      <w:pPr>
        <w:pStyle w:val="BodyText"/>
        <w:tabs>
          <w:tab w:val="left" w:pos="7230"/>
        </w:tabs>
      </w:pPr>
      <w:r w:rsidRPr="009A50F9">
        <w:t xml:space="preserve">Esempi di Notifiche e del relativo schema definition sono forniti nel Paragrafo </w:t>
      </w:r>
      <w:r w:rsidR="00A34DD2" w:rsidRPr="009A50F9">
        <w:fldChar w:fldCharType="begin"/>
      </w:r>
      <w:r w:rsidRPr="009A50F9">
        <w:instrText xml:space="preserve"> REF _Ref502262598 \r \h </w:instrText>
      </w:r>
      <w:r w:rsidR="006F0184" w:rsidRPr="009A50F9">
        <w:instrText xml:space="preserve"> \* MERGEFORMAT </w:instrText>
      </w:r>
      <w:r w:rsidR="00A34DD2" w:rsidRPr="009A50F9">
        <w:fldChar w:fldCharType="separate"/>
      </w:r>
      <w:r w:rsidR="004A592B">
        <w:t>7.2</w:t>
      </w:r>
      <w:r w:rsidR="00A34DD2" w:rsidRPr="009A50F9">
        <w:fldChar w:fldCharType="end"/>
      </w:r>
      <w:r w:rsidRPr="009A50F9">
        <w:t>.</w:t>
      </w:r>
    </w:p>
    <w:p w14:paraId="404AE658" w14:textId="77777777" w:rsidR="006B1E6C" w:rsidRPr="009A50F9" w:rsidRDefault="006B1E6C" w:rsidP="006B1E6C">
      <w:pPr>
        <w:rPr>
          <w:rFonts w:ascii="Frutiger LT 45 Light" w:hAnsi="Frutiger LT 45 Light"/>
        </w:rPr>
      </w:pPr>
      <w:bookmarkStart w:id="5089" w:name="_Toc502262906"/>
      <w:bookmarkStart w:id="5090" w:name="_Toc502262990"/>
      <w:bookmarkStart w:id="5091" w:name="_Toc502263075"/>
      <w:bookmarkStart w:id="5092" w:name="_Toc502262909"/>
      <w:bookmarkStart w:id="5093" w:name="_Toc502262993"/>
      <w:bookmarkStart w:id="5094" w:name="_Toc502263078"/>
      <w:bookmarkStart w:id="5095" w:name="_Toc499408974"/>
      <w:bookmarkEnd w:id="5089"/>
      <w:bookmarkEnd w:id="5090"/>
      <w:bookmarkEnd w:id="5091"/>
      <w:bookmarkEnd w:id="5092"/>
      <w:bookmarkEnd w:id="5093"/>
      <w:bookmarkEnd w:id="5094"/>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2F0FCED7" w14:textId="77777777" w:rsidTr="008667BD">
        <w:trPr>
          <w:trHeight w:val="180"/>
        </w:trPr>
        <w:tc>
          <w:tcPr>
            <w:tcW w:w="9072" w:type="dxa"/>
            <w:gridSpan w:val="4"/>
            <w:shd w:val="clear" w:color="auto" w:fill="D9D9D9"/>
          </w:tcPr>
          <w:p w14:paraId="14738707"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t>Notifica di scarto</w:t>
            </w:r>
          </w:p>
        </w:tc>
      </w:tr>
      <w:tr w:rsidR="006B1E6C" w:rsidRPr="009A50F9" w14:paraId="36DAC8BC"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0C7EE9E5"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7BDFBD38"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516B150A"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1412F8AD"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138D42BB" w14:textId="77777777" w:rsidTr="00AA5016">
        <w:tc>
          <w:tcPr>
            <w:tcW w:w="1701" w:type="dxa"/>
            <w:tcMar>
              <w:top w:w="0" w:type="dxa"/>
              <w:left w:w="108" w:type="dxa"/>
              <w:bottom w:w="0" w:type="dxa"/>
              <w:right w:w="108" w:type="dxa"/>
            </w:tcMar>
            <w:vAlign w:val="center"/>
          </w:tcPr>
          <w:p w14:paraId="02539D82"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5CCE2318"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6B2549A1"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10868447"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2ACD848D" w14:textId="77777777" w:rsidTr="00AA5016">
        <w:tc>
          <w:tcPr>
            <w:tcW w:w="1701" w:type="dxa"/>
            <w:tcMar>
              <w:top w:w="0" w:type="dxa"/>
              <w:left w:w="108" w:type="dxa"/>
              <w:bottom w:w="0" w:type="dxa"/>
              <w:right w:w="108" w:type="dxa"/>
            </w:tcMar>
            <w:vAlign w:val="center"/>
          </w:tcPr>
          <w:p w14:paraId="2D45B67C"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66766F83"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68A0E4D5"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7F779CF6"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0F240671" w14:textId="77777777" w:rsidTr="00AA5016">
        <w:tc>
          <w:tcPr>
            <w:tcW w:w="1701" w:type="dxa"/>
            <w:tcMar>
              <w:top w:w="0" w:type="dxa"/>
              <w:left w:w="108" w:type="dxa"/>
              <w:bottom w:w="0" w:type="dxa"/>
              <w:right w:w="108" w:type="dxa"/>
            </w:tcMar>
            <w:vAlign w:val="center"/>
          </w:tcPr>
          <w:p w14:paraId="2962E061"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5146A3D5"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1E07FDDE"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33A2FF2C"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3D0C6C33" w14:textId="77777777" w:rsidTr="00AA5016">
        <w:tc>
          <w:tcPr>
            <w:tcW w:w="1701" w:type="dxa"/>
            <w:tcMar>
              <w:top w:w="0" w:type="dxa"/>
              <w:left w:w="108" w:type="dxa"/>
              <w:bottom w:w="0" w:type="dxa"/>
              <w:right w:w="108" w:type="dxa"/>
            </w:tcMar>
            <w:vAlign w:val="center"/>
          </w:tcPr>
          <w:p w14:paraId="7417CD27"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50264289"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66D354DD"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546B8CFB"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69090A1F" w14:textId="77777777" w:rsidTr="00AA5016">
        <w:tc>
          <w:tcPr>
            <w:tcW w:w="1701" w:type="dxa"/>
            <w:tcMar>
              <w:top w:w="0" w:type="dxa"/>
              <w:left w:w="108" w:type="dxa"/>
              <w:bottom w:w="0" w:type="dxa"/>
              <w:right w:w="108" w:type="dxa"/>
            </w:tcMar>
            <w:vAlign w:val="center"/>
          </w:tcPr>
          <w:p w14:paraId="209FB366"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29B225D9"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ListaErrori</w:t>
            </w:r>
          </w:p>
        </w:tc>
        <w:tc>
          <w:tcPr>
            <w:tcW w:w="2268" w:type="dxa"/>
          </w:tcPr>
          <w:p w14:paraId="3262CED9"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13A62C95"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2274DC5D" w14:textId="77777777" w:rsidTr="00AA5016">
        <w:tc>
          <w:tcPr>
            <w:tcW w:w="1701" w:type="dxa"/>
            <w:tcMar>
              <w:top w:w="0" w:type="dxa"/>
              <w:left w:w="108" w:type="dxa"/>
              <w:bottom w:w="0" w:type="dxa"/>
              <w:right w:w="108" w:type="dxa"/>
            </w:tcMar>
            <w:vAlign w:val="center"/>
          </w:tcPr>
          <w:p w14:paraId="1AD637BB"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2724CD10" w14:textId="77777777" w:rsidR="006B1E6C" w:rsidRPr="009A50F9" w:rsidRDefault="006B1E6C" w:rsidP="00AA5016">
            <w:pPr>
              <w:rPr>
                <w:rFonts w:ascii="Frutiger LT 45 Light" w:hAnsi="Frutiger LT 45 Light"/>
              </w:rPr>
            </w:pPr>
            <w:r w:rsidRPr="009A50F9">
              <w:rPr>
                <w:rFonts w:ascii="Frutiger LT 45 Light" w:hAnsi="Frutiger LT 45 Light"/>
              </w:rPr>
              <w:t>ListaErrori deve avere almeno un Errore che contiene Codice e Descrizione</w:t>
            </w:r>
          </w:p>
        </w:tc>
        <w:tc>
          <w:tcPr>
            <w:tcW w:w="2268" w:type="dxa"/>
          </w:tcPr>
          <w:p w14:paraId="49DBA745"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0AACCE59" w14:textId="77777777" w:rsidR="006B1E6C" w:rsidRPr="009A50F9" w:rsidRDefault="006B1E6C" w:rsidP="00AA5016">
            <w:pPr>
              <w:rPr>
                <w:rFonts w:ascii="Frutiger LT 45 Light" w:hAnsi="Frutiger LT 45 Light"/>
              </w:rPr>
            </w:pPr>
            <w:r w:rsidRPr="009A50F9">
              <w:rPr>
                <w:rFonts w:ascii="Frutiger LT 45 Light" w:hAnsi="Frutiger LT 45 Light"/>
              </w:rPr>
              <w:t>6.1</w:t>
            </w:r>
          </w:p>
        </w:tc>
      </w:tr>
      <w:tr w:rsidR="006B1E6C" w:rsidRPr="009A50F9" w14:paraId="31838FD6" w14:textId="77777777" w:rsidTr="00AA5016">
        <w:trPr>
          <w:trHeight w:val="316"/>
        </w:trPr>
        <w:tc>
          <w:tcPr>
            <w:tcW w:w="1701" w:type="dxa"/>
            <w:tcMar>
              <w:top w:w="0" w:type="dxa"/>
              <w:left w:w="108" w:type="dxa"/>
              <w:bottom w:w="0" w:type="dxa"/>
              <w:right w:w="108" w:type="dxa"/>
            </w:tcMar>
            <w:vAlign w:val="center"/>
          </w:tcPr>
          <w:p w14:paraId="78369FD1"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629E126E" w14:textId="77777777" w:rsidR="006B1E6C" w:rsidRPr="009A50F9" w:rsidRDefault="006B1E6C" w:rsidP="00AA5016">
            <w:pPr>
              <w:rPr>
                <w:rFonts w:ascii="Frutiger LT 45 Light" w:hAnsi="Frutiger LT 45 Light"/>
              </w:rPr>
            </w:pPr>
            <w:r w:rsidRPr="009A50F9">
              <w:rPr>
                <w:rFonts w:ascii="Frutiger LT 45 Light" w:hAnsi="Frutiger LT 45 Light"/>
              </w:rPr>
              <w:t>Codice ha lunghezza 5 caratteri</w:t>
            </w:r>
          </w:p>
        </w:tc>
        <w:tc>
          <w:tcPr>
            <w:tcW w:w="2268" w:type="dxa"/>
          </w:tcPr>
          <w:p w14:paraId="6535E964"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60477C97" w14:textId="77777777" w:rsidR="006B1E6C" w:rsidRPr="009A50F9" w:rsidRDefault="006B1E6C" w:rsidP="00AA5016">
            <w:pPr>
              <w:rPr>
                <w:rFonts w:ascii="Frutiger LT 45 Light" w:hAnsi="Frutiger LT 45 Light"/>
              </w:rPr>
            </w:pPr>
            <w:r w:rsidRPr="009A50F9">
              <w:rPr>
                <w:rFonts w:ascii="Frutiger LT 45 Light" w:hAnsi="Frutiger LT 45 Light"/>
              </w:rPr>
              <w:t>6.1.1</w:t>
            </w:r>
          </w:p>
        </w:tc>
      </w:tr>
      <w:tr w:rsidR="006B1E6C" w:rsidRPr="009A50F9" w14:paraId="0AC24275" w14:textId="77777777" w:rsidTr="00AA5016">
        <w:tc>
          <w:tcPr>
            <w:tcW w:w="1701" w:type="dxa"/>
            <w:tcMar>
              <w:top w:w="0" w:type="dxa"/>
              <w:left w:w="108" w:type="dxa"/>
              <w:bottom w:w="0" w:type="dxa"/>
              <w:right w:w="108" w:type="dxa"/>
            </w:tcMar>
            <w:vAlign w:val="center"/>
          </w:tcPr>
          <w:p w14:paraId="1F31DC8F"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56E72F4B" w14:textId="77777777" w:rsidR="006B1E6C" w:rsidRPr="009A50F9" w:rsidRDefault="006B1E6C" w:rsidP="00AA5016">
            <w:pPr>
              <w:rPr>
                <w:rFonts w:ascii="Frutiger LT 45 Light" w:hAnsi="Frutiger LT 45 Light"/>
              </w:rPr>
            </w:pPr>
            <w:r w:rsidRPr="009A50F9">
              <w:rPr>
                <w:rFonts w:ascii="Frutiger LT 45 Light" w:hAnsi="Frutiger LT 45 Light"/>
              </w:rPr>
              <w:t>Descrizione ha lunghezza massima di 255 caratteri</w:t>
            </w:r>
          </w:p>
        </w:tc>
        <w:tc>
          <w:tcPr>
            <w:tcW w:w="2268" w:type="dxa"/>
          </w:tcPr>
          <w:p w14:paraId="7E0E25D0"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7FCD8708" w14:textId="77777777" w:rsidR="006B1E6C" w:rsidRPr="009A50F9" w:rsidRDefault="006B1E6C" w:rsidP="00AA5016">
            <w:pPr>
              <w:rPr>
                <w:rFonts w:ascii="Frutiger LT 45 Light" w:hAnsi="Frutiger LT 45 Light"/>
              </w:rPr>
            </w:pPr>
            <w:r w:rsidRPr="009A50F9">
              <w:rPr>
                <w:rFonts w:ascii="Frutiger LT 45 Light" w:hAnsi="Frutiger LT 45 Light"/>
              </w:rPr>
              <w:t>6.1.2</w:t>
            </w:r>
          </w:p>
        </w:tc>
      </w:tr>
      <w:tr w:rsidR="006B1E6C" w:rsidRPr="009A50F9" w14:paraId="39A00505" w14:textId="77777777" w:rsidTr="00AA5016">
        <w:tc>
          <w:tcPr>
            <w:tcW w:w="1701" w:type="dxa"/>
            <w:tcMar>
              <w:top w:w="0" w:type="dxa"/>
              <w:left w:w="108" w:type="dxa"/>
              <w:bottom w:w="0" w:type="dxa"/>
              <w:right w:w="108" w:type="dxa"/>
            </w:tcMar>
            <w:vAlign w:val="center"/>
          </w:tcPr>
          <w:p w14:paraId="597C426B"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0F0CDA64"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7B22E7CB"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0523632A"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bl>
    <w:p w14:paraId="1038AB2F" w14:textId="3B8804E6" w:rsidR="006B1E6C" w:rsidRPr="009A50F9" w:rsidRDefault="006B1E6C" w:rsidP="006B1E6C">
      <w:pPr>
        <w:rPr>
          <w:rFonts w:ascii="Frutiger LT 45 Light" w:hAnsi="Frutiger LT 45 Light"/>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05763076" w14:textId="77777777" w:rsidTr="00295D30">
        <w:trPr>
          <w:trHeight w:val="216"/>
        </w:trPr>
        <w:tc>
          <w:tcPr>
            <w:tcW w:w="9072" w:type="dxa"/>
            <w:gridSpan w:val="4"/>
            <w:shd w:val="clear" w:color="auto" w:fill="D9D9D9"/>
          </w:tcPr>
          <w:p w14:paraId="690BD1A2"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t>Ricevuta di consegna</w:t>
            </w:r>
          </w:p>
        </w:tc>
      </w:tr>
      <w:tr w:rsidR="006B1E6C" w:rsidRPr="009A50F9" w14:paraId="165BE276"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222DD4F8"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534FE71D"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3B622624"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3F5E0E6B"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5E3A1E27" w14:textId="77777777" w:rsidTr="00AA5016">
        <w:tc>
          <w:tcPr>
            <w:tcW w:w="1701" w:type="dxa"/>
            <w:tcMar>
              <w:top w:w="0" w:type="dxa"/>
              <w:left w:w="108" w:type="dxa"/>
              <w:bottom w:w="0" w:type="dxa"/>
              <w:right w:w="108" w:type="dxa"/>
            </w:tcMar>
            <w:vAlign w:val="center"/>
          </w:tcPr>
          <w:p w14:paraId="5E0B7633"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8C2583E"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52C03AEF"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33A1B8C5"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1C039B34" w14:textId="77777777" w:rsidTr="00AA5016">
        <w:tc>
          <w:tcPr>
            <w:tcW w:w="1701" w:type="dxa"/>
            <w:tcMar>
              <w:top w:w="0" w:type="dxa"/>
              <w:left w:w="108" w:type="dxa"/>
              <w:bottom w:w="0" w:type="dxa"/>
              <w:right w:w="108" w:type="dxa"/>
            </w:tcMar>
            <w:vAlign w:val="center"/>
          </w:tcPr>
          <w:p w14:paraId="76A3AE08"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00587061"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5BDBFC4C"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216ADF42"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34F5BF76" w14:textId="77777777" w:rsidTr="00AA5016">
        <w:tc>
          <w:tcPr>
            <w:tcW w:w="1701" w:type="dxa"/>
            <w:tcMar>
              <w:top w:w="0" w:type="dxa"/>
              <w:left w:w="108" w:type="dxa"/>
              <w:bottom w:w="0" w:type="dxa"/>
              <w:right w:w="108" w:type="dxa"/>
            </w:tcMar>
            <w:vAlign w:val="center"/>
          </w:tcPr>
          <w:p w14:paraId="5165E485"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4CFC98DC"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Ricevente</w:t>
            </w:r>
          </w:p>
        </w:tc>
        <w:tc>
          <w:tcPr>
            <w:tcW w:w="2268" w:type="dxa"/>
          </w:tcPr>
          <w:p w14:paraId="118101E6"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D327D18"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6E9E1A58" w14:textId="77777777" w:rsidTr="00AA5016">
        <w:tc>
          <w:tcPr>
            <w:tcW w:w="1701" w:type="dxa"/>
            <w:tcMar>
              <w:top w:w="0" w:type="dxa"/>
              <w:left w:w="108" w:type="dxa"/>
              <w:bottom w:w="0" w:type="dxa"/>
              <w:right w:w="108" w:type="dxa"/>
            </w:tcMar>
            <w:vAlign w:val="center"/>
          </w:tcPr>
          <w:p w14:paraId="52BEDF1E"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F826626"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4895C15B"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34279C26"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1CF4C48C" w14:textId="77777777" w:rsidTr="00AA5016">
        <w:tc>
          <w:tcPr>
            <w:tcW w:w="1701" w:type="dxa"/>
            <w:tcMar>
              <w:top w:w="0" w:type="dxa"/>
              <w:left w:w="108" w:type="dxa"/>
              <w:bottom w:w="0" w:type="dxa"/>
              <w:right w:w="108" w:type="dxa"/>
            </w:tcMar>
            <w:vAlign w:val="center"/>
          </w:tcPr>
          <w:p w14:paraId="4265992E"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4EB25340"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2A309A6A"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25A09805"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7CCE84B0" w14:textId="77777777" w:rsidTr="00AA5016">
        <w:tc>
          <w:tcPr>
            <w:tcW w:w="1701" w:type="dxa"/>
            <w:tcMar>
              <w:top w:w="0" w:type="dxa"/>
              <w:left w:w="108" w:type="dxa"/>
              <w:bottom w:w="0" w:type="dxa"/>
              <w:right w:w="108" w:type="dxa"/>
            </w:tcMar>
            <w:vAlign w:val="center"/>
          </w:tcPr>
          <w:p w14:paraId="7524E255"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230BCEEB"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consegna (DataOraConsegna)</w:t>
            </w:r>
          </w:p>
        </w:tc>
        <w:tc>
          <w:tcPr>
            <w:tcW w:w="2268" w:type="dxa"/>
          </w:tcPr>
          <w:p w14:paraId="170DC08D"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5A09706" w14:textId="77777777" w:rsidR="006B1E6C" w:rsidRPr="009A50F9" w:rsidRDefault="006B1E6C" w:rsidP="00AA5016">
            <w:pPr>
              <w:rPr>
                <w:rFonts w:ascii="Frutiger LT 45 Light" w:hAnsi="Frutiger LT 45 Light"/>
              </w:rPr>
            </w:pPr>
            <w:r w:rsidRPr="009A50F9">
              <w:rPr>
                <w:rFonts w:ascii="Frutiger LT 45 Light" w:hAnsi="Frutiger LT 45 Light"/>
              </w:rPr>
              <w:t>5</w:t>
            </w:r>
          </w:p>
        </w:tc>
      </w:tr>
      <w:tr w:rsidR="006B1E6C" w:rsidRPr="009A50F9" w14:paraId="7DD54283" w14:textId="77777777" w:rsidTr="00AA5016">
        <w:tc>
          <w:tcPr>
            <w:tcW w:w="1701" w:type="dxa"/>
            <w:tcMar>
              <w:top w:w="0" w:type="dxa"/>
              <w:left w:w="108" w:type="dxa"/>
              <w:bottom w:w="0" w:type="dxa"/>
              <w:right w:w="108" w:type="dxa"/>
            </w:tcMar>
            <w:vAlign w:val="center"/>
          </w:tcPr>
          <w:p w14:paraId="19C54708"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4042B162"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599BCE46"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49452CD2" w14:textId="77777777" w:rsidR="006B1E6C" w:rsidRPr="009A50F9" w:rsidRDefault="006B1E6C" w:rsidP="00AA5016">
            <w:pPr>
              <w:rPr>
                <w:rFonts w:ascii="Frutiger LT 45 Light" w:hAnsi="Frutiger LT 45 Light"/>
              </w:rPr>
            </w:pPr>
            <w:r w:rsidRPr="009A50F9">
              <w:rPr>
                <w:rFonts w:ascii="Frutiger LT 45 Light" w:hAnsi="Frutiger LT 45 Light"/>
              </w:rPr>
              <w:t>8</w:t>
            </w:r>
          </w:p>
        </w:tc>
      </w:tr>
    </w:tbl>
    <w:p w14:paraId="79658DB4" w14:textId="77777777" w:rsidR="006B1E6C" w:rsidRPr="009A50F9" w:rsidRDefault="006B1E6C" w:rsidP="006B1E6C">
      <w:pPr>
        <w:pStyle w:val="BodyText"/>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6262DAC2" w14:textId="77777777" w:rsidTr="00295D30">
        <w:trPr>
          <w:trHeight w:val="301"/>
        </w:trPr>
        <w:tc>
          <w:tcPr>
            <w:tcW w:w="9072" w:type="dxa"/>
            <w:gridSpan w:val="4"/>
            <w:shd w:val="clear" w:color="auto" w:fill="D9D9D9"/>
          </w:tcPr>
          <w:p w14:paraId="47FA24CE"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t>Mancata consegna</w:t>
            </w:r>
          </w:p>
        </w:tc>
      </w:tr>
      <w:tr w:rsidR="006B1E6C" w:rsidRPr="009A50F9" w14:paraId="36D19F94"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056F4236"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184BBD27"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2CA4491A"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35952C4F"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7ADED1F2" w14:textId="77777777" w:rsidTr="00AA5016">
        <w:tc>
          <w:tcPr>
            <w:tcW w:w="1701" w:type="dxa"/>
            <w:tcMar>
              <w:top w:w="0" w:type="dxa"/>
              <w:left w:w="108" w:type="dxa"/>
              <w:bottom w:w="0" w:type="dxa"/>
              <w:right w:w="108" w:type="dxa"/>
            </w:tcMar>
            <w:vAlign w:val="center"/>
          </w:tcPr>
          <w:p w14:paraId="22E3B22E"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14375825"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2A3D3738"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97C2687"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79A6E75F" w14:textId="77777777" w:rsidTr="00AA5016">
        <w:tc>
          <w:tcPr>
            <w:tcW w:w="1701" w:type="dxa"/>
            <w:tcMar>
              <w:top w:w="0" w:type="dxa"/>
              <w:left w:w="108" w:type="dxa"/>
              <w:bottom w:w="0" w:type="dxa"/>
              <w:right w:w="108" w:type="dxa"/>
            </w:tcMar>
            <w:vAlign w:val="center"/>
          </w:tcPr>
          <w:p w14:paraId="51292700"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tcPr>
          <w:p w14:paraId="32CA0F08"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0CAF6C31"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40D655D0"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7F929C58" w14:textId="77777777" w:rsidTr="00AA5016">
        <w:tc>
          <w:tcPr>
            <w:tcW w:w="1701" w:type="dxa"/>
            <w:tcMar>
              <w:top w:w="0" w:type="dxa"/>
              <w:left w:w="108" w:type="dxa"/>
              <w:bottom w:w="0" w:type="dxa"/>
              <w:right w:w="108" w:type="dxa"/>
            </w:tcMar>
            <w:vAlign w:val="center"/>
          </w:tcPr>
          <w:p w14:paraId="13072D69"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1565DF67"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0038261F"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51B337B"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73C0BC83" w14:textId="77777777" w:rsidTr="00AA5016">
        <w:tc>
          <w:tcPr>
            <w:tcW w:w="1701" w:type="dxa"/>
            <w:tcMar>
              <w:top w:w="0" w:type="dxa"/>
              <w:left w:w="108" w:type="dxa"/>
              <w:bottom w:w="0" w:type="dxa"/>
              <w:right w:w="108" w:type="dxa"/>
            </w:tcMar>
            <w:vAlign w:val="center"/>
          </w:tcPr>
          <w:p w14:paraId="3684E00E"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229444FE"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2D2777D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5E2CB24A"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2A7D3D49" w14:textId="77777777" w:rsidTr="00AA5016">
        <w:tc>
          <w:tcPr>
            <w:tcW w:w="1701" w:type="dxa"/>
            <w:tcMar>
              <w:top w:w="0" w:type="dxa"/>
              <w:left w:w="108" w:type="dxa"/>
              <w:bottom w:w="0" w:type="dxa"/>
              <w:right w:w="108" w:type="dxa"/>
            </w:tcMar>
            <w:vAlign w:val="center"/>
          </w:tcPr>
          <w:p w14:paraId="440CE28E"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3D5C29E4"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13BFF489"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4614E40A"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r w:rsidR="006B1E6C" w:rsidRPr="009A50F9" w14:paraId="6E2B0F48" w14:textId="77777777" w:rsidTr="00AA5016">
        <w:trPr>
          <w:trHeight w:val="315"/>
        </w:trPr>
        <w:tc>
          <w:tcPr>
            <w:tcW w:w="1701" w:type="dxa"/>
            <w:tcMar>
              <w:top w:w="0" w:type="dxa"/>
              <w:left w:w="108" w:type="dxa"/>
              <w:bottom w:w="0" w:type="dxa"/>
              <w:right w:w="108" w:type="dxa"/>
            </w:tcMar>
            <w:vAlign w:val="center"/>
          </w:tcPr>
          <w:p w14:paraId="21A4D158"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tcPr>
          <w:p w14:paraId="4AFFDCCF"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Descrizione dell’errore</w:t>
            </w:r>
          </w:p>
        </w:tc>
        <w:tc>
          <w:tcPr>
            <w:tcW w:w="2268" w:type="dxa"/>
          </w:tcPr>
          <w:p w14:paraId="54C6C1BF"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6803A057"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bl>
    <w:p w14:paraId="04F629A8" w14:textId="77777777" w:rsidR="00751D39" w:rsidRPr="009A50F9" w:rsidRDefault="00751D39">
      <w:del w:id="5096" w:author="Marciante, Teresa Lucia (IT - Roma)" w:date="2019-02-07T19:12:00Z">
        <w:r w:rsidRPr="009A50F9" w:rsidDel="00426D98">
          <w:br w:type="page"/>
        </w:r>
      </w:del>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4FC4DCDD" w14:textId="77777777" w:rsidTr="00295D30">
        <w:trPr>
          <w:trHeight w:val="270"/>
        </w:trPr>
        <w:tc>
          <w:tcPr>
            <w:tcW w:w="9072" w:type="dxa"/>
            <w:gridSpan w:val="4"/>
            <w:shd w:val="clear" w:color="auto" w:fill="D9D9D9"/>
          </w:tcPr>
          <w:p w14:paraId="72A8C61B"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t>Attestazione di avvenuta trasmissione del messaggio con impossibilità di recapito</w:t>
            </w:r>
          </w:p>
        </w:tc>
      </w:tr>
      <w:tr w:rsidR="006B1E6C" w:rsidRPr="009A50F9" w14:paraId="1939A1EB"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4E59E938"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6A54E880"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56686A90"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7ECCFE02"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61D8DFFF" w14:textId="77777777" w:rsidTr="00AA5016">
        <w:tc>
          <w:tcPr>
            <w:tcW w:w="1701" w:type="dxa"/>
            <w:tcMar>
              <w:top w:w="0" w:type="dxa"/>
              <w:left w:w="108" w:type="dxa"/>
              <w:bottom w:w="0" w:type="dxa"/>
              <w:right w:w="108" w:type="dxa"/>
            </w:tcMar>
            <w:vAlign w:val="center"/>
          </w:tcPr>
          <w:p w14:paraId="53056C57"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121A39BF"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13261CB2"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38279701"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7F01CE27" w14:textId="77777777" w:rsidTr="00AA5016">
        <w:tc>
          <w:tcPr>
            <w:tcW w:w="1701" w:type="dxa"/>
            <w:tcMar>
              <w:top w:w="0" w:type="dxa"/>
              <w:left w:w="108" w:type="dxa"/>
              <w:bottom w:w="0" w:type="dxa"/>
              <w:right w:w="108" w:type="dxa"/>
            </w:tcMar>
            <w:vAlign w:val="center"/>
          </w:tcPr>
          <w:p w14:paraId="58162349"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645485B4"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199A3098"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4B4707C4"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7D1F77ED" w14:textId="77777777" w:rsidTr="00AA5016">
        <w:tc>
          <w:tcPr>
            <w:tcW w:w="1701" w:type="dxa"/>
            <w:tcMar>
              <w:top w:w="0" w:type="dxa"/>
              <w:left w:w="108" w:type="dxa"/>
              <w:bottom w:w="0" w:type="dxa"/>
              <w:right w:w="108" w:type="dxa"/>
            </w:tcMar>
            <w:vAlign w:val="center"/>
          </w:tcPr>
          <w:p w14:paraId="034EBA37"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7E4A6FD2"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Ricevente</w:t>
            </w:r>
          </w:p>
        </w:tc>
        <w:tc>
          <w:tcPr>
            <w:tcW w:w="2268" w:type="dxa"/>
          </w:tcPr>
          <w:p w14:paraId="08B0D311"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29DDC77"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32ED178A" w14:textId="77777777" w:rsidTr="00AA5016">
        <w:tc>
          <w:tcPr>
            <w:tcW w:w="1701" w:type="dxa"/>
            <w:tcMar>
              <w:top w:w="0" w:type="dxa"/>
              <w:left w:w="108" w:type="dxa"/>
              <w:bottom w:w="0" w:type="dxa"/>
              <w:right w:w="108" w:type="dxa"/>
            </w:tcMar>
            <w:vAlign w:val="center"/>
          </w:tcPr>
          <w:p w14:paraId="3B48AFDE"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6E8FB049"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196ADC27"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338C92EB"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7BFAFF94" w14:textId="77777777" w:rsidTr="00AA5016">
        <w:tc>
          <w:tcPr>
            <w:tcW w:w="1701" w:type="dxa"/>
            <w:tcMar>
              <w:top w:w="0" w:type="dxa"/>
              <w:left w:w="108" w:type="dxa"/>
              <w:bottom w:w="0" w:type="dxa"/>
              <w:right w:w="108" w:type="dxa"/>
            </w:tcMar>
            <w:vAlign w:val="center"/>
          </w:tcPr>
          <w:p w14:paraId="4CACDEA0"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1EE583A2"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65F799B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66D106B3"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11F3ACB0" w14:textId="77777777" w:rsidTr="00AA5016">
        <w:tc>
          <w:tcPr>
            <w:tcW w:w="1701" w:type="dxa"/>
            <w:tcMar>
              <w:top w:w="0" w:type="dxa"/>
              <w:left w:w="108" w:type="dxa"/>
              <w:bottom w:w="0" w:type="dxa"/>
              <w:right w:w="108" w:type="dxa"/>
            </w:tcMar>
            <w:vAlign w:val="center"/>
          </w:tcPr>
          <w:p w14:paraId="672BC8F3"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15C8F99B"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5A1C754A"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10CC8AC0"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r w:rsidR="006B1E6C" w:rsidRPr="009A50F9" w14:paraId="026026E8" w14:textId="77777777" w:rsidTr="00AA5016">
        <w:tc>
          <w:tcPr>
            <w:tcW w:w="1701" w:type="dxa"/>
            <w:tcMar>
              <w:top w:w="0" w:type="dxa"/>
              <w:left w:w="108" w:type="dxa"/>
              <w:bottom w:w="0" w:type="dxa"/>
              <w:right w:w="108" w:type="dxa"/>
            </w:tcMar>
            <w:vAlign w:val="center"/>
          </w:tcPr>
          <w:p w14:paraId="4C34939C"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180F9FF1"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HashFileOriginale</w:t>
            </w:r>
          </w:p>
        </w:tc>
        <w:tc>
          <w:tcPr>
            <w:tcW w:w="2268" w:type="dxa"/>
          </w:tcPr>
          <w:p w14:paraId="2A7792FB"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484E6406" w14:textId="77777777" w:rsidR="006B1E6C" w:rsidRPr="009A50F9" w:rsidRDefault="006B1E6C" w:rsidP="00AA5016">
            <w:pPr>
              <w:rPr>
                <w:rFonts w:ascii="Frutiger LT 45 Light" w:hAnsi="Frutiger LT 45 Light"/>
              </w:rPr>
            </w:pPr>
            <w:r w:rsidRPr="009A50F9">
              <w:rPr>
                <w:rFonts w:ascii="Frutiger LT 45 Light" w:hAnsi="Frutiger LT 45 Light"/>
              </w:rPr>
              <w:t>10</w:t>
            </w:r>
          </w:p>
        </w:tc>
      </w:tr>
      <w:tr w:rsidR="006B1E6C" w:rsidRPr="009A50F9" w14:paraId="028302A5" w14:textId="77777777" w:rsidTr="00AA5016">
        <w:tc>
          <w:tcPr>
            <w:tcW w:w="1701" w:type="dxa"/>
            <w:tcMar>
              <w:top w:w="0" w:type="dxa"/>
              <w:left w:w="108" w:type="dxa"/>
              <w:bottom w:w="0" w:type="dxa"/>
              <w:right w:w="108" w:type="dxa"/>
            </w:tcMar>
            <w:vAlign w:val="center"/>
          </w:tcPr>
          <w:p w14:paraId="3DC134E6"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38173240" w14:textId="77777777" w:rsidR="006B1E6C" w:rsidRPr="009A50F9" w:rsidRDefault="006B1E6C" w:rsidP="00AA5016">
            <w:pPr>
              <w:rPr>
                <w:rFonts w:ascii="Frutiger LT 45 Light" w:hAnsi="Frutiger LT 45 Light"/>
              </w:rPr>
            </w:pPr>
            <w:r w:rsidRPr="009A50F9">
              <w:rPr>
                <w:rFonts w:ascii="Frutiger LT 45 Light" w:hAnsi="Frutiger LT 45 Light"/>
              </w:rPr>
              <w:t xml:space="preserve">Il file notifica deve avere una Firma </w:t>
            </w:r>
          </w:p>
        </w:tc>
        <w:tc>
          <w:tcPr>
            <w:tcW w:w="2268" w:type="dxa"/>
          </w:tcPr>
          <w:p w14:paraId="6CEF91CC"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3DB92310" w14:textId="77777777" w:rsidR="006B1E6C" w:rsidRPr="009A50F9" w:rsidRDefault="006B1E6C" w:rsidP="00AA5016">
            <w:pPr>
              <w:rPr>
                <w:rFonts w:ascii="Frutiger LT 45 Light" w:hAnsi="Frutiger LT 45 Light"/>
              </w:rPr>
            </w:pPr>
            <w:r w:rsidRPr="009A50F9">
              <w:rPr>
                <w:rFonts w:ascii="Frutiger LT 45 Light" w:hAnsi="Frutiger LT 45 Light"/>
              </w:rPr>
              <w:t>11</w:t>
            </w:r>
          </w:p>
        </w:tc>
      </w:tr>
    </w:tbl>
    <w:p w14:paraId="770921A5" w14:textId="77777777" w:rsidR="006B1E6C" w:rsidRPr="009A50F9" w:rsidRDefault="006B1E6C" w:rsidP="006B1E6C">
      <w:pPr>
        <w:pStyle w:val="BodyText"/>
      </w:pPr>
    </w:p>
    <w:p w14:paraId="345CAF81" w14:textId="77777777" w:rsidR="006B1E6C" w:rsidRDefault="006B1E6C" w:rsidP="006B1E6C">
      <w:pPr>
        <w:rPr>
          <w:rFonts w:ascii="Frutiger LT 45 Light" w:eastAsia="Times New Roman" w:hAnsi="Frutiger LT 45 Light" w:cs="Times New Roman"/>
        </w:rPr>
      </w:pPr>
      <w:r>
        <w:br w:type="page"/>
      </w:r>
    </w:p>
    <w:p w14:paraId="62C5BC4E" w14:textId="77777777" w:rsidR="00043457" w:rsidRPr="004E3563" w:rsidRDefault="000A2862" w:rsidP="00043457">
      <w:pPr>
        <w:pStyle w:val="Heading2"/>
      </w:pPr>
      <w:bookmarkStart w:id="5097" w:name="_Toc502262919"/>
      <w:bookmarkStart w:id="5098" w:name="_Toc502263003"/>
      <w:bookmarkStart w:id="5099" w:name="_Toc502263088"/>
      <w:bookmarkStart w:id="5100" w:name="_Ref500670588"/>
      <w:bookmarkStart w:id="5101" w:name="_Toc465519"/>
      <w:bookmarkEnd w:id="2402"/>
      <w:bookmarkEnd w:id="5095"/>
      <w:bookmarkEnd w:id="5097"/>
      <w:bookmarkEnd w:id="5098"/>
      <w:bookmarkEnd w:id="5099"/>
      <w:r w:rsidRPr="004E3563">
        <w:lastRenderedPageBreak/>
        <w:t>Controlli effettuati da NSO</w:t>
      </w:r>
      <w:bookmarkEnd w:id="5100"/>
      <w:bookmarkEnd w:id="5101"/>
    </w:p>
    <w:p w14:paraId="56D5F15F" w14:textId="223A9DEC" w:rsidR="00043457" w:rsidRPr="004E3563" w:rsidRDefault="00CC0106" w:rsidP="009D2E26">
      <w:pPr>
        <w:pStyle w:val="BodyText"/>
      </w:pPr>
      <w:r w:rsidRPr="004E3563">
        <w:t>P</w:t>
      </w:r>
      <w:r w:rsidR="00043457" w:rsidRPr="004E3563">
        <w:t xml:space="preserve">er ogni Messaggio ricevuto, </w:t>
      </w:r>
      <w:r w:rsidRPr="004E3563">
        <w:t xml:space="preserve">NSO </w:t>
      </w:r>
      <w:r w:rsidR="00043457" w:rsidRPr="004E3563">
        <w:t xml:space="preserve">effettua una serie di controlli propedeutici all’inoltro al Ricevente. </w:t>
      </w:r>
      <w:r w:rsidRPr="004E3563">
        <w:t xml:space="preserve">Il mancato superamento di tali controlli genera lo scarto del Messaggio e l’invio al Trasmittente della Notifica di scarto (v. </w:t>
      </w:r>
      <w:r w:rsidR="00A34DD2" w:rsidRPr="004E3563">
        <w:fldChar w:fldCharType="begin"/>
      </w:r>
      <w:r w:rsidR="001E181B" w:rsidRPr="004E3563">
        <w:instrText xml:space="preserve"> REF _Ref500660844 \r \h </w:instrText>
      </w:r>
      <w:r w:rsidR="006F0184" w:rsidRPr="004E3563">
        <w:instrText xml:space="preserve"> \* MERGEFORMAT </w:instrText>
      </w:r>
      <w:r w:rsidR="00A34DD2" w:rsidRPr="004E3563">
        <w:fldChar w:fldCharType="separate"/>
      </w:r>
      <w:ins w:id="5102" w:author="Cernigliaro, Giuseppe (IT - Bologna)" w:date="2019-02-07T20:53:00Z">
        <w:r w:rsidR="004A592B">
          <w:t>2.4.4</w:t>
        </w:r>
      </w:ins>
      <w:del w:id="5103" w:author="Cernigliaro, Giuseppe (IT - Bologna)" w:date="2019-02-07T20:53:00Z">
        <w:r w:rsidR="008A6DDC" w:rsidRPr="004E3563" w:rsidDel="004A592B">
          <w:delText>2.5.4</w:delText>
        </w:r>
      </w:del>
      <w:r w:rsidR="00A34DD2" w:rsidRPr="004E3563">
        <w:fldChar w:fldCharType="end"/>
      </w:r>
      <w:r w:rsidRPr="004E3563">
        <w:t>).</w:t>
      </w:r>
    </w:p>
    <w:p w14:paraId="6899BF12" w14:textId="11AF29E2" w:rsidR="006F1F44" w:rsidRPr="004E3563" w:rsidRDefault="004C0AC4">
      <w:pPr>
        <w:pStyle w:val="BodyText"/>
      </w:pPr>
      <w:r w:rsidRPr="004E3563">
        <w:t>Si rammenta che negli scenari di trasmissione</w:t>
      </w:r>
      <w:r w:rsidR="005D39DA" w:rsidRPr="004E3563">
        <w:t xml:space="preserve"> (v. Paragrafo </w:t>
      </w:r>
      <w:r w:rsidR="00A34DD2" w:rsidRPr="004E3563">
        <w:fldChar w:fldCharType="begin"/>
      </w:r>
      <w:r w:rsidR="005D39DA" w:rsidRPr="004E3563">
        <w:instrText xml:space="preserve"> REF _Ref499274919 \r \h </w:instrText>
      </w:r>
      <w:r w:rsidR="006F0184" w:rsidRPr="004E3563">
        <w:instrText xml:space="preserve"> \* MERGEFORMAT </w:instrText>
      </w:r>
      <w:r w:rsidR="00A34DD2" w:rsidRPr="004E3563">
        <w:fldChar w:fldCharType="separate"/>
      </w:r>
      <w:ins w:id="5104" w:author="Cernigliaro, Giuseppe (IT - Bologna)" w:date="2019-02-07T20:53:00Z">
        <w:r w:rsidR="004A592B">
          <w:t>2.4.3.1</w:t>
        </w:r>
      </w:ins>
      <w:del w:id="5105" w:author="Cernigliaro, Giuseppe (IT - Bologna)" w:date="2019-02-07T20:53:00Z">
        <w:r w:rsidR="008A6DDC" w:rsidRPr="004E3563" w:rsidDel="004A592B">
          <w:delText>2.5.3.1</w:delText>
        </w:r>
      </w:del>
      <w:r w:rsidR="00A34DD2" w:rsidRPr="004E3563">
        <w:fldChar w:fldCharType="end"/>
      </w:r>
      <w:r w:rsidR="005D39DA" w:rsidRPr="004E3563">
        <w:t>)</w:t>
      </w:r>
      <w:r w:rsidRPr="004E3563">
        <w:t>, l’inoltro del Messaggio al Ricevente è effettuato da NSO,</w:t>
      </w:r>
      <w:r w:rsidR="00CC0106" w:rsidRPr="004E3563">
        <w:t xml:space="preserve"> mentre negli scenari di validazione </w:t>
      </w:r>
      <w:r w:rsidR="005D39DA" w:rsidRPr="004E3563">
        <w:t xml:space="preserve">(v. Paragrafo </w:t>
      </w:r>
      <w:r w:rsidR="00A34DD2" w:rsidRPr="004E3563">
        <w:fldChar w:fldCharType="begin"/>
      </w:r>
      <w:r w:rsidR="008A6DDC" w:rsidRPr="004E3563">
        <w:instrText xml:space="preserve"> REF _Ref534625232 \r \h </w:instrText>
      </w:r>
      <w:r w:rsidR="006F0184" w:rsidRPr="004E3563">
        <w:instrText xml:space="preserve"> \* MERGEFORMAT </w:instrText>
      </w:r>
      <w:r w:rsidR="00A34DD2" w:rsidRPr="004E3563">
        <w:fldChar w:fldCharType="separate"/>
      </w:r>
      <w:ins w:id="5106" w:author="Cernigliaro, Giuseppe (IT - Bologna)" w:date="2019-02-07T20:53:00Z">
        <w:r w:rsidR="004A592B">
          <w:t>2.4.3.2</w:t>
        </w:r>
      </w:ins>
      <w:del w:id="5107" w:author="Cernigliaro, Giuseppe (IT - Bologna)" w:date="2019-02-07T20:53:00Z">
        <w:r w:rsidR="008A6DDC" w:rsidRPr="004E3563" w:rsidDel="004A592B">
          <w:delText>2.5.3.2</w:delText>
        </w:r>
      </w:del>
      <w:r w:rsidR="00A34DD2" w:rsidRPr="004E3563">
        <w:fldChar w:fldCharType="end"/>
      </w:r>
      <w:r w:rsidR="005D39DA" w:rsidRPr="004E3563">
        <w:t xml:space="preserve">) </w:t>
      </w:r>
      <w:r w:rsidR="00CC0106" w:rsidRPr="004E3563">
        <w:t xml:space="preserve">tale operazione è a carico del </w:t>
      </w:r>
      <w:r w:rsidR="008A6DDC" w:rsidRPr="004E3563">
        <w:t>Mittente o di un suo Intermediario</w:t>
      </w:r>
      <w:r w:rsidR="00CC0106" w:rsidRPr="004E3563">
        <w:t>.</w:t>
      </w:r>
    </w:p>
    <w:p w14:paraId="6D441584" w14:textId="77777777" w:rsidR="006F1F44" w:rsidRPr="004E3563" w:rsidRDefault="00CC0106">
      <w:pPr>
        <w:pStyle w:val="BodyText"/>
      </w:pPr>
      <w:r w:rsidRPr="004E3563">
        <w:t xml:space="preserve">In entrambe le categorie di scenari, i Messaggi scartati (ossia </w:t>
      </w:r>
      <w:r w:rsidR="008A6DDC" w:rsidRPr="004E3563">
        <w:t>quelli</w:t>
      </w:r>
      <w:r w:rsidRPr="004E3563">
        <w:t xml:space="preserve"> che non hanno superato la validazione) non possono essere inoltrati al Ricevente.</w:t>
      </w:r>
    </w:p>
    <w:p w14:paraId="67FA4C15" w14:textId="32AFD74A" w:rsidR="00733B18" w:rsidRPr="004E3563" w:rsidRDefault="00733B18">
      <w:pPr>
        <w:pStyle w:val="BodyText"/>
      </w:pPr>
      <w:r w:rsidRPr="004E3563">
        <w:t xml:space="preserve">Il Ricevente </w:t>
      </w:r>
      <w:r w:rsidR="008A6DDC" w:rsidRPr="004E3563">
        <w:t>può</w:t>
      </w:r>
      <w:r w:rsidRPr="004E3563">
        <w:t xml:space="preserve"> verificare che i Messaggi ricevuti (</w:t>
      </w:r>
      <w:r w:rsidR="008A6DDC" w:rsidRPr="004E3563">
        <w:t>e</w:t>
      </w:r>
      <w:r w:rsidRPr="004E3563">
        <w:t xml:space="preserve"> i Documenti ivi contenuti) siano stati va</w:t>
      </w:r>
      <w:r w:rsidR="003D38FF" w:rsidRPr="004E3563">
        <w:t xml:space="preserve">lidati attraverso </w:t>
      </w:r>
      <w:r w:rsidR="008A6DDC" w:rsidRPr="004E3563">
        <w:t>apposita</w:t>
      </w:r>
      <w:r w:rsidR="003D38FF" w:rsidRPr="004E3563">
        <w:t xml:space="preserve"> procedur</w:t>
      </w:r>
      <w:r w:rsidRPr="004E3563">
        <w:t xml:space="preserve">a resa disponibile sulla Piattaforma dei crediti commerciali (PCC, v. Paragrafo </w:t>
      </w:r>
      <w:r w:rsidR="00A34DD2" w:rsidRPr="004E3563">
        <w:fldChar w:fldCharType="begin"/>
      </w:r>
      <w:r w:rsidR="008A6DDC" w:rsidRPr="004E3563">
        <w:instrText xml:space="preserve"> REF _Ref499220970 \r \h </w:instrText>
      </w:r>
      <w:r w:rsidR="006F0184" w:rsidRPr="004E3563">
        <w:instrText xml:space="preserve"> \* MERGEFORMAT </w:instrText>
      </w:r>
      <w:r w:rsidR="00A34DD2" w:rsidRPr="004E3563">
        <w:fldChar w:fldCharType="separate"/>
      </w:r>
      <w:ins w:id="5108" w:author="Cernigliaro, Giuseppe (IT - Bologna)" w:date="2019-02-07T20:53:00Z">
        <w:r w:rsidR="004A592B">
          <w:t>2.4</w:t>
        </w:r>
      </w:ins>
      <w:del w:id="5109" w:author="Cernigliaro, Giuseppe (IT - Bologna)" w:date="2019-02-07T20:53:00Z">
        <w:r w:rsidR="008A6DDC" w:rsidRPr="004E3563" w:rsidDel="004A592B">
          <w:delText>2.5</w:delText>
        </w:r>
      </w:del>
      <w:r w:rsidR="00A34DD2" w:rsidRPr="004E3563">
        <w:fldChar w:fldCharType="end"/>
      </w:r>
      <w:r w:rsidRPr="004E3563">
        <w:t>).</w:t>
      </w:r>
    </w:p>
    <w:p w14:paraId="0845A776" w14:textId="77777777" w:rsidR="00043457" w:rsidRPr="004E3563" w:rsidRDefault="00043457" w:rsidP="009D2E26">
      <w:pPr>
        <w:pStyle w:val="BodyText"/>
      </w:pPr>
      <w:r w:rsidRPr="004E3563">
        <w:t xml:space="preserve">Le tipologie di controllo effettuate mirano a verificare: </w:t>
      </w:r>
    </w:p>
    <w:p w14:paraId="73360792" w14:textId="073B856D" w:rsidR="00043457" w:rsidRPr="004E3563" w:rsidRDefault="008A6DDC" w:rsidP="00D851AD">
      <w:pPr>
        <w:pStyle w:val="BodyText"/>
        <w:numPr>
          <w:ilvl w:val="0"/>
          <w:numId w:val="16"/>
        </w:numPr>
      </w:pPr>
      <w:r w:rsidRPr="004E3563">
        <w:t xml:space="preserve">la </w:t>
      </w:r>
      <w:r w:rsidR="00043457" w:rsidRPr="004E3563">
        <w:t xml:space="preserve">nomenclatura e </w:t>
      </w:r>
      <w:r w:rsidRPr="004E3563">
        <w:t>l’</w:t>
      </w:r>
      <w:r w:rsidR="00043457" w:rsidRPr="004E3563">
        <w:t>unicità del Messaggio (v. Paragraf</w:t>
      </w:r>
      <w:r w:rsidRPr="004E3563">
        <w:t>i</w:t>
      </w:r>
      <w:r w:rsidR="00043457" w:rsidRPr="004E3563">
        <w:t xml:space="preserve"> </w:t>
      </w:r>
      <w:r w:rsidR="002F5F95" w:rsidRPr="004E3563">
        <w:fldChar w:fldCharType="begin"/>
      </w:r>
      <w:r w:rsidR="002F5F95" w:rsidRPr="004E3563">
        <w:instrText xml:space="preserve"> REF _Ref499485388 \r \h  \* MERGEFORMAT </w:instrText>
      </w:r>
      <w:r w:rsidR="002F5F95" w:rsidRPr="004E3563">
        <w:fldChar w:fldCharType="separate"/>
      </w:r>
      <w:r w:rsidR="004A592B">
        <w:t>3.1.1</w:t>
      </w:r>
      <w:r w:rsidR="002F5F95" w:rsidRPr="004E3563">
        <w:fldChar w:fldCharType="end"/>
      </w:r>
      <w:r w:rsidRPr="004E3563">
        <w:t xml:space="preserve"> e </w:t>
      </w:r>
      <w:r w:rsidR="00A34DD2" w:rsidRPr="004E3563">
        <w:fldChar w:fldCharType="begin"/>
      </w:r>
      <w:r w:rsidRPr="004E3563">
        <w:instrText xml:space="preserve"> REF _Ref534626517 \r \h </w:instrText>
      </w:r>
      <w:r w:rsidR="006F0184" w:rsidRPr="004E3563">
        <w:instrText xml:space="preserve"> \* MERGEFORMAT </w:instrText>
      </w:r>
      <w:r w:rsidR="00A34DD2" w:rsidRPr="004E3563">
        <w:fldChar w:fldCharType="separate"/>
      </w:r>
      <w:ins w:id="5110" w:author="Cernigliaro, Giuseppe (IT - Bologna)" w:date="2019-02-07T20:53:00Z">
        <w:r w:rsidR="004A592B">
          <w:t>2.4.1</w:t>
        </w:r>
      </w:ins>
      <w:del w:id="5111" w:author="Cernigliaro, Giuseppe (IT - Bologna)" w:date="2019-02-07T20:53:00Z">
        <w:r w:rsidRPr="004E3563" w:rsidDel="004A592B">
          <w:delText>2.5.1</w:delText>
        </w:r>
      </w:del>
      <w:r w:rsidR="00A34DD2" w:rsidRPr="004E3563">
        <w:fldChar w:fldCharType="end"/>
      </w:r>
      <w:r w:rsidR="00043457" w:rsidRPr="004E3563">
        <w:t xml:space="preserve">); </w:t>
      </w:r>
    </w:p>
    <w:p w14:paraId="7ACD6498" w14:textId="77777777" w:rsidR="00043457" w:rsidRPr="004E3563" w:rsidRDefault="008A6DDC" w:rsidP="00D851AD">
      <w:pPr>
        <w:pStyle w:val="BodyText"/>
        <w:numPr>
          <w:ilvl w:val="0"/>
          <w:numId w:val="16"/>
        </w:numPr>
      </w:pPr>
      <w:r w:rsidRPr="004E3563">
        <w:t xml:space="preserve">la </w:t>
      </w:r>
      <w:r w:rsidR="00043457" w:rsidRPr="004E3563">
        <w:t xml:space="preserve">dimensione del Messaggio; </w:t>
      </w:r>
    </w:p>
    <w:p w14:paraId="34992576" w14:textId="1EF25029" w:rsidR="00043457" w:rsidRPr="004E3563" w:rsidRDefault="008A6DDC" w:rsidP="00D851AD">
      <w:pPr>
        <w:pStyle w:val="BodyText"/>
        <w:numPr>
          <w:ilvl w:val="0"/>
          <w:numId w:val="16"/>
        </w:numPr>
      </w:pPr>
      <w:r w:rsidRPr="004E3563">
        <w:t>l’</w:t>
      </w:r>
      <w:r w:rsidR="00043457" w:rsidRPr="004E3563">
        <w:t xml:space="preserve">integrità e </w:t>
      </w:r>
      <w:r w:rsidRPr="004E3563">
        <w:t xml:space="preserve">la </w:t>
      </w:r>
      <w:r w:rsidR="00043457" w:rsidRPr="004E3563">
        <w:t xml:space="preserve">conformità del formato del Messaggio (v. Paragrafo </w:t>
      </w:r>
      <w:r w:rsidR="002F5F95" w:rsidRPr="004E3563">
        <w:fldChar w:fldCharType="begin"/>
      </w:r>
      <w:r w:rsidR="002F5F95" w:rsidRPr="004E3563">
        <w:instrText xml:space="preserve"> REF _Ref499486092 \r \h  \* MERGEFORMAT </w:instrText>
      </w:r>
      <w:r w:rsidR="002F5F95" w:rsidRPr="004E3563">
        <w:fldChar w:fldCharType="separate"/>
      </w:r>
      <w:r w:rsidR="004A592B">
        <w:t>3.3.1</w:t>
      </w:r>
      <w:r w:rsidR="002F5F95" w:rsidRPr="004E3563">
        <w:fldChar w:fldCharType="end"/>
      </w:r>
      <w:r w:rsidR="00043457" w:rsidRPr="004E3563">
        <w:t>);</w:t>
      </w:r>
    </w:p>
    <w:p w14:paraId="723EFEA6" w14:textId="2236E970" w:rsidR="00F65824" w:rsidRPr="004E3563" w:rsidRDefault="008A6DDC" w:rsidP="00D41362">
      <w:pPr>
        <w:pStyle w:val="BodyText"/>
        <w:numPr>
          <w:ilvl w:val="0"/>
          <w:numId w:val="16"/>
        </w:numPr>
      </w:pPr>
      <w:r w:rsidRPr="004E3563">
        <w:t xml:space="preserve">la </w:t>
      </w:r>
      <w:r w:rsidR="00043457" w:rsidRPr="004E3563">
        <w:t xml:space="preserve">coerenza e </w:t>
      </w:r>
      <w:r w:rsidR="009C5B07" w:rsidRPr="004E3563">
        <w:t xml:space="preserve">la </w:t>
      </w:r>
      <w:r w:rsidR="00043457" w:rsidRPr="004E3563">
        <w:t xml:space="preserve">validità del contenuto </w:t>
      </w:r>
      <w:r w:rsidRPr="004E3563">
        <w:t>n</w:t>
      </w:r>
      <w:r w:rsidR="00043457" w:rsidRPr="004E3563">
        <w:t xml:space="preserve">el Messaggio </w:t>
      </w:r>
      <w:r w:rsidR="00B32CA5" w:rsidRPr="004E3563">
        <w:t xml:space="preserve">(v. Paragrafo </w:t>
      </w:r>
      <w:r w:rsidR="00B32CA5" w:rsidRPr="004E3563">
        <w:fldChar w:fldCharType="begin"/>
      </w:r>
      <w:r w:rsidR="00B32CA5" w:rsidRPr="004E3563">
        <w:instrText xml:space="preserve"> REF _Ref499486092 \r \h  \* MERGEFORMAT </w:instrText>
      </w:r>
      <w:r w:rsidR="00B32CA5" w:rsidRPr="004E3563">
        <w:fldChar w:fldCharType="separate"/>
      </w:r>
      <w:r w:rsidR="004A592B">
        <w:t>3.3.1</w:t>
      </w:r>
      <w:r w:rsidR="00B32CA5" w:rsidRPr="004E3563">
        <w:fldChar w:fldCharType="end"/>
      </w:r>
      <w:r w:rsidR="00B32CA5" w:rsidRPr="004E3563">
        <w:t>);</w:t>
      </w:r>
    </w:p>
    <w:p w14:paraId="75BC1DE3" w14:textId="180A639E" w:rsidR="00043457" w:rsidRPr="004E3563" w:rsidRDefault="009C5B07" w:rsidP="00D851AD">
      <w:pPr>
        <w:pStyle w:val="BodyText"/>
        <w:numPr>
          <w:ilvl w:val="0"/>
          <w:numId w:val="16"/>
        </w:numPr>
      </w:pPr>
      <w:r w:rsidRPr="004E3563">
        <w:t>l’</w:t>
      </w:r>
      <w:r w:rsidR="00F65824" w:rsidRPr="004E3563">
        <w:t>unicità del Documento</w:t>
      </w:r>
      <w:r w:rsidR="00D41362" w:rsidRPr="004E3563">
        <w:t xml:space="preserve"> (v. Paragrafo </w:t>
      </w:r>
      <w:r w:rsidR="00B32CA5" w:rsidRPr="004E3563">
        <w:fldChar w:fldCharType="begin"/>
      </w:r>
      <w:r w:rsidR="00B32CA5" w:rsidRPr="004E3563">
        <w:instrText xml:space="preserve"> REF _Ref534626517 \r \h </w:instrText>
      </w:r>
      <w:r w:rsidR="006F0184" w:rsidRPr="004E3563">
        <w:instrText xml:space="preserve"> \* MERGEFORMAT </w:instrText>
      </w:r>
      <w:r w:rsidR="00B32CA5" w:rsidRPr="004E3563">
        <w:fldChar w:fldCharType="separate"/>
      </w:r>
      <w:ins w:id="5112" w:author="Cernigliaro, Giuseppe (IT - Bologna)" w:date="2019-02-07T20:53:00Z">
        <w:r w:rsidR="004A592B">
          <w:t>2.4.1</w:t>
        </w:r>
      </w:ins>
      <w:del w:id="5113" w:author="Cernigliaro, Giuseppe (IT - Bologna)" w:date="2019-02-07T20:53:00Z">
        <w:r w:rsidR="00B32CA5" w:rsidRPr="004E3563" w:rsidDel="004A592B">
          <w:delText>2.5.1</w:delText>
        </w:r>
      </w:del>
      <w:r w:rsidR="00B32CA5" w:rsidRPr="004E3563">
        <w:fldChar w:fldCharType="end"/>
      </w:r>
      <w:r w:rsidR="00D41362" w:rsidRPr="004E3563">
        <w:t>)</w:t>
      </w:r>
      <w:r w:rsidR="00043457" w:rsidRPr="004E3563">
        <w:t>.</w:t>
      </w:r>
    </w:p>
    <w:p w14:paraId="4CD389C5" w14:textId="77777777" w:rsidR="000E54F7" w:rsidRDefault="000E54F7">
      <w:pPr>
        <w:rPr>
          <w:rFonts w:ascii="Frutiger LT 45 Light" w:eastAsia="Times New Roman" w:hAnsi="Frutiger LT 45 Light" w:cs="Times New Roman"/>
          <w:b/>
          <w:bCs/>
          <w:smallCaps/>
          <w:szCs w:val="24"/>
        </w:rPr>
      </w:pPr>
      <w:r>
        <w:br w:type="page"/>
      </w:r>
    </w:p>
    <w:p w14:paraId="6A593197" w14:textId="77777777" w:rsidR="00043457" w:rsidRPr="003A18A1" w:rsidRDefault="00043457" w:rsidP="00766B00">
      <w:pPr>
        <w:pStyle w:val="Heading3"/>
      </w:pPr>
      <w:bookmarkStart w:id="5114" w:name="_Toc465520"/>
      <w:r w:rsidRPr="003A18A1">
        <w:lastRenderedPageBreak/>
        <w:t>Verifica della nomenclatura e dell’unicità del Messaggio</w:t>
      </w:r>
      <w:bookmarkEnd w:id="5114"/>
    </w:p>
    <w:p w14:paraId="7AD064B0" w14:textId="45264695" w:rsidR="00043457" w:rsidRPr="003A18A1" w:rsidRDefault="00043457" w:rsidP="009D2E26">
      <w:pPr>
        <w:pStyle w:val="BodyText"/>
      </w:pPr>
      <w:r w:rsidRPr="003A18A1">
        <w:t xml:space="preserve">La verifica viene eseguita al fine di intercettare ed impedire l’invio di un Messaggio che non rispetti le regole riportate nel Paragrafo </w:t>
      </w:r>
      <w:r w:rsidR="002F5F95" w:rsidRPr="003A18A1">
        <w:fldChar w:fldCharType="begin"/>
      </w:r>
      <w:r w:rsidR="002F5F95" w:rsidRPr="003A18A1">
        <w:instrText xml:space="preserve"> REF _Ref499485388 \r \h  \* MERGEFORMAT </w:instrText>
      </w:r>
      <w:r w:rsidR="002F5F95" w:rsidRPr="003A18A1">
        <w:fldChar w:fldCharType="separate"/>
      </w:r>
      <w:r w:rsidR="004A592B">
        <w:t>3.1.1</w:t>
      </w:r>
      <w:r w:rsidR="002F5F95" w:rsidRPr="003A18A1">
        <w:fldChar w:fldCharType="end"/>
      </w:r>
      <w:r w:rsidRPr="003A18A1">
        <w:t>.</w:t>
      </w:r>
      <w:r w:rsidR="000D0BAF" w:rsidRPr="003A18A1">
        <w:t xml:space="preserve"> </w:t>
      </w:r>
      <w:r w:rsidRPr="003A18A1">
        <w:t>In caso di esito negativo del controllo</w:t>
      </w:r>
      <w:r w:rsidR="006060E5" w:rsidRPr="003A18A1">
        <w:t>,</w:t>
      </w:r>
      <w:r w:rsidRPr="003A18A1">
        <w:t xml:space="preserve"> il Messaggio viene rifiutato con le seguenti motivazioni:</w:t>
      </w:r>
    </w:p>
    <w:p w14:paraId="27B3B74A" w14:textId="77777777" w:rsidR="00043457" w:rsidRPr="003A18A1" w:rsidRDefault="00043457" w:rsidP="00D851AD">
      <w:pPr>
        <w:pStyle w:val="BodyText"/>
        <w:numPr>
          <w:ilvl w:val="0"/>
          <w:numId w:val="25"/>
        </w:numPr>
      </w:pPr>
      <w:r w:rsidRPr="003A18A1">
        <w:rPr>
          <w:i/>
        </w:rPr>
        <w:t>Codice 00001 - Nome file non valido</w:t>
      </w:r>
      <w:r w:rsidRPr="003A18A1">
        <w:t>;</w:t>
      </w:r>
    </w:p>
    <w:p w14:paraId="348B5565" w14:textId="77777777" w:rsidR="00043457" w:rsidRPr="003A18A1" w:rsidRDefault="000E54F7" w:rsidP="00D851AD">
      <w:pPr>
        <w:pStyle w:val="BodyText"/>
        <w:numPr>
          <w:ilvl w:val="0"/>
          <w:numId w:val="25"/>
        </w:numPr>
      </w:pPr>
      <w:r w:rsidRPr="003A18A1">
        <w:rPr>
          <w:i/>
        </w:rPr>
        <w:t>Codice 00404 – File già t</w:t>
      </w:r>
      <w:r w:rsidR="00043457" w:rsidRPr="003A18A1">
        <w:rPr>
          <w:i/>
        </w:rPr>
        <w:t>rasmesso</w:t>
      </w:r>
      <w:r w:rsidR="004E001C" w:rsidRPr="003A18A1">
        <w:t>.</w:t>
      </w:r>
    </w:p>
    <w:p w14:paraId="6057D06B" w14:textId="77777777" w:rsidR="00043457" w:rsidRPr="003A18A1" w:rsidRDefault="00043457" w:rsidP="00766B00">
      <w:pPr>
        <w:pStyle w:val="Heading3"/>
      </w:pPr>
      <w:bookmarkStart w:id="5115" w:name="_Toc465521"/>
      <w:r w:rsidRPr="003A18A1">
        <w:t>Verifica della dimensione del Messaggio</w:t>
      </w:r>
      <w:bookmarkEnd w:id="5115"/>
    </w:p>
    <w:p w14:paraId="23E372B6" w14:textId="77777777" w:rsidR="00043457" w:rsidRPr="003A18A1" w:rsidRDefault="00043457" w:rsidP="009D2E26">
      <w:pPr>
        <w:pStyle w:val="BodyText"/>
      </w:pPr>
      <w:r w:rsidRPr="003A18A1">
        <w:t>La verifica è effettuata al fine di garantire che il Messaggio ricevuto non ecceda le dimensioni ammesse per il rispettivo canale di trasmissione</w:t>
      </w:r>
      <w:r w:rsidR="000D0BAF" w:rsidRPr="003A18A1">
        <w:t>. In caso di esito negativo del controllo</w:t>
      </w:r>
      <w:r w:rsidR="006060E5" w:rsidRPr="003A18A1">
        <w:t>,</w:t>
      </w:r>
      <w:r w:rsidR="000D0BAF" w:rsidRPr="003A18A1">
        <w:t xml:space="preserve"> il Messaggio viene rifiutato con la seguente motivazione:</w:t>
      </w:r>
    </w:p>
    <w:p w14:paraId="67B481C9" w14:textId="4D151C9C" w:rsidR="005D39DA" w:rsidRPr="003A18A1" w:rsidRDefault="00043457" w:rsidP="00F625B2">
      <w:pPr>
        <w:pStyle w:val="BodyText"/>
        <w:numPr>
          <w:ilvl w:val="0"/>
          <w:numId w:val="25"/>
        </w:numPr>
        <w:rPr>
          <w:i/>
        </w:rPr>
      </w:pPr>
      <w:r w:rsidRPr="003A18A1">
        <w:rPr>
          <w:i/>
        </w:rPr>
        <w:t>Codice 00003 - Le dimensioni del file superano quelle ammesse</w:t>
      </w:r>
      <w:r w:rsidR="00F625B2" w:rsidRPr="003A18A1">
        <w:t xml:space="preserve">: si vedano, al riguardo, le </w:t>
      </w:r>
      <w:r w:rsidR="004A592B">
        <w:rPr>
          <w:rStyle w:val="Hyperlink"/>
        </w:rPr>
        <w:fldChar w:fldCharType="begin"/>
      </w:r>
      <w:r w:rsidR="004A592B">
        <w:rPr>
          <w:rStyle w:val="Hyperlink"/>
        </w:rPr>
        <w:instrText xml:space="preserve"> HYPERLINK "http://www.fatturapa.gov.it/export/fatturazione/sdi/Specifiche_tecniche_SdI_v1.5.pdf" </w:instrText>
      </w:r>
      <w:ins w:id="5116" w:author="Cernigliaro, Giuseppe (IT - Bologna)" w:date="2019-02-07T20:53:00Z">
        <w:r w:rsidR="004A592B">
          <w:rPr>
            <w:rStyle w:val="Hyperlink"/>
          </w:rPr>
        </w:r>
      </w:ins>
      <w:r w:rsidR="004A592B">
        <w:rPr>
          <w:rStyle w:val="Hyperlink"/>
        </w:rPr>
        <w:fldChar w:fldCharType="separate"/>
      </w:r>
      <w:r w:rsidR="00F625B2" w:rsidRPr="003A18A1">
        <w:rPr>
          <w:rStyle w:val="Hyperlink"/>
        </w:rPr>
        <w:t>Specifiche tecniche relative al Sistema di Interscambio versione 1.6</w:t>
      </w:r>
      <w:r w:rsidR="004A592B">
        <w:rPr>
          <w:rStyle w:val="Hyperlink"/>
        </w:rPr>
        <w:fldChar w:fldCharType="end"/>
      </w:r>
      <w:r w:rsidR="00F625B2" w:rsidRPr="003A18A1">
        <w:t>, Paragrafo 3.1 - TRASMISSIONE DEL FILE AL SDI.</w:t>
      </w:r>
    </w:p>
    <w:p w14:paraId="12E3FBC6" w14:textId="77777777" w:rsidR="00043457" w:rsidRPr="003A18A1" w:rsidRDefault="00043457" w:rsidP="00766B00">
      <w:pPr>
        <w:pStyle w:val="Heading3"/>
      </w:pPr>
      <w:bookmarkStart w:id="5117" w:name="_Toc500669993"/>
      <w:bookmarkStart w:id="5118" w:name="_Toc465522"/>
      <w:bookmarkEnd w:id="5117"/>
      <w:r w:rsidRPr="003A18A1">
        <w:t>Verifica dell’integrità e del formato del Messaggio</w:t>
      </w:r>
      <w:bookmarkEnd w:id="5118"/>
    </w:p>
    <w:p w14:paraId="4F3EA927" w14:textId="76D54597" w:rsidR="00043457" w:rsidRPr="003A18A1" w:rsidRDefault="00043457" w:rsidP="009D2E26">
      <w:pPr>
        <w:pStyle w:val="BodyText"/>
      </w:pPr>
      <w:r w:rsidRPr="003A18A1">
        <w:t>La verifica viene effettuata per garantire che il Messaggio rispetti le regole del Paragrafo</w:t>
      </w:r>
      <w:r w:rsidR="004B065B" w:rsidRPr="003A18A1">
        <w:t xml:space="preserve"> </w:t>
      </w:r>
      <w:r w:rsidR="00A34DD2" w:rsidRPr="003A18A1">
        <w:fldChar w:fldCharType="begin"/>
      </w:r>
      <w:r w:rsidR="004B065B" w:rsidRPr="003A18A1">
        <w:instrText xml:space="preserve"> REF _Ref535050539 \r \h </w:instrText>
      </w:r>
      <w:r w:rsidR="006F0184" w:rsidRPr="003A18A1">
        <w:instrText xml:space="preserve"> \* MERGEFORMAT </w:instrText>
      </w:r>
      <w:r w:rsidR="00A34DD2" w:rsidRPr="003A18A1">
        <w:fldChar w:fldCharType="separate"/>
      </w:r>
      <w:r w:rsidR="004A592B">
        <w:t>3.2.1</w:t>
      </w:r>
      <w:r w:rsidR="00A34DD2" w:rsidRPr="003A18A1">
        <w:fldChar w:fldCharType="end"/>
      </w:r>
      <w:r w:rsidRPr="003A18A1">
        <w:t>.</w:t>
      </w:r>
      <w:r w:rsidR="000D0BAF" w:rsidRPr="003A18A1">
        <w:t xml:space="preserve"> </w:t>
      </w:r>
      <w:r w:rsidRPr="003A18A1">
        <w:t>In caso di esito negativo del controllo</w:t>
      </w:r>
      <w:r w:rsidR="006060E5" w:rsidRPr="003A18A1">
        <w:t>,</w:t>
      </w:r>
      <w:r w:rsidRPr="003A18A1">
        <w:t xml:space="preserve"> il Messaggio viene rifiutato con le seguenti motivazioni:</w:t>
      </w:r>
    </w:p>
    <w:p w14:paraId="31EC2F49" w14:textId="77777777" w:rsidR="00043457" w:rsidRPr="003A18A1" w:rsidRDefault="00043457" w:rsidP="00D851AD">
      <w:pPr>
        <w:pStyle w:val="BodyText"/>
        <w:numPr>
          <w:ilvl w:val="0"/>
          <w:numId w:val="25"/>
        </w:numPr>
      </w:pPr>
      <w:r w:rsidRPr="003A18A1">
        <w:rPr>
          <w:i/>
        </w:rPr>
        <w:t>Codice 00106 - File / Archivio vuoto o corrotto</w:t>
      </w:r>
      <w:r w:rsidRPr="003A18A1">
        <w:t>;</w:t>
      </w:r>
    </w:p>
    <w:p w14:paraId="4CDECF7F" w14:textId="77777777" w:rsidR="00043457" w:rsidRPr="003A18A1" w:rsidRDefault="00043457" w:rsidP="00D851AD">
      <w:pPr>
        <w:pStyle w:val="BodyText"/>
        <w:numPr>
          <w:ilvl w:val="0"/>
          <w:numId w:val="25"/>
        </w:numPr>
      </w:pPr>
      <w:r w:rsidRPr="003A18A1">
        <w:rPr>
          <w:i/>
        </w:rPr>
        <w:t>Codice 00200 - File non conforme al formato</w:t>
      </w:r>
      <w:r w:rsidR="000E54F7" w:rsidRPr="003A18A1">
        <w:t xml:space="preserve">: la verifica del formato del messaggio è realizzata utilizzando un meccanismo automatico di controllo </w:t>
      </w:r>
      <w:proofErr w:type="gramStart"/>
      <w:r w:rsidR="000E54F7" w:rsidRPr="003A18A1">
        <w:t>delle business</w:t>
      </w:r>
      <w:proofErr w:type="gramEnd"/>
      <w:r w:rsidR="000E54F7" w:rsidRPr="003A18A1">
        <w:t xml:space="preserve"> rules e il risultato di tale verifica contiene l’elenco di tutti gli errori riscontrati, fino ad un massimo di 50 errori</w:t>
      </w:r>
      <w:r w:rsidRPr="003A18A1">
        <w:t>;</w:t>
      </w:r>
    </w:p>
    <w:p w14:paraId="1ACB1C06" w14:textId="77777777" w:rsidR="00043457" w:rsidRPr="003A18A1" w:rsidRDefault="00043457" w:rsidP="00D851AD">
      <w:pPr>
        <w:pStyle w:val="BodyText"/>
        <w:numPr>
          <w:ilvl w:val="0"/>
          <w:numId w:val="25"/>
        </w:numPr>
      </w:pPr>
      <w:r w:rsidRPr="003A18A1">
        <w:rPr>
          <w:i/>
        </w:rPr>
        <w:t>Codice 00201 - Superato il numero massimo di errori di formato</w:t>
      </w:r>
      <w:r w:rsidR="000E54F7" w:rsidRPr="003A18A1">
        <w:t>: se il numer</w:t>
      </w:r>
      <w:r w:rsidR="002F12C4" w:rsidRPr="003A18A1">
        <w:t>o degli errori è superiore a 50</w:t>
      </w:r>
      <w:r w:rsidRPr="003A18A1">
        <w:t>.</w:t>
      </w:r>
    </w:p>
    <w:p w14:paraId="7CFEC055" w14:textId="77777777" w:rsidR="00874702" w:rsidRPr="003A18A1" w:rsidRDefault="00874702">
      <w:pPr>
        <w:rPr>
          <w:rFonts w:ascii="Frutiger LT 45 Light" w:eastAsia="Times New Roman" w:hAnsi="Frutiger LT 45 Light" w:cs="Times New Roman"/>
          <w:b/>
          <w:bCs/>
          <w:smallCaps/>
          <w:szCs w:val="24"/>
        </w:rPr>
      </w:pPr>
      <w:r w:rsidRPr="003A18A1">
        <w:br w:type="page"/>
      </w:r>
    </w:p>
    <w:p w14:paraId="542578E2" w14:textId="77777777" w:rsidR="00B32CA5" w:rsidRPr="003A18A1" w:rsidRDefault="002F12C4" w:rsidP="00B32CA5">
      <w:pPr>
        <w:pStyle w:val="Heading3"/>
      </w:pPr>
      <w:bookmarkStart w:id="5119" w:name="_Toc465523"/>
      <w:r w:rsidRPr="003A18A1">
        <w:lastRenderedPageBreak/>
        <w:t>U</w:t>
      </w:r>
      <w:r w:rsidR="00B32CA5" w:rsidRPr="003A18A1">
        <w:t xml:space="preserve">lteriori verifiche </w:t>
      </w:r>
      <w:r w:rsidRPr="003A18A1">
        <w:t>sulla B</w:t>
      </w:r>
      <w:r w:rsidR="00B32CA5" w:rsidRPr="003A18A1">
        <w:t>usta di trasmissione</w:t>
      </w:r>
      <w:bookmarkEnd w:id="5119"/>
    </w:p>
    <w:p w14:paraId="3C9B679E" w14:textId="7B848FA0" w:rsidR="00B32CA5" w:rsidRPr="003A18A1" w:rsidRDefault="00B32CA5" w:rsidP="00B32CA5">
      <w:pPr>
        <w:pStyle w:val="BodyText"/>
        <w:rPr>
          <w:highlight w:val="yellow"/>
        </w:rPr>
      </w:pPr>
      <w:r w:rsidRPr="003A18A1">
        <w:t xml:space="preserve">La verifica viene effettuata per garantire la coerenza del contenuto degli elementi informativi presenti nella Busta di trasmissione, come previsto dalle regole del Paragrafo </w:t>
      </w:r>
      <w:r w:rsidRPr="003A18A1">
        <w:fldChar w:fldCharType="begin"/>
      </w:r>
      <w:r w:rsidRPr="003A18A1">
        <w:instrText xml:space="preserve"> REF _Ref502260066 \r \h </w:instrText>
      </w:r>
      <w:r w:rsidR="006F0184" w:rsidRPr="003A18A1">
        <w:instrText xml:space="preserve"> \* MERGEFORMAT </w:instrText>
      </w:r>
      <w:r w:rsidRPr="003A18A1">
        <w:fldChar w:fldCharType="separate"/>
      </w:r>
      <w:r w:rsidR="004A592B">
        <w:t>3.3.1</w:t>
      </w:r>
      <w:r w:rsidRPr="003A18A1">
        <w:fldChar w:fldCharType="end"/>
      </w:r>
      <w:r w:rsidRPr="003A18A1">
        <w:t>.1. In caso di esito negativo del controllo, il Messaggio viene rifiutato con le seguenti motivazioni:</w:t>
      </w:r>
    </w:p>
    <w:p w14:paraId="30E2F95B" w14:textId="77777777" w:rsidR="00B32CA5" w:rsidRPr="003A18A1" w:rsidRDefault="00B32CA5" w:rsidP="00B32CA5">
      <w:pPr>
        <w:pStyle w:val="BodyText"/>
        <w:numPr>
          <w:ilvl w:val="0"/>
          <w:numId w:val="25"/>
        </w:numPr>
      </w:pPr>
      <w:r w:rsidRPr="003A18A1">
        <w:t>Codice 01101 – La versione del Documento non è valida;</w:t>
      </w:r>
    </w:p>
    <w:p w14:paraId="0E84F38D" w14:textId="77777777" w:rsidR="00B32CA5" w:rsidRPr="003A18A1" w:rsidRDefault="00B32CA5" w:rsidP="00B32CA5">
      <w:pPr>
        <w:pStyle w:val="BodyText"/>
        <w:numPr>
          <w:ilvl w:val="0"/>
          <w:numId w:val="25"/>
        </w:numPr>
      </w:pPr>
      <w:r w:rsidRPr="003A18A1">
        <w:t>Codice 01107 - L'identificativo del Destinatario non è valido;</w:t>
      </w:r>
    </w:p>
    <w:p w14:paraId="1D801362" w14:textId="77777777" w:rsidR="00B32CA5" w:rsidRPr="003A18A1" w:rsidRDefault="00B32CA5" w:rsidP="00B32CA5">
      <w:pPr>
        <w:pStyle w:val="BodyText"/>
        <w:numPr>
          <w:ilvl w:val="0"/>
          <w:numId w:val="25"/>
        </w:numPr>
      </w:pPr>
      <w:r w:rsidRPr="003A18A1">
        <w:t>Codice 01111 - L'identificativo del Destinatario è formalmente errato;</w:t>
      </w:r>
    </w:p>
    <w:p w14:paraId="5574620E" w14:textId="77777777" w:rsidR="00B32CA5" w:rsidRPr="003A18A1" w:rsidRDefault="00B32CA5" w:rsidP="00B32CA5">
      <w:pPr>
        <w:pStyle w:val="BodyText"/>
        <w:numPr>
          <w:ilvl w:val="0"/>
          <w:numId w:val="25"/>
        </w:numPr>
      </w:pPr>
      <w:r w:rsidRPr="003A18A1">
        <w:t>Codice 01113 - L'identificativo del Trasmittente è formalmente errato;</w:t>
      </w:r>
    </w:p>
    <w:p w14:paraId="6CE2898D" w14:textId="77777777" w:rsidR="00B32CA5" w:rsidRPr="003A18A1" w:rsidRDefault="00B32CA5" w:rsidP="00B32CA5">
      <w:pPr>
        <w:pStyle w:val="BodyText"/>
        <w:numPr>
          <w:ilvl w:val="0"/>
          <w:numId w:val="25"/>
        </w:numPr>
      </w:pPr>
      <w:r w:rsidRPr="003A18A1">
        <w:t>Codice 01108 – Il formato del documento non è valido;</w:t>
      </w:r>
    </w:p>
    <w:p w14:paraId="49C3D797" w14:textId="77777777" w:rsidR="00B32CA5" w:rsidRPr="003A18A1" w:rsidRDefault="002F12C4" w:rsidP="00B32CA5">
      <w:pPr>
        <w:pStyle w:val="Heading3"/>
      </w:pPr>
      <w:bookmarkStart w:id="5120" w:name="_Toc465524"/>
      <w:r w:rsidRPr="003A18A1">
        <w:t>U</w:t>
      </w:r>
      <w:r w:rsidR="00B32CA5" w:rsidRPr="003A18A1">
        <w:t xml:space="preserve">lteriori </w:t>
      </w:r>
      <w:r w:rsidRPr="003A18A1">
        <w:t>v</w:t>
      </w:r>
      <w:r w:rsidR="00B32CA5" w:rsidRPr="003A18A1">
        <w:t xml:space="preserve">erifiche sul </w:t>
      </w:r>
      <w:r w:rsidRPr="003A18A1">
        <w:t>D</w:t>
      </w:r>
      <w:r w:rsidR="00B32CA5" w:rsidRPr="003A18A1">
        <w:t>ocumento</w:t>
      </w:r>
      <w:bookmarkEnd w:id="5120"/>
    </w:p>
    <w:p w14:paraId="79328EF3" w14:textId="7F2037B0" w:rsidR="00B32CA5" w:rsidRPr="003A18A1" w:rsidRDefault="00B32CA5" w:rsidP="00B32CA5">
      <w:pPr>
        <w:pStyle w:val="BodyText"/>
      </w:pPr>
      <w:r w:rsidRPr="003A18A1">
        <w:t xml:space="preserve">La verifica viene effettuata per garantire la coerenza del contenuto degli elementi informativi presenti nel Documento come previsto dalle regole del Paragrafo </w:t>
      </w:r>
      <w:r w:rsidRPr="003A18A1">
        <w:fldChar w:fldCharType="begin"/>
      </w:r>
      <w:r w:rsidRPr="003A18A1">
        <w:instrText xml:space="preserve"> REF _Ref502260066 \r \h </w:instrText>
      </w:r>
      <w:r w:rsidR="006F0184" w:rsidRPr="003A18A1">
        <w:instrText xml:space="preserve"> \* MERGEFORMAT </w:instrText>
      </w:r>
      <w:r w:rsidRPr="003A18A1">
        <w:fldChar w:fldCharType="separate"/>
      </w:r>
      <w:r w:rsidR="004A592B">
        <w:t>3.3.1</w:t>
      </w:r>
      <w:r w:rsidRPr="003A18A1">
        <w:fldChar w:fldCharType="end"/>
      </w:r>
      <w:r w:rsidRPr="003A18A1">
        <w:t>.2. In caso di esito negativo del controllo, il Messaggio viene rifiutato con le seguenti motivazioni:</w:t>
      </w:r>
    </w:p>
    <w:p w14:paraId="23A2EAFA" w14:textId="77777777" w:rsidR="00B32CA5" w:rsidRPr="003A18A1" w:rsidRDefault="00B32CA5" w:rsidP="00B32CA5">
      <w:pPr>
        <w:pStyle w:val="BodyText"/>
        <w:numPr>
          <w:ilvl w:val="0"/>
          <w:numId w:val="25"/>
        </w:numPr>
      </w:pPr>
      <w:r w:rsidRPr="003A18A1">
        <w:t>Codice 01104 - Il CIG non è presente nell'ordine;</w:t>
      </w:r>
    </w:p>
    <w:p w14:paraId="3C1D4579" w14:textId="77777777" w:rsidR="00B32CA5" w:rsidRPr="003A18A1" w:rsidRDefault="00B32CA5" w:rsidP="00B32CA5">
      <w:pPr>
        <w:pStyle w:val="BodyText"/>
        <w:numPr>
          <w:ilvl w:val="0"/>
          <w:numId w:val="25"/>
        </w:numPr>
      </w:pPr>
      <w:r w:rsidRPr="003A18A1">
        <w:t>Codice 01105 - Il CIG presente nell'ordine non è valido.</w:t>
      </w:r>
    </w:p>
    <w:p w14:paraId="49FF05D4" w14:textId="77777777" w:rsidR="00845D92" w:rsidRPr="003A18A1" w:rsidRDefault="00845D92" w:rsidP="00766B00">
      <w:pPr>
        <w:pStyle w:val="Heading3"/>
      </w:pPr>
      <w:bookmarkStart w:id="5121" w:name="_Toc465525"/>
      <w:r w:rsidRPr="003A18A1">
        <w:t>Verifica dell’unicità del Documento</w:t>
      </w:r>
      <w:bookmarkEnd w:id="5121"/>
    </w:p>
    <w:p w14:paraId="578F6BCF" w14:textId="77777777" w:rsidR="00845D92" w:rsidRPr="003A18A1" w:rsidRDefault="00845D92" w:rsidP="00845D92">
      <w:pPr>
        <w:pStyle w:val="BodyText"/>
      </w:pPr>
      <w:r w:rsidRPr="003A18A1">
        <w:t>La verifica viene effettuata per garantire che l</w:t>
      </w:r>
      <w:r w:rsidR="006060E5" w:rsidRPr="003A18A1">
        <w:t>a Tripletta di identificazione non sia già stata utlizzata in altro Documento.</w:t>
      </w:r>
      <w:r w:rsidRPr="003A18A1">
        <w:t xml:space="preserve"> </w:t>
      </w:r>
      <w:r w:rsidR="006060E5" w:rsidRPr="003A18A1">
        <w:t>I</w:t>
      </w:r>
      <w:r w:rsidRPr="003A18A1">
        <w:t xml:space="preserve">n caso di </w:t>
      </w:r>
      <w:r w:rsidR="006060E5" w:rsidRPr="003A18A1">
        <w:t>esito negativo del controllo</w:t>
      </w:r>
      <w:r w:rsidRPr="003A18A1">
        <w:t>, il Messaggio viene rifiutato con le seguenti motivazioni:</w:t>
      </w:r>
    </w:p>
    <w:p w14:paraId="3427BD37" w14:textId="77777777" w:rsidR="00845D92" w:rsidRPr="006F0184" w:rsidRDefault="00845D92" w:rsidP="00D851AD">
      <w:pPr>
        <w:pStyle w:val="BodyText"/>
        <w:numPr>
          <w:ilvl w:val="0"/>
          <w:numId w:val="25"/>
        </w:numPr>
        <w:rPr>
          <w:strike/>
        </w:rPr>
      </w:pPr>
      <w:r w:rsidRPr="003A18A1">
        <w:t xml:space="preserve">Codice 01110 – Documento </w:t>
      </w:r>
      <w:r w:rsidR="002F12C4" w:rsidRPr="003A18A1">
        <w:t>già trasmesso</w:t>
      </w:r>
      <w:r w:rsidRPr="003A18A1">
        <w:t>.</w:t>
      </w:r>
    </w:p>
    <w:p w14:paraId="5EC597ED" w14:textId="2418C76E" w:rsidR="00172078" w:rsidRPr="00771AE3" w:rsidDel="00426D98" w:rsidRDefault="00172078" w:rsidP="00771AE3">
      <w:pPr>
        <w:rPr>
          <w:del w:id="5122" w:author="Marciante, Teresa Lucia (IT - Roma)" w:date="2019-02-07T19:14:00Z"/>
          <w:rFonts w:ascii="Frutiger LT 45 Light" w:eastAsia="Times New Roman" w:hAnsi="Frutiger LT 45 Light" w:cs="Times New Roman"/>
        </w:rPr>
      </w:pPr>
      <w:bookmarkStart w:id="5123" w:name="_Ref514780448"/>
      <w:bookmarkStart w:id="5124" w:name="_Toc459581"/>
      <w:del w:id="5125" w:author="Marciante, Teresa Lucia (IT - Roma)" w:date="2019-02-07T19:14:00Z">
        <w:r w:rsidRPr="00426D98" w:rsidDel="00426D98">
          <w:delText>Casi di esempio</w:delText>
        </w:r>
        <w:bookmarkEnd w:id="5123"/>
        <w:bookmarkEnd w:id="5124"/>
      </w:del>
    </w:p>
    <w:p w14:paraId="5D624FB7" w14:textId="77777777" w:rsidR="00172078" w:rsidRPr="00426D98" w:rsidDel="00426D98" w:rsidRDefault="00172078" w:rsidP="00771AE3">
      <w:pPr>
        <w:rPr>
          <w:del w:id="5126" w:author="Marciante, Teresa Lucia (IT - Roma)" w:date="2019-02-07T19:14:00Z"/>
        </w:rPr>
      </w:pPr>
      <w:del w:id="5127" w:author="Marciante, Teresa Lucia (IT - Roma)" w:date="2019-02-07T19:14:00Z">
        <w:r w:rsidRPr="00426D98" w:rsidDel="00426D98">
          <w:delText xml:space="preserve">Si rappresentano, di seguito alcuni casi di esempio riferiti alle regole di compilazione per il Corpo del messaggio (Paragrafo </w:delText>
        </w:r>
        <w:r w:rsidR="00A34DD2" w:rsidRPr="00426D98" w:rsidDel="00426D98">
          <w:fldChar w:fldCharType="begin"/>
        </w:r>
        <w:r w:rsidR="004D4D67" w:rsidRPr="00426D98" w:rsidDel="00426D98">
          <w:delInstrText xml:space="preserve"> REF _Ref534730299 \r \h </w:delInstrText>
        </w:r>
        <w:r w:rsidR="00BD51D5" w:rsidRPr="00426D98" w:rsidDel="00426D98">
          <w:delInstrText xml:space="preserve"> \* MERGEFORMAT </w:delInstrText>
        </w:r>
        <w:r w:rsidR="00A34DD2" w:rsidRPr="00426D98" w:rsidDel="00426D98">
          <w:fldChar w:fldCharType="separate"/>
        </w:r>
        <w:r w:rsidR="004D4D67" w:rsidRPr="00426D98" w:rsidDel="00426D98">
          <w:delText>3.3.1.2</w:delText>
        </w:r>
        <w:r w:rsidR="00A34DD2" w:rsidRPr="00426D98" w:rsidDel="00426D98">
          <w:fldChar w:fldCharType="end"/>
        </w:r>
        <w:r w:rsidRPr="00426D98" w:rsidDel="00426D98">
          <w:delText>)</w:delText>
        </w:r>
      </w:del>
    </w:p>
    <w:p w14:paraId="1F98F98C" w14:textId="77777777" w:rsidR="00172078" w:rsidRPr="00426D98" w:rsidDel="00426D98" w:rsidRDefault="00172078" w:rsidP="00771AE3">
      <w:pPr>
        <w:rPr>
          <w:del w:id="5128" w:author="Marciante, Teresa Lucia (IT - Roma)" w:date="2019-02-07T19:14:00Z"/>
        </w:rPr>
      </w:pPr>
      <w:bookmarkStart w:id="5129" w:name="_Ref514780526"/>
      <w:bookmarkStart w:id="5130" w:name="_Toc459582"/>
      <w:del w:id="5131" w:author="Marciante, Teresa Lucia (IT - Roma)" w:date="2019-02-07T19:14:00Z">
        <w:r w:rsidRPr="00426D98" w:rsidDel="00426D98">
          <w:delText>Casi di esempio di Ordine,</w:delText>
        </w:r>
        <w:r w:rsidR="00B23194" w:rsidRPr="00426D98" w:rsidDel="00426D98">
          <w:delText xml:space="preserve"> sostituzione e r</w:delText>
        </w:r>
        <w:r w:rsidRPr="00426D98" w:rsidDel="00426D98">
          <w:delText>evoca</w:delText>
        </w:r>
        <w:bookmarkEnd w:id="5129"/>
        <w:bookmarkEnd w:id="5130"/>
      </w:del>
    </w:p>
    <w:p w14:paraId="4AAA3013" w14:textId="77777777" w:rsidR="00172078" w:rsidRPr="00426D98" w:rsidDel="00426D98" w:rsidRDefault="00172078" w:rsidP="00771AE3">
      <w:pPr>
        <w:rPr>
          <w:del w:id="5132" w:author="Marciante, Teresa Lucia (IT - Roma)" w:date="2019-02-07T19:14:00Z"/>
        </w:rPr>
      </w:pPr>
      <w:del w:id="5133" w:author="Marciante, Teresa Lucia (IT - Roma)" w:date="2019-02-07T19:14:00Z">
        <w:r w:rsidRPr="00426D98" w:rsidDel="00426D98">
          <w:delText xml:space="preserve">Gli esempi qui riportati si riferiscono </w:delText>
        </w:r>
        <w:r w:rsidR="00360FBF" w:rsidRPr="00426D98" w:rsidDel="00426D98">
          <w:delText>alle regole illustrate</w:delText>
        </w:r>
        <w:r w:rsidRPr="00426D98" w:rsidDel="00426D98">
          <w:delText xml:space="preserve"> </w:delText>
        </w:r>
        <w:r w:rsidR="00EA58F1" w:rsidRPr="00426D98" w:rsidDel="00426D98">
          <w:delText xml:space="preserve">nel </w:delText>
        </w:r>
        <w:r w:rsidRPr="00426D98" w:rsidDel="00426D98">
          <w:delText xml:space="preserve">Paragrafo </w:delText>
        </w:r>
        <w:r w:rsidR="00A34DD2" w:rsidRPr="00426D98" w:rsidDel="00426D98">
          <w:fldChar w:fldCharType="begin"/>
        </w:r>
        <w:r w:rsidR="00B23194" w:rsidRPr="00426D98" w:rsidDel="00426D98">
          <w:delInstrText xml:space="preserve"> REF _Ref534872413 \r \h </w:delInstrText>
        </w:r>
        <w:r w:rsidR="00BD51D5" w:rsidRPr="00426D98" w:rsidDel="00426D98">
          <w:delInstrText xml:space="preserve"> \* MERGEFORMAT </w:delInstrText>
        </w:r>
        <w:r w:rsidR="00A34DD2" w:rsidRPr="00426D98" w:rsidDel="00426D98">
          <w:fldChar w:fldCharType="separate"/>
        </w:r>
        <w:r w:rsidR="00B23194" w:rsidRPr="00426D98" w:rsidDel="00426D98">
          <w:delText>3.3.1.3</w:delText>
        </w:r>
        <w:r w:rsidR="00A34DD2" w:rsidRPr="00426D98" w:rsidDel="00426D98">
          <w:fldChar w:fldCharType="end"/>
        </w:r>
        <w:r w:rsidRPr="00426D98" w:rsidDel="00426D98">
          <w:delText>.</w:delText>
        </w:r>
      </w:del>
    </w:p>
    <w:p w14:paraId="7E0315ED" w14:textId="77777777" w:rsidR="004737C9" w:rsidRPr="00426D98" w:rsidDel="00426D98" w:rsidRDefault="004737C9" w:rsidP="00771AE3">
      <w:pPr>
        <w:rPr>
          <w:del w:id="5134" w:author="Marciante, Teresa Lucia (IT - Roma)" w:date="2019-02-07T19:14:00Z"/>
        </w:rPr>
      </w:pPr>
      <w:del w:id="5135" w:author="Marciante, Teresa Lucia (IT - Roma)" w:date="2019-02-07T19:14:00Z">
        <w:r w:rsidRPr="00426D98" w:rsidDel="00426D98">
          <w:delText>Gli attori coinvolti sono:</w:delText>
        </w:r>
      </w:del>
    </w:p>
    <w:p w14:paraId="576D1ACF" w14:textId="77777777" w:rsidR="004737C9" w:rsidRPr="00426D98" w:rsidDel="00426D98" w:rsidRDefault="004737C9" w:rsidP="00771AE3">
      <w:pPr>
        <w:rPr>
          <w:del w:id="5136" w:author="Marciante, Teresa Lucia (IT - Roma)" w:date="2019-02-07T19:14:00Z"/>
        </w:rPr>
      </w:pPr>
      <w:del w:id="5137" w:author="Marciante, Teresa Lucia (IT - Roma)" w:date="2019-02-07T19:14:00Z">
        <w:r w:rsidRPr="00426D98" w:rsidDel="00426D98">
          <w:delText xml:space="preserve">l’ente “A”, il cui codice unico </w:delText>
        </w:r>
        <w:r w:rsidR="00577D3C" w:rsidRPr="00426D98" w:rsidDel="00426D98">
          <w:delText xml:space="preserve">per l’emissione di ordini è </w:delText>
        </w:r>
        <w:r w:rsidRPr="00426D98" w:rsidDel="00426D98">
          <w:delText>“aaaaaa”</w:delText>
        </w:r>
        <w:r w:rsidR="00577D3C" w:rsidRPr="00426D98" w:rsidDel="00426D98">
          <w:delText xml:space="preserve"> e il codice unico per la fatturazione è “faaaaa”</w:delText>
        </w:r>
        <w:r w:rsidRPr="00426D98" w:rsidDel="00426D98">
          <w:delText>;</w:delText>
        </w:r>
      </w:del>
    </w:p>
    <w:p w14:paraId="0FAA5ED4" w14:textId="77777777" w:rsidR="004737C9" w:rsidRPr="00426D98" w:rsidDel="00426D98" w:rsidRDefault="004737C9" w:rsidP="00771AE3">
      <w:pPr>
        <w:rPr>
          <w:del w:id="5138" w:author="Marciante, Teresa Lucia (IT - Roma)" w:date="2019-02-07T19:14:00Z"/>
        </w:rPr>
      </w:pPr>
      <w:del w:id="5139" w:author="Marciante, Teresa Lucia (IT - Roma)" w:date="2019-02-07T19:14:00Z">
        <w:r w:rsidRPr="00426D98" w:rsidDel="00426D98">
          <w:delText xml:space="preserve">l’ente “B”, il cui codice unico </w:delText>
        </w:r>
        <w:r w:rsidR="005647F5" w:rsidRPr="00426D98" w:rsidDel="00426D98">
          <w:delText xml:space="preserve">per l’emissione di ordini è </w:delText>
        </w:r>
        <w:r w:rsidRPr="00426D98" w:rsidDel="00426D98">
          <w:delText>“bbbbbb”, che il 20/2/2018 acquisisce l’ente “A”</w:delText>
        </w:r>
        <w:r w:rsidR="00E76D7A" w:rsidRPr="00426D98" w:rsidDel="00426D98">
          <w:delText>;</w:delText>
        </w:r>
      </w:del>
    </w:p>
    <w:p w14:paraId="1604A683" w14:textId="77777777" w:rsidR="00E76D7A" w:rsidRPr="00426D98" w:rsidDel="00426D98" w:rsidRDefault="00E76D7A" w:rsidP="00771AE3">
      <w:pPr>
        <w:rPr>
          <w:del w:id="5140" w:author="Marciante, Teresa Lucia (IT - Roma)" w:date="2019-02-07T19:14:00Z"/>
        </w:rPr>
      </w:pPr>
      <w:del w:id="5141" w:author="Marciante, Teresa Lucia (IT - Roma)" w:date="2019-02-07T19:14:00Z">
        <w:r w:rsidRPr="00426D98" w:rsidDel="00426D98">
          <w:delText>l’impresa “C”</w:delText>
        </w:r>
        <w:r w:rsidR="00D12944" w:rsidRPr="00426D98" w:rsidDel="00426D98">
          <w:delText>, il cui codice unico “123426789cc”</w:delText>
        </w:r>
        <w:r w:rsidRPr="00426D98" w:rsidDel="00426D98">
          <w:delText>.</w:delText>
        </w:r>
      </w:del>
    </w:p>
    <w:p w14:paraId="4B74AB9B" w14:textId="77777777" w:rsidR="004737C9" w:rsidRPr="00426D98" w:rsidDel="00426D98" w:rsidRDefault="004737C9" w:rsidP="00771AE3">
      <w:pPr>
        <w:rPr>
          <w:del w:id="5142" w:author="Marciante, Teresa Lucia (IT - Roma)" w:date="2019-02-07T19:14:00Z"/>
          <w:b/>
          <w:u w:val="single"/>
        </w:rPr>
      </w:pPr>
      <w:del w:id="5143" w:author="Marciante, Teresa Lucia (IT - Roma)" w:date="2019-02-07T19:14:00Z">
        <w:r w:rsidRPr="00426D98" w:rsidDel="00426D98">
          <w:rPr>
            <w:b/>
            <w:u w:val="single"/>
          </w:rPr>
          <w:delText>Caso 1</w:delText>
        </w:r>
        <w:r w:rsidR="00CD6F46" w:rsidRPr="00426D98" w:rsidDel="00426D98">
          <w:rPr>
            <w:b/>
            <w:u w:val="single"/>
          </w:rPr>
          <w:delText>: Ordine iniziale</w:delText>
        </w:r>
        <w:r w:rsidRPr="00426D98" w:rsidDel="00426D98">
          <w:rPr>
            <w:b/>
            <w:u w:val="single"/>
          </w:rPr>
          <w:delText>.</w:delText>
        </w:r>
      </w:del>
    </w:p>
    <w:p w14:paraId="55E8461A" w14:textId="77777777" w:rsidR="00246466" w:rsidRPr="00426D98" w:rsidDel="00426D98" w:rsidRDefault="00246466" w:rsidP="00771AE3">
      <w:pPr>
        <w:rPr>
          <w:del w:id="5144" w:author="Marciante, Teresa Lucia (IT - Roma)" w:date="2019-02-07T19:14:00Z"/>
        </w:rPr>
      </w:pPr>
      <w:del w:id="5145" w:author="Marciante, Teresa Lucia (IT - Roma)" w:date="2019-02-07T19:14:00Z">
        <w:r w:rsidRPr="00426D98" w:rsidDel="00426D98">
          <w:delText>In questo esempio il Cliente invia due Ordini, il primo ut</w:delText>
        </w:r>
        <w:r w:rsidR="00FC4C51" w:rsidRPr="00426D98" w:rsidDel="00426D98">
          <w:delText>i</w:delText>
        </w:r>
        <w:r w:rsidRPr="00426D98" w:rsidDel="00426D98">
          <w:delText xml:space="preserve">lizzando il processo di </w:delText>
        </w:r>
        <w:r w:rsidR="00C64ABB" w:rsidRPr="00426D98" w:rsidDel="00426D98">
          <w:delText>Ordinazione semplice e il secondo utilizzando il processo di Ordinazione completa.</w:delText>
        </w:r>
      </w:del>
    </w:p>
    <w:p w14:paraId="4AD649C2" w14:textId="77777777" w:rsidR="00C64ABB" w:rsidRPr="00426D98" w:rsidDel="00426D98" w:rsidRDefault="00C64ABB" w:rsidP="00771AE3">
      <w:pPr>
        <w:rPr>
          <w:del w:id="5146" w:author="Marciante, Teresa Lucia (IT - Roma)" w:date="2019-02-07T19:14:00Z"/>
        </w:rPr>
      </w:pPr>
      <w:del w:id="5147" w:author="Marciante, Teresa Lucia (IT - Roma)" w:date="2019-02-07T19:14:00Z">
        <w:r w:rsidRPr="00426D98" w:rsidDel="00426D98">
          <w:delText xml:space="preserve">Si rammenta che, utilizzando il processo di Ordinazione semplice, implicitamente il Cliente informa il Fornitore di </w:delText>
        </w:r>
        <w:r w:rsidRPr="00426D98" w:rsidDel="00426D98">
          <w:rPr>
            <w:u w:val="single"/>
          </w:rPr>
          <w:delText>non essere disponibile</w:delText>
        </w:r>
        <w:r w:rsidRPr="00426D98" w:rsidDel="00426D98">
          <w:delText xml:space="preserve"> a ricevere l’eventuale Risposta in modalità telematica. Invece, utilizzando il processo di Ordinazione completa, implicitamente il Cliente informa il Fornitore di </w:delText>
        </w:r>
        <w:r w:rsidRPr="00426D98" w:rsidDel="00426D98">
          <w:rPr>
            <w:u w:val="single"/>
          </w:rPr>
          <w:delText>essere disponibile</w:delText>
        </w:r>
        <w:r w:rsidRPr="00426D98" w:rsidDel="00426D98">
          <w:delText xml:space="preserve"> a ricevere l’eventuale Risposta in modalità telematica</w:delText>
        </w:r>
        <w:r w:rsidR="00B120AB" w:rsidRPr="00426D98" w:rsidDel="00426D98">
          <w:delText xml:space="preserve"> (v. Paragrafi </w:delText>
        </w:r>
        <w:r w:rsidR="00A34DD2" w:rsidRPr="00426D98" w:rsidDel="00426D98">
          <w:fldChar w:fldCharType="begin"/>
        </w:r>
        <w:r w:rsidR="00ED32FE" w:rsidRPr="00426D98" w:rsidDel="00426D98">
          <w:delInstrText xml:space="preserve"> REF _Ref535052981 \r \h </w:delInstrText>
        </w:r>
        <w:r w:rsidR="00BD51D5" w:rsidRPr="00426D98" w:rsidDel="00426D98">
          <w:delInstrText xml:space="preserve"> \* MERGEFORMAT </w:delInstrText>
        </w:r>
        <w:r w:rsidR="00A34DD2" w:rsidRPr="00426D98" w:rsidDel="00426D98">
          <w:fldChar w:fldCharType="separate"/>
        </w:r>
        <w:r w:rsidR="00ED32FE" w:rsidRPr="00426D98" w:rsidDel="00426D98">
          <w:delText>2.4.2</w:delText>
        </w:r>
        <w:r w:rsidR="00A34DD2" w:rsidRPr="00426D98" w:rsidDel="00426D98">
          <w:fldChar w:fldCharType="end"/>
        </w:r>
        <w:r w:rsidR="00ED32FE" w:rsidRPr="00426D98" w:rsidDel="00426D98">
          <w:delText xml:space="preserve"> e </w:delText>
        </w:r>
        <w:r w:rsidR="00A34DD2" w:rsidRPr="00426D98" w:rsidDel="00426D98">
          <w:fldChar w:fldCharType="begin"/>
        </w:r>
        <w:r w:rsidR="00ED32FE" w:rsidRPr="00426D98" w:rsidDel="00426D98">
          <w:delInstrText xml:space="preserve"> REF _Ref535052992 \r \h </w:delInstrText>
        </w:r>
        <w:r w:rsidR="00BD51D5" w:rsidRPr="00426D98" w:rsidDel="00426D98">
          <w:delInstrText xml:space="preserve"> \* MERGEFORMAT </w:delInstrText>
        </w:r>
        <w:r w:rsidR="00A34DD2" w:rsidRPr="00426D98" w:rsidDel="00426D98">
          <w:fldChar w:fldCharType="separate"/>
        </w:r>
        <w:r w:rsidR="00ED32FE" w:rsidRPr="00426D98" w:rsidDel="00426D98">
          <w:delText>2.4.3</w:delText>
        </w:r>
        <w:r w:rsidR="00A34DD2" w:rsidRPr="00426D98" w:rsidDel="00426D98">
          <w:fldChar w:fldCharType="end"/>
        </w:r>
        <w:r w:rsidR="00ED32FE" w:rsidRPr="00426D98" w:rsidDel="00426D98">
          <w:delText>)</w:delText>
        </w:r>
        <w:r w:rsidRPr="00426D98" w:rsidDel="00426D98">
          <w:delText>.</w:delText>
        </w:r>
      </w:del>
    </w:p>
    <w:p w14:paraId="19D86A0D" w14:textId="77777777" w:rsidR="00C64ABB" w:rsidRPr="00426D98" w:rsidDel="00426D98" w:rsidRDefault="00C64ABB" w:rsidP="00771AE3">
      <w:pPr>
        <w:rPr>
          <w:del w:id="5148" w:author="Marciante, Teresa Lucia (IT - Roma)" w:date="2019-02-07T19:14:00Z"/>
        </w:rPr>
      </w:pPr>
      <w:del w:id="5149" w:author="Marciante, Teresa Lucia (IT - Roma)" w:date="2019-02-07T19:14:00Z">
        <w:r w:rsidRPr="00426D98" w:rsidDel="00426D98">
          <w:delText xml:space="preserve">In pratica, mentre con l’Ordinazione semplice il Fornitore può rispondere </w:delText>
        </w:r>
        <w:r w:rsidRPr="00426D98" w:rsidDel="00426D98">
          <w:rPr>
            <w:u w:val="single"/>
          </w:rPr>
          <w:delText>esclusivamente</w:delText>
        </w:r>
        <w:r w:rsidRPr="00426D98" w:rsidDel="00426D98">
          <w:delText xml:space="preserve"> nelle forme tradizionali (telefono, fax, e-mail, ecc.), con l’Ordinazione completa il Fornitore può rispondere </w:delText>
        </w:r>
        <w:r w:rsidRPr="00426D98" w:rsidDel="00426D98">
          <w:rPr>
            <w:u w:val="single"/>
          </w:rPr>
          <w:delText>anche</w:delText>
        </w:r>
        <w:r w:rsidRPr="00426D98" w:rsidDel="00426D98">
          <w:delText xml:space="preserve"> per il tramite di NSO.</w:delText>
        </w:r>
      </w:del>
    </w:p>
    <w:p w14:paraId="1E692EA5" w14:textId="77777777" w:rsidR="00146315" w:rsidRPr="00426D98" w:rsidDel="00426D98" w:rsidRDefault="00146315" w:rsidP="00771AE3">
      <w:pPr>
        <w:rPr>
          <w:del w:id="5150" w:author="Marciante, Teresa Lucia (IT - Roma)" w:date="2019-02-07T19:14:00Z"/>
        </w:rPr>
      </w:pPr>
      <w:del w:id="5151" w:author="Marciante, Teresa Lucia (IT - Roma)" w:date="2019-02-07T19:14:00Z">
        <w:r w:rsidRPr="00426D98" w:rsidDel="00426D98">
          <w:delText xml:space="preserve">Si rammenta, inoltre, che il CIG può essere unico per l’intero Documento o differire per le distinte linee d’ordine. Oppure il Documento può far riferimento ad un contratto che non prevede il CIG (v. paragrafo </w:delText>
        </w:r>
        <w:r w:rsidR="00A34DD2" w:rsidRPr="00426D98" w:rsidDel="00426D98">
          <w:fldChar w:fldCharType="begin"/>
        </w:r>
        <w:r w:rsidRPr="00426D98" w:rsidDel="00426D98">
          <w:delInstrText xml:space="preserve"> REF _Ref535229759 \r \h </w:delInstrText>
        </w:r>
        <w:r w:rsidR="00BD51D5" w:rsidRPr="00426D98" w:rsidDel="00426D98">
          <w:delInstrText xml:space="preserve"> \* MERGEFORMAT </w:delInstrText>
        </w:r>
        <w:r w:rsidR="00A34DD2" w:rsidRPr="00426D98" w:rsidDel="00426D98">
          <w:fldChar w:fldCharType="separate"/>
        </w:r>
        <w:r w:rsidRPr="00426D98" w:rsidDel="00426D98">
          <w:delText>3.3.1.7</w:delText>
        </w:r>
        <w:r w:rsidR="00A34DD2" w:rsidRPr="00426D98" w:rsidDel="00426D98">
          <w:fldChar w:fldCharType="end"/>
        </w:r>
        <w:r w:rsidRPr="00426D98" w:rsidDel="00426D98">
          <w:delText>).</w:delText>
        </w:r>
      </w:del>
    </w:p>
    <w:p w14:paraId="442F3314" w14:textId="77777777" w:rsidR="008837D8" w:rsidRPr="00426D98" w:rsidDel="00426D98" w:rsidRDefault="008837D8" w:rsidP="00771AE3">
      <w:pPr>
        <w:rPr>
          <w:del w:id="5152" w:author="Marciante, Teresa Lucia (IT - Roma)" w:date="2019-02-07T19:14:00Z"/>
        </w:rPr>
      </w:pPr>
      <w:del w:id="5153" w:author="Marciante, Teresa Lucia (IT - Roma)" w:date="2019-02-07T19:14:00Z">
        <w:r w:rsidRPr="00426D98" w:rsidDel="00426D98">
          <w:delText>Si rammenta, infine, che se il tipo di Ordine è “Ordine di acquisto” il campo “OrderTypeCode” può essere omesso, altrimenti deve essere valorizzato con il codice corrispondente</w:delText>
        </w:r>
        <w:r w:rsidR="007A3C51" w:rsidRPr="00426D98" w:rsidDel="00426D98">
          <w:delText xml:space="preserve"> (v. Paragrafo </w:delText>
        </w:r>
        <w:r w:rsidR="007A3C51" w:rsidRPr="00426D98" w:rsidDel="00426D98">
          <w:fldChar w:fldCharType="begin"/>
        </w:r>
        <w:r w:rsidR="007A3C51" w:rsidRPr="00426D98" w:rsidDel="00426D98">
          <w:delInstrText xml:space="preserve"> REF _Ref536714433 \r \h </w:delInstrText>
        </w:r>
        <w:r w:rsidR="00BD51D5" w:rsidRPr="00426D98" w:rsidDel="00426D98">
          <w:delInstrText xml:space="preserve"> \* MERGEFORMAT </w:delInstrText>
        </w:r>
        <w:r w:rsidR="007A3C51" w:rsidRPr="00426D98" w:rsidDel="00426D98">
          <w:fldChar w:fldCharType="separate"/>
        </w:r>
        <w:r w:rsidR="007A3C51" w:rsidRPr="00426D98" w:rsidDel="00426D98">
          <w:delText>3.3.1.8</w:delText>
        </w:r>
        <w:r w:rsidR="007A3C51" w:rsidRPr="00426D98" w:rsidDel="00426D98">
          <w:fldChar w:fldCharType="end"/>
        </w:r>
        <w:r w:rsidR="007A3C51" w:rsidRPr="00426D98" w:rsidDel="00426D98">
          <w:delText>)</w:delText>
        </w:r>
        <w:r w:rsidRPr="00426D98" w:rsidDel="00426D98">
          <w:delText>.</w:delText>
        </w:r>
      </w:del>
    </w:p>
    <w:p w14:paraId="61C75683" w14:textId="77777777" w:rsidR="00C94867" w:rsidRPr="00426D98" w:rsidDel="00426D98" w:rsidRDefault="00C94867" w:rsidP="00771AE3">
      <w:pPr>
        <w:rPr>
          <w:del w:id="5154" w:author="Marciante, Teresa Lucia (IT - Roma)" w:date="2019-02-07T19:14:00Z"/>
          <w:rFonts w:ascii="Frutiger LT 45 Light" w:eastAsia="Times New Roman" w:hAnsi="Frutiger LT 45 Light" w:cs="Times New Roman"/>
          <w:u w:val="single"/>
        </w:rPr>
      </w:pPr>
      <w:del w:id="5155" w:author="Marciante, Teresa Lucia (IT - Roma)" w:date="2019-02-07T19:14:00Z">
        <w:r w:rsidRPr="00426D98" w:rsidDel="00426D98">
          <w:rPr>
            <w:u w:val="single"/>
          </w:rPr>
          <w:br w:type="page"/>
        </w:r>
      </w:del>
    </w:p>
    <w:p w14:paraId="374ECE09" w14:textId="77777777" w:rsidR="00B41836" w:rsidRPr="00426D98" w:rsidDel="00426D98" w:rsidRDefault="00B41836" w:rsidP="00771AE3">
      <w:pPr>
        <w:rPr>
          <w:del w:id="5156" w:author="Marciante, Teresa Lucia (IT - Roma)" w:date="2019-02-07T19:14:00Z"/>
          <w:u w:val="single"/>
        </w:rPr>
      </w:pPr>
      <w:del w:id="5157" w:author="Marciante, Teresa Lucia (IT - Roma)" w:date="2019-02-07T19:14:00Z">
        <w:r w:rsidRPr="00426D98" w:rsidDel="00426D98">
          <w:rPr>
            <w:u w:val="single"/>
          </w:rPr>
          <w:delText>Descrizione del caso</w:delText>
        </w:r>
      </w:del>
    </w:p>
    <w:p w14:paraId="6542FF11" w14:textId="77777777" w:rsidR="00B41836" w:rsidRPr="00426D98" w:rsidDel="00426D98" w:rsidRDefault="004737C9" w:rsidP="00771AE3">
      <w:pPr>
        <w:rPr>
          <w:del w:id="5158" w:author="Marciante, Teresa Lucia (IT - Roma)" w:date="2019-02-07T19:14:00Z"/>
        </w:rPr>
      </w:pPr>
      <w:del w:id="5159" w:author="Marciante, Teresa Lucia (IT - Roma)" w:date="2019-02-07T19:14:00Z">
        <w:r w:rsidRPr="00426D98" w:rsidDel="00426D98">
          <w:delText xml:space="preserve">Il 30/1/2018 l’ente “A” invia </w:delText>
        </w:r>
        <w:r w:rsidR="00E76D7A" w:rsidRPr="00426D98" w:rsidDel="00426D98">
          <w:delText xml:space="preserve">all’impresa “C” </w:delText>
        </w:r>
        <w:r w:rsidR="00B41836" w:rsidRPr="00426D98" w:rsidDel="00426D98">
          <w:delText>l’</w:delText>
        </w:r>
        <w:r w:rsidRPr="00426D98" w:rsidDel="00426D98">
          <w:delText>Ordin</w:delText>
        </w:r>
        <w:r w:rsidR="00B41836" w:rsidRPr="00426D98" w:rsidDel="00426D98">
          <w:delText>e</w:delText>
        </w:r>
        <w:r w:rsidRPr="00426D98" w:rsidDel="00426D98">
          <w:delText xml:space="preserve"> </w:delText>
        </w:r>
        <w:r w:rsidR="008837D8" w:rsidRPr="00426D98" w:rsidDel="00426D98">
          <w:delText xml:space="preserve">di </w:delText>
        </w:r>
        <w:r w:rsidRPr="00426D98" w:rsidDel="00426D98">
          <w:delText>con identificativo</w:delText>
        </w:r>
        <w:r w:rsidR="00B41836" w:rsidRPr="00426D98" w:rsidDel="00426D98">
          <w:delText xml:space="preserve"> “110”</w:delText>
        </w:r>
        <w:r w:rsidRPr="00426D98" w:rsidDel="00426D98">
          <w:delText>,</w:delText>
        </w:r>
        <w:r w:rsidR="005C5CDD" w:rsidRPr="00426D98" w:rsidDel="00426D98">
          <w:delText xml:space="preserve"> </w:delText>
        </w:r>
        <w:r w:rsidR="00B41836" w:rsidRPr="00426D98" w:rsidDel="00426D98">
          <w:delText>utilizzando il processo di Ordinazione semplice.</w:delText>
        </w:r>
        <w:r w:rsidR="00146315" w:rsidRPr="00426D98" w:rsidDel="00426D98">
          <w:delText xml:space="preserve"> Il Documento fa riferimento a un contratto di “diritto esclusivo”, pertanto è esente da CIG</w:delText>
        </w:r>
        <w:r w:rsidR="00960455" w:rsidRPr="00426D98" w:rsidDel="00426D98">
          <w:delText>.</w:delText>
        </w:r>
      </w:del>
    </w:p>
    <w:p w14:paraId="56401A2C" w14:textId="77777777" w:rsidR="004737C9" w:rsidRPr="00426D98" w:rsidDel="00426D98" w:rsidRDefault="00B41836" w:rsidP="00771AE3">
      <w:pPr>
        <w:rPr>
          <w:del w:id="5160" w:author="Marciante, Teresa Lucia (IT - Roma)" w:date="2019-02-07T19:14:00Z"/>
        </w:rPr>
      </w:pPr>
      <w:del w:id="5161" w:author="Marciante, Teresa Lucia (IT - Roma)" w:date="2019-02-07T19:14:00Z">
        <w:r w:rsidRPr="00426D98" w:rsidDel="00426D98">
          <w:delText xml:space="preserve">Lo stesso giorno l’ente “A” invia </w:delText>
        </w:r>
        <w:r w:rsidR="00E76D7A" w:rsidRPr="00426D98" w:rsidDel="00426D98">
          <w:delText xml:space="preserve">all’impresa “C” </w:delText>
        </w:r>
        <w:r w:rsidRPr="00426D98" w:rsidDel="00426D98">
          <w:delText xml:space="preserve">l’Ordine </w:delText>
        </w:r>
        <w:r w:rsidR="008837D8" w:rsidRPr="00426D98" w:rsidDel="00426D98">
          <w:delText xml:space="preserve">del tipo “in conto deposito” </w:delText>
        </w:r>
        <w:r w:rsidRPr="00426D98" w:rsidDel="00426D98">
          <w:delText xml:space="preserve">con identificativo </w:delText>
        </w:r>
        <w:r w:rsidR="00960455" w:rsidRPr="00426D98" w:rsidDel="00426D98">
          <w:delText xml:space="preserve">“111”, </w:delText>
        </w:r>
        <w:r w:rsidRPr="00426D98" w:rsidDel="00426D98">
          <w:delText>utilizzando il processo di Ordinazione completa.</w:delText>
        </w:r>
        <w:r w:rsidR="00146315" w:rsidRPr="00426D98" w:rsidDel="00426D98">
          <w:delText xml:space="preserve"> Il Documento contiene</w:delText>
        </w:r>
        <w:r w:rsidR="00A9282D" w:rsidRPr="00426D98" w:rsidDel="00426D98">
          <w:delText>, tra le altre, la</w:delText>
        </w:r>
        <w:r w:rsidR="00146315" w:rsidRPr="00426D98" w:rsidDel="00426D98">
          <w:delText xml:space="preserve"> linea d’ordine </w:delText>
        </w:r>
        <w:r w:rsidR="001E4D40" w:rsidRPr="00426D98" w:rsidDel="00426D98">
          <w:delText>n. “</w:delText>
        </w:r>
        <w:r w:rsidR="00A9282D" w:rsidRPr="00426D98" w:rsidDel="00426D98">
          <w:delText>4</w:delText>
        </w:r>
        <w:r w:rsidR="001E4D40" w:rsidRPr="00426D98" w:rsidDel="00426D98">
          <w:delText>”,</w:delText>
        </w:r>
        <w:r w:rsidR="00A9282D" w:rsidRPr="00426D98" w:rsidDel="00426D98">
          <w:delText xml:space="preserve"> </w:delText>
        </w:r>
        <w:r w:rsidR="00146315" w:rsidRPr="00426D98" w:rsidDel="00426D98">
          <w:delText>con CIG “123456789A”</w:delText>
        </w:r>
        <w:r w:rsidR="001E4D40" w:rsidRPr="00426D98" w:rsidDel="00426D98">
          <w:delText>, riferita a “10” unità del “Prodotto_1” al prezzo di “100” euro.</w:delText>
        </w:r>
      </w:del>
    </w:p>
    <w:p w14:paraId="7438F282" w14:textId="77777777" w:rsidR="00B41836" w:rsidRPr="00426D98" w:rsidDel="00426D98" w:rsidRDefault="00B41836" w:rsidP="00771AE3">
      <w:pPr>
        <w:rPr>
          <w:del w:id="5162" w:author="Marciante, Teresa Lucia (IT - Roma)" w:date="2019-02-07T19:14:00Z"/>
        </w:rPr>
      </w:pPr>
      <w:del w:id="5163" w:author="Marciante, Teresa Lucia (IT - Roma)" w:date="2019-02-07T19:14:00Z">
        <w:r w:rsidRPr="00426D98" w:rsidDel="00426D98">
          <w:delText>Si rappresentano, di seguito, i documenti emessi nell’esempio, evid</w:delText>
        </w:r>
        <w:r w:rsidR="006D4F67" w:rsidRPr="00426D98" w:rsidDel="00426D98">
          <w:delText>e</w:delText>
        </w:r>
        <w:r w:rsidRPr="00426D98" w:rsidDel="00426D98">
          <w:delText>nziando in rosso i dati peculiari del caso.</w:delText>
        </w:r>
      </w:del>
    </w:p>
    <w:p w14:paraId="47BC4DFA" w14:textId="77777777" w:rsidR="004737C9" w:rsidRPr="00426D98" w:rsidDel="00426D98" w:rsidRDefault="004737C9" w:rsidP="00771AE3">
      <w:pPr>
        <w:rPr>
          <w:del w:id="5164" w:author="Marciante, Teresa Lucia (IT - Roma)" w:date="2019-02-07T19:14:00Z"/>
          <w:u w:val="single"/>
          <w:lang w:val="en-US"/>
        </w:rPr>
      </w:pPr>
      <w:del w:id="5165" w:author="Marciante, Teresa Lucia (IT - Roma)" w:date="2019-02-07T19:14:00Z">
        <w:r w:rsidRPr="00426D98" w:rsidDel="00426D98">
          <w:rPr>
            <w:u w:val="single"/>
            <w:lang w:val="en-US"/>
          </w:rPr>
          <w:delText xml:space="preserve">Ordine </w:delText>
        </w:r>
        <w:r w:rsidR="00113BB3" w:rsidRPr="00426D98" w:rsidDel="00426D98">
          <w:rPr>
            <w:u w:val="single"/>
            <w:lang w:val="en-US"/>
          </w:rPr>
          <w:delText xml:space="preserve">iniziale </w:delText>
        </w:r>
        <w:r w:rsidRPr="00426D98" w:rsidDel="00426D98">
          <w:rPr>
            <w:u w:val="single"/>
            <w:lang w:val="en-US"/>
          </w:rPr>
          <w:delText>n. 110</w:delText>
        </w:r>
      </w:del>
    </w:p>
    <w:p w14:paraId="1E084744" w14:textId="77777777" w:rsidR="00F51CE4" w:rsidRPr="00426D98" w:rsidDel="00426D98" w:rsidRDefault="00F51CE4" w:rsidP="00771AE3">
      <w:pPr>
        <w:rPr>
          <w:del w:id="5166" w:author="Marciante, Teresa Lucia (IT - Roma)" w:date="2019-02-07T19:14:00Z"/>
          <w:rFonts w:ascii="Garamond" w:hAnsi="Garamond" w:cs="Courier New"/>
          <w:sz w:val="18"/>
          <w:szCs w:val="18"/>
          <w:lang w:val="en-US"/>
        </w:rPr>
      </w:pPr>
    </w:p>
    <w:p w14:paraId="3EA2AE35" w14:textId="77777777" w:rsidR="00F51CE4" w:rsidRPr="00426D98" w:rsidDel="00426D98" w:rsidRDefault="00F51CE4" w:rsidP="00771AE3">
      <w:pPr>
        <w:rPr>
          <w:del w:id="5167" w:author="Marciante, Teresa Lucia (IT - Roma)" w:date="2019-02-07T19:14:00Z"/>
          <w:rFonts w:ascii="Garamond" w:hAnsi="Garamond" w:cs="Courier New"/>
          <w:sz w:val="18"/>
          <w:szCs w:val="18"/>
          <w:lang w:val="en-US"/>
        </w:rPr>
      </w:pPr>
      <w:del w:id="5168"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0201EB11" w14:textId="77777777" w:rsidR="004737C9" w:rsidRPr="00426D98" w:rsidDel="00426D98" w:rsidRDefault="004737C9" w:rsidP="00771AE3">
      <w:pPr>
        <w:rPr>
          <w:del w:id="5169" w:author="Marciante, Teresa Lucia (IT - Roma)" w:date="2019-02-07T19:14:00Z"/>
          <w:rFonts w:ascii="Garamond" w:hAnsi="Garamond" w:cs="Courier New"/>
          <w:sz w:val="18"/>
          <w:szCs w:val="18"/>
          <w:lang w:val="en-US"/>
        </w:rPr>
      </w:pPr>
      <w:del w:id="5170" w:author="Marciante, Teresa Lucia (IT - Roma)" w:date="2019-02-07T19:14:00Z">
        <w:r w:rsidRPr="00426D98" w:rsidDel="00426D98">
          <w:rPr>
            <w:rFonts w:ascii="Garamond" w:hAnsi="Garamond" w:cs="Courier New"/>
            <w:sz w:val="18"/>
            <w:szCs w:val="18"/>
            <w:lang w:val="en-US"/>
          </w:rPr>
          <w:delText>&lt;cbc:ProfileID&gt;</w:delText>
        </w:r>
        <w:r w:rsidR="005C5CDD" w:rsidRPr="00426D98" w:rsidDel="00426D98">
          <w:rPr>
            <w:rFonts w:ascii="Garamond" w:hAnsi="Garamond" w:cs="Courier New"/>
            <w:sz w:val="18"/>
            <w:szCs w:val="18"/>
            <w:lang w:val="en-US"/>
          </w:rPr>
          <w:delText>urn:fdc:peppol.eu:poacc:</w:delText>
        </w:r>
        <w:r w:rsidR="005C5CDD" w:rsidRPr="00426D98" w:rsidDel="00426D98">
          <w:rPr>
            <w:rFonts w:ascii="Garamond" w:hAnsi="Garamond" w:cs="Courier New"/>
            <w:color w:val="FF0000"/>
            <w:sz w:val="18"/>
            <w:szCs w:val="18"/>
            <w:lang w:val="en-US"/>
          </w:rPr>
          <w:delText>bis:order_only:3</w:delText>
        </w:r>
        <w:r w:rsidRPr="00426D98" w:rsidDel="00426D98">
          <w:rPr>
            <w:rFonts w:ascii="Garamond" w:hAnsi="Garamond" w:cs="Courier New"/>
            <w:sz w:val="18"/>
            <w:szCs w:val="18"/>
            <w:lang w:val="en-US"/>
          </w:rPr>
          <w:delText>&lt;/cbc:ProfileID&gt;</w:delText>
        </w:r>
      </w:del>
    </w:p>
    <w:p w14:paraId="1EA3AD6A" w14:textId="77777777" w:rsidR="004737C9" w:rsidRPr="00426D98" w:rsidDel="00426D98" w:rsidRDefault="004737C9" w:rsidP="00771AE3">
      <w:pPr>
        <w:rPr>
          <w:del w:id="5171" w:author="Marciante, Teresa Lucia (IT - Roma)" w:date="2019-02-07T19:14:00Z"/>
          <w:rFonts w:ascii="Garamond" w:hAnsi="Garamond" w:cs="Courier New"/>
          <w:sz w:val="18"/>
          <w:szCs w:val="18"/>
          <w:lang w:val="en-US"/>
        </w:rPr>
      </w:pPr>
      <w:del w:id="5172"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110</w:delText>
        </w:r>
        <w:r w:rsidRPr="00426D98" w:rsidDel="00426D98">
          <w:rPr>
            <w:rFonts w:ascii="Garamond" w:hAnsi="Garamond" w:cs="Courier New"/>
            <w:sz w:val="18"/>
            <w:szCs w:val="18"/>
            <w:lang w:val="en-US"/>
          </w:rPr>
          <w:delText>&lt;/cbc:ID&gt;</w:delText>
        </w:r>
      </w:del>
    </w:p>
    <w:p w14:paraId="084084DE" w14:textId="77777777" w:rsidR="004737C9" w:rsidRPr="00426D98" w:rsidDel="00426D98" w:rsidRDefault="004737C9" w:rsidP="00771AE3">
      <w:pPr>
        <w:rPr>
          <w:del w:id="5173" w:author="Marciante, Teresa Lucia (IT - Roma)" w:date="2019-02-07T19:14:00Z"/>
          <w:rFonts w:ascii="Garamond" w:hAnsi="Garamond" w:cs="Courier New"/>
          <w:sz w:val="18"/>
          <w:szCs w:val="18"/>
          <w:lang w:val="en-US"/>
        </w:rPr>
      </w:pPr>
      <w:del w:id="5174"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&lt;cbc:IssueDate&gt;</w:delText>
        </w:r>
      </w:del>
    </w:p>
    <w:p w14:paraId="2E35FC76" w14:textId="77777777" w:rsidR="008837D8" w:rsidRPr="00426D98" w:rsidDel="00426D98" w:rsidRDefault="008837D8" w:rsidP="00771AE3">
      <w:pPr>
        <w:rPr>
          <w:del w:id="5175" w:author="Marciante, Teresa Lucia (IT - Roma)" w:date="2019-02-07T19:14:00Z"/>
          <w:rFonts w:ascii="Garamond" w:hAnsi="Garamond" w:cs="Courier New"/>
          <w:sz w:val="18"/>
          <w:szCs w:val="18"/>
          <w:lang w:val="en-US"/>
        </w:rPr>
      </w:pPr>
      <w:del w:id="5176" w:author="Marciante, Teresa Lucia (IT - Roma)" w:date="2019-02-07T19:14:00Z">
        <w:r w:rsidRPr="00426D98" w:rsidDel="00426D98">
          <w:rPr>
            <w:rFonts w:ascii="Garamond" w:hAnsi="Garamond" w:cs="Courier New"/>
            <w:sz w:val="18"/>
            <w:szCs w:val="18"/>
            <w:lang w:val="en-US"/>
          </w:rPr>
          <w:delText>&lt;cbc:OrderTypeCode&gt;</w:delText>
        </w:r>
        <w:r w:rsidRPr="00426D98" w:rsidDel="00426D98">
          <w:rPr>
            <w:rFonts w:ascii="Garamond" w:hAnsi="Garamond" w:cs="Courier New"/>
            <w:color w:val="FF0000"/>
            <w:sz w:val="18"/>
            <w:szCs w:val="18"/>
            <w:lang w:val="en-US"/>
          </w:rPr>
          <w:delText>227</w:delText>
        </w:r>
        <w:r w:rsidRPr="00426D98" w:rsidDel="00426D98">
          <w:rPr>
            <w:rFonts w:ascii="Garamond" w:hAnsi="Garamond" w:cs="Courier New"/>
            <w:sz w:val="18"/>
            <w:szCs w:val="18"/>
            <w:lang w:val="en-US"/>
          </w:rPr>
          <w:delText>&lt;/cbc:OrderTypeCode&gt;</w:delText>
        </w:r>
      </w:del>
    </w:p>
    <w:p w14:paraId="6822FD1A" w14:textId="77777777" w:rsidR="00960455" w:rsidRPr="00426D98" w:rsidDel="00426D98" w:rsidRDefault="004737C9" w:rsidP="00771AE3">
      <w:pPr>
        <w:rPr>
          <w:del w:id="5177" w:author="Marciante, Teresa Lucia (IT - Roma)" w:date="2019-02-07T19:14:00Z"/>
          <w:rFonts w:ascii="Garamond" w:hAnsi="Garamond" w:cs="Courier New"/>
          <w:sz w:val="18"/>
          <w:szCs w:val="18"/>
          <w:lang w:val="en-US"/>
        </w:rPr>
      </w:pPr>
      <w:del w:id="5178" w:author="Marciante, Teresa Lucia (IT - Roma)" w:date="2019-02-07T19:14:00Z">
        <w:r w:rsidRPr="00426D98" w:rsidDel="00426D98">
          <w:rPr>
            <w:rFonts w:ascii="Garamond" w:hAnsi="Garamond" w:cs="Courier New"/>
            <w:sz w:val="18"/>
            <w:szCs w:val="18"/>
            <w:lang w:val="en-US"/>
          </w:rPr>
          <w:delText>…</w:delText>
        </w:r>
      </w:del>
    </w:p>
    <w:p w14:paraId="2154BE2A" w14:textId="77777777" w:rsidR="00960455" w:rsidRPr="00426D98" w:rsidDel="00426D98" w:rsidRDefault="00960455" w:rsidP="00771AE3">
      <w:pPr>
        <w:rPr>
          <w:del w:id="5179" w:author="Marciante, Teresa Lucia (IT - Roma)" w:date="2019-02-07T19:14:00Z"/>
          <w:rFonts w:ascii="Garamond" w:hAnsi="Garamond" w:cs="Courier New"/>
          <w:sz w:val="18"/>
          <w:szCs w:val="18"/>
          <w:lang w:val="en-US"/>
        </w:rPr>
      </w:pPr>
      <w:del w:id="5180" w:author="Marciante, Teresa Lucia (IT - Roma)" w:date="2019-02-07T19:14:00Z">
        <w:r w:rsidRPr="00426D98" w:rsidDel="00426D98">
          <w:rPr>
            <w:rFonts w:ascii="Garamond" w:hAnsi="Garamond" w:cs="Courier New"/>
            <w:sz w:val="18"/>
            <w:szCs w:val="18"/>
            <w:lang w:val="en-US"/>
          </w:rPr>
          <w:delText>&lt;cac:AdditionalDocumentReference&gt;</w:delText>
        </w:r>
      </w:del>
    </w:p>
    <w:p w14:paraId="4B10246E" w14:textId="77777777" w:rsidR="00960455" w:rsidRPr="00426D98" w:rsidDel="00426D98" w:rsidRDefault="00960455" w:rsidP="00771AE3">
      <w:pPr>
        <w:rPr>
          <w:del w:id="5181" w:author="Marciante, Teresa Lucia (IT - Roma)" w:date="2019-02-07T19:14:00Z"/>
          <w:rFonts w:ascii="Garamond" w:hAnsi="Garamond" w:cs="Courier New"/>
          <w:sz w:val="18"/>
          <w:szCs w:val="18"/>
          <w:lang w:val="en-US"/>
        </w:rPr>
      </w:pPr>
      <w:del w:id="5182" w:author="Marciante, Teresa Lucia (IT - Roma)" w:date="2019-02-07T19:14:00Z">
        <w:r w:rsidRPr="00426D98" w:rsidDel="00426D98">
          <w:rPr>
            <w:rFonts w:ascii="Garamond" w:hAnsi="Garamond" w:cs="Courier New"/>
            <w:sz w:val="18"/>
            <w:szCs w:val="18"/>
            <w:lang w:val="en-US"/>
          </w:rPr>
          <w:delText>&lt;cbc:ID&gt;</w:delText>
        </w:r>
        <w:r w:rsidR="00696303" w:rsidRPr="00426D98" w:rsidDel="00426D98">
          <w:rPr>
            <w:rFonts w:ascii="Garamond" w:hAnsi="Garamond" w:cs="Courier New"/>
            <w:color w:val="FF0000"/>
            <w:sz w:val="18"/>
            <w:szCs w:val="18"/>
            <w:lang w:val="en-US"/>
          </w:rPr>
          <w:delText>ES07</w:delText>
        </w:r>
        <w:r w:rsidRPr="00426D98" w:rsidDel="00426D98">
          <w:rPr>
            <w:rFonts w:ascii="Garamond" w:hAnsi="Garamond" w:cs="Courier New"/>
            <w:sz w:val="18"/>
            <w:szCs w:val="18"/>
            <w:lang w:val="en-US"/>
          </w:rPr>
          <w:delText>&lt;/cbc:ID&gt;</w:delText>
        </w:r>
      </w:del>
    </w:p>
    <w:p w14:paraId="45525B44" w14:textId="77777777" w:rsidR="00960455" w:rsidRPr="00426D98" w:rsidDel="00426D98" w:rsidRDefault="00960455" w:rsidP="00771AE3">
      <w:pPr>
        <w:rPr>
          <w:del w:id="5183" w:author="Marciante, Teresa Lucia (IT - Roma)" w:date="2019-02-07T19:14:00Z"/>
          <w:rFonts w:ascii="Garamond" w:hAnsi="Garamond" w:cs="Courier New"/>
          <w:sz w:val="18"/>
          <w:szCs w:val="18"/>
          <w:lang w:val="en-US"/>
        </w:rPr>
      </w:pPr>
      <w:del w:id="5184" w:author="Marciante, Teresa Lucia (IT - Roma)" w:date="2019-02-07T19:14:00Z">
        <w:r w:rsidRPr="00426D98" w:rsidDel="00426D98">
          <w:rPr>
            <w:rFonts w:ascii="Garamond" w:hAnsi="Garamond" w:cs="Courier New"/>
            <w:sz w:val="18"/>
            <w:szCs w:val="18"/>
            <w:lang w:val="en-US"/>
          </w:rPr>
          <w:delText>&lt;cbc:DocumentType&gt;</w:delText>
        </w:r>
        <w:r w:rsidRPr="00426D98" w:rsidDel="00426D98">
          <w:rPr>
            <w:rFonts w:ascii="Garamond" w:hAnsi="Garamond" w:cs="Courier New"/>
            <w:color w:val="FF0000"/>
            <w:sz w:val="18"/>
            <w:szCs w:val="18"/>
            <w:lang w:val="en-US"/>
          </w:rPr>
          <w:delText>CIG</w:delText>
        </w:r>
        <w:r w:rsidRPr="00426D98" w:rsidDel="00426D98">
          <w:rPr>
            <w:rFonts w:ascii="Garamond" w:hAnsi="Garamond" w:cs="Courier New"/>
            <w:sz w:val="18"/>
            <w:szCs w:val="18"/>
            <w:lang w:val="en-US"/>
          </w:rPr>
          <w:delText>&lt;/cbc:DocumentType&gt;</w:delText>
        </w:r>
      </w:del>
    </w:p>
    <w:p w14:paraId="0384083D" w14:textId="77777777" w:rsidR="00960455" w:rsidRPr="00426D98" w:rsidDel="00426D98" w:rsidRDefault="00960455" w:rsidP="00771AE3">
      <w:pPr>
        <w:rPr>
          <w:del w:id="5185" w:author="Marciante, Teresa Lucia (IT - Roma)" w:date="2019-02-07T19:14:00Z"/>
          <w:rFonts w:ascii="Garamond" w:hAnsi="Garamond" w:cs="Courier New"/>
          <w:sz w:val="18"/>
          <w:szCs w:val="18"/>
          <w:lang w:val="en-US"/>
        </w:rPr>
      </w:pPr>
      <w:del w:id="5186" w:author="Marciante, Teresa Lucia (IT - Roma)" w:date="2019-02-07T19:14:00Z">
        <w:r w:rsidRPr="00426D98" w:rsidDel="00426D98">
          <w:rPr>
            <w:rFonts w:ascii="Garamond" w:hAnsi="Garamond" w:cs="Courier New"/>
            <w:sz w:val="18"/>
            <w:szCs w:val="18"/>
            <w:lang w:val="en-US"/>
          </w:rPr>
          <w:delText>&lt;/cac:AdditionalDocumentReference&gt;</w:delText>
        </w:r>
      </w:del>
    </w:p>
    <w:p w14:paraId="7B3CB90A" w14:textId="77777777" w:rsidR="00960455" w:rsidRPr="00426D98" w:rsidDel="00426D98" w:rsidRDefault="00960455" w:rsidP="00771AE3">
      <w:pPr>
        <w:rPr>
          <w:del w:id="5187" w:author="Marciante, Teresa Lucia (IT - Roma)" w:date="2019-02-07T19:14:00Z"/>
          <w:rFonts w:ascii="Garamond" w:hAnsi="Garamond" w:cs="Courier New"/>
          <w:sz w:val="18"/>
          <w:szCs w:val="18"/>
          <w:lang w:val="en-US"/>
        </w:rPr>
      </w:pPr>
      <w:del w:id="5188" w:author="Marciante, Teresa Lucia (IT - Roma)" w:date="2019-02-07T19:14:00Z">
        <w:r w:rsidRPr="00426D98" w:rsidDel="00426D98">
          <w:rPr>
            <w:rFonts w:ascii="Garamond" w:hAnsi="Garamond" w:cs="Courier New"/>
            <w:sz w:val="18"/>
            <w:szCs w:val="18"/>
            <w:lang w:val="en-US"/>
          </w:rPr>
          <w:delText>…</w:delText>
        </w:r>
      </w:del>
    </w:p>
    <w:p w14:paraId="6393AD44" w14:textId="77777777" w:rsidR="004737C9" w:rsidRPr="00426D98" w:rsidDel="00426D98" w:rsidRDefault="004737C9" w:rsidP="00771AE3">
      <w:pPr>
        <w:rPr>
          <w:del w:id="5189" w:author="Marciante, Teresa Lucia (IT - Roma)" w:date="2019-02-07T19:14:00Z"/>
          <w:rFonts w:ascii="Garamond" w:hAnsi="Garamond" w:cs="Courier New"/>
          <w:sz w:val="18"/>
          <w:szCs w:val="18"/>
          <w:lang w:val="en-US"/>
        </w:rPr>
      </w:pPr>
      <w:del w:id="5190" w:author="Marciante, Teresa Lucia (IT - Roma)" w:date="2019-02-07T19:14:00Z">
        <w:r w:rsidRPr="00426D98" w:rsidDel="00426D98">
          <w:rPr>
            <w:rFonts w:ascii="Garamond" w:hAnsi="Garamond" w:cs="Courier New"/>
            <w:sz w:val="18"/>
            <w:szCs w:val="18"/>
            <w:lang w:val="en-US"/>
          </w:rPr>
          <w:delText>&lt;cac:BuyerCustomerParty&gt;</w:delText>
        </w:r>
      </w:del>
    </w:p>
    <w:p w14:paraId="336AF4A0" w14:textId="77777777" w:rsidR="004737C9" w:rsidRPr="00426D98" w:rsidDel="00426D98" w:rsidRDefault="004737C9" w:rsidP="00771AE3">
      <w:pPr>
        <w:rPr>
          <w:del w:id="5191" w:author="Marciante, Teresa Lucia (IT - Roma)" w:date="2019-02-07T19:14:00Z"/>
          <w:rFonts w:ascii="Garamond" w:hAnsi="Garamond" w:cs="Courier New"/>
          <w:sz w:val="18"/>
          <w:szCs w:val="18"/>
          <w:lang w:val="en-US"/>
        </w:rPr>
      </w:pPr>
      <w:del w:id="5192" w:author="Marciante, Teresa Lucia (IT - Roma)" w:date="2019-02-07T19:14:00Z">
        <w:r w:rsidRPr="00426D98" w:rsidDel="00426D98">
          <w:rPr>
            <w:rFonts w:ascii="Garamond" w:hAnsi="Garamond" w:cs="Courier New"/>
            <w:sz w:val="18"/>
            <w:szCs w:val="18"/>
            <w:lang w:val="en-US"/>
          </w:rPr>
          <w:delText>&lt;cac:PartyIdentification&gt;</w:delText>
        </w:r>
      </w:del>
    </w:p>
    <w:p w14:paraId="29377FAF" w14:textId="77777777" w:rsidR="004737C9" w:rsidRPr="00426D98" w:rsidDel="00426D98" w:rsidRDefault="004737C9" w:rsidP="00771AE3">
      <w:pPr>
        <w:rPr>
          <w:del w:id="5193" w:author="Marciante, Teresa Lucia (IT - Roma)" w:date="2019-02-07T19:14:00Z"/>
          <w:rFonts w:ascii="Garamond" w:hAnsi="Garamond" w:cs="Courier New"/>
          <w:sz w:val="18"/>
          <w:szCs w:val="18"/>
          <w:lang w:val="en-US"/>
        </w:rPr>
      </w:pPr>
      <w:del w:id="5194"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512A2315" w14:textId="77777777" w:rsidR="004737C9" w:rsidRPr="00426D98" w:rsidDel="00426D98" w:rsidRDefault="004737C9" w:rsidP="00771AE3">
      <w:pPr>
        <w:rPr>
          <w:del w:id="5195" w:author="Marciante, Teresa Lucia (IT - Roma)" w:date="2019-02-07T19:14:00Z"/>
          <w:rFonts w:ascii="Garamond" w:hAnsi="Garamond" w:cs="Courier New"/>
          <w:sz w:val="18"/>
          <w:szCs w:val="18"/>
          <w:lang w:val="en-US"/>
        </w:rPr>
      </w:pPr>
      <w:del w:id="5196" w:author="Marciante, Teresa Lucia (IT - Roma)" w:date="2019-02-07T19:14:00Z">
        <w:r w:rsidRPr="00426D98" w:rsidDel="00426D98">
          <w:rPr>
            <w:rFonts w:ascii="Garamond" w:hAnsi="Garamond" w:cs="Courier New"/>
            <w:sz w:val="18"/>
            <w:szCs w:val="18"/>
            <w:lang w:val="en-US"/>
          </w:rPr>
          <w:delText>&lt;/cac:PartyIdentification&gt;</w:delText>
        </w:r>
      </w:del>
    </w:p>
    <w:p w14:paraId="5890B38B" w14:textId="77777777" w:rsidR="004737C9" w:rsidRPr="00426D98" w:rsidDel="00426D98" w:rsidRDefault="004737C9" w:rsidP="00771AE3">
      <w:pPr>
        <w:rPr>
          <w:del w:id="5197" w:author="Marciante, Teresa Lucia (IT - Roma)" w:date="2019-02-07T19:14:00Z"/>
          <w:rFonts w:ascii="Garamond" w:hAnsi="Garamond" w:cs="Courier New"/>
          <w:sz w:val="18"/>
          <w:szCs w:val="18"/>
          <w:lang w:val="en-US"/>
        </w:rPr>
      </w:pPr>
      <w:del w:id="5198" w:author="Marciante, Teresa Lucia (IT - Roma)" w:date="2019-02-07T19:14:00Z">
        <w:r w:rsidRPr="00426D98" w:rsidDel="00426D98">
          <w:rPr>
            <w:rFonts w:ascii="Garamond" w:hAnsi="Garamond" w:cs="Courier New"/>
            <w:sz w:val="18"/>
            <w:szCs w:val="18"/>
            <w:lang w:val="en-US"/>
          </w:rPr>
          <w:delText>&lt;/cac:BuyerCustomerParty&gt;</w:delText>
        </w:r>
      </w:del>
    </w:p>
    <w:p w14:paraId="4244D04F" w14:textId="77777777" w:rsidR="004737C9" w:rsidRPr="00426D98" w:rsidDel="00426D98" w:rsidRDefault="004737C9" w:rsidP="00771AE3">
      <w:pPr>
        <w:rPr>
          <w:del w:id="5199" w:author="Marciante, Teresa Lucia (IT - Roma)" w:date="2019-02-07T19:14:00Z"/>
          <w:rFonts w:ascii="Garamond" w:hAnsi="Garamond" w:cs="Courier New"/>
          <w:sz w:val="18"/>
          <w:szCs w:val="18"/>
          <w:lang w:val="en-US"/>
        </w:rPr>
      </w:pPr>
      <w:del w:id="5200" w:author="Marciante, Teresa Lucia (IT - Roma)" w:date="2019-02-07T19:14:00Z">
        <w:r w:rsidRPr="00426D98" w:rsidDel="00426D98">
          <w:rPr>
            <w:rFonts w:ascii="Garamond" w:hAnsi="Garamond" w:cs="Courier New"/>
            <w:sz w:val="18"/>
            <w:szCs w:val="18"/>
            <w:lang w:val="en-US"/>
          </w:rPr>
          <w:delText>…</w:delText>
        </w:r>
      </w:del>
    </w:p>
    <w:p w14:paraId="64F8475B" w14:textId="77777777" w:rsidR="00E76D7A" w:rsidRPr="00426D98" w:rsidDel="00426D98" w:rsidRDefault="00E76D7A" w:rsidP="00771AE3">
      <w:pPr>
        <w:rPr>
          <w:del w:id="5201" w:author="Marciante, Teresa Lucia (IT - Roma)" w:date="2019-02-07T19:14:00Z"/>
          <w:rFonts w:ascii="Garamond" w:hAnsi="Garamond" w:cs="Courier New"/>
          <w:sz w:val="18"/>
          <w:szCs w:val="18"/>
          <w:lang w:val="en-US"/>
        </w:rPr>
      </w:pPr>
      <w:del w:id="5202" w:author="Marciante, Teresa Lucia (IT - Roma)" w:date="2019-02-07T19:14:00Z">
        <w:r w:rsidRPr="00426D98" w:rsidDel="00426D98">
          <w:rPr>
            <w:rFonts w:ascii="Garamond" w:hAnsi="Garamond" w:cs="Courier New"/>
            <w:sz w:val="18"/>
            <w:szCs w:val="18"/>
            <w:lang w:val="en-US"/>
          </w:rPr>
          <w:delText>&lt;cac:SellerSupplierParty&gt;</w:delText>
        </w:r>
      </w:del>
    </w:p>
    <w:p w14:paraId="23D6540A" w14:textId="77777777" w:rsidR="00E76D7A" w:rsidRPr="00426D98" w:rsidDel="00426D98" w:rsidRDefault="00E76D7A" w:rsidP="00771AE3">
      <w:pPr>
        <w:rPr>
          <w:del w:id="5203" w:author="Marciante, Teresa Lucia (IT - Roma)" w:date="2019-02-07T19:14:00Z"/>
          <w:rFonts w:ascii="Garamond" w:hAnsi="Garamond" w:cs="Courier New"/>
          <w:sz w:val="18"/>
          <w:szCs w:val="18"/>
          <w:lang w:val="en-US"/>
        </w:rPr>
      </w:pPr>
      <w:del w:id="5204" w:author="Marciante, Teresa Lucia (IT - Roma)" w:date="2019-02-07T19:14:00Z">
        <w:r w:rsidRPr="00426D98" w:rsidDel="00426D98">
          <w:rPr>
            <w:rFonts w:ascii="Garamond" w:hAnsi="Garamond" w:cs="Courier New"/>
            <w:sz w:val="18"/>
            <w:szCs w:val="18"/>
            <w:lang w:val="en-US"/>
          </w:rPr>
          <w:delText>&lt;cac:PartyIdentification&gt;</w:delText>
        </w:r>
      </w:del>
    </w:p>
    <w:p w14:paraId="7062BF46" w14:textId="77777777" w:rsidR="00E76D7A" w:rsidRPr="00426D98" w:rsidDel="00426D98" w:rsidRDefault="00E76D7A" w:rsidP="00771AE3">
      <w:pPr>
        <w:rPr>
          <w:del w:id="5205" w:author="Marciante, Teresa Lucia (IT - Roma)" w:date="2019-02-07T19:14:00Z"/>
          <w:rFonts w:ascii="Garamond" w:hAnsi="Garamond" w:cs="Courier New"/>
          <w:sz w:val="18"/>
          <w:szCs w:val="18"/>
          <w:lang w:val="en-US"/>
        </w:rPr>
      </w:pPr>
      <w:del w:id="5206"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00146315" w:rsidRPr="00426D98" w:rsidDel="00426D98">
          <w:rPr>
            <w:lang w:val="en-US"/>
          </w:rPr>
          <w:delText xml:space="preserve"> </w:delText>
        </w:r>
        <w:r w:rsidR="00696303" w:rsidRPr="00426D98" w:rsidDel="00426D98">
          <w:rPr>
            <w:rFonts w:ascii="Garamond" w:hAnsi="Garamond" w:cs="Courier New"/>
            <w:color w:val="FF0000"/>
            <w:sz w:val="18"/>
            <w:szCs w:val="18"/>
            <w:lang w:val="en-US"/>
          </w:rPr>
          <w:delText>123456789cc</w:delText>
        </w:r>
        <w:r w:rsidRPr="00426D98" w:rsidDel="00426D98">
          <w:rPr>
            <w:rFonts w:ascii="Garamond" w:hAnsi="Garamond" w:cs="Courier New"/>
            <w:color w:val="FF0000"/>
            <w:sz w:val="18"/>
            <w:szCs w:val="18"/>
            <w:lang w:val="en-US"/>
          </w:rPr>
          <w:delText xml:space="preserve"> </w:delText>
        </w:r>
        <w:r w:rsidRPr="00426D98" w:rsidDel="00426D98">
          <w:rPr>
            <w:rFonts w:ascii="Garamond" w:hAnsi="Garamond" w:cs="Courier New"/>
            <w:sz w:val="18"/>
            <w:szCs w:val="18"/>
            <w:lang w:val="en-US"/>
          </w:rPr>
          <w:delText>&lt;/cbc:ID&gt;</w:delText>
        </w:r>
      </w:del>
    </w:p>
    <w:p w14:paraId="1750D0C0" w14:textId="77777777" w:rsidR="00E76D7A" w:rsidRPr="00426D98" w:rsidDel="00426D98" w:rsidRDefault="00E76D7A" w:rsidP="00771AE3">
      <w:pPr>
        <w:rPr>
          <w:del w:id="5207" w:author="Marciante, Teresa Lucia (IT - Roma)" w:date="2019-02-07T19:14:00Z"/>
          <w:rFonts w:ascii="Garamond" w:hAnsi="Garamond" w:cs="Courier New"/>
          <w:sz w:val="18"/>
          <w:szCs w:val="18"/>
          <w:lang w:val="en-US"/>
        </w:rPr>
      </w:pPr>
      <w:del w:id="5208" w:author="Marciante, Teresa Lucia (IT - Roma)" w:date="2019-02-07T19:14:00Z">
        <w:r w:rsidRPr="00426D98" w:rsidDel="00426D98">
          <w:rPr>
            <w:rFonts w:ascii="Garamond" w:hAnsi="Garamond" w:cs="Courier New"/>
            <w:sz w:val="18"/>
            <w:szCs w:val="18"/>
            <w:lang w:val="en-US"/>
          </w:rPr>
          <w:delText>&lt;/cac:PartyIdentification&gt;</w:delText>
        </w:r>
      </w:del>
    </w:p>
    <w:p w14:paraId="12651405" w14:textId="77777777" w:rsidR="00E76D7A" w:rsidRPr="00426D98" w:rsidDel="00426D98" w:rsidRDefault="00E76D7A" w:rsidP="00771AE3">
      <w:pPr>
        <w:rPr>
          <w:del w:id="5209" w:author="Marciante, Teresa Lucia (IT - Roma)" w:date="2019-02-07T19:14:00Z"/>
          <w:rFonts w:ascii="Garamond" w:hAnsi="Garamond" w:cs="Courier New"/>
          <w:sz w:val="18"/>
          <w:szCs w:val="18"/>
          <w:lang w:val="en-US"/>
        </w:rPr>
      </w:pPr>
      <w:del w:id="5210" w:author="Marciante, Teresa Lucia (IT - Roma)" w:date="2019-02-07T19:14:00Z">
        <w:r w:rsidRPr="00426D98" w:rsidDel="00426D98">
          <w:rPr>
            <w:rFonts w:ascii="Garamond" w:hAnsi="Garamond" w:cs="Courier New"/>
            <w:sz w:val="18"/>
            <w:szCs w:val="18"/>
            <w:lang w:val="en-US"/>
          </w:rPr>
          <w:delText>&lt;/cac:SellerSupplierParty&gt;</w:delText>
        </w:r>
      </w:del>
    </w:p>
    <w:p w14:paraId="4ABDB51E" w14:textId="77777777" w:rsidR="00E76D7A" w:rsidRPr="00426D98" w:rsidDel="00426D98" w:rsidRDefault="00E76D7A" w:rsidP="00771AE3">
      <w:pPr>
        <w:rPr>
          <w:del w:id="5211" w:author="Marciante, Teresa Lucia (IT - Roma)" w:date="2019-02-07T19:14:00Z"/>
          <w:rFonts w:ascii="Garamond" w:hAnsi="Garamond" w:cs="Courier New"/>
          <w:sz w:val="18"/>
          <w:szCs w:val="18"/>
          <w:lang w:val="en-US"/>
        </w:rPr>
      </w:pPr>
      <w:del w:id="5212" w:author="Marciante, Teresa Lucia (IT - Roma)" w:date="2019-02-07T19:14:00Z">
        <w:r w:rsidRPr="00426D98" w:rsidDel="00426D98">
          <w:rPr>
            <w:rFonts w:ascii="Garamond" w:hAnsi="Garamond" w:cs="Courier New"/>
            <w:sz w:val="18"/>
            <w:szCs w:val="18"/>
            <w:lang w:val="en-US"/>
          </w:rPr>
          <w:delText>…</w:delText>
        </w:r>
      </w:del>
    </w:p>
    <w:p w14:paraId="6ADA2DAB" w14:textId="77777777" w:rsidR="00577D3C" w:rsidRPr="00426D98" w:rsidDel="00426D98" w:rsidRDefault="00577D3C" w:rsidP="00771AE3">
      <w:pPr>
        <w:rPr>
          <w:del w:id="5213" w:author="Marciante, Teresa Lucia (IT - Roma)" w:date="2019-02-07T19:14:00Z"/>
          <w:rFonts w:ascii="Garamond" w:hAnsi="Garamond" w:cs="Courier New"/>
          <w:sz w:val="18"/>
          <w:szCs w:val="18"/>
          <w:lang w:val="en-US"/>
        </w:rPr>
      </w:pPr>
      <w:del w:id="5214" w:author="Marciante, Teresa Lucia (IT - Roma)" w:date="2019-02-07T19:14:00Z">
        <w:r w:rsidRPr="00426D98" w:rsidDel="00426D98">
          <w:rPr>
            <w:rFonts w:ascii="Garamond" w:hAnsi="Garamond" w:cs="Courier New"/>
            <w:sz w:val="18"/>
            <w:szCs w:val="18"/>
            <w:lang w:val="en-US"/>
          </w:rPr>
          <w:delText>&lt;cac:AccountingCustomerParty&gt;</w:delText>
        </w:r>
      </w:del>
    </w:p>
    <w:p w14:paraId="4F16D6EE" w14:textId="77777777" w:rsidR="00577D3C" w:rsidRPr="00426D98" w:rsidDel="00426D98" w:rsidRDefault="00577D3C" w:rsidP="00771AE3">
      <w:pPr>
        <w:rPr>
          <w:del w:id="5215" w:author="Marciante, Teresa Lucia (IT - Roma)" w:date="2019-02-07T19:14:00Z"/>
          <w:rFonts w:ascii="Garamond" w:hAnsi="Garamond" w:cs="Courier New"/>
          <w:sz w:val="18"/>
          <w:szCs w:val="18"/>
          <w:lang w:val="en-US"/>
        </w:rPr>
      </w:pPr>
      <w:del w:id="5216" w:author="Marciante, Teresa Lucia (IT - Roma)" w:date="2019-02-07T19:14:00Z">
        <w:r w:rsidRPr="00426D98" w:rsidDel="00426D98">
          <w:rPr>
            <w:rFonts w:ascii="Garamond" w:hAnsi="Garamond" w:cs="Courier New"/>
            <w:sz w:val="18"/>
            <w:szCs w:val="18"/>
            <w:lang w:val="en-US"/>
          </w:rPr>
          <w:delText>&lt;cac:Party&gt;</w:delText>
        </w:r>
      </w:del>
    </w:p>
    <w:p w14:paraId="3A40522F" w14:textId="77777777" w:rsidR="00577D3C" w:rsidRPr="00426D98" w:rsidDel="00426D98" w:rsidRDefault="00577D3C" w:rsidP="00771AE3">
      <w:pPr>
        <w:rPr>
          <w:del w:id="5217" w:author="Marciante, Teresa Lucia (IT - Roma)" w:date="2019-02-07T19:14:00Z"/>
          <w:rFonts w:ascii="Garamond" w:hAnsi="Garamond" w:cs="Courier New"/>
          <w:sz w:val="18"/>
          <w:szCs w:val="18"/>
          <w:lang w:val="en-US"/>
        </w:rPr>
      </w:pPr>
      <w:del w:id="5218" w:author="Marciante, Teresa Lucia (IT - Roma)" w:date="2019-02-07T19:14:00Z">
        <w:r w:rsidRPr="00426D98" w:rsidDel="00426D98">
          <w:rPr>
            <w:rFonts w:ascii="Garamond" w:hAnsi="Garamond" w:cs="Courier New"/>
            <w:sz w:val="18"/>
            <w:szCs w:val="18"/>
            <w:lang w:val="en-US"/>
          </w:rPr>
          <w:delText>&lt;cac:PartyIdentification&gt;</w:delText>
        </w:r>
      </w:del>
    </w:p>
    <w:p w14:paraId="509DBA3A" w14:textId="77777777" w:rsidR="00577D3C" w:rsidRPr="00426D98" w:rsidDel="00426D98" w:rsidRDefault="00577D3C" w:rsidP="00771AE3">
      <w:pPr>
        <w:rPr>
          <w:del w:id="5219" w:author="Marciante, Teresa Lucia (IT - Roma)" w:date="2019-02-07T19:14:00Z"/>
          <w:rFonts w:ascii="Garamond" w:hAnsi="Garamond" w:cs="Courier New"/>
          <w:sz w:val="18"/>
          <w:szCs w:val="18"/>
          <w:lang w:val="en-US"/>
        </w:rPr>
      </w:pPr>
      <w:del w:id="5220"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4DFE2527" w14:textId="77777777" w:rsidR="00577D3C" w:rsidRPr="00426D98" w:rsidDel="00426D98" w:rsidRDefault="00577D3C" w:rsidP="00771AE3">
      <w:pPr>
        <w:rPr>
          <w:del w:id="5221" w:author="Marciante, Teresa Lucia (IT - Roma)" w:date="2019-02-07T19:14:00Z"/>
          <w:rFonts w:ascii="Garamond" w:hAnsi="Garamond" w:cs="Courier New"/>
          <w:sz w:val="18"/>
          <w:szCs w:val="18"/>
          <w:lang w:val="en-US"/>
        </w:rPr>
      </w:pPr>
      <w:del w:id="5222" w:author="Marciante, Teresa Lucia (IT - Roma)" w:date="2019-02-07T19:14:00Z">
        <w:r w:rsidRPr="00426D98" w:rsidDel="00426D98">
          <w:rPr>
            <w:rFonts w:ascii="Garamond" w:hAnsi="Garamond" w:cs="Courier New"/>
            <w:sz w:val="18"/>
            <w:szCs w:val="18"/>
            <w:lang w:val="en-US"/>
          </w:rPr>
          <w:delText>&lt;/cac:PartyIdentification&gt;</w:delText>
        </w:r>
      </w:del>
    </w:p>
    <w:p w14:paraId="29E41A18" w14:textId="77777777" w:rsidR="00577D3C" w:rsidRPr="00426D98" w:rsidDel="00426D98" w:rsidRDefault="00577D3C" w:rsidP="00771AE3">
      <w:pPr>
        <w:rPr>
          <w:del w:id="5223" w:author="Marciante, Teresa Lucia (IT - Roma)" w:date="2019-02-07T19:14:00Z"/>
          <w:rFonts w:ascii="Garamond" w:hAnsi="Garamond" w:cs="Courier New"/>
          <w:sz w:val="18"/>
          <w:szCs w:val="18"/>
          <w:lang w:val="en-US"/>
        </w:rPr>
      </w:pPr>
      <w:del w:id="5224" w:author="Marciante, Teresa Lucia (IT - Roma)" w:date="2019-02-07T19:14:00Z">
        <w:r w:rsidRPr="00426D98" w:rsidDel="00426D98">
          <w:rPr>
            <w:rFonts w:ascii="Garamond" w:hAnsi="Garamond" w:cs="Courier New"/>
            <w:sz w:val="18"/>
            <w:szCs w:val="18"/>
            <w:lang w:val="en-US"/>
          </w:rPr>
          <w:tab/>
          <w:delText>&lt;cac:/Party&gt;</w:delText>
        </w:r>
      </w:del>
    </w:p>
    <w:p w14:paraId="2EC9C4CA" w14:textId="77777777" w:rsidR="00577D3C" w:rsidRPr="00426D98" w:rsidDel="00426D98" w:rsidRDefault="00577D3C" w:rsidP="00771AE3">
      <w:pPr>
        <w:rPr>
          <w:del w:id="5225" w:author="Marciante, Teresa Lucia (IT - Roma)" w:date="2019-02-07T19:14:00Z"/>
          <w:rFonts w:ascii="Garamond" w:hAnsi="Garamond" w:cs="Courier New"/>
          <w:sz w:val="18"/>
          <w:szCs w:val="18"/>
          <w:lang w:val="en-US"/>
        </w:rPr>
      </w:pPr>
      <w:del w:id="5226" w:author="Marciante, Teresa Lucia (IT - Roma)" w:date="2019-02-07T19:14:00Z">
        <w:r w:rsidRPr="00426D98" w:rsidDel="00426D98">
          <w:rPr>
            <w:rFonts w:ascii="Garamond" w:hAnsi="Garamond" w:cs="Courier New"/>
            <w:sz w:val="18"/>
            <w:szCs w:val="18"/>
            <w:lang w:val="en-US"/>
          </w:rPr>
          <w:delText>&lt;/cac:AccountingCustomerParty&gt;</w:delText>
        </w:r>
      </w:del>
    </w:p>
    <w:p w14:paraId="0D8F4A75" w14:textId="77777777" w:rsidR="00577D3C" w:rsidRPr="00426D98" w:rsidDel="00426D98" w:rsidRDefault="00577D3C" w:rsidP="00771AE3">
      <w:pPr>
        <w:rPr>
          <w:del w:id="5227" w:author="Marciante, Teresa Lucia (IT - Roma)" w:date="2019-02-07T19:14:00Z"/>
          <w:rFonts w:ascii="Garamond" w:hAnsi="Garamond" w:cs="Courier New"/>
          <w:sz w:val="18"/>
          <w:szCs w:val="18"/>
          <w:lang w:val="en-US"/>
        </w:rPr>
      </w:pPr>
      <w:del w:id="5228" w:author="Marciante, Teresa Lucia (IT - Roma)" w:date="2019-02-07T19:14:00Z">
        <w:r w:rsidRPr="00426D98" w:rsidDel="00426D98">
          <w:rPr>
            <w:rFonts w:ascii="Garamond" w:hAnsi="Garamond" w:cs="Courier New"/>
            <w:sz w:val="18"/>
            <w:szCs w:val="18"/>
            <w:lang w:val="en-US"/>
          </w:rPr>
          <w:delText>…</w:delText>
        </w:r>
      </w:del>
    </w:p>
    <w:p w14:paraId="4D283282" w14:textId="77777777" w:rsidR="005647F5" w:rsidRPr="00426D98" w:rsidDel="00426D98" w:rsidRDefault="005647F5" w:rsidP="00771AE3">
      <w:pPr>
        <w:rPr>
          <w:del w:id="5229" w:author="Marciante, Teresa Lucia (IT - Roma)" w:date="2019-02-07T19:14:00Z"/>
          <w:rFonts w:ascii="Frutiger LT 45 Light" w:eastAsia="Times New Roman" w:hAnsi="Frutiger LT 45 Light" w:cs="Times New Roman"/>
          <w:u w:val="single"/>
          <w:lang w:val="en-US"/>
        </w:rPr>
      </w:pPr>
      <w:del w:id="5230" w:author="Marciante, Teresa Lucia (IT - Roma)" w:date="2019-02-07T19:14:00Z">
        <w:r w:rsidRPr="00426D98" w:rsidDel="00426D98">
          <w:rPr>
            <w:u w:val="single"/>
            <w:lang w:val="en-US"/>
          </w:rPr>
          <w:br w:type="page"/>
        </w:r>
      </w:del>
    </w:p>
    <w:p w14:paraId="1A26946C" w14:textId="77777777" w:rsidR="004737C9" w:rsidRPr="00426D98" w:rsidDel="00426D98" w:rsidRDefault="004737C9" w:rsidP="00771AE3">
      <w:pPr>
        <w:rPr>
          <w:del w:id="5231" w:author="Marciante, Teresa Lucia (IT - Roma)" w:date="2019-02-07T19:14:00Z"/>
          <w:u w:val="single"/>
          <w:lang w:val="en-US"/>
        </w:rPr>
      </w:pPr>
      <w:del w:id="5232" w:author="Marciante, Teresa Lucia (IT - Roma)" w:date="2019-02-07T19:14:00Z">
        <w:r w:rsidRPr="00426D98" w:rsidDel="00426D98">
          <w:rPr>
            <w:u w:val="single"/>
            <w:lang w:val="en-US"/>
          </w:rPr>
          <w:delText xml:space="preserve">Ordine </w:delText>
        </w:r>
        <w:r w:rsidR="00113BB3" w:rsidRPr="00426D98" w:rsidDel="00426D98">
          <w:rPr>
            <w:u w:val="single"/>
            <w:lang w:val="en-US"/>
          </w:rPr>
          <w:delText xml:space="preserve">iniziale </w:delText>
        </w:r>
        <w:r w:rsidRPr="00426D98" w:rsidDel="00426D98">
          <w:rPr>
            <w:u w:val="single"/>
            <w:lang w:val="en-US"/>
          </w:rPr>
          <w:delText>n. 111</w:delText>
        </w:r>
      </w:del>
    </w:p>
    <w:p w14:paraId="5518BBFD" w14:textId="77777777" w:rsidR="00F51CE4" w:rsidRPr="00426D98" w:rsidDel="00426D98" w:rsidRDefault="00F51CE4" w:rsidP="00771AE3">
      <w:pPr>
        <w:rPr>
          <w:del w:id="5233" w:author="Marciante, Teresa Lucia (IT - Roma)" w:date="2019-02-07T19:14:00Z"/>
          <w:rFonts w:ascii="Garamond" w:hAnsi="Garamond" w:cs="Courier New"/>
          <w:sz w:val="18"/>
          <w:szCs w:val="18"/>
          <w:lang w:val="en-US"/>
        </w:rPr>
      </w:pPr>
    </w:p>
    <w:p w14:paraId="30F0C110" w14:textId="77777777" w:rsidR="00F51CE4" w:rsidRPr="00426D98" w:rsidDel="00426D98" w:rsidRDefault="00F51CE4" w:rsidP="00771AE3">
      <w:pPr>
        <w:rPr>
          <w:del w:id="5234" w:author="Marciante, Teresa Lucia (IT - Roma)" w:date="2019-02-07T19:14:00Z"/>
          <w:rFonts w:ascii="Garamond" w:hAnsi="Garamond" w:cs="Courier New"/>
          <w:sz w:val="18"/>
          <w:szCs w:val="18"/>
          <w:lang w:val="en-US"/>
        </w:rPr>
      </w:pPr>
      <w:del w:id="5235"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1F2B48B9" w14:textId="77777777" w:rsidR="004737C9" w:rsidRPr="00426D98" w:rsidDel="00426D98" w:rsidRDefault="004737C9" w:rsidP="00771AE3">
      <w:pPr>
        <w:rPr>
          <w:del w:id="5236" w:author="Marciante, Teresa Lucia (IT - Roma)" w:date="2019-02-07T19:14:00Z"/>
          <w:rFonts w:ascii="Garamond" w:hAnsi="Garamond" w:cs="Courier New"/>
          <w:sz w:val="18"/>
          <w:szCs w:val="18"/>
          <w:lang w:val="en-US"/>
        </w:rPr>
      </w:pPr>
      <w:del w:id="5237" w:author="Marciante, Teresa Lucia (IT - Roma)" w:date="2019-02-07T19:14:00Z">
        <w:r w:rsidRPr="00426D98" w:rsidDel="00426D98">
          <w:rPr>
            <w:rFonts w:ascii="Garamond" w:hAnsi="Garamond" w:cs="Courier New"/>
            <w:sz w:val="18"/>
            <w:szCs w:val="18"/>
            <w:lang w:val="en-US"/>
          </w:rPr>
          <w:delText>&lt;cbc:ProfileID&gt;urn:</w:delText>
        </w:r>
        <w:r w:rsidR="005C5CDD" w:rsidRPr="00426D98" w:rsidDel="00426D98">
          <w:rPr>
            <w:rFonts w:ascii="Garamond" w:hAnsi="Garamond" w:cs="Courier New"/>
            <w:sz w:val="18"/>
            <w:szCs w:val="18"/>
            <w:lang w:val="en-US"/>
          </w:rPr>
          <w:delText>fdc:peppol.eu:poacc:</w:delText>
        </w:r>
        <w:r w:rsidR="0097244B" w:rsidRPr="00426D98" w:rsidDel="00426D98">
          <w:rPr>
            <w:rFonts w:ascii="Garamond" w:hAnsi="Garamond" w:cs="Courier New"/>
            <w:color w:val="FF0000"/>
            <w:sz w:val="18"/>
            <w:szCs w:val="18"/>
            <w:lang w:val="en-US"/>
          </w:rPr>
          <w:delText xml:space="preserve"> bis:ordering:3</w:delText>
        </w:r>
        <w:r w:rsidRPr="00426D98" w:rsidDel="00426D98">
          <w:rPr>
            <w:rFonts w:ascii="Garamond" w:hAnsi="Garamond" w:cs="Courier New"/>
            <w:sz w:val="18"/>
            <w:szCs w:val="18"/>
            <w:lang w:val="en-US"/>
          </w:rPr>
          <w:delText>&lt;/cbc:ProfileID&gt;</w:delText>
        </w:r>
      </w:del>
    </w:p>
    <w:p w14:paraId="5A91A6BD" w14:textId="77777777" w:rsidR="004737C9" w:rsidRPr="00426D98" w:rsidDel="00426D98" w:rsidRDefault="004737C9" w:rsidP="00771AE3">
      <w:pPr>
        <w:rPr>
          <w:del w:id="5238" w:author="Marciante, Teresa Lucia (IT - Roma)" w:date="2019-02-07T19:14:00Z"/>
          <w:rFonts w:ascii="Garamond" w:hAnsi="Garamond" w:cs="Courier New"/>
          <w:sz w:val="18"/>
          <w:szCs w:val="18"/>
          <w:lang w:val="en-US"/>
        </w:rPr>
      </w:pPr>
      <w:del w:id="5239"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111</w:delText>
        </w:r>
        <w:r w:rsidRPr="00426D98" w:rsidDel="00426D98">
          <w:rPr>
            <w:rFonts w:ascii="Garamond" w:hAnsi="Garamond" w:cs="Courier New"/>
            <w:sz w:val="18"/>
            <w:szCs w:val="18"/>
            <w:lang w:val="en-US"/>
          </w:rPr>
          <w:delText>&lt;/cbc:ID&gt;</w:delText>
        </w:r>
      </w:del>
    </w:p>
    <w:p w14:paraId="20B69015" w14:textId="77777777" w:rsidR="004737C9" w:rsidRPr="00426D98" w:rsidDel="00426D98" w:rsidRDefault="004737C9" w:rsidP="00771AE3">
      <w:pPr>
        <w:rPr>
          <w:del w:id="5240" w:author="Marciante, Teresa Lucia (IT - Roma)" w:date="2019-02-07T19:14:00Z"/>
          <w:rFonts w:ascii="Garamond" w:hAnsi="Garamond" w:cs="Courier New"/>
          <w:sz w:val="18"/>
          <w:szCs w:val="18"/>
          <w:lang w:val="en-US"/>
        </w:rPr>
      </w:pPr>
      <w:del w:id="5241"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&lt;cbc:IssueDate&gt;</w:delText>
        </w:r>
      </w:del>
    </w:p>
    <w:p w14:paraId="16C22CEE" w14:textId="77777777" w:rsidR="004737C9" w:rsidRPr="00426D98" w:rsidDel="00426D98" w:rsidRDefault="004737C9" w:rsidP="00771AE3">
      <w:pPr>
        <w:rPr>
          <w:del w:id="5242" w:author="Marciante, Teresa Lucia (IT - Roma)" w:date="2019-02-07T19:14:00Z"/>
          <w:rFonts w:ascii="Garamond" w:hAnsi="Garamond" w:cs="Courier New"/>
          <w:sz w:val="18"/>
          <w:szCs w:val="18"/>
          <w:lang w:val="en-US"/>
        </w:rPr>
      </w:pPr>
      <w:del w:id="5243" w:author="Marciante, Teresa Lucia (IT - Roma)" w:date="2019-02-07T19:14:00Z">
        <w:r w:rsidRPr="00426D98" w:rsidDel="00426D98">
          <w:rPr>
            <w:rFonts w:ascii="Garamond" w:hAnsi="Garamond" w:cs="Courier New"/>
            <w:sz w:val="18"/>
            <w:szCs w:val="18"/>
            <w:lang w:val="en-US"/>
          </w:rPr>
          <w:delText>…</w:delText>
        </w:r>
      </w:del>
    </w:p>
    <w:p w14:paraId="32425BE3" w14:textId="77777777" w:rsidR="004737C9" w:rsidRPr="00426D98" w:rsidDel="00426D98" w:rsidRDefault="004737C9" w:rsidP="00771AE3">
      <w:pPr>
        <w:rPr>
          <w:del w:id="5244" w:author="Marciante, Teresa Lucia (IT - Roma)" w:date="2019-02-07T19:14:00Z"/>
          <w:rFonts w:ascii="Garamond" w:hAnsi="Garamond" w:cs="Courier New"/>
          <w:sz w:val="18"/>
          <w:szCs w:val="18"/>
          <w:lang w:val="en-US"/>
        </w:rPr>
      </w:pPr>
      <w:del w:id="5245" w:author="Marciante, Teresa Lucia (IT - Roma)" w:date="2019-02-07T19:14:00Z">
        <w:r w:rsidRPr="00426D98" w:rsidDel="00426D98">
          <w:rPr>
            <w:rFonts w:ascii="Garamond" w:hAnsi="Garamond" w:cs="Courier New"/>
            <w:sz w:val="18"/>
            <w:szCs w:val="18"/>
            <w:lang w:val="en-US"/>
          </w:rPr>
          <w:delText>&lt;cac:BuyerCustomerParty&gt;</w:delText>
        </w:r>
      </w:del>
    </w:p>
    <w:p w14:paraId="36CBDA7F" w14:textId="77777777" w:rsidR="004737C9" w:rsidRPr="00426D98" w:rsidDel="00426D98" w:rsidRDefault="004737C9" w:rsidP="00771AE3">
      <w:pPr>
        <w:rPr>
          <w:del w:id="5246" w:author="Marciante, Teresa Lucia (IT - Roma)" w:date="2019-02-07T19:14:00Z"/>
          <w:rFonts w:ascii="Garamond" w:hAnsi="Garamond" w:cs="Courier New"/>
          <w:sz w:val="18"/>
          <w:szCs w:val="18"/>
          <w:lang w:val="en-US"/>
        </w:rPr>
      </w:pPr>
      <w:del w:id="5247" w:author="Marciante, Teresa Lucia (IT - Roma)" w:date="2019-02-07T19:14:00Z">
        <w:r w:rsidRPr="00426D98" w:rsidDel="00426D98">
          <w:rPr>
            <w:rFonts w:ascii="Garamond" w:hAnsi="Garamond" w:cs="Courier New"/>
            <w:sz w:val="18"/>
            <w:szCs w:val="18"/>
            <w:lang w:val="en-US"/>
          </w:rPr>
          <w:delText>&lt;cac:PartyIdentification&gt;</w:delText>
        </w:r>
      </w:del>
    </w:p>
    <w:p w14:paraId="458A1B78" w14:textId="77777777" w:rsidR="004737C9" w:rsidRPr="00426D98" w:rsidDel="00426D98" w:rsidRDefault="004737C9" w:rsidP="00771AE3">
      <w:pPr>
        <w:rPr>
          <w:del w:id="5248" w:author="Marciante, Teresa Lucia (IT - Roma)" w:date="2019-02-07T19:14:00Z"/>
          <w:rFonts w:ascii="Garamond" w:hAnsi="Garamond" w:cs="Courier New"/>
          <w:sz w:val="18"/>
          <w:szCs w:val="18"/>
          <w:lang w:val="en-US"/>
        </w:rPr>
      </w:pPr>
      <w:del w:id="524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5E4CA28F" w14:textId="77777777" w:rsidR="004737C9" w:rsidRPr="00426D98" w:rsidDel="00426D98" w:rsidRDefault="004737C9" w:rsidP="00771AE3">
      <w:pPr>
        <w:rPr>
          <w:del w:id="5250" w:author="Marciante, Teresa Lucia (IT - Roma)" w:date="2019-02-07T19:14:00Z"/>
          <w:rFonts w:ascii="Garamond" w:hAnsi="Garamond" w:cs="Courier New"/>
          <w:sz w:val="18"/>
          <w:szCs w:val="18"/>
          <w:lang w:val="en-US"/>
        </w:rPr>
      </w:pPr>
      <w:del w:id="5251" w:author="Marciante, Teresa Lucia (IT - Roma)" w:date="2019-02-07T19:14:00Z">
        <w:r w:rsidRPr="00426D98" w:rsidDel="00426D98">
          <w:rPr>
            <w:rFonts w:ascii="Garamond" w:hAnsi="Garamond" w:cs="Courier New"/>
            <w:sz w:val="18"/>
            <w:szCs w:val="18"/>
            <w:lang w:val="en-US"/>
          </w:rPr>
          <w:delText>&lt;/cac:PartyIdentification&gt;</w:delText>
        </w:r>
      </w:del>
    </w:p>
    <w:p w14:paraId="3D052B3B" w14:textId="77777777" w:rsidR="004737C9" w:rsidRPr="00426D98" w:rsidDel="00426D98" w:rsidRDefault="004737C9" w:rsidP="00771AE3">
      <w:pPr>
        <w:rPr>
          <w:del w:id="5252" w:author="Marciante, Teresa Lucia (IT - Roma)" w:date="2019-02-07T19:14:00Z"/>
          <w:rFonts w:ascii="Garamond" w:hAnsi="Garamond" w:cs="Courier New"/>
          <w:sz w:val="18"/>
          <w:szCs w:val="18"/>
          <w:lang w:val="en-US"/>
        </w:rPr>
      </w:pPr>
      <w:del w:id="5253" w:author="Marciante, Teresa Lucia (IT - Roma)" w:date="2019-02-07T19:14:00Z">
        <w:r w:rsidRPr="00426D98" w:rsidDel="00426D98">
          <w:rPr>
            <w:rFonts w:ascii="Garamond" w:hAnsi="Garamond" w:cs="Courier New"/>
            <w:sz w:val="18"/>
            <w:szCs w:val="18"/>
            <w:lang w:val="en-US"/>
          </w:rPr>
          <w:delText>&lt;/cac:BuyerCustomerParty&gt;</w:delText>
        </w:r>
      </w:del>
    </w:p>
    <w:p w14:paraId="0A5843C3" w14:textId="77777777" w:rsidR="004737C9" w:rsidRPr="00426D98" w:rsidDel="00426D98" w:rsidRDefault="004737C9" w:rsidP="00771AE3">
      <w:pPr>
        <w:rPr>
          <w:del w:id="5254" w:author="Marciante, Teresa Lucia (IT - Roma)" w:date="2019-02-07T19:14:00Z"/>
          <w:rFonts w:ascii="Garamond" w:hAnsi="Garamond" w:cs="Courier New"/>
          <w:sz w:val="18"/>
          <w:szCs w:val="18"/>
          <w:lang w:val="en-US"/>
        </w:rPr>
      </w:pPr>
      <w:del w:id="5255" w:author="Marciante, Teresa Lucia (IT - Roma)" w:date="2019-02-07T19:14:00Z">
        <w:r w:rsidRPr="00426D98" w:rsidDel="00426D98">
          <w:rPr>
            <w:rFonts w:ascii="Garamond" w:hAnsi="Garamond" w:cs="Courier New"/>
            <w:sz w:val="18"/>
            <w:szCs w:val="18"/>
            <w:lang w:val="en-US"/>
          </w:rPr>
          <w:delText>…</w:delText>
        </w:r>
      </w:del>
    </w:p>
    <w:p w14:paraId="772C54B2" w14:textId="77777777" w:rsidR="00D12944" w:rsidRPr="00426D98" w:rsidDel="00426D98" w:rsidRDefault="00D12944" w:rsidP="00771AE3">
      <w:pPr>
        <w:rPr>
          <w:del w:id="5256" w:author="Marciante, Teresa Lucia (IT - Roma)" w:date="2019-02-07T19:14:00Z"/>
          <w:rFonts w:ascii="Garamond" w:hAnsi="Garamond" w:cs="Courier New"/>
          <w:sz w:val="18"/>
          <w:szCs w:val="18"/>
          <w:lang w:val="en-US"/>
        </w:rPr>
      </w:pPr>
      <w:del w:id="5257" w:author="Marciante, Teresa Lucia (IT - Roma)" w:date="2019-02-07T19:14:00Z">
        <w:r w:rsidRPr="00426D98" w:rsidDel="00426D98">
          <w:rPr>
            <w:rFonts w:ascii="Garamond" w:hAnsi="Garamond" w:cs="Courier New"/>
            <w:sz w:val="18"/>
            <w:szCs w:val="18"/>
            <w:lang w:val="en-US"/>
          </w:rPr>
          <w:delText>&lt;cac:SellerSupplierParty&gt;</w:delText>
        </w:r>
      </w:del>
    </w:p>
    <w:p w14:paraId="7ABA2E17" w14:textId="77777777" w:rsidR="00D12944" w:rsidRPr="00426D98" w:rsidDel="00426D98" w:rsidRDefault="00D12944" w:rsidP="00771AE3">
      <w:pPr>
        <w:rPr>
          <w:del w:id="5258" w:author="Marciante, Teresa Lucia (IT - Roma)" w:date="2019-02-07T19:14:00Z"/>
          <w:rFonts w:ascii="Garamond" w:hAnsi="Garamond" w:cs="Courier New"/>
          <w:sz w:val="18"/>
          <w:szCs w:val="18"/>
          <w:lang w:val="en-US"/>
        </w:rPr>
      </w:pPr>
      <w:del w:id="5259" w:author="Marciante, Teresa Lucia (IT - Roma)" w:date="2019-02-07T19:14:00Z">
        <w:r w:rsidRPr="00426D98" w:rsidDel="00426D98">
          <w:rPr>
            <w:rFonts w:ascii="Garamond" w:hAnsi="Garamond" w:cs="Courier New"/>
            <w:sz w:val="18"/>
            <w:szCs w:val="18"/>
            <w:lang w:val="en-US"/>
          </w:rPr>
          <w:delText>&lt;cac:PartyIdentification&gt;</w:delText>
        </w:r>
      </w:del>
    </w:p>
    <w:p w14:paraId="53872B41" w14:textId="77777777" w:rsidR="00D12944" w:rsidRPr="00426D98" w:rsidDel="00426D98" w:rsidRDefault="00D12944" w:rsidP="00771AE3">
      <w:pPr>
        <w:rPr>
          <w:del w:id="5260" w:author="Marciante, Teresa Lucia (IT - Roma)" w:date="2019-02-07T19:14:00Z"/>
          <w:rFonts w:ascii="Garamond" w:hAnsi="Garamond" w:cs="Courier New"/>
          <w:sz w:val="18"/>
          <w:szCs w:val="18"/>
          <w:lang w:val="en-US"/>
        </w:rPr>
      </w:pPr>
      <w:del w:id="526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0393430B" w14:textId="77777777" w:rsidR="00D12944" w:rsidRPr="00426D98" w:rsidDel="00426D98" w:rsidRDefault="00D12944" w:rsidP="00771AE3">
      <w:pPr>
        <w:rPr>
          <w:del w:id="5262" w:author="Marciante, Teresa Lucia (IT - Roma)" w:date="2019-02-07T19:14:00Z"/>
          <w:rFonts w:ascii="Garamond" w:hAnsi="Garamond" w:cs="Courier New"/>
          <w:sz w:val="18"/>
          <w:szCs w:val="18"/>
          <w:lang w:val="en-US"/>
        </w:rPr>
      </w:pPr>
      <w:del w:id="5263" w:author="Marciante, Teresa Lucia (IT - Roma)" w:date="2019-02-07T19:14:00Z">
        <w:r w:rsidRPr="00426D98" w:rsidDel="00426D98">
          <w:rPr>
            <w:rFonts w:ascii="Garamond" w:hAnsi="Garamond" w:cs="Courier New"/>
            <w:sz w:val="18"/>
            <w:szCs w:val="18"/>
            <w:lang w:val="en-US"/>
          </w:rPr>
          <w:delText>&lt;/cac:PartyIdentification&gt;</w:delText>
        </w:r>
      </w:del>
    </w:p>
    <w:p w14:paraId="437FBC16" w14:textId="77777777" w:rsidR="00D12944" w:rsidRPr="00426D98" w:rsidDel="00426D98" w:rsidRDefault="00D12944" w:rsidP="00771AE3">
      <w:pPr>
        <w:rPr>
          <w:del w:id="5264" w:author="Marciante, Teresa Lucia (IT - Roma)" w:date="2019-02-07T19:14:00Z"/>
          <w:rFonts w:ascii="Garamond" w:hAnsi="Garamond" w:cs="Courier New"/>
          <w:sz w:val="18"/>
          <w:szCs w:val="18"/>
          <w:lang w:val="en-US"/>
        </w:rPr>
      </w:pPr>
      <w:del w:id="5265" w:author="Marciante, Teresa Lucia (IT - Roma)" w:date="2019-02-07T19:14:00Z">
        <w:r w:rsidRPr="00426D98" w:rsidDel="00426D98">
          <w:rPr>
            <w:rFonts w:ascii="Garamond" w:hAnsi="Garamond" w:cs="Courier New"/>
            <w:sz w:val="18"/>
            <w:szCs w:val="18"/>
            <w:lang w:val="en-US"/>
          </w:rPr>
          <w:delText>&lt;/cac:SellerSupplierParty&gt;</w:delText>
        </w:r>
      </w:del>
    </w:p>
    <w:p w14:paraId="165F6F96" w14:textId="77777777" w:rsidR="00D12944" w:rsidRPr="00426D98" w:rsidDel="00426D98" w:rsidRDefault="00D12944" w:rsidP="00771AE3">
      <w:pPr>
        <w:rPr>
          <w:del w:id="5266" w:author="Marciante, Teresa Lucia (IT - Roma)" w:date="2019-02-07T19:14:00Z"/>
          <w:rFonts w:ascii="Garamond" w:hAnsi="Garamond" w:cs="Courier New"/>
          <w:sz w:val="18"/>
          <w:szCs w:val="18"/>
          <w:lang w:val="en-US"/>
        </w:rPr>
      </w:pPr>
      <w:del w:id="5267" w:author="Marciante, Teresa Lucia (IT - Roma)" w:date="2019-02-07T19:14:00Z">
        <w:r w:rsidRPr="00426D98" w:rsidDel="00426D98">
          <w:rPr>
            <w:rFonts w:ascii="Garamond" w:hAnsi="Garamond" w:cs="Courier New"/>
            <w:sz w:val="18"/>
            <w:szCs w:val="18"/>
            <w:lang w:val="en-US"/>
          </w:rPr>
          <w:delText>…</w:delText>
        </w:r>
      </w:del>
    </w:p>
    <w:p w14:paraId="66488DEE" w14:textId="77777777" w:rsidR="00042106" w:rsidRPr="00426D98" w:rsidDel="00426D98" w:rsidRDefault="00042106" w:rsidP="00771AE3">
      <w:pPr>
        <w:rPr>
          <w:del w:id="5268" w:author="Marciante, Teresa Lucia (IT - Roma)" w:date="2019-02-07T19:14:00Z"/>
          <w:rFonts w:ascii="Garamond" w:hAnsi="Garamond" w:cs="Courier New"/>
          <w:sz w:val="18"/>
          <w:szCs w:val="18"/>
          <w:lang w:val="en-US"/>
        </w:rPr>
      </w:pPr>
      <w:del w:id="5269" w:author="Marciante, Teresa Lucia (IT - Roma)" w:date="2019-02-07T19:14:00Z">
        <w:r w:rsidRPr="00426D98" w:rsidDel="00426D98">
          <w:rPr>
            <w:rFonts w:ascii="Garamond" w:hAnsi="Garamond" w:cs="Courier New"/>
            <w:sz w:val="18"/>
            <w:szCs w:val="18"/>
            <w:lang w:val="en-US"/>
          </w:rPr>
          <w:delText>&lt;cac:AccountingCustomerParty&gt;</w:delText>
        </w:r>
      </w:del>
    </w:p>
    <w:p w14:paraId="0879C565" w14:textId="77777777" w:rsidR="00042106" w:rsidRPr="00426D98" w:rsidDel="00426D98" w:rsidRDefault="00042106" w:rsidP="00771AE3">
      <w:pPr>
        <w:rPr>
          <w:del w:id="5270" w:author="Marciante, Teresa Lucia (IT - Roma)" w:date="2019-02-07T19:14:00Z"/>
          <w:rFonts w:ascii="Garamond" w:hAnsi="Garamond" w:cs="Courier New"/>
          <w:sz w:val="18"/>
          <w:szCs w:val="18"/>
          <w:lang w:val="en-US"/>
        </w:rPr>
      </w:pPr>
      <w:del w:id="5271" w:author="Marciante, Teresa Lucia (IT - Roma)" w:date="2019-02-07T19:14:00Z">
        <w:r w:rsidRPr="00426D98" w:rsidDel="00426D98">
          <w:rPr>
            <w:rFonts w:ascii="Garamond" w:hAnsi="Garamond" w:cs="Courier New"/>
            <w:sz w:val="18"/>
            <w:szCs w:val="18"/>
            <w:lang w:val="en-US"/>
          </w:rPr>
          <w:delText>&lt;cac:Party&gt;</w:delText>
        </w:r>
      </w:del>
    </w:p>
    <w:p w14:paraId="429676AD" w14:textId="77777777" w:rsidR="00042106" w:rsidRPr="00426D98" w:rsidDel="00426D98" w:rsidRDefault="00042106" w:rsidP="00771AE3">
      <w:pPr>
        <w:rPr>
          <w:del w:id="5272" w:author="Marciante, Teresa Lucia (IT - Roma)" w:date="2019-02-07T19:14:00Z"/>
          <w:rFonts w:ascii="Garamond" w:hAnsi="Garamond" w:cs="Courier New"/>
          <w:sz w:val="18"/>
          <w:szCs w:val="18"/>
          <w:lang w:val="en-US"/>
        </w:rPr>
      </w:pPr>
      <w:del w:id="5273" w:author="Marciante, Teresa Lucia (IT - Roma)" w:date="2019-02-07T19:14:00Z">
        <w:r w:rsidRPr="00426D98" w:rsidDel="00426D98">
          <w:rPr>
            <w:rFonts w:ascii="Garamond" w:hAnsi="Garamond" w:cs="Courier New"/>
            <w:sz w:val="18"/>
            <w:szCs w:val="18"/>
            <w:lang w:val="en-US"/>
          </w:rPr>
          <w:delText>&lt;cac:PartyIdentification&gt;</w:delText>
        </w:r>
      </w:del>
    </w:p>
    <w:p w14:paraId="2153B386" w14:textId="77777777" w:rsidR="00042106" w:rsidRPr="00426D98" w:rsidDel="00426D98" w:rsidRDefault="00042106" w:rsidP="00771AE3">
      <w:pPr>
        <w:rPr>
          <w:del w:id="5274" w:author="Marciante, Teresa Lucia (IT - Roma)" w:date="2019-02-07T19:14:00Z"/>
          <w:rFonts w:ascii="Garamond" w:hAnsi="Garamond" w:cs="Courier New"/>
          <w:sz w:val="18"/>
          <w:szCs w:val="18"/>
          <w:lang w:val="en-US"/>
        </w:rPr>
      </w:pPr>
      <w:del w:id="527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231AEC01" w14:textId="77777777" w:rsidR="00042106" w:rsidRPr="00426D98" w:rsidDel="00426D98" w:rsidRDefault="00042106" w:rsidP="00771AE3">
      <w:pPr>
        <w:rPr>
          <w:del w:id="5276" w:author="Marciante, Teresa Lucia (IT - Roma)" w:date="2019-02-07T19:14:00Z"/>
          <w:rFonts w:ascii="Garamond" w:hAnsi="Garamond" w:cs="Courier New"/>
          <w:sz w:val="18"/>
          <w:szCs w:val="18"/>
          <w:lang w:val="en-US"/>
        </w:rPr>
      </w:pPr>
      <w:del w:id="5277" w:author="Marciante, Teresa Lucia (IT - Roma)" w:date="2019-02-07T19:14:00Z">
        <w:r w:rsidRPr="00426D98" w:rsidDel="00426D98">
          <w:rPr>
            <w:rFonts w:ascii="Garamond" w:hAnsi="Garamond" w:cs="Courier New"/>
            <w:sz w:val="18"/>
            <w:szCs w:val="18"/>
            <w:lang w:val="en-US"/>
          </w:rPr>
          <w:delText>&lt;/cac:PartyIdentification&gt;</w:delText>
        </w:r>
      </w:del>
    </w:p>
    <w:p w14:paraId="5ADCB169" w14:textId="77777777" w:rsidR="00042106" w:rsidRPr="00426D98" w:rsidDel="00426D98" w:rsidRDefault="00042106" w:rsidP="00771AE3">
      <w:pPr>
        <w:rPr>
          <w:del w:id="5278" w:author="Marciante, Teresa Lucia (IT - Roma)" w:date="2019-02-07T19:14:00Z"/>
          <w:rFonts w:ascii="Garamond" w:hAnsi="Garamond" w:cs="Courier New"/>
          <w:sz w:val="18"/>
          <w:szCs w:val="18"/>
          <w:lang w:val="en-US"/>
        </w:rPr>
      </w:pPr>
      <w:del w:id="5279" w:author="Marciante, Teresa Lucia (IT - Roma)" w:date="2019-02-07T19:14:00Z">
        <w:r w:rsidRPr="00426D98" w:rsidDel="00426D98">
          <w:rPr>
            <w:rFonts w:ascii="Garamond" w:hAnsi="Garamond" w:cs="Courier New"/>
            <w:sz w:val="18"/>
            <w:szCs w:val="18"/>
            <w:lang w:val="en-US"/>
          </w:rPr>
          <w:tab/>
          <w:delText>&lt;cac:/Party&gt;</w:delText>
        </w:r>
      </w:del>
    </w:p>
    <w:p w14:paraId="5F8EFB2F" w14:textId="77777777" w:rsidR="00042106" w:rsidRPr="00426D98" w:rsidDel="00426D98" w:rsidRDefault="00042106" w:rsidP="00771AE3">
      <w:pPr>
        <w:rPr>
          <w:del w:id="5280" w:author="Marciante, Teresa Lucia (IT - Roma)" w:date="2019-02-07T19:14:00Z"/>
          <w:rFonts w:ascii="Garamond" w:hAnsi="Garamond" w:cs="Courier New"/>
          <w:sz w:val="18"/>
          <w:szCs w:val="18"/>
          <w:lang w:val="en-US"/>
        </w:rPr>
      </w:pPr>
      <w:del w:id="5281" w:author="Marciante, Teresa Lucia (IT - Roma)" w:date="2019-02-07T19:14:00Z">
        <w:r w:rsidRPr="00426D98" w:rsidDel="00426D98">
          <w:rPr>
            <w:rFonts w:ascii="Garamond" w:hAnsi="Garamond" w:cs="Courier New"/>
            <w:sz w:val="18"/>
            <w:szCs w:val="18"/>
            <w:lang w:val="en-US"/>
          </w:rPr>
          <w:delText>&lt;/cac:AccountingCustomerParty&gt;</w:delText>
        </w:r>
      </w:del>
    </w:p>
    <w:p w14:paraId="0B472573" w14:textId="77777777" w:rsidR="00042106" w:rsidRPr="00426D98" w:rsidDel="00426D98" w:rsidRDefault="00042106" w:rsidP="00771AE3">
      <w:pPr>
        <w:rPr>
          <w:del w:id="5282" w:author="Marciante, Teresa Lucia (IT - Roma)" w:date="2019-02-07T19:14:00Z"/>
          <w:rFonts w:ascii="Garamond" w:hAnsi="Garamond" w:cs="Courier New"/>
          <w:sz w:val="18"/>
          <w:szCs w:val="18"/>
          <w:lang w:val="en-US"/>
        </w:rPr>
      </w:pPr>
      <w:del w:id="5283" w:author="Marciante, Teresa Lucia (IT - Roma)" w:date="2019-02-07T19:14:00Z">
        <w:r w:rsidRPr="00426D98" w:rsidDel="00426D98">
          <w:rPr>
            <w:rFonts w:ascii="Garamond" w:hAnsi="Garamond" w:cs="Courier New"/>
            <w:sz w:val="18"/>
            <w:szCs w:val="18"/>
            <w:lang w:val="en-US"/>
          </w:rPr>
          <w:delText>…</w:delText>
        </w:r>
      </w:del>
    </w:p>
    <w:p w14:paraId="43746B6B" w14:textId="77777777" w:rsidR="00816C15" w:rsidRPr="00426D98" w:rsidDel="00426D98" w:rsidRDefault="00816C15" w:rsidP="00771AE3">
      <w:pPr>
        <w:rPr>
          <w:del w:id="5284" w:author="Marciante, Teresa Lucia (IT - Roma)" w:date="2019-02-07T19:14:00Z"/>
          <w:rFonts w:ascii="Garamond" w:hAnsi="Garamond" w:cs="Courier New"/>
          <w:sz w:val="18"/>
          <w:szCs w:val="18"/>
          <w:lang w:val="en-US"/>
        </w:rPr>
      </w:pPr>
      <w:del w:id="5285" w:author="Marciante, Teresa Lucia (IT - Roma)" w:date="2019-02-07T19:14:00Z">
        <w:r w:rsidRPr="00426D98" w:rsidDel="00426D98">
          <w:rPr>
            <w:rFonts w:ascii="Garamond" w:hAnsi="Garamond" w:cs="Courier New"/>
            <w:sz w:val="18"/>
            <w:szCs w:val="18"/>
            <w:lang w:val="en-US"/>
          </w:rPr>
          <w:delText>&lt;cac:OrderLine&gt;</w:delText>
        </w:r>
      </w:del>
    </w:p>
    <w:p w14:paraId="6449BC04" w14:textId="77777777" w:rsidR="00816C15" w:rsidRPr="00426D98" w:rsidDel="00426D98" w:rsidRDefault="00816C15" w:rsidP="00771AE3">
      <w:pPr>
        <w:rPr>
          <w:del w:id="5286" w:author="Marciante, Teresa Lucia (IT - Roma)" w:date="2019-02-07T19:14:00Z"/>
          <w:rFonts w:ascii="Garamond" w:hAnsi="Garamond" w:cs="Courier New"/>
          <w:sz w:val="18"/>
          <w:szCs w:val="18"/>
          <w:lang w:val="en-US"/>
        </w:rPr>
      </w:pPr>
      <w:del w:id="5287" w:author="Marciante, Teresa Lucia (IT - Roma)" w:date="2019-02-07T19:14:00Z">
        <w:r w:rsidRPr="00426D98" w:rsidDel="00426D98">
          <w:rPr>
            <w:rFonts w:ascii="Garamond" w:hAnsi="Garamond" w:cs="Courier New"/>
            <w:sz w:val="18"/>
            <w:szCs w:val="18"/>
            <w:lang w:val="en-US"/>
          </w:rPr>
          <w:tab/>
          <w:delText>&lt;cac:LineItem&gt;</w:delText>
        </w:r>
      </w:del>
    </w:p>
    <w:p w14:paraId="7BBEBE9D" w14:textId="77777777" w:rsidR="00816C15" w:rsidRPr="00426D98" w:rsidDel="00426D98" w:rsidRDefault="00816C15" w:rsidP="00771AE3">
      <w:pPr>
        <w:rPr>
          <w:del w:id="5288" w:author="Marciante, Teresa Lucia (IT - Roma)" w:date="2019-02-07T19:14:00Z"/>
          <w:rFonts w:ascii="Garamond" w:hAnsi="Garamond" w:cs="Courier New"/>
          <w:sz w:val="18"/>
          <w:szCs w:val="18"/>
          <w:lang w:val="en-US"/>
        </w:rPr>
      </w:pPr>
      <w:del w:id="528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00A9282D" w:rsidRPr="00426D98" w:rsidDel="00426D98">
          <w:rPr>
            <w:rFonts w:ascii="Garamond" w:hAnsi="Garamond" w:cs="Courier New"/>
            <w:color w:val="FF0000"/>
            <w:sz w:val="18"/>
            <w:szCs w:val="18"/>
            <w:lang w:val="en-US"/>
          </w:rPr>
          <w:delText>4</w:delText>
        </w:r>
        <w:r w:rsidRPr="00426D98" w:rsidDel="00426D98">
          <w:rPr>
            <w:rFonts w:ascii="Garamond" w:hAnsi="Garamond" w:cs="Courier New"/>
            <w:sz w:val="18"/>
            <w:szCs w:val="18"/>
            <w:lang w:val="en-US"/>
          </w:rPr>
          <w:delText>&lt;/cbc:ID&gt;</w:delText>
        </w:r>
      </w:del>
    </w:p>
    <w:p w14:paraId="5FA39315" w14:textId="77777777" w:rsidR="00816C15" w:rsidRPr="00426D98" w:rsidDel="00426D98" w:rsidRDefault="00816C15" w:rsidP="00771AE3">
      <w:pPr>
        <w:rPr>
          <w:del w:id="5290" w:author="Marciante, Teresa Lucia (IT - Roma)" w:date="2019-02-07T19:14:00Z"/>
          <w:rFonts w:ascii="Garamond" w:hAnsi="Garamond" w:cs="Courier New"/>
          <w:sz w:val="18"/>
          <w:szCs w:val="18"/>
        </w:rPr>
      </w:pPr>
      <w:del w:id="529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rPr>
          <w:delText>&lt;cbc:Quantity</w:delText>
        </w:r>
        <w:r w:rsidR="00A9282D" w:rsidRPr="00426D98" w:rsidDel="00426D98">
          <w:rPr>
            <w:rFonts w:ascii="Garamond" w:hAnsi="Garamond" w:cs="Courier New"/>
            <w:sz w:val="18"/>
            <w:szCs w:val="18"/>
          </w:rPr>
          <w:delText xml:space="preserve"> unitCode=”EA”</w:delText>
        </w:r>
        <w:r w:rsidRPr="00426D98" w:rsidDel="00426D98">
          <w:rPr>
            <w:rFonts w:ascii="Garamond" w:hAnsi="Garamond" w:cs="Courier New"/>
            <w:sz w:val="18"/>
            <w:szCs w:val="18"/>
          </w:rPr>
          <w:delText>&gt;</w:delText>
        </w:r>
        <w:r w:rsidRPr="00426D98" w:rsidDel="00426D98">
          <w:rPr>
            <w:rFonts w:ascii="Garamond" w:hAnsi="Garamond" w:cs="Courier New"/>
            <w:color w:val="FF0000"/>
            <w:sz w:val="18"/>
            <w:szCs w:val="18"/>
          </w:rPr>
          <w:delText>10</w:delText>
        </w:r>
        <w:r w:rsidRPr="00426D98" w:rsidDel="00426D98">
          <w:rPr>
            <w:rFonts w:ascii="Garamond" w:hAnsi="Garamond" w:cs="Courier New"/>
            <w:sz w:val="18"/>
            <w:szCs w:val="18"/>
          </w:rPr>
          <w:delText>&lt;/cbc:Quantity&gt;</w:delText>
        </w:r>
      </w:del>
    </w:p>
    <w:p w14:paraId="214E64D2" w14:textId="77777777" w:rsidR="00A9282D" w:rsidRPr="00426D98" w:rsidDel="00426D98" w:rsidRDefault="00A9282D" w:rsidP="00771AE3">
      <w:pPr>
        <w:rPr>
          <w:del w:id="5292" w:author="Marciante, Teresa Lucia (IT - Roma)" w:date="2019-02-07T19:14:00Z"/>
          <w:rFonts w:ascii="Garamond" w:hAnsi="Garamond" w:cs="Courier New"/>
          <w:sz w:val="18"/>
          <w:szCs w:val="18"/>
          <w:lang w:val="en-US"/>
        </w:rPr>
      </w:pPr>
      <w:del w:id="5293" w:author="Marciante, Teresa Lucia (IT - Roma)" w:date="2019-02-07T19:14:00Z">
        <w:r w:rsidRPr="00426D98" w:rsidDel="00426D98">
          <w:rPr>
            <w:rFonts w:ascii="Garamond" w:hAnsi="Garamond" w:cs="Courier New"/>
            <w:sz w:val="18"/>
            <w:szCs w:val="18"/>
          </w:rPr>
          <w:tab/>
        </w:r>
        <w:r w:rsidRPr="00426D98" w:rsidDel="00426D98">
          <w:rPr>
            <w:rFonts w:ascii="Garamond" w:hAnsi="Garamond" w:cs="Courier New"/>
            <w:sz w:val="18"/>
            <w:szCs w:val="18"/>
          </w:rPr>
          <w:tab/>
        </w:r>
        <w:r w:rsidRPr="00426D98" w:rsidDel="00426D98">
          <w:rPr>
            <w:rFonts w:ascii="Garamond" w:hAnsi="Garamond" w:cs="Courier New"/>
            <w:sz w:val="18"/>
            <w:szCs w:val="18"/>
            <w:lang w:val="en-US"/>
          </w:rPr>
          <w:delText>&lt;cac:price&gt;</w:delText>
        </w:r>
      </w:del>
    </w:p>
    <w:p w14:paraId="577E9E1C" w14:textId="77777777" w:rsidR="00A9282D" w:rsidRPr="00426D98" w:rsidDel="00426D98" w:rsidRDefault="00A9282D" w:rsidP="00771AE3">
      <w:pPr>
        <w:rPr>
          <w:del w:id="5294" w:author="Marciante, Teresa Lucia (IT - Roma)" w:date="2019-02-07T19:14:00Z"/>
          <w:rFonts w:ascii="Garamond" w:hAnsi="Garamond" w:cs="Courier New"/>
          <w:sz w:val="18"/>
          <w:szCs w:val="18"/>
          <w:lang w:val="en-US"/>
        </w:rPr>
      </w:pPr>
      <w:del w:id="529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&lt;cbc:PriceAmount currencyID=”EUR”</w:delText>
        </w:r>
        <w:r w:rsidR="001E4D40" w:rsidRPr="00426D98" w:rsidDel="00426D98">
          <w:rPr>
            <w:rFonts w:ascii="Garamond" w:hAnsi="Garamond" w:cs="Courier New"/>
            <w:sz w:val="18"/>
            <w:szCs w:val="18"/>
            <w:lang w:val="en-US"/>
          </w:rPr>
          <w:delText>&gt;</w:delText>
        </w:r>
        <w:r w:rsidR="001E4D40" w:rsidRPr="00426D98" w:rsidDel="00426D98">
          <w:rPr>
            <w:rFonts w:ascii="Garamond" w:hAnsi="Garamond" w:cs="Courier New"/>
            <w:color w:val="FF0000"/>
            <w:sz w:val="18"/>
            <w:szCs w:val="18"/>
            <w:lang w:val="en-US"/>
          </w:rPr>
          <w:delText>100</w:delText>
        </w:r>
        <w:r w:rsidR="00DF2AD5" w:rsidRPr="00426D98" w:rsidDel="00426D98">
          <w:rPr>
            <w:rFonts w:ascii="Garamond" w:hAnsi="Garamond" w:cs="Courier New"/>
            <w:color w:val="FF0000"/>
            <w:sz w:val="18"/>
            <w:szCs w:val="18"/>
            <w:lang w:val="en-US"/>
          </w:rPr>
          <w:delText>.00</w:delText>
        </w:r>
        <w:r w:rsidR="0070367C" w:rsidRPr="00426D98" w:rsidDel="00426D98">
          <w:rPr>
            <w:rFonts w:ascii="Garamond" w:hAnsi="Garamond" w:cs="Courier New"/>
            <w:sz w:val="18"/>
            <w:szCs w:val="18"/>
            <w:lang w:val="en-US"/>
          </w:rPr>
          <w:delText>&lt;/cbc:PriceAmount&gt;</w:delText>
        </w:r>
      </w:del>
    </w:p>
    <w:p w14:paraId="2F847F80" w14:textId="77777777" w:rsidR="00A9282D" w:rsidRPr="00426D98" w:rsidDel="00426D98" w:rsidRDefault="00A9282D" w:rsidP="00771AE3">
      <w:pPr>
        <w:rPr>
          <w:del w:id="5296" w:author="Marciante, Teresa Lucia (IT - Roma)" w:date="2019-02-07T19:14:00Z"/>
          <w:rFonts w:ascii="Garamond" w:hAnsi="Garamond" w:cs="Courier New"/>
          <w:sz w:val="18"/>
          <w:szCs w:val="18"/>
          <w:lang w:val="en-US"/>
        </w:rPr>
      </w:pPr>
      <w:del w:id="5297" w:author="Marciante, Teresa Lucia (IT - Roma)" w:date="2019-02-07T19:14:00Z">
        <w:r w:rsidRPr="00426D98" w:rsidDel="00426D98">
          <w:rPr>
            <w:rFonts w:ascii="Garamond" w:hAnsi="Garamond" w:cs="Courier New"/>
            <w:sz w:val="18"/>
            <w:szCs w:val="18"/>
            <w:lang w:val="en-US"/>
          </w:rPr>
          <w:delText>&lt;/cac:Price&gt;</w:delText>
        </w:r>
      </w:del>
    </w:p>
    <w:p w14:paraId="091C177D" w14:textId="77777777" w:rsidR="00A9282D" w:rsidRPr="00426D98" w:rsidDel="00426D98" w:rsidRDefault="00A9282D" w:rsidP="00771AE3">
      <w:pPr>
        <w:rPr>
          <w:del w:id="5298" w:author="Marciante, Teresa Lucia (IT - Roma)" w:date="2019-02-07T19:14:00Z"/>
          <w:rFonts w:ascii="Garamond" w:hAnsi="Garamond" w:cs="Courier New"/>
          <w:sz w:val="18"/>
          <w:szCs w:val="18"/>
          <w:lang w:val="en-US"/>
        </w:rPr>
      </w:pPr>
      <w:del w:id="5299" w:author="Marciante, Teresa Lucia (IT - Roma)" w:date="2019-02-07T19:14:00Z">
        <w:r w:rsidRPr="00426D98" w:rsidDel="00426D98">
          <w:rPr>
            <w:rFonts w:ascii="Garamond" w:hAnsi="Garamond" w:cs="Courier New"/>
            <w:sz w:val="18"/>
            <w:szCs w:val="18"/>
            <w:lang w:val="en-US"/>
          </w:rPr>
          <w:delText>&lt;cac:Item&gt;</w:delText>
        </w:r>
      </w:del>
    </w:p>
    <w:p w14:paraId="15BDBC8D" w14:textId="77777777" w:rsidR="0070367C" w:rsidRPr="00426D98" w:rsidDel="00426D98" w:rsidRDefault="0070367C" w:rsidP="00771AE3">
      <w:pPr>
        <w:rPr>
          <w:del w:id="5300" w:author="Marciante, Teresa Lucia (IT - Roma)" w:date="2019-02-07T19:14:00Z"/>
          <w:rFonts w:ascii="Garamond" w:hAnsi="Garamond" w:cs="Courier New"/>
          <w:sz w:val="18"/>
          <w:szCs w:val="18"/>
          <w:lang w:val="en-US"/>
        </w:rPr>
      </w:pPr>
      <w:del w:id="5301" w:author="Marciante, Teresa Lucia (IT - Roma)" w:date="2019-02-07T19:14:00Z">
        <w:r w:rsidRPr="00426D98" w:rsidDel="00426D98">
          <w:rPr>
            <w:rFonts w:ascii="Garamond" w:hAnsi="Garamond" w:cs="Courier New"/>
            <w:sz w:val="18"/>
            <w:szCs w:val="18"/>
            <w:lang w:val="en-US"/>
          </w:rPr>
          <w:tab/>
          <w:delText>&lt;cbc:Name&gt;</w:delText>
        </w:r>
        <w:r w:rsidRPr="00426D98" w:rsidDel="00426D98">
          <w:rPr>
            <w:rFonts w:ascii="Garamond" w:hAnsi="Garamond" w:cs="Courier New"/>
            <w:color w:val="FF0000"/>
            <w:sz w:val="18"/>
            <w:szCs w:val="18"/>
            <w:lang w:val="en-US"/>
          </w:rPr>
          <w:delText>Prodotto_1</w:delText>
        </w:r>
        <w:r w:rsidRPr="00426D98" w:rsidDel="00426D98">
          <w:rPr>
            <w:rFonts w:ascii="Garamond" w:hAnsi="Garamond" w:cs="Courier New"/>
            <w:sz w:val="18"/>
            <w:szCs w:val="18"/>
            <w:lang w:val="en-US"/>
          </w:rPr>
          <w:delText>&lt;/cbc:Name&gt;</w:delText>
        </w:r>
      </w:del>
    </w:p>
    <w:p w14:paraId="2AF73229" w14:textId="77777777" w:rsidR="00A9282D" w:rsidRPr="00426D98" w:rsidDel="00426D98" w:rsidRDefault="00A9282D" w:rsidP="00771AE3">
      <w:pPr>
        <w:rPr>
          <w:del w:id="5302" w:author="Marciante, Teresa Lucia (IT - Roma)" w:date="2019-02-07T19:14:00Z"/>
          <w:rFonts w:ascii="Garamond" w:hAnsi="Garamond" w:cs="Courier New"/>
          <w:sz w:val="18"/>
          <w:szCs w:val="18"/>
          <w:lang w:val="en-US"/>
        </w:rPr>
      </w:pPr>
      <w:del w:id="530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&lt;/cac:Item&gt;</w:delText>
        </w:r>
      </w:del>
    </w:p>
    <w:p w14:paraId="684C0690" w14:textId="77777777" w:rsidR="00816C15" w:rsidRPr="00426D98" w:rsidDel="00426D98" w:rsidRDefault="00816C15" w:rsidP="00771AE3">
      <w:pPr>
        <w:rPr>
          <w:del w:id="5304" w:author="Marciante, Teresa Lucia (IT - Roma)" w:date="2019-02-07T19:14:00Z"/>
          <w:rFonts w:ascii="Garamond" w:hAnsi="Garamond" w:cs="Courier New"/>
          <w:sz w:val="18"/>
          <w:szCs w:val="18"/>
          <w:lang w:val="en-US"/>
        </w:rPr>
      </w:pPr>
      <w:del w:id="5305" w:author="Marciante, Teresa Lucia (IT - Roma)" w:date="2019-02-07T19:14:00Z">
        <w:r w:rsidRPr="00426D98" w:rsidDel="00426D98">
          <w:rPr>
            <w:rFonts w:ascii="Garamond" w:hAnsi="Garamond" w:cs="Courier New"/>
            <w:sz w:val="18"/>
            <w:szCs w:val="18"/>
            <w:lang w:val="en-US"/>
          </w:rPr>
          <w:delText>&lt;/cac:LineItem&gt;</w:delText>
        </w:r>
      </w:del>
    </w:p>
    <w:p w14:paraId="47A4C0F1" w14:textId="77777777" w:rsidR="00816C15" w:rsidRPr="00426D98" w:rsidDel="00426D98" w:rsidRDefault="00816C15" w:rsidP="00771AE3">
      <w:pPr>
        <w:rPr>
          <w:del w:id="5306" w:author="Marciante, Teresa Lucia (IT - Roma)" w:date="2019-02-07T19:14:00Z"/>
          <w:rFonts w:ascii="Garamond" w:hAnsi="Garamond" w:cs="Courier New"/>
          <w:sz w:val="18"/>
          <w:szCs w:val="18"/>
          <w:lang w:val="en-US"/>
        </w:rPr>
      </w:pPr>
      <w:del w:id="5307" w:author="Marciante, Teresa Lucia (IT - Roma)" w:date="2019-02-07T19:14:00Z">
        <w:r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tab/>
        </w:r>
        <w:r w:rsidR="0070367C" w:rsidRPr="00426D98" w:rsidDel="00426D98">
          <w:rPr>
            <w:rFonts w:ascii="Garamond" w:hAnsi="Garamond" w:cs="Courier New"/>
            <w:sz w:val="18"/>
            <w:szCs w:val="18"/>
            <w:lang w:val="en-US"/>
          </w:rPr>
          <w:delText>&lt;cac:</w:delText>
        </w:r>
        <w:r w:rsidRPr="00426D98" w:rsidDel="00426D98">
          <w:rPr>
            <w:rFonts w:ascii="Garamond" w:hAnsi="Garamond" w:cs="Courier New"/>
            <w:sz w:val="18"/>
            <w:szCs w:val="18"/>
            <w:lang w:val="en-US"/>
          </w:rPr>
          <w:delText>DocumentReference&gt;</w:delText>
        </w:r>
      </w:del>
    </w:p>
    <w:p w14:paraId="168AB658" w14:textId="77777777" w:rsidR="00816C15" w:rsidRPr="00426D98" w:rsidDel="00426D98" w:rsidRDefault="00816C15" w:rsidP="00771AE3">
      <w:pPr>
        <w:rPr>
          <w:del w:id="5308" w:author="Marciante, Teresa Lucia (IT - Roma)" w:date="2019-02-07T19:14:00Z"/>
          <w:rFonts w:ascii="Garamond" w:hAnsi="Garamond" w:cs="Courier New"/>
          <w:sz w:val="18"/>
          <w:szCs w:val="18"/>
          <w:lang w:val="en-US"/>
        </w:rPr>
      </w:pPr>
      <w:del w:id="5309"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123456789A</w:delText>
        </w:r>
        <w:r w:rsidRPr="00426D98" w:rsidDel="00426D98">
          <w:rPr>
            <w:rFonts w:ascii="Garamond" w:hAnsi="Garamond" w:cs="Courier New"/>
            <w:sz w:val="18"/>
            <w:szCs w:val="18"/>
            <w:lang w:val="en-US"/>
          </w:rPr>
          <w:delText>&lt;/cbc:ID&gt;</w:delText>
        </w:r>
      </w:del>
    </w:p>
    <w:p w14:paraId="62820ACF" w14:textId="77777777" w:rsidR="00816C15" w:rsidRPr="00426D98" w:rsidDel="00426D98" w:rsidRDefault="00816C15" w:rsidP="00771AE3">
      <w:pPr>
        <w:rPr>
          <w:del w:id="5310" w:author="Marciante, Teresa Lucia (IT - Roma)" w:date="2019-02-07T19:14:00Z"/>
          <w:rFonts w:ascii="Garamond" w:hAnsi="Garamond" w:cs="Courier New"/>
          <w:sz w:val="18"/>
          <w:szCs w:val="18"/>
        </w:rPr>
      </w:pPr>
      <w:del w:id="5311" w:author="Marciante, Teresa Lucia (IT - Roma)" w:date="2019-02-07T19:14:00Z">
        <w:r w:rsidRPr="00426D98" w:rsidDel="00426D98">
          <w:rPr>
            <w:rFonts w:ascii="Garamond" w:hAnsi="Garamond" w:cs="Courier New"/>
            <w:sz w:val="18"/>
            <w:szCs w:val="18"/>
          </w:rPr>
          <w:delText>&lt;cbc:DocumentType&gt;</w:delText>
        </w:r>
        <w:r w:rsidRPr="00426D98" w:rsidDel="00426D98">
          <w:rPr>
            <w:rFonts w:ascii="Garamond" w:hAnsi="Garamond" w:cs="Courier New"/>
            <w:color w:val="FF0000"/>
            <w:sz w:val="18"/>
            <w:szCs w:val="18"/>
          </w:rPr>
          <w:delText>CIG</w:delText>
        </w:r>
        <w:r w:rsidRPr="00426D98" w:rsidDel="00426D98">
          <w:rPr>
            <w:rFonts w:ascii="Garamond" w:hAnsi="Garamond" w:cs="Courier New"/>
            <w:sz w:val="18"/>
            <w:szCs w:val="18"/>
          </w:rPr>
          <w:delText>&lt;/cbc:DocumentType&gt;</w:delText>
        </w:r>
      </w:del>
    </w:p>
    <w:p w14:paraId="31E593EC" w14:textId="77777777" w:rsidR="00816C15" w:rsidRPr="00426D98" w:rsidDel="00426D98" w:rsidRDefault="00B54D7B" w:rsidP="00771AE3">
      <w:pPr>
        <w:rPr>
          <w:del w:id="5312" w:author="Marciante, Teresa Lucia (IT - Roma)" w:date="2019-02-07T19:14:00Z"/>
          <w:rFonts w:ascii="Garamond" w:hAnsi="Garamond" w:cs="Courier New"/>
          <w:sz w:val="18"/>
          <w:szCs w:val="18"/>
        </w:rPr>
      </w:pPr>
      <w:del w:id="5313" w:author="Marciante, Teresa Lucia (IT - Roma)" w:date="2019-02-07T19:14:00Z">
        <w:r w:rsidRPr="00426D98" w:rsidDel="00426D98">
          <w:rPr>
            <w:rFonts w:ascii="Garamond" w:hAnsi="Garamond" w:cs="Courier New"/>
            <w:sz w:val="18"/>
            <w:szCs w:val="18"/>
          </w:rPr>
          <w:delText>&lt;/cac:</w:delText>
        </w:r>
        <w:r w:rsidR="00816C15" w:rsidRPr="00426D98" w:rsidDel="00426D98">
          <w:rPr>
            <w:rFonts w:ascii="Garamond" w:hAnsi="Garamond" w:cs="Courier New"/>
            <w:sz w:val="18"/>
            <w:szCs w:val="18"/>
          </w:rPr>
          <w:delText>DocumentReference&gt;</w:delText>
        </w:r>
      </w:del>
    </w:p>
    <w:p w14:paraId="4F688DB7" w14:textId="77777777" w:rsidR="00146315" w:rsidRPr="00426D98" w:rsidDel="00426D98" w:rsidRDefault="00816C15" w:rsidP="00771AE3">
      <w:pPr>
        <w:rPr>
          <w:del w:id="5314" w:author="Marciante, Teresa Lucia (IT - Roma)" w:date="2019-02-07T19:14:00Z"/>
          <w:rFonts w:ascii="Garamond" w:hAnsi="Garamond" w:cs="Courier New"/>
          <w:sz w:val="18"/>
          <w:szCs w:val="18"/>
        </w:rPr>
      </w:pPr>
      <w:del w:id="5315" w:author="Marciante, Teresa Lucia (IT - Roma)" w:date="2019-02-07T19:14:00Z">
        <w:r w:rsidRPr="00426D98" w:rsidDel="00426D98">
          <w:rPr>
            <w:rFonts w:ascii="Garamond" w:hAnsi="Garamond" w:cs="Courier New"/>
            <w:sz w:val="18"/>
            <w:szCs w:val="18"/>
          </w:rPr>
          <w:delText>&lt;/cac:OrderLine&gt;</w:delText>
        </w:r>
      </w:del>
    </w:p>
    <w:p w14:paraId="79117C2B" w14:textId="77777777" w:rsidR="00816C15" w:rsidRPr="00426D98" w:rsidDel="00426D98" w:rsidRDefault="00816C15" w:rsidP="00771AE3">
      <w:pPr>
        <w:rPr>
          <w:del w:id="5316" w:author="Marciante, Teresa Lucia (IT - Roma)" w:date="2019-02-07T19:14:00Z"/>
          <w:rFonts w:ascii="Garamond" w:hAnsi="Garamond" w:cs="Courier New"/>
          <w:sz w:val="18"/>
          <w:szCs w:val="18"/>
        </w:rPr>
      </w:pPr>
      <w:del w:id="5317" w:author="Marciante, Teresa Lucia (IT - Roma)" w:date="2019-02-07T19:14:00Z">
        <w:r w:rsidRPr="00426D98" w:rsidDel="00426D98">
          <w:rPr>
            <w:rFonts w:ascii="Garamond" w:hAnsi="Garamond" w:cs="Courier New"/>
            <w:sz w:val="18"/>
            <w:szCs w:val="18"/>
          </w:rPr>
          <w:delText>…</w:delText>
        </w:r>
      </w:del>
    </w:p>
    <w:p w14:paraId="2ED583E5" w14:textId="77777777" w:rsidR="00577D3C" w:rsidRPr="00426D98" w:rsidDel="00426D98" w:rsidRDefault="00577D3C" w:rsidP="00771AE3">
      <w:pPr>
        <w:rPr>
          <w:del w:id="5318" w:author="Marciante, Teresa Lucia (IT - Roma)" w:date="2019-02-07T19:14:00Z"/>
          <w:rFonts w:ascii="Garamond" w:hAnsi="Garamond" w:cs="Courier New"/>
          <w:sz w:val="18"/>
          <w:szCs w:val="18"/>
        </w:rPr>
      </w:pPr>
    </w:p>
    <w:p w14:paraId="5031AED9" w14:textId="77777777" w:rsidR="005647F5" w:rsidRPr="00426D98" w:rsidDel="00426D98" w:rsidRDefault="005647F5" w:rsidP="00771AE3">
      <w:pPr>
        <w:rPr>
          <w:del w:id="5319" w:author="Marciante, Teresa Lucia (IT - Roma)" w:date="2019-02-07T19:14:00Z"/>
          <w:rFonts w:ascii="Frutiger LT 45 Light" w:eastAsia="Times New Roman" w:hAnsi="Frutiger LT 45 Light" w:cs="Times New Roman"/>
          <w:b/>
          <w:u w:val="single"/>
        </w:rPr>
      </w:pPr>
      <w:del w:id="5320" w:author="Marciante, Teresa Lucia (IT - Roma)" w:date="2019-02-07T19:14:00Z">
        <w:r w:rsidRPr="00426D98" w:rsidDel="00426D98">
          <w:rPr>
            <w:b/>
            <w:u w:val="single"/>
          </w:rPr>
          <w:br w:type="page"/>
        </w:r>
      </w:del>
    </w:p>
    <w:p w14:paraId="1D0D9FB0" w14:textId="77777777" w:rsidR="004737C9" w:rsidRPr="00426D98" w:rsidDel="00426D98" w:rsidRDefault="004737C9" w:rsidP="00771AE3">
      <w:pPr>
        <w:rPr>
          <w:del w:id="5321" w:author="Marciante, Teresa Lucia (IT - Roma)" w:date="2019-02-07T19:14:00Z"/>
          <w:b/>
          <w:u w:val="single"/>
        </w:rPr>
      </w:pPr>
      <w:del w:id="5322" w:author="Marciante, Teresa Lucia (IT - Roma)" w:date="2019-02-07T19:14:00Z">
        <w:r w:rsidRPr="00426D98" w:rsidDel="00426D98">
          <w:rPr>
            <w:b/>
            <w:u w:val="single"/>
          </w:rPr>
          <w:delText>Caso 2</w:delText>
        </w:r>
        <w:r w:rsidR="00CD6F46" w:rsidRPr="00426D98" w:rsidDel="00426D98">
          <w:rPr>
            <w:b/>
            <w:u w:val="single"/>
          </w:rPr>
          <w:delText>: Ordine</w:delText>
        </w:r>
        <w:r w:rsidR="005D45BB" w:rsidRPr="00426D98" w:rsidDel="00426D98">
          <w:rPr>
            <w:b/>
            <w:u w:val="single"/>
          </w:rPr>
          <w:delText xml:space="preserve"> sostitutivo</w:delText>
        </w:r>
        <w:r w:rsidRPr="00426D98" w:rsidDel="00426D98">
          <w:rPr>
            <w:b/>
            <w:u w:val="single"/>
          </w:rPr>
          <w:delText>.</w:delText>
        </w:r>
      </w:del>
    </w:p>
    <w:p w14:paraId="2EB3E926" w14:textId="77777777" w:rsidR="00B120AB" w:rsidRPr="00426D98" w:rsidDel="00426D98" w:rsidRDefault="00B120AB" w:rsidP="00771AE3">
      <w:pPr>
        <w:rPr>
          <w:del w:id="5323" w:author="Marciante, Teresa Lucia (IT - Roma)" w:date="2019-02-07T19:14:00Z"/>
        </w:rPr>
      </w:pPr>
      <w:del w:id="5324" w:author="Marciante, Teresa Lucia (IT - Roma)" w:date="2019-02-07T19:14:00Z">
        <w:r w:rsidRPr="00426D98" w:rsidDel="00426D98">
          <w:delText>In questo esempio il Cliente intende modificare un O</w:delText>
        </w:r>
        <w:r w:rsidR="007A4859" w:rsidRPr="00426D98" w:rsidDel="00426D98">
          <w:delText>r</w:delText>
        </w:r>
        <w:r w:rsidRPr="00426D98" w:rsidDel="00426D98">
          <w:delText xml:space="preserve">dine già trasmesso, pertanto invia un Ordine sostitutivo. </w:delText>
        </w:r>
      </w:del>
    </w:p>
    <w:p w14:paraId="470411D9" w14:textId="77777777" w:rsidR="00B120AB" w:rsidRPr="00426D98" w:rsidDel="00426D98" w:rsidRDefault="00B120AB" w:rsidP="00771AE3">
      <w:pPr>
        <w:rPr>
          <w:del w:id="5325" w:author="Marciante, Teresa Lucia (IT - Roma)" w:date="2019-02-07T19:14:00Z"/>
        </w:rPr>
      </w:pPr>
      <w:del w:id="5326" w:author="Marciante, Teresa Lucia (IT - Roma)" w:date="2019-02-07T19:14:00Z">
        <w:r w:rsidRPr="00426D98" w:rsidDel="00426D98">
          <w:delText>Si rammenta che l’Ordine sostitutivo rimpiazza sia l’Ordine ivi indicato sia tutte le altre Sostituzioni e Revoche, già trasmesse, riferite al medesimo Ordine iniziale (v. Paragraf</w:delText>
        </w:r>
        <w:r w:rsidR="00520D0A" w:rsidRPr="00426D98" w:rsidDel="00426D98">
          <w:delText>o</w:delText>
        </w:r>
        <w:r w:rsidRPr="00426D98" w:rsidDel="00426D98">
          <w:delText xml:space="preserve"> </w:delText>
        </w:r>
        <w:r w:rsidR="00A34DD2" w:rsidRPr="00426D98" w:rsidDel="00426D98">
          <w:fldChar w:fldCharType="begin"/>
        </w:r>
        <w:r w:rsidRPr="00426D98" w:rsidDel="00426D98">
          <w:delInstrText xml:space="preserve"> REF _Ref535052889 \r \h </w:delInstrText>
        </w:r>
        <w:r w:rsidR="00BD51D5" w:rsidRPr="00426D98" w:rsidDel="00426D98">
          <w:delInstrText xml:space="preserve"> \* MERGEFORMAT </w:delInstrText>
        </w:r>
        <w:r w:rsidR="00A34DD2" w:rsidRPr="00426D98" w:rsidDel="00426D98">
          <w:fldChar w:fldCharType="separate"/>
        </w:r>
        <w:r w:rsidRPr="00426D98" w:rsidDel="00426D98">
          <w:delText>2.3.2.1</w:delText>
        </w:r>
        <w:r w:rsidR="00A34DD2" w:rsidRPr="00426D98" w:rsidDel="00426D98">
          <w:fldChar w:fldCharType="end"/>
        </w:r>
        <w:r w:rsidR="007A4859" w:rsidRPr="00426D98" w:rsidDel="00426D98">
          <w:delText>)</w:delText>
        </w:r>
        <w:r w:rsidRPr="00426D98" w:rsidDel="00426D98">
          <w:delText>.</w:delText>
        </w:r>
      </w:del>
    </w:p>
    <w:p w14:paraId="022D90C5" w14:textId="77777777" w:rsidR="007A4859" w:rsidRPr="00426D98" w:rsidDel="00426D98" w:rsidRDefault="007A4859" w:rsidP="00771AE3">
      <w:pPr>
        <w:rPr>
          <w:del w:id="5327" w:author="Marciante, Teresa Lucia (IT - Roma)" w:date="2019-02-07T19:14:00Z"/>
        </w:rPr>
      </w:pPr>
      <w:del w:id="5328" w:author="Marciante, Teresa Lucia (IT - Roma)" w:date="2019-02-07T19:14:00Z">
        <w:r w:rsidRPr="00426D98" w:rsidDel="00426D98">
          <w:delText>Si precisa che indicare nel campo “ProfileID” dell’Ordine sostitutivo un processo diverso da quello indicato nell’Ordine che si intende sostituire non costituisce un errore.</w:delText>
        </w:r>
      </w:del>
    </w:p>
    <w:p w14:paraId="29178E5D" w14:textId="77777777" w:rsidR="007A4859" w:rsidRPr="00426D98" w:rsidDel="00426D98" w:rsidRDefault="00FC4C51" w:rsidP="00771AE3">
      <w:pPr>
        <w:rPr>
          <w:del w:id="5329" w:author="Marciante, Teresa Lucia (IT - Roma)" w:date="2019-02-07T19:14:00Z"/>
        </w:rPr>
      </w:pPr>
      <w:del w:id="5330" w:author="Marciante, Teresa Lucia (IT - Roma)" w:date="2019-02-07T19:14:00Z">
        <w:r w:rsidRPr="00426D98" w:rsidDel="00426D98">
          <w:delText>Al riguardo</w:delText>
        </w:r>
        <w:r w:rsidR="007A4859" w:rsidRPr="00426D98" w:rsidDel="00426D98">
          <w:delText xml:space="preserve">, </w:delText>
        </w:r>
        <w:r w:rsidRPr="00426D98" w:rsidDel="00426D98">
          <w:delText>si rammenta</w:delText>
        </w:r>
        <w:r w:rsidR="007A4859" w:rsidRPr="00426D98" w:rsidDel="00426D98">
          <w:delText xml:space="preserve"> che l’Ordine sostituivo avvia un nuovo processo </w:delText>
        </w:r>
        <w:r w:rsidRPr="00426D98" w:rsidDel="00426D98">
          <w:delText xml:space="preserve">di ordinazione (v. Paragrafi </w:delText>
        </w:r>
        <w:r w:rsidR="00A34DD2" w:rsidRPr="00426D98" w:rsidDel="00426D98">
          <w:fldChar w:fldCharType="begin"/>
        </w:r>
        <w:r w:rsidRPr="00426D98" w:rsidDel="00426D98">
          <w:delInstrText xml:space="preserve"> REF _Ref535055047 \r \h </w:delInstrText>
        </w:r>
        <w:r w:rsidR="00BD51D5" w:rsidRPr="00426D98" w:rsidDel="00426D98">
          <w:delInstrText xml:space="preserve"> \* MERGEFORMAT </w:delInstrText>
        </w:r>
        <w:r w:rsidR="00A34DD2" w:rsidRPr="00426D98" w:rsidDel="00426D98">
          <w:fldChar w:fldCharType="separate"/>
        </w:r>
        <w:r w:rsidRPr="00426D98" w:rsidDel="00426D98">
          <w:delText>2.4.2</w:delText>
        </w:r>
        <w:r w:rsidR="00A34DD2" w:rsidRPr="00426D98" w:rsidDel="00426D98">
          <w:fldChar w:fldCharType="end"/>
        </w:r>
        <w:r w:rsidRPr="00426D98" w:rsidDel="00426D98">
          <w:delText xml:space="preserve"> e </w:delText>
        </w:r>
        <w:r w:rsidR="00A34DD2" w:rsidRPr="00426D98" w:rsidDel="00426D98">
          <w:fldChar w:fldCharType="begin"/>
        </w:r>
        <w:r w:rsidRPr="00426D98" w:rsidDel="00426D98">
          <w:delInstrText xml:space="preserve"> REF _Ref535055056 \r \h </w:delInstrText>
        </w:r>
        <w:r w:rsidR="00BD51D5" w:rsidRPr="00426D98" w:rsidDel="00426D98">
          <w:delInstrText xml:space="preserve"> \* MERGEFORMAT </w:delInstrText>
        </w:r>
        <w:r w:rsidR="00A34DD2" w:rsidRPr="00426D98" w:rsidDel="00426D98">
          <w:fldChar w:fldCharType="separate"/>
        </w:r>
        <w:r w:rsidRPr="00426D98" w:rsidDel="00426D98">
          <w:delText>2.4.3</w:delText>
        </w:r>
        <w:r w:rsidR="00A34DD2" w:rsidRPr="00426D98" w:rsidDel="00426D98">
          <w:fldChar w:fldCharType="end"/>
        </w:r>
        <w:r w:rsidRPr="00426D98" w:rsidDel="00426D98">
          <w:delText>), che sarà del tipo</w:delText>
        </w:r>
        <w:r w:rsidR="008F47C0" w:rsidRPr="00426D98" w:rsidDel="00426D98">
          <w:delText xml:space="preserve"> ivi indicato.</w:delText>
        </w:r>
      </w:del>
    </w:p>
    <w:p w14:paraId="07BD537E" w14:textId="77777777" w:rsidR="00C94867" w:rsidRPr="00426D98" w:rsidDel="00426D98" w:rsidRDefault="00C94867" w:rsidP="00771AE3">
      <w:pPr>
        <w:rPr>
          <w:del w:id="5331" w:author="Marciante, Teresa Lucia (IT - Roma)" w:date="2019-02-07T19:14:00Z"/>
          <w:rFonts w:ascii="Frutiger LT 45 Light" w:eastAsia="Times New Roman" w:hAnsi="Frutiger LT 45 Light" w:cs="Times New Roman"/>
          <w:u w:val="single"/>
        </w:rPr>
      </w:pPr>
      <w:del w:id="5332" w:author="Marciante, Teresa Lucia (IT - Roma)" w:date="2019-02-07T19:14:00Z">
        <w:r w:rsidRPr="00426D98" w:rsidDel="00426D98">
          <w:rPr>
            <w:u w:val="single"/>
          </w:rPr>
          <w:br w:type="page"/>
        </w:r>
      </w:del>
    </w:p>
    <w:p w14:paraId="0538BAC1" w14:textId="77777777" w:rsidR="00B120AB" w:rsidRPr="00426D98" w:rsidDel="00426D98" w:rsidRDefault="00B120AB" w:rsidP="00771AE3">
      <w:pPr>
        <w:rPr>
          <w:del w:id="5333" w:author="Marciante, Teresa Lucia (IT - Roma)" w:date="2019-02-07T19:14:00Z"/>
          <w:u w:val="single"/>
        </w:rPr>
      </w:pPr>
      <w:del w:id="5334" w:author="Marciante, Teresa Lucia (IT - Roma)" w:date="2019-02-07T19:14:00Z">
        <w:r w:rsidRPr="00426D98" w:rsidDel="00426D98">
          <w:rPr>
            <w:u w:val="single"/>
          </w:rPr>
          <w:delText>Descrizione del caso</w:delText>
        </w:r>
      </w:del>
    </w:p>
    <w:p w14:paraId="6C613782" w14:textId="77777777" w:rsidR="00B120AB" w:rsidRPr="00426D98" w:rsidDel="00426D98" w:rsidRDefault="00ED32FE" w:rsidP="00771AE3">
      <w:pPr>
        <w:rPr>
          <w:del w:id="5335" w:author="Marciante, Teresa Lucia (IT - Roma)" w:date="2019-02-07T19:14:00Z"/>
        </w:rPr>
      </w:pPr>
      <w:del w:id="5336" w:author="Marciante, Teresa Lucia (IT - Roma)" w:date="2019-02-07T19:14:00Z">
        <w:r w:rsidRPr="00426D98" w:rsidDel="00426D98">
          <w:delText xml:space="preserve">Il 15/2/2018 l’ente “A” invia </w:delText>
        </w:r>
        <w:r w:rsidR="00D12944" w:rsidRPr="00426D98" w:rsidDel="00426D98">
          <w:delText xml:space="preserve">all’impresa “C” </w:delText>
        </w:r>
        <w:r w:rsidRPr="00426D98" w:rsidDel="00426D98">
          <w:delText>l’Ordine sostitutivo n. “150”</w:delText>
        </w:r>
        <w:r w:rsidR="00D12944" w:rsidRPr="00426D98" w:rsidDel="00426D98">
          <w:delText>, che rimpiazza l</w:delText>
        </w:r>
        <w:r w:rsidRPr="00426D98" w:rsidDel="00426D98">
          <w:delText>’Ordine n. “110” del 30/1/2018</w:delText>
        </w:r>
        <w:r w:rsidR="00B54D7B" w:rsidRPr="00426D98" w:rsidDel="00426D98">
          <w:delText xml:space="preserve">, in quanto era </w:delText>
        </w:r>
        <w:r w:rsidR="00987D6A" w:rsidRPr="00426D98" w:rsidDel="00426D98">
          <w:delText xml:space="preserve">stato erroneamente indicata l’esenzione dal </w:delText>
        </w:r>
        <w:r w:rsidR="00B54D7B" w:rsidRPr="00426D98" w:rsidDel="00426D98">
          <w:delText>CIG. Il CIG corretto è “123456789B”.</w:delText>
        </w:r>
      </w:del>
    </w:p>
    <w:p w14:paraId="689B554F" w14:textId="77777777" w:rsidR="00B120AB" w:rsidRPr="00426D98" w:rsidDel="00426D98" w:rsidRDefault="00B120AB" w:rsidP="00771AE3">
      <w:pPr>
        <w:rPr>
          <w:del w:id="5337" w:author="Marciante, Teresa Lucia (IT - Roma)" w:date="2019-02-07T19:14:00Z"/>
        </w:rPr>
      </w:pPr>
      <w:del w:id="5338" w:author="Marciante, Teresa Lucia (IT - Roma)" w:date="2019-02-07T19:14:00Z">
        <w:r w:rsidRPr="00426D98" w:rsidDel="00426D98">
          <w:delText>Si rappresenta, di seguito, i</w:delText>
        </w:r>
        <w:r w:rsidR="00ED32FE" w:rsidRPr="00426D98" w:rsidDel="00426D98">
          <w:delText>l</w:delText>
        </w:r>
        <w:r w:rsidRPr="00426D98" w:rsidDel="00426D98">
          <w:delText xml:space="preserve"> document</w:delText>
        </w:r>
        <w:r w:rsidR="00ED32FE" w:rsidRPr="00426D98" w:rsidDel="00426D98">
          <w:delText>o</w:delText>
        </w:r>
        <w:r w:rsidRPr="00426D98" w:rsidDel="00426D98">
          <w:delText xml:space="preserve"> emess</w:delText>
        </w:r>
        <w:r w:rsidR="00ED32FE" w:rsidRPr="00426D98" w:rsidDel="00426D98">
          <w:delText>o</w:delText>
        </w:r>
        <w:r w:rsidRPr="00426D98" w:rsidDel="00426D98">
          <w:delText xml:space="preserve"> nell’esempio, evid</w:delText>
        </w:r>
        <w:r w:rsidR="006D4F67" w:rsidRPr="00426D98" w:rsidDel="00426D98">
          <w:delText>e</w:delText>
        </w:r>
        <w:r w:rsidRPr="00426D98" w:rsidDel="00426D98">
          <w:delText>nziando in rosso i dati peculiari del caso.</w:delText>
        </w:r>
      </w:del>
    </w:p>
    <w:p w14:paraId="2A24A4DF" w14:textId="77777777" w:rsidR="004737C9" w:rsidRPr="00426D98" w:rsidDel="00426D98" w:rsidRDefault="00CD6F46" w:rsidP="00771AE3">
      <w:pPr>
        <w:rPr>
          <w:del w:id="5339" w:author="Marciante, Teresa Lucia (IT - Roma)" w:date="2019-02-07T19:14:00Z"/>
          <w:u w:val="single"/>
          <w:lang w:val="en-US"/>
        </w:rPr>
      </w:pPr>
      <w:del w:id="5340" w:author="Marciante, Teresa Lucia (IT - Roma)" w:date="2019-02-07T19:14:00Z">
        <w:r w:rsidRPr="00426D98" w:rsidDel="00426D98">
          <w:rPr>
            <w:u w:val="single"/>
            <w:lang w:val="en-US"/>
          </w:rPr>
          <w:delText>Ordine sostitutivo</w:delText>
        </w:r>
        <w:r w:rsidR="004737C9" w:rsidRPr="00426D98" w:rsidDel="00426D98">
          <w:rPr>
            <w:u w:val="single"/>
            <w:lang w:val="en-US"/>
          </w:rPr>
          <w:delText xml:space="preserve"> n. 150</w:delText>
        </w:r>
      </w:del>
    </w:p>
    <w:p w14:paraId="5AD5CB70" w14:textId="77777777" w:rsidR="00F51CE4" w:rsidRPr="00426D98" w:rsidDel="00426D98" w:rsidRDefault="00F51CE4" w:rsidP="00771AE3">
      <w:pPr>
        <w:rPr>
          <w:del w:id="5341" w:author="Marciante, Teresa Lucia (IT - Roma)" w:date="2019-02-07T19:14:00Z"/>
          <w:rFonts w:ascii="Garamond" w:hAnsi="Garamond" w:cs="Courier New"/>
          <w:sz w:val="18"/>
          <w:szCs w:val="18"/>
          <w:lang w:val="en-US"/>
        </w:rPr>
      </w:pPr>
    </w:p>
    <w:p w14:paraId="56EA6C04" w14:textId="77777777" w:rsidR="00F51CE4" w:rsidRPr="00426D98" w:rsidDel="00426D98" w:rsidRDefault="00F51CE4" w:rsidP="00771AE3">
      <w:pPr>
        <w:rPr>
          <w:del w:id="5342" w:author="Marciante, Teresa Lucia (IT - Roma)" w:date="2019-02-07T19:14:00Z"/>
          <w:rFonts w:ascii="Garamond" w:hAnsi="Garamond" w:cs="Courier New"/>
          <w:sz w:val="18"/>
          <w:szCs w:val="18"/>
          <w:lang w:val="en-US"/>
        </w:rPr>
      </w:pPr>
      <w:del w:id="5343"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7A3EB79B" w14:textId="77777777" w:rsidR="004737C9" w:rsidRPr="00426D98" w:rsidDel="00426D98" w:rsidRDefault="005C5CDD" w:rsidP="00771AE3">
      <w:pPr>
        <w:rPr>
          <w:del w:id="5344" w:author="Marciante, Teresa Lucia (IT - Roma)" w:date="2019-02-07T19:14:00Z"/>
          <w:rFonts w:ascii="Garamond" w:hAnsi="Garamond" w:cs="Courier New"/>
          <w:sz w:val="18"/>
          <w:szCs w:val="18"/>
          <w:lang w:val="en-US"/>
        </w:rPr>
      </w:pPr>
      <w:del w:id="5345"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bis:order_only:3</w:delText>
        </w:r>
        <w:r w:rsidR="004737C9" w:rsidRPr="00426D98" w:rsidDel="00426D98">
          <w:rPr>
            <w:rFonts w:ascii="Garamond" w:hAnsi="Garamond" w:cs="Courier New"/>
            <w:sz w:val="18"/>
            <w:szCs w:val="18"/>
            <w:lang w:val="en-US"/>
          </w:rPr>
          <w:delText>&lt;/cbc:ProfileID&gt;</w:delText>
        </w:r>
      </w:del>
    </w:p>
    <w:p w14:paraId="5316B390" w14:textId="77777777" w:rsidR="004737C9" w:rsidRPr="00426D98" w:rsidDel="00426D98" w:rsidRDefault="004737C9" w:rsidP="00771AE3">
      <w:pPr>
        <w:rPr>
          <w:del w:id="5346" w:author="Marciante, Teresa Lucia (IT - Roma)" w:date="2019-02-07T19:14:00Z"/>
          <w:rFonts w:ascii="Garamond" w:hAnsi="Garamond" w:cs="Courier New"/>
          <w:sz w:val="18"/>
          <w:szCs w:val="18"/>
          <w:lang w:val="en-US"/>
        </w:rPr>
      </w:pPr>
      <w:del w:id="5347"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150</w:delText>
        </w:r>
        <w:r w:rsidRPr="00426D98" w:rsidDel="00426D98">
          <w:rPr>
            <w:rFonts w:ascii="Garamond" w:hAnsi="Garamond" w:cs="Courier New"/>
            <w:sz w:val="18"/>
            <w:szCs w:val="18"/>
            <w:lang w:val="en-US"/>
          </w:rPr>
          <w:delText>&lt;/cbc:ID&gt;</w:delText>
        </w:r>
      </w:del>
    </w:p>
    <w:p w14:paraId="28F377B3" w14:textId="77777777" w:rsidR="004737C9" w:rsidRPr="00426D98" w:rsidDel="00426D98" w:rsidRDefault="004737C9" w:rsidP="00771AE3">
      <w:pPr>
        <w:rPr>
          <w:del w:id="5348" w:author="Marciante, Teresa Lucia (IT - Roma)" w:date="2019-02-07T19:14:00Z"/>
          <w:rFonts w:ascii="Garamond" w:hAnsi="Garamond" w:cs="Courier New"/>
          <w:sz w:val="18"/>
          <w:szCs w:val="18"/>
          <w:lang w:val="en-US"/>
        </w:rPr>
      </w:pPr>
      <w:del w:id="5349"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2018-02-15</w:delText>
        </w:r>
        <w:r w:rsidRPr="00426D98" w:rsidDel="00426D98">
          <w:rPr>
            <w:rFonts w:ascii="Garamond" w:hAnsi="Garamond" w:cs="Courier New"/>
            <w:sz w:val="18"/>
            <w:szCs w:val="18"/>
            <w:lang w:val="en-US"/>
          </w:rPr>
          <w:delText>&lt;cbc:IssueDate&gt;</w:delText>
        </w:r>
      </w:del>
    </w:p>
    <w:p w14:paraId="1F43E672" w14:textId="77777777" w:rsidR="004737C9" w:rsidRPr="00426D98" w:rsidDel="00426D98" w:rsidRDefault="004737C9" w:rsidP="00771AE3">
      <w:pPr>
        <w:rPr>
          <w:del w:id="5350" w:author="Marciante, Teresa Lucia (IT - Roma)" w:date="2019-02-07T19:14:00Z"/>
          <w:rFonts w:ascii="Garamond" w:hAnsi="Garamond" w:cs="Courier New"/>
          <w:sz w:val="18"/>
          <w:szCs w:val="18"/>
          <w:lang w:val="en-US"/>
        </w:rPr>
      </w:pPr>
      <w:del w:id="5351" w:author="Marciante, Teresa Lucia (IT - Roma)" w:date="2019-02-07T19:14:00Z">
        <w:r w:rsidRPr="00426D98" w:rsidDel="00426D98">
          <w:rPr>
            <w:rFonts w:ascii="Garamond" w:hAnsi="Garamond" w:cs="Courier New"/>
            <w:sz w:val="18"/>
            <w:szCs w:val="18"/>
            <w:lang w:val="en-US"/>
          </w:rPr>
          <w:delText>…</w:delText>
        </w:r>
      </w:del>
    </w:p>
    <w:p w14:paraId="0AEC63C8" w14:textId="77777777" w:rsidR="00EC6DB5" w:rsidRPr="00426D98" w:rsidDel="00426D98" w:rsidRDefault="00EC6DB5" w:rsidP="00771AE3">
      <w:pPr>
        <w:rPr>
          <w:del w:id="5352" w:author="Marciante, Teresa Lucia (IT - Roma)" w:date="2019-02-07T19:14:00Z"/>
          <w:rFonts w:ascii="Garamond" w:hAnsi="Garamond" w:cs="Courier New"/>
          <w:sz w:val="18"/>
          <w:szCs w:val="18"/>
          <w:lang w:val="en-US"/>
        </w:rPr>
      </w:pPr>
      <w:del w:id="5353" w:author="Marciante, Teresa Lucia (IT - Roma)" w:date="2019-02-07T19:14:00Z">
        <w:r w:rsidRPr="00426D98" w:rsidDel="00426D98">
          <w:rPr>
            <w:rFonts w:ascii="Garamond" w:hAnsi="Garamond" w:cs="Courier New"/>
            <w:sz w:val="18"/>
            <w:szCs w:val="18"/>
            <w:lang w:val="en-US"/>
          </w:rPr>
          <w:delText>&lt;cac:OrderDocumentReference&gt;</w:delText>
        </w:r>
      </w:del>
    </w:p>
    <w:p w14:paraId="29BCA442" w14:textId="77777777" w:rsidR="00EC6DB5" w:rsidRPr="00426D98" w:rsidDel="00426D98" w:rsidRDefault="00EC6DB5" w:rsidP="00771AE3">
      <w:pPr>
        <w:rPr>
          <w:del w:id="5354" w:author="Marciante, Teresa Lucia (IT - Roma)" w:date="2019-02-07T19:14:00Z"/>
          <w:rFonts w:ascii="Garamond" w:hAnsi="Garamond" w:cs="Courier New"/>
          <w:sz w:val="18"/>
          <w:szCs w:val="18"/>
          <w:lang w:val="en-US"/>
        </w:rPr>
      </w:pPr>
      <w:del w:id="535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Pr="00426D98" w:rsidDel="00426D98">
          <w:rPr>
            <w:rFonts w:ascii="Garamond" w:hAnsi="Garamond" w:cs="Courier New"/>
            <w:color w:val="FF0000"/>
            <w:sz w:val="18"/>
            <w:szCs w:val="18"/>
            <w:lang w:val="en-US"/>
          </w:rPr>
          <w:delText>110</w:delText>
        </w:r>
        <w:r w:rsidRPr="00426D98" w:rsidDel="00426D98">
          <w:rPr>
            <w:rFonts w:ascii="Garamond" w:hAnsi="Garamond" w:cs="Courier New"/>
            <w:sz w:val="18"/>
            <w:szCs w:val="18"/>
            <w:lang w:val="en-US"/>
          </w:rPr>
          <w:delText>&lt;/cbc:ID&gt;</w:delText>
        </w:r>
      </w:del>
    </w:p>
    <w:p w14:paraId="44F63F15" w14:textId="77777777" w:rsidR="00EC6DB5" w:rsidRPr="00426D98" w:rsidDel="00426D98" w:rsidRDefault="00EC6DB5" w:rsidP="00771AE3">
      <w:pPr>
        <w:rPr>
          <w:del w:id="5356" w:author="Marciante, Teresa Lucia (IT - Roma)" w:date="2019-02-07T19:14:00Z"/>
          <w:rFonts w:ascii="Garamond" w:hAnsi="Garamond" w:cs="Courier New"/>
          <w:sz w:val="18"/>
          <w:szCs w:val="18"/>
          <w:lang w:val="en-US"/>
        </w:rPr>
      </w:pPr>
      <w:del w:id="535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&lt;/IssueDate&gt;</w:delText>
        </w:r>
      </w:del>
    </w:p>
    <w:p w14:paraId="35DEF0EE" w14:textId="77777777" w:rsidR="00EC6DB5" w:rsidRPr="00426D98" w:rsidDel="00426D98" w:rsidRDefault="00EC6DB5" w:rsidP="00771AE3">
      <w:pPr>
        <w:rPr>
          <w:del w:id="5358" w:author="Marciante, Teresa Lucia (IT - Roma)" w:date="2019-02-07T19:14:00Z"/>
          <w:rFonts w:ascii="Garamond" w:hAnsi="Garamond" w:cs="Courier New"/>
          <w:sz w:val="18"/>
          <w:szCs w:val="18"/>
          <w:lang w:val="en-US"/>
        </w:rPr>
      </w:pPr>
      <w:del w:id="535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&lt;cac:IssuerParty&gt;</w:delText>
        </w:r>
      </w:del>
    </w:p>
    <w:p w14:paraId="44CDAE4E" w14:textId="77777777" w:rsidR="00EC6DB5" w:rsidRPr="00426D98" w:rsidDel="00426D98" w:rsidRDefault="00EC6DB5" w:rsidP="00771AE3">
      <w:pPr>
        <w:rPr>
          <w:del w:id="5360" w:author="Marciante, Teresa Lucia (IT - Roma)" w:date="2019-02-07T19:14:00Z"/>
          <w:rFonts w:ascii="Garamond" w:hAnsi="Garamond" w:cs="Courier New"/>
          <w:sz w:val="18"/>
          <w:szCs w:val="18"/>
          <w:lang w:val="en-US"/>
        </w:rPr>
      </w:pPr>
      <w:del w:id="5361" w:author="Marciante, Teresa Lucia (IT - Roma)" w:date="2019-02-07T19:14:00Z">
        <w:r w:rsidRPr="00426D98" w:rsidDel="00426D98">
          <w:rPr>
            <w:lang w:val="en-US"/>
          </w:rPr>
          <w:tab/>
        </w:r>
        <w:r w:rsidRPr="00426D98" w:rsidDel="00426D98">
          <w:rPr>
            <w:lang w:val="en-US"/>
          </w:rPr>
          <w:tab/>
        </w:r>
        <w:r w:rsidRPr="00426D98" w:rsidDel="00426D98">
          <w:rPr>
            <w:rFonts w:ascii="Garamond" w:hAnsi="Garamond" w:cs="Courier New"/>
            <w:sz w:val="18"/>
            <w:szCs w:val="18"/>
            <w:lang w:val="en-US"/>
          </w:rPr>
          <w:delText>&lt;cac:PartyIdentification&gt;</w:delText>
        </w:r>
      </w:del>
    </w:p>
    <w:p w14:paraId="21A4C9FE" w14:textId="77777777" w:rsidR="00EC6DB5" w:rsidRPr="00426D98" w:rsidDel="00426D98" w:rsidRDefault="00EC6DB5" w:rsidP="00771AE3">
      <w:pPr>
        <w:rPr>
          <w:del w:id="5362" w:author="Marciante, Teresa Lucia (IT - Roma)" w:date="2019-02-07T19:14:00Z"/>
          <w:rFonts w:ascii="Garamond" w:hAnsi="Garamond" w:cs="Courier New"/>
          <w:sz w:val="18"/>
          <w:szCs w:val="18"/>
          <w:lang w:val="en-US"/>
        </w:rPr>
      </w:pPr>
      <w:del w:id="536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49E5DF14" w14:textId="77777777" w:rsidR="00EC6DB5" w:rsidRPr="00426D98" w:rsidDel="00426D98" w:rsidRDefault="00EC6DB5" w:rsidP="00771AE3">
      <w:pPr>
        <w:rPr>
          <w:del w:id="5364" w:author="Marciante, Teresa Lucia (IT - Roma)" w:date="2019-02-07T19:14:00Z"/>
          <w:rFonts w:ascii="Garamond" w:hAnsi="Garamond" w:cs="Courier New"/>
          <w:sz w:val="18"/>
          <w:szCs w:val="18"/>
          <w:lang w:val="en-US"/>
        </w:rPr>
      </w:pPr>
      <w:del w:id="5365" w:author="Marciante, Teresa Lucia (IT - Roma)" w:date="2019-02-07T19:14:00Z">
        <w:r w:rsidRPr="00426D98" w:rsidDel="00426D98">
          <w:rPr>
            <w:rFonts w:ascii="Garamond" w:hAnsi="Garamond" w:cs="Courier New"/>
            <w:sz w:val="18"/>
            <w:szCs w:val="18"/>
            <w:lang w:val="en-US"/>
          </w:rPr>
          <w:delText>&lt;/cac:PartyIdentification&gt;</w:delText>
        </w:r>
      </w:del>
    </w:p>
    <w:p w14:paraId="12ABD8E3" w14:textId="77777777" w:rsidR="00EC6DB5" w:rsidRPr="00426D98" w:rsidDel="00426D98" w:rsidRDefault="00EC6DB5" w:rsidP="00771AE3">
      <w:pPr>
        <w:rPr>
          <w:del w:id="5366" w:author="Marciante, Teresa Lucia (IT - Roma)" w:date="2019-02-07T19:14:00Z"/>
          <w:rFonts w:ascii="Garamond" w:hAnsi="Garamond" w:cs="Courier New"/>
          <w:sz w:val="18"/>
          <w:szCs w:val="18"/>
          <w:lang w:val="en-US"/>
        </w:rPr>
      </w:pPr>
      <w:del w:id="5367" w:author="Marciante, Teresa Lucia (IT - Roma)" w:date="2019-02-07T19:14:00Z">
        <w:r w:rsidRPr="00426D98" w:rsidDel="00426D98">
          <w:rPr>
            <w:rFonts w:ascii="Garamond" w:hAnsi="Garamond" w:cs="Courier New"/>
            <w:sz w:val="18"/>
            <w:szCs w:val="18"/>
            <w:lang w:val="en-US"/>
          </w:rPr>
          <w:delText>&lt;/cac: :IssuerParty &gt;</w:delText>
        </w:r>
      </w:del>
    </w:p>
    <w:p w14:paraId="65AC2F0A" w14:textId="77777777" w:rsidR="00EC6DB5" w:rsidRPr="00426D98" w:rsidDel="00426D98" w:rsidRDefault="00EC6DB5" w:rsidP="00771AE3">
      <w:pPr>
        <w:rPr>
          <w:del w:id="5368" w:author="Marciante, Teresa Lucia (IT - Roma)" w:date="2019-02-07T19:14:00Z"/>
          <w:rFonts w:ascii="Garamond" w:hAnsi="Garamond" w:cs="Courier New"/>
          <w:sz w:val="18"/>
          <w:szCs w:val="18"/>
          <w:lang w:val="en-US"/>
        </w:rPr>
      </w:pPr>
      <w:del w:id="5369" w:author="Marciante, Teresa Lucia (IT - Roma)" w:date="2019-02-07T19:14:00Z">
        <w:r w:rsidRPr="00426D98" w:rsidDel="00426D98">
          <w:rPr>
            <w:rFonts w:ascii="Garamond" w:hAnsi="Garamond" w:cs="Courier New"/>
            <w:sz w:val="18"/>
            <w:szCs w:val="18"/>
            <w:lang w:val="en-US"/>
          </w:rPr>
          <w:delText>&lt;cbc:DocumentStatusCode&gt;</w:delText>
        </w:r>
        <w:r w:rsidRPr="00426D98" w:rsidDel="00426D98">
          <w:rPr>
            <w:rFonts w:ascii="Garamond" w:hAnsi="Garamond" w:cs="Courier New"/>
            <w:color w:val="FF0000"/>
            <w:sz w:val="18"/>
            <w:szCs w:val="18"/>
            <w:lang w:val="en-US"/>
          </w:rPr>
          <w:delText>Revised</w:delText>
        </w:r>
        <w:r w:rsidRPr="00426D98" w:rsidDel="00426D98">
          <w:rPr>
            <w:rFonts w:ascii="Garamond" w:hAnsi="Garamond" w:cs="Courier New"/>
            <w:sz w:val="18"/>
            <w:szCs w:val="18"/>
            <w:lang w:val="en-US"/>
          </w:rPr>
          <w:delText>&lt;/DocumentStatusCode&gt;</w:delText>
        </w:r>
      </w:del>
    </w:p>
    <w:p w14:paraId="199583C7" w14:textId="77777777" w:rsidR="00EC6DB5" w:rsidRPr="00426D98" w:rsidDel="00426D98" w:rsidRDefault="00EC6DB5" w:rsidP="00771AE3">
      <w:pPr>
        <w:rPr>
          <w:del w:id="5370" w:author="Marciante, Teresa Lucia (IT - Roma)" w:date="2019-02-07T19:14:00Z"/>
          <w:rFonts w:ascii="Garamond" w:hAnsi="Garamond" w:cs="Courier New"/>
          <w:sz w:val="18"/>
          <w:szCs w:val="18"/>
          <w:lang w:val="en-US"/>
        </w:rPr>
      </w:pPr>
      <w:del w:id="5371" w:author="Marciante, Teresa Lucia (IT - Roma)" w:date="2019-02-07T19:14:00Z">
        <w:r w:rsidRPr="00426D98" w:rsidDel="00426D98">
          <w:rPr>
            <w:rFonts w:ascii="Garamond" w:hAnsi="Garamond" w:cs="Courier New"/>
            <w:sz w:val="18"/>
            <w:szCs w:val="18"/>
            <w:lang w:val="en-US"/>
          </w:rPr>
          <w:delText>&lt;/cac:OrderDocumentReference &gt;</w:delText>
        </w:r>
      </w:del>
    </w:p>
    <w:p w14:paraId="17ED2769" w14:textId="77777777" w:rsidR="004737C9" w:rsidRPr="00426D98" w:rsidDel="00426D98" w:rsidRDefault="004737C9" w:rsidP="00771AE3">
      <w:pPr>
        <w:rPr>
          <w:del w:id="5372" w:author="Marciante, Teresa Lucia (IT - Roma)" w:date="2019-02-07T19:14:00Z"/>
          <w:rFonts w:ascii="Garamond" w:hAnsi="Garamond" w:cs="Courier New"/>
          <w:sz w:val="18"/>
          <w:szCs w:val="18"/>
          <w:lang w:val="en-US"/>
        </w:rPr>
      </w:pPr>
      <w:del w:id="5373" w:author="Marciante, Teresa Lucia (IT - Roma)" w:date="2019-02-07T19:14:00Z">
        <w:r w:rsidRPr="00426D98" w:rsidDel="00426D98">
          <w:rPr>
            <w:rFonts w:ascii="Garamond" w:hAnsi="Garamond" w:cs="Courier New"/>
            <w:sz w:val="18"/>
            <w:szCs w:val="18"/>
            <w:lang w:val="en-US"/>
          </w:rPr>
          <w:delText>…</w:delText>
        </w:r>
      </w:del>
    </w:p>
    <w:p w14:paraId="000DB0E1" w14:textId="77777777" w:rsidR="00B54D7B" w:rsidRPr="00426D98" w:rsidDel="00426D98" w:rsidRDefault="00B54D7B" w:rsidP="00771AE3">
      <w:pPr>
        <w:rPr>
          <w:del w:id="5374" w:author="Marciante, Teresa Lucia (IT - Roma)" w:date="2019-02-07T19:14:00Z"/>
          <w:rFonts w:ascii="Garamond" w:hAnsi="Garamond" w:cs="Courier New"/>
          <w:sz w:val="18"/>
          <w:szCs w:val="18"/>
          <w:lang w:val="en-US"/>
        </w:rPr>
      </w:pPr>
      <w:del w:id="5375" w:author="Marciante, Teresa Lucia (IT - Roma)" w:date="2019-02-07T19:14:00Z">
        <w:r w:rsidRPr="00426D98" w:rsidDel="00426D98">
          <w:rPr>
            <w:rFonts w:ascii="Garamond" w:hAnsi="Garamond" w:cs="Courier New"/>
            <w:sz w:val="18"/>
            <w:szCs w:val="18"/>
            <w:lang w:val="en-US"/>
          </w:rPr>
          <w:delText>&lt;cac:AdditionalDocumentReference&gt;</w:delText>
        </w:r>
      </w:del>
    </w:p>
    <w:p w14:paraId="28475107" w14:textId="77777777" w:rsidR="00B54D7B" w:rsidRPr="00426D98" w:rsidDel="00426D98" w:rsidRDefault="00B54D7B" w:rsidP="00771AE3">
      <w:pPr>
        <w:rPr>
          <w:del w:id="5376" w:author="Marciante, Teresa Lucia (IT - Roma)" w:date="2019-02-07T19:14:00Z"/>
          <w:rFonts w:ascii="Garamond" w:hAnsi="Garamond" w:cs="Courier New"/>
          <w:sz w:val="18"/>
          <w:szCs w:val="18"/>
          <w:lang w:val="en-US"/>
        </w:rPr>
      </w:pPr>
      <w:del w:id="5377"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123456789B</w:delText>
        </w:r>
        <w:r w:rsidRPr="00426D98" w:rsidDel="00426D98">
          <w:rPr>
            <w:rFonts w:ascii="Garamond" w:hAnsi="Garamond" w:cs="Courier New"/>
            <w:sz w:val="18"/>
            <w:szCs w:val="18"/>
            <w:lang w:val="en-US"/>
          </w:rPr>
          <w:delText>&lt;/cbc:ID&gt;</w:delText>
        </w:r>
      </w:del>
    </w:p>
    <w:p w14:paraId="52FC303E" w14:textId="77777777" w:rsidR="00B54D7B" w:rsidRPr="00426D98" w:rsidDel="00426D98" w:rsidRDefault="00B54D7B" w:rsidP="00771AE3">
      <w:pPr>
        <w:rPr>
          <w:del w:id="5378" w:author="Marciante, Teresa Lucia (IT - Roma)" w:date="2019-02-07T19:14:00Z"/>
          <w:rFonts w:ascii="Garamond" w:hAnsi="Garamond" w:cs="Courier New"/>
          <w:sz w:val="18"/>
          <w:szCs w:val="18"/>
          <w:lang w:val="en-US"/>
        </w:rPr>
      </w:pPr>
      <w:del w:id="5379" w:author="Marciante, Teresa Lucia (IT - Roma)" w:date="2019-02-07T19:14:00Z">
        <w:r w:rsidRPr="00426D98" w:rsidDel="00426D98">
          <w:rPr>
            <w:rFonts w:ascii="Garamond" w:hAnsi="Garamond" w:cs="Courier New"/>
            <w:sz w:val="18"/>
            <w:szCs w:val="18"/>
            <w:lang w:val="en-US"/>
          </w:rPr>
          <w:delText>&lt;cbc:DocumentType&gt;</w:delText>
        </w:r>
        <w:r w:rsidRPr="00426D98" w:rsidDel="00426D98">
          <w:rPr>
            <w:rFonts w:ascii="Garamond" w:hAnsi="Garamond" w:cs="Courier New"/>
            <w:color w:val="FF0000"/>
            <w:sz w:val="18"/>
            <w:szCs w:val="18"/>
            <w:lang w:val="en-US"/>
          </w:rPr>
          <w:delText>CIG</w:delText>
        </w:r>
        <w:r w:rsidRPr="00426D98" w:rsidDel="00426D98">
          <w:rPr>
            <w:rFonts w:ascii="Garamond" w:hAnsi="Garamond" w:cs="Courier New"/>
            <w:sz w:val="18"/>
            <w:szCs w:val="18"/>
            <w:lang w:val="en-US"/>
          </w:rPr>
          <w:delText>&lt;/cbc:DocumentType&gt;</w:delText>
        </w:r>
      </w:del>
    </w:p>
    <w:p w14:paraId="2FD39291" w14:textId="77777777" w:rsidR="00B54D7B" w:rsidRPr="00426D98" w:rsidDel="00426D98" w:rsidRDefault="00B54D7B" w:rsidP="00771AE3">
      <w:pPr>
        <w:rPr>
          <w:del w:id="5380" w:author="Marciante, Teresa Lucia (IT - Roma)" w:date="2019-02-07T19:14:00Z"/>
          <w:rFonts w:ascii="Garamond" w:hAnsi="Garamond" w:cs="Courier New"/>
          <w:sz w:val="18"/>
          <w:szCs w:val="18"/>
          <w:lang w:val="en-US"/>
        </w:rPr>
      </w:pPr>
      <w:del w:id="5381" w:author="Marciante, Teresa Lucia (IT - Roma)" w:date="2019-02-07T19:14:00Z">
        <w:r w:rsidRPr="00426D98" w:rsidDel="00426D98">
          <w:rPr>
            <w:rFonts w:ascii="Garamond" w:hAnsi="Garamond" w:cs="Courier New"/>
            <w:sz w:val="18"/>
            <w:szCs w:val="18"/>
            <w:lang w:val="en-US"/>
          </w:rPr>
          <w:delText>&lt;/cac:AdditionalDocumentReference&gt;</w:delText>
        </w:r>
      </w:del>
    </w:p>
    <w:p w14:paraId="62AA888F" w14:textId="77777777" w:rsidR="00B54D7B" w:rsidRPr="00426D98" w:rsidDel="00426D98" w:rsidRDefault="00B54D7B" w:rsidP="00771AE3">
      <w:pPr>
        <w:rPr>
          <w:del w:id="5382" w:author="Marciante, Teresa Lucia (IT - Roma)" w:date="2019-02-07T19:14:00Z"/>
          <w:rFonts w:ascii="Garamond" w:hAnsi="Garamond" w:cs="Courier New"/>
          <w:sz w:val="18"/>
          <w:szCs w:val="18"/>
          <w:lang w:val="en-US"/>
        </w:rPr>
      </w:pPr>
      <w:del w:id="5383" w:author="Marciante, Teresa Lucia (IT - Roma)" w:date="2019-02-07T19:14:00Z">
        <w:r w:rsidRPr="00426D98" w:rsidDel="00426D98">
          <w:rPr>
            <w:rFonts w:ascii="Garamond" w:hAnsi="Garamond" w:cs="Courier New"/>
            <w:sz w:val="18"/>
            <w:szCs w:val="18"/>
            <w:lang w:val="en-US"/>
          </w:rPr>
          <w:delText>…</w:delText>
        </w:r>
      </w:del>
    </w:p>
    <w:p w14:paraId="4345C584" w14:textId="77777777" w:rsidR="004737C9" w:rsidRPr="00426D98" w:rsidDel="00426D98" w:rsidRDefault="004737C9" w:rsidP="00771AE3">
      <w:pPr>
        <w:rPr>
          <w:del w:id="5384" w:author="Marciante, Teresa Lucia (IT - Roma)" w:date="2019-02-07T19:14:00Z"/>
          <w:rFonts w:ascii="Garamond" w:hAnsi="Garamond" w:cs="Courier New"/>
          <w:sz w:val="18"/>
          <w:szCs w:val="18"/>
          <w:lang w:val="en-US"/>
        </w:rPr>
      </w:pPr>
      <w:del w:id="5385" w:author="Marciante, Teresa Lucia (IT - Roma)" w:date="2019-02-07T19:14:00Z">
        <w:r w:rsidRPr="00426D98" w:rsidDel="00426D98">
          <w:rPr>
            <w:rFonts w:ascii="Garamond" w:hAnsi="Garamond" w:cs="Courier New"/>
            <w:sz w:val="18"/>
            <w:szCs w:val="18"/>
            <w:lang w:val="en-US"/>
          </w:rPr>
          <w:delText>&lt;cac:BuyerCustomerParty&gt;</w:delText>
        </w:r>
      </w:del>
    </w:p>
    <w:p w14:paraId="66B7448C" w14:textId="77777777" w:rsidR="004737C9" w:rsidRPr="00426D98" w:rsidDel="00426D98" w:rsidRDefault="004737C9" w:rsidP="00771AE3">
      <w:pPr>
        <w:rPr>
          <w:del w:id="5386" w:author="Marciante, Teresa Lucia (IT - Roma)" w:date="2019-02-07T19:14:00Z"/>
          <w:rFonts w:ascii="Garamond" w:hAnsi="Garamond" w:cs="Courier New"/>
          <w:sz w:val="18"/>
          <w:szCs w:val="18"/>
          <w:lang w:val="en-US"/>
        </w:rPr>
      </w:pPr>
      <w:del w:id="5387" w:author="Marciante, Teresa Lucia (IT - Roma)" w:date="2019-02-07T19:14:00Z">
        <w:r w:rsidRPr="00426D98" w:rsidDel="00426D98">
          <w:rPr>
            <w:rFonts w:ascii="Garamond" w:hAnsi="Garamond" w:cs="Courier New"/>
            <w:sz w:val="18"/>
            <w:szCs w:val="18"/>
            <w:lang w:val="en-US"/>
          </w:rPr>
          <w:delText>&lt;cac:PartyIdentification&gt;</w:delText>
        </w:r>
      </w:del>
    </w:p>
    <w:p w14:paraId="1FCDA8C5" w14:textId="77777777" w:rsidR="004737C9" w:rsidRPr="00426D98" w:rsidDel="00426D98" w:rsidRDefault="004737C9" w:rsidP="00771AE3">
      <w:pPr>
        <w:rPr>
          <w:del w:id="5388" w:author="Marciante, Teresa Lucia (IT - Roma)" w:date="2019-02-07T19:14:00Z"/>
          <w:rFonts w:ascii="Garamond" w:hAnsi="Garamond" w:cs="Courier New"/>
          <w:sz w:val="18"/>
          <w:szCs w:val="18"/>
          <w:lang w:val="en-US"/>
        </w:rPr>
      </w:pPr>
      <w:del w:id="538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2FD05559" w14:textId="77777777" w:rsidR="004737C9" w:rsidRPr="00426D98" w:rsidDel="00426D98" w:rsidRDefault="004737C9" w:rsidP="00771AE3">
      <w:pPr>
        <w:rPr>
          <w:del w:id="5390" w:author="Marciante, Teresa Lucia (IT - Roma)" w:date="2019-02-07T19:14:00Z"/>
          <w:rFonts w:ascii="Garamond" w:hAnsi="Garamond" w:cs="Courier New"/>
          <w:sz w:val="18"/>
          <w:szCs w:val="18"/>
          <w:lang w:val="en-US"/>
        </w:rPr>
      </w:pPr>
      <w:del w:id="5391" w:author="Marciante, Teresa Lucia (IT - Roma)" w:date="2019-02-07T19:14:00Z">
        <w:r w:rsidRPr="00426D98" w:rsidDel="00426D98">
          <w:rPr>
            <w:rFonts w:ascii="Garamond" w:hAnsi="Garamond" w:cs="Courier New"/>
            <w:sz w:val="18"/>
            <w:szCs w:val="18"/>
            <w:lang w:val="en-US"/>
          </w:rPr>
          <w:delText>&lt;/cac:PartyIdentification&gt;</w:delText>
        </w:r>
      </w:del>
    </w:p>
    <w:p w14:paraId="6667119E" w14:textId="77777777" w:rsidR="004737C9" w:rsidRPr="00426D98" w:rsidDel="00426D98" w:rsidRDefault="004737C9" w:rsidP="00771AE3">
      <w:pPr>
        <w:rPr>
          <w:del w:id="5392" w:author="Marciante, Teresa Lucia (IT - Roma)" w:date="2019-02-07T19:14:00Z"/>
          <w:rFonts w:ascii="Garamond" w:hAnsi="Garamond" w:cs="Courier New"/>
          <w:sz w:val="18"/>
          <w:szCs w:val="18"/>
          <w:lang w:val="en-US"/>
        </w:rPr>
      </w:pPr>
      <w:del w:id="5393" w:author="Marciante, Teresa Lucia (IT - Roma)" w:date="2019-02-07T19:14:00Z">
        <w:r w:rsidRPr="00426D98" w:rsidDel="00426D98">
          <w:rPr>
            <w:rFonts w:ascii="Garamond" w:hAnsi="Garamond" w:cs="Courier New"/>
            <w:sz w:val="18"/>
            <w:szCs w:val="18"/>
            <w:lang w:val="en-US"/>
          </w:rPr>
          <w:delText>&lt;/cac:BuyerCustomerParty&gt;</w:delText>
        </w:r>
      </w:del>
    </w:p>
    <w:p w14:paraId="1B1BD5E2" w14:textId="77777777" w:rsidR="004737C9" w:rsidRPr="00426D98" w:rsidDel="00426D98" w:rsidRDefault="004737C9" w:rsidP="00771AE3">
      <w:pPr>
        <w:rPr>
          <w:del w:id="5394" w:author="Marciante, Teresa Lucia (IT - Roma)" w:date="2019-02-07T19:14:00Z"/>
          <w:rFonts w:ascii="Garamond" w:hAnsi="Garamond" w:cs="Courier New"/>
          <w:sz w:val="18"/>
          <w:szCs w:val="18"/>
          <w:lang w:val="en-US"/>
        </w:rPr>
      </w:pPr>
      <w:del w:id="5395" w:author="Marciante, Teresa Lucia (IT - Roma)" w:date="2019-02-07T19:14:00Z">
        <w:r w:rsidRPr="00426D98" w:rsidDel="00426D98">
          <w:rPr>
            <w:rFonts w:ascii="Garamond" w:hAnsi="Garamond" w:cs="Courier New"/>
            <w:sz w:val="18"/>
            <w:szCs w:val="18"/>
            <w:lang w:val="en-US"/>
          </w:rPr>
          <w:delText>…</w:delText>
        </w:r>
      </w:del>
    </w:p>
    <w:p w14:paraId="15E8FFC4" w14:textId="77777777" w:rsidR="00D12944" w:rsidRPr="00426D98" w:rsidDel="00426D98" w:rsidRDefault="00D12944" w:rsidP="00771AE3">
      <w:pPr>
        <w:rPr>
          <w:del w:id="5396" w:author="Marciante, Teresa Lucia (IT - Roma)" w:date="2019-02-07T19:14:00Z"/>
          <w:rFonts w:ascii="Garamond" w:hAnsi="Garamond" w:cs="Courier New"/>
          <w:sz w:val="18"/>
          <w:szCs w:val="18"/>
          <w:lang w:val="en-US"/>
        </w:rPr>
      </w:pPr>
      <w:del w:id="5397" w:author="Marciante, Teresa Lucia (IT - Roma)" w:date="2019-02-07T19:14:00Z">
        <w:r w:rsidRPr="00426D98" w:rsidDel="00426D98">
          <w:rPr>
            <w:rFonts w:ascii="Garamond" w:hAnsi="Garamond" w:cs="Courier New"/>
            <w:sz w:val="18"/>
            <w:szCs w:val="18"/>
            <w:lang w:val="en-US"/>
          </w:rPr>
          <w:delText>&lt;cac:SellerSupplierParty&gt;</w:delText>
        </w:r>
      </w:del>
    </w:p>
    <w:p w14:paraId="26A8D2AE" w14:textId="77777777" w:rsidR="00D12944" w:rsidRPr="00426D98" w:rsidDel="00426D98" w:rsidRDefault="00D12944" w:rsidP="00771AE3">
      <w:pPr>
        <w:rPr>
          <w:del w:id="5398" w:author="Marciante, Teresa Lucia (IT - Roma)" w:date="2019-02-07T19:14:00Z"/>
          <w:rFonts w:ascii="Garamond" w:hAnsi="Garamond" w:cs="Courier New"/>
          <w:sz w:val="18"/>
          <w:szCs w:val="18"/>
          <w:lang w:val="en-US"/>
        </w:rPr>
      </w:pPr>
      <w:del w:id="5399" w:author="Marciante, Teresa Lucia (IT - Roma)" w:date="2019-02-07T19:14:00Z">
        <w:r w:rsidRPr="00426D98" w:rsidDel="00426D98">
          <w:rPr>
            <w:rFonts w:ascii="Garamond" w:hAnsi="Garamond" w:cs="Courier New"/>
            <w:sz w:val="18"/>
            <w:szCs w:val="18"/>
            <w:lang w:val="en-US"/>
          </w:rPr>
          <w:delText>&lt;cac:PartyIdentification&gt;</w:delText>
        </w:r>
      </w:del>
    </w:p>
    <w:p w14:paraId="35A713D6" w14:textId="77777777" w:rsidR="00D12944" w:rsidRPr="00426D98" w:rsidDel="00426D98" w:rsidRDefault="00D12944" w:rsidP="00771AE3">
      <w:pPr>
        <w:rPr>
          <w:del w:id="5400" w:author="Marciante, Teresa Lucia (IT - Roma)" w:date="2019-02-07T19:14:00Z"/>
          <w:rFonts w:ascii="Garamond" w:hAnsi="Garamond" w:cs="Courier New"/>
          <w:sz w:val="18"/>
          <w:szCs w:val="18"/>
          <w:lang w:val="en-US"/>
        </w:rPr>
      </w:pPr>
      <w:del w:id="540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65B0BC2D" w14:textId="77777777" w:rsidR="00D12944" w:rsidRPr="00426D98" w:rsidDel="00426D98" w:rsidRDefault="00D12944" w:rsidP="00771AE3">
      <w:pPr>
        <w:rPr>
          <w:del w:id="5402" w:author="Marciante, Teresa Lucia (IT - Roma)" w:date="2019-02-07T19:14:00Z"/>
          <w:rFonts w:ascii="Garamond" w:hAnsi="Garamond" w:cs="Courier New"/>
          <w:sz w:val="18"/>
          <w:szCs w:val="18"/>
          <w:lang w:val="en-US"/>
        </w:rPr>
      </w:pPr>
      <w:del w:id="5403" w:author="Marciante, Teresa Lucia (IT - Roma)" w:date="2019-02-07T19:14:00Z">
        <w:r w:rsidRPr="00426D98" w:rsidDel="00426D98">
          <w:rPr>
            <w:rFonts w:ascii="Garamond" w:hAnsi="Garamond" w:cs="Courier New"/>
            <w:sz w:val="18"/>
            <w:szCs w:val="18"/>
            <w:lang w:val="en-US"/>
          </w:rPr>
          <w:delText>&lt;/cac:PartyIdentification&gt;</w:delText>
        </w:r>
      </w:del>
    </w:p>
    <w:p w14:paraId="482FF678" w14:textId="77777777" w:rsidR="00D12944" w:rsidRPr="00426D98" w:rsidDel="00426D98" w:rsidRDefault="00D12944" w:rsidP="00771AE3">
      <w:pPr>
        <w:rPr>
          <w:del w:id="5404" w:author="Marciante, Teresa Lucia (IT - Roma)" w:date="2019-02-07T19:14:00Z"/>
          <w:rFonts w:ascii="Garamond" w:hAnsi="Garamond" w:cs="Courier New"/>
          <w:sz w:val="18"/>
          <w:szCs w:val="18"/>
          <w:lang w:val="en-US"/>
        </w:rPr>
      </w:pPr>
      <w:del w:id="5405" w:author="Marciante, Teresa Lucia (IT - Roma)" w:date="2019-02-07T19:14:00Z">
        <w:r w:rsidRPr="00426D98" w:rsidDel="00426D98">
          <w:rPr>
            <w:rFonts w:ascii="Garamond" w:hAnsi="Garamond" w:cs="Courier New"/>
            <w:sz w:val="18"/>
            <w:szCs w:val="18"/>
            <w:lang w:val="en-US"/>
          </w:rPr>
          <w:delText>&lt;/cac:SellerSupplierParty&gt;</w:delText>
        </w:r>
      </w:del>
    </w:p>
    <w:p w14:paraId="730F378D" w14:textId="77777777" w:rsidR="00D12944" w:rsidRPr="00426D98" w:rsidDel="00426D98" w:rsidRDefault="00D12944" w:rsidP="00771AE3">
      <w:pPr>
        <w:rPr>
          <w:del w:id="5406" w:author="Marciante, Teresa Lucia (IT - Roma)" w:date="2019-02-07T19:14:00Z"/>
          <w:rFonts w:ascii="Garamond" w:hAnsi="Garamond" w:cs="Courier New"/>
          <w:sz w:val="18"/>
          <w:szCs w:val="18"/>
          <w:lang w:val="en-US"/>
        </w:rPr>
      </w:pPr>
      <w:del w:id="5407" w:author="Marciante, Teresa Lucia (IT - Roma)" w:date="2019-02-07T19:14:00Z">
        <w:r w:rsidRPr="00426D98" w:rsidDel="00426D98">
          <w:rPr>
            <w:rFonts w:ascii="Garamond" w:hAnsi="Garamond" w:cs="Courier New"/>
            <w:sz w:val="18"/>
            <w:szCs w:val="18"/>
            <w:lang w:val="en-US"/>
          </w:rPr>
          <w:delText>…</w:delText>
        </w:r>
      </w:del>
    </w:p>
    <w:p w14:paraId="29D313E3" w14:textId="77777777" w:rsidR="005647F5" w:rsidRPr="00426D98" w:rsidDel="00426D98" w:rsidRDefault="005647F5" w:rsidP="00771AE3">
      <w:pPr>
        <w:rPr>
          <w:del w:id="5408" w:author="Marciante, Teresa Lucia (IT - Roma)" w:date="2019-02-07T19:14:00Z"/>
          <w:rFonts w:ascii="Garamond" w:hAnsi="Garamond" w:cs="Courier New"/>
          <w:sz w:val="18"/>
          <w:szCs w:val="18"/>
          <w:lang w:val="en-US"/>
        </w:rPr>
      </w:pPr>
      <w:del w:id="5409" w:author="Marciante, Teresa Lucia (IT - Roma)" w:date="2019-02-07T19:14:00Z">
        <w:r w:rsidRPr="00426D98" w:rsidDel="00426D98">
          <w:rPr>
            <w:rFonts w:ascii="Garamond" w:hAnsi="Garamond" w:cs="Courier New"/>
            <w:sz w:val="18"/>
            <w:szCs w:val="18"/>
            <w:lang w:val="en-US"/>
          </w:rPr>
          <w:delText>&lt;cac:AccountingCustomerParty&gt;</w:delText>
        </w:r>
      </w:del>
    </w:p>
    <w:p w14:paraId="21AEA217" w14:textId="77777777" w:rsidR="005647F5" w:rsidRPr="00426D98" w:rsidDel="00426D98" w:rsidRDefault="005647F5" w:rsidP="00771AE3">
      <w:pPr>
        <w:rPr>
          <w:del w:id="5410" w:author="Marciante, Teresa Lucia (IT - Roma)" w:date="2019-02-07T19:14:00Z"/>
          <w:rFonts w:ascii="Garamond" w:hAnsi="Garamond" w:cs="Courier New"/>
          <w:sz w:val="18"/>
          <w:szCs w:val="18"/>
          <w:lang w:val="en-US"/>
        </w:rPr>
      </w:pPr>
      <w:del w:id="5411" w:author="Marciante, Teresa Lucia (IT - Roma)" w:date="2019-02-07T19:14:00Z">
        <w:r w:rsidRPr="00426D98" w:rsidDel="00426D98">
          <w:rPr>
            <w:rFonts w:ascii="Garamond" w:hAnsi="Garamond" w:cs="Courier New"/>
            <w:sz w:val="18"/>
            <w:szCs w:val="18"/>
            <w:lang w:val="en-US"/>
          </w:rPr>
          <w:delText>&lt;cac:Party&gt;</w:delText>
        </w:r>
      </w:del>
    </w:p>
    <w:p w14:paraId="438D0FCB" w14:textId="77777777" w:rsidR="005647F5" w:rsidRPr="00426D98" w:rsidDel="00426D98" w:rsidRDefault="005647F5" w:rsidP="00771AE3">
      <w:pPr>
        <w:rPr>
          <w:del w:id="5412" w:author="Marciante, Teresa Lucia (IT - Roma)" w:date="2019-02-07T19:14:00Z"/>
          <w:rFonts w:ascii="Garamond" w:hAnsi="Garamond" w:cs="Courier New"/>
          <w:sz w:val="18"/>
          <w:szCs w:val="18"/>
          <w:lang w:val="en-US"/>
        </w:rPr>
      </w:pPr>
      <w:del w:id="5413" w:author="Marciante, Teresa Lucia (IT - Roma)" w:date="2019-02-07T19:14:00Z">
        <w:r w:rsidRPr="00426D98" w:rsidDel="00426D98">
          <w:rPr>
            <w:rFonts w:ascii="Garamond" w:hAnsi="Garamond" w:cs="Courier New"/>
            <w:sz w:val="18"/>
            <w:szCs w:val="18"/>
            <w:lang w:val="en-US"/>
          </w:rPr>
          <w:delText>&lt;cac:PartyIdentification&gt;</w:delText>
        </w:r>
      </w:del>
    </w:p>
    <w:p w14:paraId="15A3A482" w14:textId="77777777" w:rsidR="005647F5" w:rsidRPr="00426D98" w:rsidDel="00426D98" w:rsidRDefault="005647F5" w:rsidP="00771AE3">
      <w:pPr>
        <w:rPr>
          <w:del w:id="5414" w:author="Marciante, Teresa Lucia (IT - Roma)" w:date="2019-02-07T19:14:00Z"/>
          <w:rFonts w:ascii="Garamond" w:hAnsi="Garamond" w:cs="Courier New"/>
          <w:sz w:val="18"/>
          <w:szCs w:val="18"/>
          <w:lang w:val="en-US"/>
        </w:rPr>
      </w:pPr>
      <w:del w:id="541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41EAC6D3" w14:textId="77777777" w:rsidR="005647F5" w:rsidRPr="00426D98" w:rsidDel="00426D98" w:rsidRDefault="005647F5" w:rsidP="00771AE3">
      <w:pPr>
        <w:rPr>
          <w:del w:id="5416" w:author="Marciante, Teresa Lucia (IT - Roma)" w:date="2019-02-07T19:14:00Z"/>
          <w:rFonts w:ascii="Garamond" w:hAnsi="Garamond" w:cs="Courier New"/>
          <w:sz w:val="18"/>
          <w:szCs w:val="18"/>
          <w:lang w:val="en-US"/>
        </w:rPr>
      </w:pPr>
      <w:del w:id="5417" w:author="Marciante, Teresa Lucia (IT - Roma)" w:date="2019-02-07T19:14:00Z">
        <w:r w:rsidRPr="00426D98" w:rsidDel="00426D98">
          <w:rPr>
            <w:rFonts w:ascii="Garamond" w:hAnsi="Garamond" w:cs="Courier New"/>
            <w:sz w:val="18"/>
            <w:szCs w:val="18"/>
            <w:lang w:val="en-US"/>
          </w:rPr>
          <w:delText>&lt;/cac:PartyIdentification&gt;</w:delText>
        </w:r>
      </w:del>
    </w:p>
    <w:p w14:paraId="66DA5DF3" w14:textId="77777777" w:rsidR="005647F5" w:rsidRPr="00426D98" w:rsidDel="00426D98" w:rsidRDefault="005647F5" w:rsidP="00771AE3">
      <w:pPr>
        <w:rPr>
          <w:del w:id="5418" w:author="Marciante, Teresa Lucia (IT - Roma)" w:date="2019-02-07T19:14:00Z"/>
          <w:rFonts w:ascii="Garamond" w:hAnsi="Garamond" w:cs="Courier New"/>
          <w:sz w:val="18"/>
          <w:szCs w:val="18"/>
          <w:lang w:val="en-US"/>
        </w:rPr>
      </w:pPr>
      <w:del w:id="5419" w:author="Marciante, Teresa Lucia (IT - Roma)" w:date="2019-02-07T19:14:00Z">
        <w:r w:rsidRPr="00426D98" w:rsidDel="00426D98">
          <w:rPr>
            <w:rFonts w:ascii="Garamond" w:hAnsi="Garamond" w:cs="Courier New"/>
            <w:sz w:val="18"/>
            <w:szCs w:val="18"/>
            <w:lang w:val="en-US"/>
          </w:rPr>
          <w:tab/>
          <w:delText>&lt;cac:/Party&gt;</w:delText>
        </w:r>
      </w:del>
    </w:p>
    <w:p w14:paraId="62531030" w14:textId="77777777" w:rsidR="005647F5" w:rsidRPr="00426D98" w:rsidDel="00426D98" w:rsidRDefault="005647F5" w:rsidP="00771AE3">
      <w:pPr>
        <w:rPr>
          <w:del w:id="5420" w:author="Marciante, Teresa Lucia (IT - Roma)" w:date="2019-02-07T19:14:00Z"/>
          <w:rFonts w:ascii="Garamond" w:hAnsi="Garamond" w:cs="Courier New"/>
          <w:sz w:val="18"/>
          <w:szCs w:val="18"/>
          <w:lang w:val="en-US"/>
        </w:rPr>
      </w:pPr>
      <w:del w:id="5421" w:author="Marciante, Teresa Lucia (IT - Roma)" w:date="2019-02-07T19:14:00Z">
        <w:r w:rsidRPr="00426D98" w:rsidDel="00426D98">
          <w:rPr>
            <w:rFonts w:ascii="Garamond" w:hAnsi="Garamond" w:cs="Courier New"/>
            <w:sz w:val="18"/>
            <w:szCs w:val="18"/>
            <w:lang w:val="en-US"/>
          </w:rPr>
          <w:delText>&lt;/cac:AccountingCustomerParty&gt;</w:delText>
        </w:r>
      </w:del>
    </w:p>
    <w:p w14:paraId="27A0E445" w14:textId="77777777" w:rsidR="005647F5" w:rsidRPr="00426D98" w:rsidDel="00426D98" w:rsidRDefault="005647F5" w:rsidP="00771AE3">
      <w:pPr>
        <w:rPr>
          <w:del w:id="5422" w:author="Marciante, Teresa Lucia (IT - Roma)" w:date="2019-02-07T19:14:00Z"/>
          <w:rFonts w:ascii="Garamond" w:hAnsi="Garamond" w:cs="Courier New"/>
          <w:sz w:val="18"/>
          <w:szCs w:val="18"/>
          <w:lang w:val="en-US"/>
        </w:rPr>
      </w:pPr>
      <w:del w:id="5423" w:author="Marciante, Teresa Lucia (IT - Roma)" w:date="2019-02-07T19:14:00Z">
        <w:r w:rsidRPr="00426D98" w:rsidDel="00426D98">
          <w:rPr>
            <w:rFonts w:ascii="Garamond" w:hAnsi="Garamond" w:cs="Courier New"/>
            <w:sz w:val="18"/>
            <w:szCs w:val="18"/>
            <w:lang w:val="en-US"/>
          </w:rPr>
          <w:delText>…</w:delText>
        </w:r>
      </w:del>
    </w:p>
    <w:p w14:paraId="6261F4F2" w14:textId="77777777" w:rsidR="005647F5" w:rsidRPr="00426D98" w:rsidDel="00426D98" w:rsidRDefault="005647F5" w:rsidP="00771AE3">
      <w:pPr>
        <w:rPr>
          <w:del w:id="5424" w:author="Marciante, Teresa Lucia (IT - Roma)" w:date="2019-02-07T19:14:00Z"/>
          <w:rFonts w:ascii="Garamond" w:hAnsi="Garamond" w:cs="Courier New"/>
          <w:sz w:val="18"/>
          <w:szCs w:val="18"/>
          <w:lang w:val="en-US"/>
        </w:rPr>
      </w:pPr>
    </w:p>
    <w:p w14:paraId="62FEC57F" w14:textId="77777777" w:rsidR="005647F5" w:rsidRPr="00426D98" w:rsidDel="00426D98" w:rsidRDefault="005647F5" w:rsidP="00771AE3">
      <w:pPr>
        <w:rPr>
          <w:del w:id="5425" w:author="Marciante, Teresa Lucia (IT - Roma)" w:date="2019-02-07T19:14:00Z"/>
          <w:rFonts w:ascii="Frutiger LT 45 Light" w:eastAsia="Times New Roman" w:hAnsi="Frutiger LT 45 Light" w:cs="Times New Roman"/>
          <w:b/>
          <w:u w:val="single"/>
          <w:lang w:val="en-US"/>
        </w:rPr>
      </w:pPr>
      <w:del w:id="5426" w:author="Marciante, Teresa Lucia (IT - Roma)" w:date="2019-02-07T19:14:00Z">
        <w:r w:rsidRPr="00426D98" w:rsidDel="00426D98">
          <w:rPr>
            <w:b/>
            <w:u w:val="single"/>
            <w:lang w:val="en-US"/>
          </w:rPr>
          <w:br w:type="page"/>
        </w:r>
      </w:del>
    </w:p>
    <w:p w14:paraId="62EB9451" w14:textId="77777777" w:rsidR="004737C9" w:rsidRPr="00426D98" w:rsidDel="00426D98" w:rsidRDefault="004737C9" w:rsidP="00771AE3">
      <w:pPr>
        <w:rPr>
          <w:del w:id="5427" w:author="Marciante, Teresa Lucia (IT - Roma)" w:date="2019-02-07T19:14:00Z"/>
          <w:b/>
          <w:u w:val="single"/>
        </w:rPr>
      </w:pPr>
      <w:del w:id="5428" w:author="Marciante, Teresa Lucia (IT - Roma)" w:date="2019-02-07T19:14:00Z">
        <w:r w:rsidRPr="00426D98" w:rsidDel="00426D98">
          <w:rPr>
            <w:b/>
            <w:u w:val="single"/>
          </w:rPr>
          <w:delText>Caso 3</w:delText>
        </w:r>
        <w:r w:rsidR="00CD6F46" w:rsidRPr="00426D98" w:rsidDel="00426D98">
          <w:rPr>
            <w:b/>
            <w:u w:val="single"/>
          </w:rPr>
          <w:delText>: Ordine di revoca emesso da Cliente diverso</w:delText>
        </w:r>
        <w:r w:rsidRPr="00426D98" w:rsidDel="00426D98">
          <w:rPr>
            <w:b/>
            <w:u w:val="single"/>
          </w:rPr>
          <w:delText>.</w:delText>
        </w:r>
      </w:del>
    </w:p>
    <w:p w14:paraId="02A5D8F2" w14:textId="77777777" w:rsidR="00ED32FE" w:rsidRPr="00426D98" w:rsidDel="00426D98" w:rsidRDefault="00ED32FE" w:rsidP="00771AE3">
      <w:pPr>
        <w:rPr>
          <w:del w:id="5429" w:author="Marciante, Teresa Lucia (IT - Roma)" w:date="2019-02-07T19:14:00Z"/>
        </w:rPr>
      </w:pPr>
      <w:del w:id="5430" w:author="Marciante, Teresa Lucia (IT - Roma)" w:date="2019-02-07T19:14:00Z">
        <w:r w:rsidRPr="00426D98" w:rsidDel="00426D98">
          <w:delText xml:space="preserve">In questo esempio l’ente </w:delText>
        </w:r>
        <w:r w:rsidR="00880DAE" w:rsidRPr="00426D98" w:rsidDel="00426D98">
          <w:delText>“</w:delText>
        </w:r>
        <w:r w:rsidRPr="00426D98" w:rsidDel="00426D98">
          <w:delText>A</w:delText>
        </w:r>
        <w:r w:rsidR="00880DAE" w:rsidRPr="00426D98" w:rsidDel="00426D98">
          <w:delText>”</w:delText>
        </w:r>
        <w:r w:rsidRPr="00426D98" w:rsidDel="00426D98">
          <w:delText xml:space="preserve"> viene acquisito dall’ente </w:delText>
        </w:r>
        <w:r w:rsidR="00880DAE" w:rsidRPr="00426D98" w:rsidDel="00426D98">
          <w:delText>“</w:delText>
        </w:r>
        <w:r w:rsidRPr="00426D98" w:rsidDel="00426D98">
          <w:delText>B</w:delText>
        </w:r>
        <w:r w:rsidR="00880DAE" w:rsidRPr="00426D98" w:rsidDel="00426D98">
          <w:delText>”</w:delText>
        </w:r>
        <w:r w:rsidRPr="00426D98" w:rsidDel="00426D98">
          <w:delText xml:space="preserve">, </w:delText>
        </w:r>
        <w:r w:rsidR="002002C9" w:rsidRPr="00426D98" w:rsidDel="00426D98">
          <w:delText>che subentra</w:delText>
        </w:r>
        <w:r w:rsidRPr="00426D98" w:rsidDel="00426D98">
          <w:delText xml:space="preserve"> in tutti i rapporti con i Fornitori.</w:delText>
        </w:r>
      </w:del>
    </w:p>
    <w:p w14:paraId="2F807682" w14:textId="77777777" w:rsidR="00ED32FE" w:rsidRPr="00426D98" w:rsidDel="00426D98" w:rsidRDefault="00ED32FE" w:rsidP="00771AE3">
      <w:pPr>
        <w:rPr>
          <w:del w:id="5431" w:author="Marciante, Teresa Lucia (IT - Roma)" w:date="2019-02-07T19:14:00Z"/>
        </w:rPr>
      </w:pPr>
      <w:del w:id="5432" w:author="Marciante, Teresa Lucia (IT - Roma)" w:date="2019-02-07T19:14:00Z">
        <w:r w:rsidRPr="00426D98" w:rsidDel="00426D98">
          <w:delText xml:space="preserve">Successivamente, l’ente </w:delText>
        </w:r>
        <w:r w:rsidR="00880DAE" w:rsidRPr="00426D98" w:rsidDel="00426D98">
          <w:delText>“</w:delText>
        </w:r>
        <w:r w:rsidRPr="00426D98" w:rsidDel="00426D98">
          <w:delText>B</w:delText>
        </w:r>
        <w:r w:rsidR="00880DAE" w:rsidRPr="00426D98" w:rsidDel="00426D98">
          <w:delText>”</w:delText>
        </w:r>
        <w:r w:rsidRPr="00426D98" w:rsidDel="00426D98">
          <w:delText xml:space="preserve"> ha necessi</w:delText>
        </w:r>
        <w:r w:rsidR="006D4F67" w:rsidRPr="00426D98" w:rsidDel="00426D98">
          <w:delText>t</w:delText>
        </w:r>
        <w:r w:rsidRPr="00426D98" w:rsidDel="00426D98">
          <w:delText xml:space="preserve">à di revocare un Ordine che era stato emesso dall’ente </w:delText>
        </w:r>
        <w:r w:rsidR="00880DAE" w:rsidRPr="00426D98" w:rsidDel="00426D98">
          <w:delText>“A”</w:delText>
        </w:r>
        <w:r w:rsidRPr="00426D98" w:rsidDel="00426D98">
          <w:delText>, pertanto invia un Ordine sostitutivo</w:delText>
        </w:r>
        <w:r w:rsidR="006D4F67" w:rsidRPr="00426D98" w:rsidDel="00426D98">
          <w:delText>. Esso si riferisce a un Ordine che è stato emesso da un Cliente diverso</w:delText>
        </w:r>
        <w:r w:rsidR="00F43D69" w:rsidRPr="00426D98" w:rsidDel="00426D98">
          <w:delText xml:space="preserve"> dal Mittente</w:delText>
        </w:r>
        <w:r w:rsidR="006D4F67" w:rsidRPr="00426D98" w:rsidDel="00426D98">
          <w:delText>, in quanto al momento dell’emissione dell’Ordine iniziale i due enti erano distinti.</w:delText>
        </w:r>
      </w:del>
    </w:p>
    <w:p w14:paraId="6E4F34B7" w14:textId="77777777" w:rsidR="006D4F67" w:rsidRPr="00426D98" w:rsidDel="00426D98" w:rsidRDefault="00ED32FE" w:rsidP="00771AE3">
      <w:pPr>
        <w:rPr>
          <w:del w:id="5433" w:author="Marciante, Teresa Lucia (IT - Roma)" w:date="2019-02-07T19:14:00Z"/>
        </w:rPr>
      </w:pPr>
      <w:del w:id="5434" w:author="Marciante, Teresa Lucia (IT - Roma)" w:date="2019-02-07T19:14:00Z">
        <w:r w:rsidRPr="00426D98" w:rsidDel="00426D98">
          <w:delText>Si rammenta che</w:delText>
        </w:r>
        <w:r w:rsidR="006D4F67" w:rsidRPr="00426D98" w:rsidDel="00426D98">
          <w:delText xml:space="preserve"> la Tripletta di identificazione </w:delText>
        </w:r>
        <w:r w:rsidR="007C67D8" w:rsidRPr="00426D98" w:rsidDel="00426D98">
          <w:delText xml:space="preserve">di un Documento </w:delText>
        </w:r>
        <w:r w:rsidR="006D4F67" w:rsidRPr="00426D98" w:rsidDel="00426D98">
          <w:delText>è composta, oltre che dall’identificativo e dalla data di emissione</w:delText>
        </w:r>
        <w:r w:rsidR="007C67D8" w:rsidRPr="00426D98" w:rsidDel="00426D98">
          <w:delText xml:space="preserve"> del documento stesso</w:delText>
        </w:r>
        <w:r w:rsidRPr="00426D98" w:rsidDel="00426D98">
          <w:delText xml:space="preserve">, </w:delText>
        </w:r>
        <w:r w:rsidR="006D4F67" w:rsidRPr="00426D98" w:rsidDel="00426D98">
          <w:delText xml:space="preserve">anche all’identificativo del soggetto </w:delText>
        </w:r>
        <w:r w:rsidR="007C67D8" w:rsidRPr="00426D98" w:rsidDel="00426D98">
          <w:delText>che lo ha emesso</w:delText>
        </w:r>
        <w:r w:rsidR="00DE072D" w:rsidRPr="00426D98" w:rsidDel="00426D98">
          <w:delText xml:space="preserve"> (v. Paragrafo </w:delText>
        </w:r>
        <w:r w:rsidR="00A34DD2" w:rsidRPr="00426D98" w:rsidDel="00426D98">
          <w:fldChar w:fldCharType="begin"/>
        </w:r>
        <w:r w:rsidR="00DE072D" w:rsidRPr="00426D98" w:rsidDel="00426D98">
          <w:delInstrText xml:space="preserve"> REF _Ref534626517 \r \h </w:delInstrText>
        </w:r>
        <w:r w:rsidR="00BD51D5" w:rsidRPr="00426D98" w:rsidDel="00426D98">
          <w:delInstrText xml:space="preserve"> \* MERGEFORMAT </w:delInstrText>
        </w:r>
        <w:r w:rsidR="00A34DD2" w:rsidRPr="00426D98" w:rsidDel="00426D98">
          <w:fldChar w:fldCharType="separate"/>
        </w:r>
        <w:r w:rsidR="00DE072D" w:rsidRPr="00426D98" w:rsidDel="00426D98">
          <w:delText>2.5.1</w:delText>
        </w:r>
        <w:r w:rsidR="00A34DD2" w:rsidRPr="00426D98" w:rsidDel="00426D98">
          <w:fldChar w:fldCharType="end"/>
        </w:r>
        <w:r w:rsidR="00DE072D" w:rsidRPr="00426D98" w:rsidDel="00426D98">
          <w:delText>)</w:delText>
        </w:r>
        <w:r w:rsidR="006D4F67" w:rsidRPr="00426D98" w:rsidDel="00426D98">
          <w:delText>. Ciò consente che, ove occorra e ve ne siano i presupposti (come in questo caso), un Documento emesso da un determinato soggetto possa essere anche revocato e/o sostituito da un soggetto diverso.</w:delText>
        </w:r>
      </w:del>
    </w:p>
    <w:p w14:paraId="6FA63901" w14:textId="77777777" w:rsidR="007A4859" w:rsidRPr="00426D98" w:rsidDel="00426D98" w:rsidRDefault="007A4859" w:rsidP="00771AE3">
      <w:pPr>
        <w:rPr>
          <w:del w:id="5435" w:author="Marciante, Teresa Lucia (IT - Roma)" w:date="2019-02-07T19:14:00Z"/>
        </w:rPr>
      </w:pPr>
      <w:del w:id="5436" w:author="Marciante, Teresa Lucia (IT - Roma)" w:date="2019-02-07T19:14:00Z">
        <w:r w:rsidRPr="00426D98" w:rsidDel="00426D98">
          <w:delText xml:space="preserve">Si rammenta, inoltre, che l’Ordine di revoca annulla sia l’Ordine ivi indicato sia tutte le altre Sostituzioni e Revoche, già trasmesse, riferite al medesimo Ordine iniziale (v. Paragrafo </w:delText>
        </w:r>
        <w:r w:rsidR="00A34DD2" w:rsidRPr="00426D98" w:rsidDel="00426D98">
          <w:fldChar w:fldCharType="begin"/>
        </w:r>
        <w:r w:rsidRPr="00426D98" w:rsidDel="00426D98">
          <w:delInstrText xml:space="preserve"> REF _Ref535052889 \r \h </w:delInstrText>
        </w:r>
        <w:r w:rsidR="00BD51D5" w:rsidRPr="00426D98" w:rsidDel="00426D98">
          <w:delInstrText xml:space="preserve"> \* MERGEFORMAT </w:delInstrText>
        </w:r>
        <w:r w:rsidR="00A34DD2" w:rsidRPr="00426D98" w:rsidDel="00426D98">
          <w:fldChar w:fldCharType="separate"/>
        </w:r>
        <w:r w:rsidRPr="00426D98" w:rsidDel="00426D98">
          <w:delText>2.3.2.1</w:delText>
        </w:r>
        <w:r w:rsidR="00A34DD2" w:rsidRPr="00426D98" w:rsidDel="00426D98">
          <w:fldChar w:fldCharType="end"/>
        </w:r>
        <w:r w:rsidRPr="00426D98" w:rsidDel="00426D98">
          <w:delText>).</w:delText>
        </w:r>
      </w:del>
    </w:p>
    <w:p w14:paraId="56E5C430" w14:textId="77777777" w:rsidR="003C2A4A" w:rsidRPr="00426D98" w:rsidDel="00426D98" w:rsidRDefault="003C2A4A" w:rsidP="00771AE3">
      <w:pPr>
        <w:rPr>
          <w:del w:id="5437" w:author="Marciante, Teresa Lucia (IT - Roma)" w:date="2019-02-07T19:14:00Z"/>
        </w:rPr>
      </w:pPr>
      <w:del w:id="5438" w:author="Marciante, Teresa Lucia (IT - Roma)" w:date="2019-02-07T19:14:00Z">
        <w:r w:rsidRPr="00426D98" w:rsidDel="00426D98">
          <w:delText>Si precisa che indicare nel campo “ProfileID” dell’Ordine di revoca un processo diverso da quello indicato nell’Ordine che si intende revocare non costituisce un errore.</w:delText>
        </w:r>
      </w:del>
    </w:p>
    <w:p w14:paraId="47A443C6" w14:textId="77777777" w:rsidR="00C94867" w:rsidRPr="00426D98" w:rsidDel="00426D98" w:rsidRDefault="00C94867" w:rsidP="00771AE3">
      <w:pPr>
        <w:rPr>
          <w:del w:id="5439" w:author="Marciante, Teresa Lucia (IT - Roma)" w:date="2019-02-07T19:14:00Z"/>
          <w:rFonts w:ascii="Frutiger LT 45 Light" w:eastAsia="Times New Roman" w:hAnsi="Frutiger LT 45 Light" w:cs="Times New Roman"/>
          <w:u w:val="single"/>
        </w:rPr>
      </w:pPr>
      <w:del w:id="5440" w:author="Marciante, Teresa Lucia (IT - Roma)" w:date="2019-02-07T19:14:00Z">
        <w:r w:rsidRPr="00426D98" w:rsidDel="00426D98">
          <w:rPr>
            <w:u w:val="single"/>
          </w:rPr>
          <w:br w:type="page"/>
        </w:r>
      </w:del>
    </w:p>
    <w:p w14:paraId="03C8D0B6" w14:textId="77777777" w:rsidR="00ED32FE" w:rsidRPr="00426D98" w:rsidDel="00426D98" w:rsidRDefault="00ED32FE" w:rsidP="00771AE3">
      <w:pPr>
        <w:rPr>
          <w:del w:id="5441" w:author="Marciante, Teresa Lucia (IT - Roma)" w:date="2019-02-07T19:14:00Z"/>
          <w:u w:val="single"/>
        </w:rPr>
      </w:pPr>
      <w:del w:id="5442" w:author="Marciante, Teresa Lucia (IT - Roma)" w:date="2019-02-07T19:14:00Z">
        <w:r w:rsidRPr="00426D98" w:rsidDel="00426D98">
          <w:rPr>
            <w:u w:val="single"/>
          </w:rPr>
          <w:delText>Descrizione del caso</w:delText>
        </w:r>
      </w:del>
    </w:p>
    <w:p w14:paraId="49FB780F" w14:textId="77777777" w:rsidR="00ED32FE" w:rsidRPr="00426D98" w:rsidDel="00426D98" w:rsidRDefault="006D4F67" w:rsidP="00771AE3">
      <w:pPr>
        <w:rPr>
          <w:del w:id="5443" w:author="Marciante, Teresa Lucia (IT - Roma)" w:date="2019-02-07T19:14:00Z"/>
        </w:rPr>
      </w:pPr>
      <w:del w:id="5444" w:author="Marciante, Teresa Lucia (IT - Roma)" w:date="2019-02-07T19:14:00Z">
        <w:r w:rsidRPr="00426D98" w:rsidDel="00426D98">
          <w:delText>Il 20/2/2018 l’ente “A” viene acquisito dall’ente “B”</w:delText>
        </w:r>
        <w:r w:rsidR="00ED32FE" w:rsidRPr="00426D98" w:rsidDel="00426D98">
          <w:delText>.</w:delText>
        </w:r>
      </w:del>
    </w:p>
    <w:p w14:paraId="4F39BC27" w14:textId="77777777" w:rsidR="006D4F67" w:rsidRPr="00426D98" w:rsidDel="00426D98" w:rsidRDefault="006D4F67" w:rsidP="00771AE3">
      <w:pPr>
        <w:rPr>
          <w:del w:id="5445" w:author="Marciante, Teresa Lucia (IT - Roma)" w:date="2019-02-07T19:14:00Z"/>
        </w:rPr>
      </w:pPr>
      <w:del w:id="5446" w:author="Marciante, Teresa Lucia (IT - Roma)" w:date="2019-02-07T19:14:00Z">
        <w:r w:rsidRPr="00426D98" w:rsidDel="00426D98">
          <w:delText>Il 15/3/2018 l’ente “B” invia</w:delText>
        </w:r>
        <w:r w:rsidR="00D12944" w:rsidRPr="00426D98" w:rsidDel="00426D98">
          <w:delText xml:space="preserve"> all’impresa “C”</w:delText>
        </w:r>
        <w:r w:rsidRPr="00426D98" w:rsidDel="00426D98">
          <w:delText xml:space="preserve"> </w:delText>
        </w:r>
        <w:r w:rsidR="007A4859" w:rsidRPr="00426D98" w:rsidDel="00426D98">
          <w:delText>l’Ordine di revoca</w:delText>
        </w:r>
        <w:r w:rsidRPr="00426D98" w:rsidDel="00426D98">
          <w:delText xml:space="preserve"> n. “160”</w:delText>
        </w:r>
        <w:r w:rsidR="00D12944" w:rsidRPr="00426D98" w:rsidDel="00426D98">
          <w:delText xml:space="preserve">, che annulla </w:delText>
        </w:r>
        <w:r w:rsidRPr="00426D98" w:rsidDel="00426D98">
          <w:delText>l’Ordine “111” che era stato emesso dall’ente “A”.</w:delText>
        </w:r>
      </w:del>
    </w:p>
    <w:p w14:paraId="74F402CD" w14:textId="77777777" w:rsidR="00ED32FE" w:rsidRPr="00426D98" w:rsidDel="00426D98" w:rsidRDefault="00ED32FE" w:rsidP="00771AE3">
      <w:pPr>
        <w:rPr>
          <w:del w:id="5447" w:author="Marciante, Teresa Lucia (IT - Roma)" w:date="2019-02-07T19:14:00Z"/>
        </w:rPr>
      </w:pPr>
      <w:del w:id="5448" w:author="Marciante, Teresa Lucia (IT - Roma)" w:date="2019-02-07T19:14:00Z">
        <w:r w:rsidRPr="00426D98" w:rsidDel="00426D98">
          <w:delText>Si rappresenta, di seguito, i</w:delText>
        </w:r>
        <w:r w:rsidR="006D4F67" w:rsidRPr="00426D98" w:rsidDel="00426D98">
          <w:delText xml:space="preserve">l </w:delText>
        </w:r>
        <w:r w:rsidRPr="00426D98" w:rsidDel="00426D98">
          <w:delText>document</w:delText>
        </w:r>
        <w:r w:rsidR="006D4F67" w:rsidRPr="00426D98" w:rsidDel="00426D98">
          <w:delText>o</w:delText>
        </w:r>
        <w:r w:rsidRPr="00426D98" w:rsidDel="00426D98">
          <w:delText xml:space="preserve"> emess</w:delText>
        </w:r>
        <w:r w:rsidR="006D4F67" w:rsidRPr="00426D98" w:rsidDel="00426D98">
          <w:delText>o</w:delText>
        </w:r>
        <w:r w:rsidRPr="00426D98" w:rsidDel="00426D98">
          <w:delText xml:space="preserve"> nell’esempio, evid</w:delText>
        </w:r>
        <w:r w:rsidR="006D4F67" w:rsidRPr="00426D98" w:rsidDel="00426D98">
          <w:delText>e</w:delText>
        </w:r>
        <w:r w:rsidRPr="00426D98" w:rsidDel="00426D98">
          <w:delText>nziando in rosso i dati peculiari del caso.</w:delText>
        </w:r>
      </w:del>
    </w:p>
    <w:p w14:paraId="501C5C1F" w14:textId="77777777" w:rsidR="004737C9" w:rsidRPr="00426D98" w:rsidDel="00426D98" w:rsidRDefault="00CD6F46" w:rsidP="00771AE3">
      <w:pPr>
        <w:rPr>
          <w:del w:id="5449" w:author="Marciante, Teresa Lucia (IT - Roma)" w:date="2019-02-07T19:14:00Z"/>
          <w:u w:val="single"/>
        </w:rPr>
      </w:pPr>
      <w:del w:id="5450" w:author="Marciante, Teresa Lucia (IT - Roma)" w:date="2019-02-07T19:14:00Z">
        <w:r w:rsidRPr="00426D98" w:rsidDel="00426D98">
          <w:rPr>
            <w:u w:val="single"/>
          </w:rPr>
          <w:delText>Ordine di r</w:delText>
        </w:r>
        <w:r w:rsidR="004737C9" w:rsidRPr="00426D98" w:rsidDel="00426D98">
          <w:rPr>
            <w:u w:val="single"/>
          </w:rPr>
          <w:delText>evoca n. 160</w:delText>
        </w:r>
      </w:del>
    </w:p>
    <w:p w14:paraId="6B06EF98" w14:textId="77777777" w:rsidR="00F51CE4" w:rsidRPr="00426D98" w:rsidDel="00426D98" w:rsidRDefault="00F51CE4" w:rsidP="00771AE3">
      <w:pPr>
        <w:rPr>
          <w:del w:id="5451" w:author="Marciante, Teresa Lucia (IT - Roma)" w:date="2019-02-07T19:14:00Z"/>
          <w:rFonts w:ascii="Garamond" w:hAnsi="Garamond" w:cs="Courier New"/>
          <w:sz w:val="18"/>
          <w:szCs w:val="18"/>
        </w:rPr>
      </w:pPr>
    </w:p>
    <w:p w14:paraId="04228E5D" w14:textId="77777777" w:rsidR="00F51CE4" w:rsidRPr="00426D98" w:rsidDel="00426D98" w:rsidRDefault="00F51CE4" w:rsidP="00771AE3">
      <w:pPr>
        <w:rPr>
          <w:del w:id="5452" w:author="Marciante, Teresa Lucia (IT - Roma)" w:date="2019-02-07T19:14:00Z"/>
          <w:rFonts w:ascii="Garamond" w:hAnsi="Garamond" w:cs="Courier New"/>
          <w:sz w:val="18"/>
          <w:szCs w:val="18"/>
          <w:lang w:val="en-US"/>
        </w:rPr>
      </w:pPr>
      <w:del w:id="5453"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3CBC27E1" w14:textId="77777777" w:rsidR="004737C9" w:rsidRPr="00426D98" w:rsidDel="00426D98" w:rsidRDefault="004737C9" w:rsidP="00771AE3">
      <w:pPr>
        <w:rPr>
          <w:del w:id="5454" w:author="Marciante, Teresa Lucia (IT - Roma)" w:date="2019-02-07T19:14:00Z"/>
          <w:rFonts w:ascii="Garamond" w:hAnsi="Garamond" w:cs="Courier New"/>
          <w:sz w:val="18"/>
          <w:szCs w:val="18"/>
          <w:lang w:val="en-US"/>
        </w:rPr>
      </w:pPr>
      <w:del w:id="5455" w:author="Marciante, Teresa Lucia (IT - Roma)" w:date="2019-02-07T19:14:00Z">
        <w:r w:rsidRPr="00426D98" w:rsidDel="00426D98">
          <w:rPr>
            <w:rFonts w:ascii="Garamond" w:hAnsi="Garamond" w:cs="Courier New"/>
            <w:sz w:val="18"/>
            <w:szCs w:val="18"/>
            <w:lang w:val="en-US"/>
          </w:rPr>
          <w:delText>&lt;cbc:ProfileID&gt;</w:delText>
        </w:r>
        <w:r w:rsidR="005C5CDD" w:rsidRPr="00426D98" w:rsidDel="00426D98">
          <w:rPr>
            <w:rFonts w:ascii="Garamond" w:hAnsi="Garamond" w:cs="Courier New"/>
            <w:sz w:val="18"/>
            <w:szCs w:val="18"/>
            <w:lang w:val="en-US"/>
          </w:rPr>
          <w:delText>urn:fdc:peppol.eu:poacc:</w:delText>
        </w:r>
        <w:r w:rsidR="005C5CDD" w:rsidRPr="00426D98" w:rsidDel="00426D98">
          <w:rPr>
            <w:rFonts w:ascii="Garamond" w:hAnsi="Garamond" w:cs="Courier New"/>
            <w:color w:val="FF0000"/>
            <w:sz w:val="18"/>
            <w:szCs w:val="18"/>
            <w:lang w:val="en-US"/>
          </w:rPr>
          <w:delText>bis:order_only:3</w:delText>
        </w:r>
        <w:r w:rsidRPr="00426D98" w:rsidDel="00426D98">
          <w:rPr>
            <w:rFonts w:ascii="Garamond" w:hAnsi="Garamond" w:cs="Courier New"/>
            <w:sz w:val="18"/>
            <w:szCs w:val="18"/>
            <w:lang w:val="en-US"/>
          </w:rPr>
          <w:delText>&lt;/cbc:ProfileID&gt;</w:delText>
        </w:r>
      </w:del>
    </w:p>
    <w:p w14:paraId="1952AF05" w14:textId="77777777" w:rsidR="004737C9" w:rsidRPr="00426D98" w:rsidDel="00426D98" w:rsidRDefault="004737C9" w:rsidP="00771AE3">
      <w:pPr>
        <w:rPr>
          <w:del w:id="5456" w:author="Marciante, Teresa Lucia (IT - Roma)" w:date="2019-02-07T19:14:00Z"/>
          <w:rFonts w:ascii="Garamond" w:hAnsi="Garamond" w:cs="Courier New"/>
          <w:sz w:val="18"/>
          <w:szCs w:val="18"/>
          <w:lang w:val="en-US"/>
        </w:rPr>
      </w:pPr>
      <w:del w:id="5457"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160</w:delText>
        </w:r>
        <w:r w:rsidRPr="00426D98" w:rsidDel="00426D98">
          <w:rPr>
            <w:rFonts w:ascii="Garamond" w:hAnsi="Garamond" w:cs="Courier New"/>
            <w:sz w:val="18"/>
            <w:szCs w:val="18"/>
            <w:lang w:val="en-US"/>
          </w:rPr>
          <w:delText>&lt;/cbc:ID&gt;</w:delText>
        </w:r>
      </w:del>
    </w:p>
    <w:p w14:paraId="141102D9" w14:textId="77777777" w:rsidR="004737C9" w:rsidRPr="00426D98" w:rsidDel="00426D98" w:rsidRDefault="004737C9" w:rsidP="00771AE3">
      <w:pPr>
        <w:rPr>
          <w:del w:id="5458" w:author="Marciante, Teresa Lucia (IT - Roma)" w:date="2019-02-07T19:14:00Z"/>
          <w:rFonts w:ascii="Garamond" w:hAnsi="Garamond" w:cs="Courier New"/>
          <w:sz w:val="18"/>
          <w:szCs w:val="18"/>
          <w:lang w:val="en-US"/>
        </w:rPr>
      </w:pPr>
      <w:del w:id="5459"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2018-03-15</w:delText>
        </w:r>
        <w:r w:rsidRPr="00426D98" w:rsidDel="00426D98">
          <w:rPr>
            <w:rFonts w:ascii="Garamond" w:hAnsi="Garamond" w:cs="Courier New"/>
            <w:sz w:val="18"/>
            <w:szCs w:val="18"/>
            <w:lang w:val="en-US"/>
          </w:rPr>
          <w:delText>&lt;cbc:IssueDate&gt;</w:delText>
        </w:r>
      </w:del>
    </w:p>
    <w:p w14:paraId="6BA702DD" w14:textId="77777777" w:rsidR="004737C9" w:rsidRPr="00426D98" w:rsidDel="00426D98" w:rsidRDefault="004737C9" w:rsidP="00771AE3">
      <w:pPr>
        <w:rPr>
          <w:del w:id="5460" w:author="Marciante, Teresa Lucia (IT - Roma)" w:date="2019-02-07T19:14:00Z"/>
          <w:rFonts w:ascii="Garamond" w:hAnsi="Garamond" w:cs="Courier New"/>
          <w:sz w:val="18"/>
          <w:szCs w:val="18"/>
          <w:lang w:val="en-US"/>
        </w:rPr>
      </w:pPr>
      <w:del w:id="5461" w:author="Marciante, Teresa Lucia (IT - Roma)" w:date="2019-02-07T19:14:00Z">
        <w:r w:rsidRPr="00426D98" w:rsidDel="00426D98">
          <w:rPr>
            <w:rFonts w:ascii="Garamond" w:hAnsi="Garamond" w:cs="Courier New"/>
            <w:sz w:val="18"/>
            <w:szCs w:val="18"/>
            <w:lang w:val="en-US"/>
          </w:rPr>
          <w:delText>…</w:delText>
        </w:r>
      </w:del>
    </w:p>
    <w:p w14:paraId="0125D5CB" w14:textId="77777777" w:rsidR="00EC6DB5" w:rsidRPr="00426D98" w:rsidDel="00426D98" w:rsidRDefault="00EC6DB5" w:rsidP="00771AE3">
      <w:pPr>
        <w:rPr>
          <w:del w:id="5462" w:author="Marciante, Teresa Lucia (IT - Roma)" w:date="2019-02-07T19:14:00Z"/>
          <w:rFonts w:ascii="Garamond" w:hAnsi="Garamond" w:cs="Courier New"/>
          <w:sz w:val="18"/>
          <w:szCs w:val="18"/>
          <w:lang w:val="en-US"/>
        </w:rPr>
      </w:pPr>
      <w:del w:id="5463" w:author="Marciante, Teresa Lucia (IT - Roma)" w:date="2019-02-07T19:14:00Z">
        <w:r w:rsidRPr="00426D98" w:rsidDel="00426D98">
          <w:rPr>
            <w:rFonts w:ascii="Garamond" w:hAnsi="Garamond" w:cs="Courier New"/>
            <w:sz w:val="18"/>
            <w:szCs w:val="18"/>
            <w:lang w:val="en-US"/>
          </w:rPr>
          <w:delText>&lt;cac:OrderDocumentReference&gt;</w:delText>
        </w:r>
      </w:del>
    </w:p>
    <w:p w14:paraId="238789D1" w14:textId="77777777" w:rsidR="00EC6DB5" w:rsidRPr="00426D98" w:rsidDel="00426D98" w:rsidRDefault="00EC6DB5" w:rsidP="00771AE3">
      <w:pPr>
        <w:rPr>
          <w:del w:id="5464" w:author="Marciante, Teresa Lucia (IT - Roma)" w:date="2019-02-07T19:14:00Z"/>
          <w:rFonts w:ascii="Garamond" w:hAnsi="Garamond" w:cs="Courier New"/>
          <w:sz w:val="18"/>
          <w:szCs w:val="18"/>
          <w:lang w:val="en-US"/>
        </w:rPr>
      </w:pPr>
      <w:del w:id="5465"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111</w:delText>
        </w:r>
        <w:r w:rsidRPr="00426D98" w:rsidDel="00426D98">
          <w:rPr>
            <w:rFonts w:ascii="Garamond" w:hAnsi="Garamond" w:cs="Courier New"/>
            <w:sz w:val="18"/>
            <w:szCs w:val="18"/>
            <w:lang w:val="en-US"/>
          </w:rPr>
          <w:delText>&lt;/cbc:ID&gt;</w:delText>
        </w:r>
      </w:del>
    </w:p>
    <w:p w14:paraId="21BECBD4" w14:textId="77777777" w:rsidR="00EC6DB5" w:rsidRPr="00426D98" w:rsidDel="00426D98" w:rsidRDefault="00EC6DB5" w:rsidP="00771AE3">
      <w:pPr>
        <w:rPr>
          <w:del w:id="5466" w:author="Marciante, Teresa Lucia (IT - Roma)" w:date="2019-02-07T19:14:00Z"/>
          <w:rFonts w:ascii="Garamond" w:hAnsi="Garamond" w:cs="Courier New"/>
          <w:sz w:val="18"/>
          <w:szCs w:val="18"/>
          <w:lang w:val="en-US"/>
        </w:rPr>
      </w:pPr>
      <w:del w:id="5467"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&lt;/IssueDate&gt;</w:delText>
        </w:r>
      </w:del>
    </w:p>
    <w:p w14:paraId="2F9E4C23" w14:textId="77777777" w:rsidR="00EC6DB5" w:rsidRPr="00426D98" w:rsidDel="00426D98" w:rsidRDefault="00EC6DB5" w:rsidP="00771AE3">
      <w:pPr>
        <w:rPr>
          <w:del w:id="5468" w:author="Marciante, Teresa Lucia (IT - Roma)" w:date="2019-02-07T19:14:00Z"/>
          <w:rFonts w:ascii="Garamond" w:hAnsi="Garamond" w:cs="Courier New"/>
          <w:sz w:val="18"/>
          <w:szCs w:val="18"/>
          <w:lang w:val="en-US"/>
        </w:rPr>
      </w:pPr>
      <w:del w:id="5469" w:author="Marciante, Teresa Lucia (IT - Roma)" w:date="2019-02-07T19:14:00Z">
        <w:r w:rsidRPr="00426D98" w:rsidDel="00426D98">
          <w:rPr>
            <w:rFonts w:ascii="Garamond" w:hAnsi="Garamond" w:cs="Courier New"/>
            <w:sz w:val="18"/>
            <w:szCs w:val="18"/>
            <w:lang w:val="en-US"/>
          </w:rPr>
          <w:delText>&lt;cac:IssuerParty&gt;</w:delText>
        </w:r>
      </w:del>
    </w:p>
    <w:p w14:paraId="66DB9AD0" w14:textId="77777777" w:rsidR="00EC6DB5" w:rsidRPr="00426D98" w:rsidDel="00426D98" w:rsidRDefault="00EC6DB5" w:rsidP="00771AE3">
      <w:pPr>
        <w:rPr>
          <w:del w:id="5470" w:author="Marciante, Teresa Lucia (IT - Roma)" w:date="2019-02-07T19:14:00Z"/>
          <w:rFonts w:ascii="Garamond" w:hAnsi="Garamond" w:cs="Courier New"/>
          <w:sz w:val="18"/>
          <w:szCs w:val="18"/>
          <w:lang w:val="en-US"/>
        </w:rPr>
      </w:pPr>
      <w:del w:id="5471" w:author="Marciante, Teresa Lucia (IT - Roma)" w:date="2019-02-07T19:14:00Z">
        <w:r w:rsidRPr="00426D98" w:rsidDel="00426D98">
          <w:rPr>
            <w:rFonts w:ascii="Garamond" w:hAnsi="Garamond" w:cs="Courier New"/>
            <w:sz w:val="18"/>
            <w:szCs w:val="18"/>
            <w:lang w:val="en-US"/>
          </w:rPr>
          <w:delText>&lt;cac:PartyIdentification&gt;</w:delText>
        </w:r>
      </w:del>
    </w:p>
    <w:p w14:paraId="11CF19AF" w14:textId="77777777" w:rsidR="00EC6DB5" w:rsidRPr="00426D98" w:rsidDel="00426D98" w:rsidRDefault="00EC6DB5" w:rsidP="00771AE3">
      <w:pPr>
        <w:rPr>
          <w:del w:id="5472" w:author="Marciante, Teresa Lucia (IT - Roma)" w:date="2019-02-07T19:14:00Z"/>
          <w:rFonts w:ascii="Garamond" w:hAnsi="Garamond" w:cs="Courier New"/>
          <w:sz w:val="18"/>
          <w:szCs w:val="18"/>
          <w:lang w:val="en-US"/>
        </w:rPr>
      </w:pPr>
      <w:del w:id="5473" w:author="Marciante, Teresa Lucia (IT - Roma)" w:date="2019-02-07T19:14:00Z">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511910F6" w14:textId="77777777" w:rsidR="00EC6DB5" w:rsidRPr="00426D98" w:rsidDel="00426D98" w:rsidRDefault="00EC6DB5" w:rsidP="00771AE3">
      <w:pPr>
        <w:rPr>
          <w:del w:id="5474" w:author="Marciante, Teresa Lucia (IT - Roma)" w:date="2019-02-07T19:14:00Z"/>
          <w:rFonts w:ascii="Garamond" w:hAnsi="Garamond" w:cs="Courier New"/>
          <w:sz w:val="18"/>
          <w:szCs w:val="18"/>
          <w:lang w:val="en-US"/>
        </w:rPr>
      </w:pPr>
      <w:del w:id="5475" w:author="Marciante, Teresa Lucia (IT - Roma)" w:date="2019-02-07T19:14:00Z">
        <w:r w:rsidRPr="00426D98" w:rsidDel="00426D98">
          <w:rPr>
            <w:rFonts w:ascii="Garamond" w:hAnsi="Garamond" w:cs="Courier New"/>
            <w:sz w:val="18"/>
            <w:szCs w:val="18"/>
            <w:lang w:val="en-US"/>
          </w:rPr>
          <w:delText>&lt;/cac:PartyIdentification&gt;</w:delText>
        </w:r>
      </w:del>
    </w:p>
    <w:p w14:paraId="49AC84A9" w14:textId="77777777" w:rsidR="00EC6DB5" w:rsidRPr="00426D98" w:rsidDel="00426D98" w:rsidRDefault="00EC6DB5" w:rsidP="00771AE3">
      <w:pPr>
        <w:rPr>
          <w:del w:id="5476" w:author="Marciante, Teresa Lucia (IT - Roma)" w:date="2019-02-07T19:14:00Z"/>
          <w:rFonts w:ascii="Garamond" w:hAnsi="Garamond" w:cs="Courier New"/>
          <w:sz w:val="18"/>
          <w:szCs w:val="18"/>
          <w:lang w:val="en-US"/>
        </w:rPr>
      </w:pPr>
      <w:del w:id="5477" w:author="Marciante, Teresa Lucia (IT - Roma)" w:date="2019-02-07T19:14:00Z">
        <w:r w:rsidRPr="00426D98" w:rsidDel="00426D98">
          <w:rPr>
            <w:rFonts w:ascii="Garamond" w:hAnsi="Garamond" w:cs="Courier New"/>
            <w:sz w:val="18"/>
            <w:szCs w:val="18"/>
            <w:lang w:val="en-US"/>
          </w:rPr>
          <w:delText>&lt;/cac: :IssuerParty &gt;</w:delText>
        </w:r>
      </w:del>
    </w:p>
    <w:p w14:paraId="7A6A1252" w14:textId="77777777" w:rsidR="00EC6DB5" w:rsidRPr="00426D98" w:rsidDel="00426D98" w:rsidRDefault="00EC6DB5" w:rsidP="00771AE3">
      <w:pPr>
        <w:rPr>
          <w:del w:id="5478" w:author="Marciante, Teresa Lucia (IT - Roma)" w:date="2019-02-07T19:14:00Z"/>
          <w:rFonts w:ascii="Garamond" w:hAnsi="Garamond" w:cs="Courier New"/>
          <w:sz w:val="18"/>
          <w:szCs w:val="18"/>
          <w:lang w:val="en-US"/>
        </w:rPr>
      </w:pPr>
      <w:del w:id="5479" w:author="Marciante, Teresa Lucia (IT - Roma)" w:date="2019-02-07T19:14:00Z">
        <w:r w:rsidRPr="00426D98" w:rsidDel="00426D98">
          <w:rPr>
            <w:rFonts w:ascii="Garamond" w:hAnsi="Garamond" w:cs="Courier New"/>
            <w:sz w:val="18"/>
            <w:szCs w:val="18"/>
            <w:lang w:val="en-US"/>
          </w:rPr>
          <w:delText>&lt;cbc:DocumentStatusCode&gt;</w:delText>
        </w:r>
        <w:r w:rsidR="00253BB0" w:rsidRPr="00426D98" w:rsidDel="00426D98">
          <w:rPr>
            <w:rFonts w:ascii="Garamond" w:hAnsi="Garamond" w:cs="Courier New"/>
            <w:color w:val="FF0000"/>
            <w:sz w:val="18"/>
            <w:szCs w:val="18"/>
            <w:lang w:val="en-US"/>
          </w:rPr>
          <w:delText>Cancelled</w:delText>
        </w:r>
        <w:r w:rsidRPr="00426D98" w:rsidDel="00426D98">
          <w:rPr>
            <w:rFonts w:ascii="Garamond" w:hAnsi="Garamond" w:cs="Courier New"/>
            <w:sz w:val="18"/>
            <w:szCs w:val="18"/>
            <w:lang w:val="en-US"/>
          </w:rPr>
          <w:delText>&lt;/DocumentStatusCode&gt;</w:delText>
        </w:r>
      </w:del>
    </w:p>
    <w:p w14:paraId="524DC634" w14:textId="77777777" w:rsidR="00EC6DB5" w:rsidRPr="00426D98" w:rsidDel="00426D98" w:rsidRDefault="00EC6DB5" w:rsidP="00771AE3">
      <w:pPr>
        <w:rPr>
          <w:del w:id="5480" w:author="Marciante, Teresa Lucia (IT - Roma)" w:date="2019-02-07T19:14:00Z"/>
          <w:rFonts w:ascii="Garamond" w:hAnsi="Garamond" w:cs="Courier New"/>
          <w:sz w:val="18"/>
          <w:szCs w:val="18"/>
          <w:lang w:val="en-US"/>
        </w:rPr>
      </w:pPr>
      <w:del w:id="5481" w:author="Marciante, Teresa Lucia (IT - Roma)" w:date="2019-02-07T19:14:00Z">
        <w:r w:rsidRPr="00426D98" w:rsidDel="00426D98">
          <w:rPr>
            <w:rFonts w:ascii="Garamond" w:hAnsi="Garamond" w:cs="Courier New"/>
            <w:sz w:val="18"/>
            <w:szCs w:val="18"/>
            <w:lang w:val="en-US"/>
          </w:rPr>
          <w:delText>&lt;/cac:OrderDocumentReference &gt;</w:delText>
        </w:r>
      </w:del>
    </w:p>
    <w:p w14:paraId="0CB9A0D2" w14:textId="77777777" w:rsidR="004737C9" w:rsidRPr="00426D98" w:rsidDel="00426D98" w:rsidRDefault="004737C9" w:rsidP="00771AE3">
      <w:pPr>
        <w:rPr>
          <w:del w:id="5482" w:author="Marciante, Teresa Lucia (IT - Roma)" w:date="2019-02-07T19:14:00Z"/>
          <w:rFonts w:ascii="Garamond" w:hAnsi="Garamond" w:cs="Courier New"/>
          <w:sz w:val="18"/>
          <w:szCs w:val="18"/>
          <w:lang w:val="en-US"/>
        </w:rPr>
      </w:pPr>
      <w:del w:id="5483" w:author="Marciante, Teresa Lucia (IT - Roma)" w:date="2019-02-07T19:14:00Z">
        <w:r w:rsidRPr="00426D98" w:rsidDel="00426D98">
          <w:rPr>
            <w:rFonts w:ascii="Garamond" w:hAnsi="Garamond" w:cs="Courier New"/>
            <w:sz w:val="18"/>
            <w:szCs w:val="18"/>
            <w:lang w:val="en-US"/>
          </w:rPr>
          <w:delText>…</w:delText>
        </w:r>
      </w:del>
    </w:p>
    <w:p w14:paraId="485B494B" w14:textId="77777777" w:rsidR="004737C9" w:rsidRPr="00426D98" w:rsidDel="00426D98" w:rsidRDefault="004737C9" w:rsidP="00771AE3">
      <w:pPr>
        <w:rPr>
          <w:del w:id="5484" w:author="Marciante, Teresa Lucia (IT - Roma)" w:date="2019-02-07T19:14:00Z"/>
          <w:rFonts w:ascii="Garamond" w:hAnsi="Garamond" w:cs="Courier New"/>
          <w:sz w:val="18"/>
          <w:szCs w:val="18"/>
          <w:lang w:val="en-US"/>
        </w:rPr>
      </w:pPr>
      <w:del w:id="5485" w:author="Marciante, Teresa Lucia (IT - Roma)" w:date="2019-02-07T19:14:00Z">
        <w:r w:rsidRPr="00426D98" w:rsidDel="00426D98">
          <w:rPr>
            <w:rFonts w:ascii="Garamond" w:hAnsi="Garamond" w:cs="Courier New"/>
            <w:sz w:val="18"/>
            <w:szCs w:val="18"/>
            <w:lang w:val="en-US"/>
          </w:rPr>
          <w:delText>&lt;cac:BuyerCustomerParty&gt;</w:delText>
        </w:r>
      </w:del>
    </w:p>
    <w:p w14:paraId="71179424" w14:textId="77777777" w:rsidR="004737C9" w:rsidRPr="00426D98" w:rsidDel="00426D98" w:rsidRDefault="004737C9" w:rsidP="00771AE3">
      <w:pPr>
        <w:rPr>
          <w:del w:id="5486" w:author="Marciante, Teresa Lucia (IT - Roma)" w:date="2019-02-07T19:14:00Z"/>
          <w:rFonts w:ascii="Garamond" w:hAnsi="Garamond" w:cs="Courier New"/>
          <w:sz w:val="18"/>
          <w:szCs w:val="18"/>
          <w:lang w:val="en-US"/>
        </w:rPr>
      </w:pPr>
      <w:del w:id="5487" w:author="Marciante, Teresa Lucia (IT - Roma)" w:date="2019-02-07T19:14:00Z">
        <w:r w:rsidRPr="00426D98" w:rsidDel="00426D98">
          <w:rPr>
            <w:rFonts w:ascii="Garamond" w:hAnsi="Garamond" w:cs="Courier New"/>
            <w:sz w:val="18"/>
            <w:szCs w:val="18"/>
            <w:lang w:val="en-US"/>
          </w:rPr>
          <w:delText>&lt;cac:PartyIdentification&gt;</w:delText>
        </w:r>
      </w:del>
    </w:p>
    <w:p w14:paraId="309B1760" w14:textId="77777777" w:rsidR="004737C9" w:rsidRPr="00426D98" w:rsidDel="00426D98" w:rsidRDefault="004737C9" w:rsidP="00771AE3">
      <w:pPr>
        <w:rPr>
          <w:del w:id="5488" w:author="Marciante, Teresa Lucia (IT - Roma)" w:date="2019-02-07T19:14:00Z"/>
          <w:rFonts w:ascii="Garamond" w:hAnsi="Garamond" w:cs="Courier New"/>
          <w:sz w:val="18"/>
          <w:szCs w:val="18"/>
          <w:lang w:val="en-US"/>
        </w:rPr>
      </w:pPr>
      <w:del w:id="548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bbbbbb</w:delText>
        </w:r>
        <w:r w:rsidRPr="00426D98" w:rsidDel="00426D98">
          <w:rPr>
            <w:rFonts w:ascii="Garamond" w:hAnsi="Garamond" w:cs="Courier New"/>
            <w:sz w:val="18"/>
            <w:szCs w:val="18"/>
            <w:lang w:val="en-US"/>
          </w:rPr>
          <w:delText>&lt;/cbc:ID&gt;</w:delText>
        </w:r>
      </w:del>
    </w:p>
    <w:p w14:paraId="48DC7FBD" w14:textId="77777777" w:rsidR="004737C9" w:rsidRPr="00426D98" w:rsidDel="00426D98" w:rsidRDefault="004737C9" w:rsidP="00771AE3">
      <w:pPr>
        <w:rPr>
          <w:del w:id="5490" w:author="Marciante, Teresa Lucia (IT - Roma)" w:date="2019-02-07T19:14:00Z"/>
          <w:rFonts w:ascii="Garamond" w:hAnsi="Garamond" w:cs="Courier New"/>
          <w:sz w:val="18"/>
          <w:szCs w:val="18"/>
          <w:lang w:val="en-US"/>
        </w:rPr>
      </w:pPr>
      <w:del w:id="5491" w:author="Marciante, Teresa Lucia (IT - Roma)" w:date="2019-02-07T19:14:00Z">
        <w:r w:rsidRPr="00426D98" w:rsidDel="00426D98">
          <w:rPr>
            <w:rFonts w:ascii="Garamond" w:hAnsi="Garamond" w:cs="Courier New"/>
            <w:sz w:val="18"/>
            <w:szCs w:val="18"/>
            <w:lang w:val="en-US"/>
          </w:rPr>
          <w:delText>&lt;/cac:PartyIdentification&gt;</w:delText>
        </w:r>
      </w:del>
    </w:p>
    <w:p w14:paraId="4E1D4289" w14:textId="77777777" w:rsidR="004737C9" w:rsidRPr="00426D98" w:rsidDel="00426D98" w:rsidRDefault="004737C9" w:rsidP="00771AE3">
      <w:pPr>
        <w:rPr>
          <w:del w:id="5492" w:author="Marciante, Teresa Lucia (IT - Roma)" w:date="2019-02-07T19:14:00Z"/>
          <w:rFonts w:ascii="Garamond" w:hAnsi="Garamond" w:cs="Courier New"/>
          <w:sz w:val="18"/>
          <w:szCs w:val="18"/>
          <w:lang w:val="en-US"/>
        </w:rPr>
      </w:pPr>
      <w:del w:id="5493" w:author="Marciante, Teresa Lucia (IT - Roma)" w:date="2019-02-07T19:14:00Z">
        <w:r w:rsidRPr="00426D98" w:rsidDel="00426D98">
          <w:rPr>
            <w:rFonts w:ascii="Garamond" w:hAnsi="Garamond" w:cs="Courier New"/>
            <w:sz w:val="18"/>
            <w:szCs w:val="18"/>
            <w:lang w:val="en-US"/>
          </w:rPr>
          <w:delText>&lt;/cac:BuyerCustomerParty&gt;</w:delText>
        </w:r>
      </w:del>
    </w:p>
    <w:p w14:paraId="538E698B" w14:textId="77777777" w:rsidR="004737C9" w:rsidRPr="00426D98" w:rsidDel="00426D98" w:rsidRDefault="004737C9" w:rsidP="00771AE3">
      <w:pPr>
        <w:rPr>
          <w:del w:id="5494" w:author="Marciante, Teresa Lucia (IT - Roma)" w:date="2019-02-07T19:14:00Z"/>
          <w:rFonts w:ascii="Garamond" w:hAnsi="Garamond" w:cs="Courier New"/>
          <w:sz w:val="18"/>
          <w:szCs w:val="18"/>
          <w:lang w:val="en-US"/>
        </w:rPr>
      </w:pPr>
      <w:del w:id="5495" w:author="Marciante, Teresa Lucia (IT - Roma)" w:date="2019-02-07T19:14:00Z">
        <w:r w:rsidRPr="00426D98" w:rsidDel="00426D98">
          <w:rPr>
            <w:rFonts w:ascii="Garamond" w:hAnsi="Garamond" w:cs="Courier New"/>
            <w:sz w:val="18"/>
            <w:szCs w:val="18"/>
            <w:lang w:val="en-US"/>
          </w:rPr>
          <w:delText>…</w:delText>
        </w:r>
      </w:del>
    </w:p>
    <w:p w14:paraId="1973E94B" w14:textId="77777777" w:rsidR="00D12944" w:rsidRPr="00426D98" w:rsidDel="00426D98" w:rsidRDefault="00D12944" w:rsidP="00771AE3">
      <w:pPr>
        <w:rPr>
          <w:del w:id="5496" w:author="Marciante, Teresa Lucia (IT - Roma)" w:date="2019-02-07T19:14:00Z"/>
          <w:rFonts w:ascii="Garamond" w:hAnsi="Garamond" w:cs="Courier New"/>
          <w:sz w:val="18"/>
          <w:szCs w:val="18"/>
          <w:lang w:val="en-US"/>
        </w:rPr>
      </w:pPr>
      <w:del w:id="5497" w:author="Marciante, Teresa Lucia (IT - Roma)" w:date="2019-02-07T19:14:00Z">
        <w:r w:rsidRPr="00426D98" w:rsidDel="00426D98">
          <w:rPr>
            <w:rFonts w:ascii="Garamond" w:hAnsi="Garamond" w:cs="Courier New"/>
            <w:sz w:val="18"/>
            <w:szCs w:val="18"/>
            <w:lang w:val="en-US"/>
          </w:rPr>
          <w:delText>&lt;cac:SellerSupplierParty&gt;</w:delText>
        </w:r>
      </w:del>
    </w:p>
    <w:p w14:paraId="0EC99606" w14:textId="77777777" w:rsidR="00D12944" w:rsidRPr="00426D98" w:rsidDel="00426D98" w:rsidRDefault="00D12944" w:rsidP="00771AE3">
      <w:pPr>
        <w:rPr>
          <w:del w:id="5498" w:author="Marciante, Teresa Lucia (IT - Roma)" w:date="2019-02-07T19:14:00Z"/>
          <w:rFonts w:ascii="Garamond" w:hAnsi="Garamond" w:cs="Courier New"/>
          <w:sz w:val="18"/>
          <w:szCs w:val="18"/>
          <w:lang w:val="en-US"/>
        </w:rPr>
      </w:pPr>
      <w:del w:id="5499" w:author="Marciante, Teresa Lucia (IT - Roma)" w:date="2019-02-07T19:14:00Z">
        <w:r w:rsidRPr="00426D98" w:rsidDel="00426D98">
          <w:rPr>
            <w:rFonts w:ascii="Garamond" w:hAnsi="Garamond" w:cs="Courier New"/>
            <w:sz w:val="18"/>
            <w:szCs w:val="18"/>
            <w:lang w:val="en-US"/>
          </w:rPr>
          <w:delText>&lt;cac:PartyIdentification&gt;</w:delText>
        </w:r>
      </w:del>
    </w:p>
    <w:p w14:paraId="668D2B5C" w14:textId="77777777" w:rsidR="00D12944" w:rsidRPr="00426D98" w:rsidDel="00426D98" w:rsidRDefault="00D12944" w:rsidP="00771AE3">
      <w:pPr>
        <w:rPr>
          <w:del w:id="5500" w:author="Marciante, Teresa Lucia (IT - Roma)" w:date="2019-02-07T19:14:00Z"/>
          <w:rFonts w:ascii="Garamond" w:hAnsi="Garamond" w:cs="Courier New"/>
          <w:sz w:val="18"/>
          <w:szCs w:val="18"/>
          <w:lang w:val="en-US"/>
        </w:rPr>
      </w:pPr>
      <w:del w:id="550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50C557B1" w14:textId="77777777" w:rsidR="00D12944" w:rsidRPr="00426D98" w:rsidDel="00426D98" w:rsidRDefault="00D12944" w:rsidP="00771AE3">
      <w:pPr>
        <w:rPr>
          <w:del w:id="5502" w:author="Marciante, Teresa Lucia (IT - Roma)" w:date="2019-02-07T19:14:00Z"/>
          <w:rFonts w:ascii="Garamond" w:hAnsi="Garamond" w:cs="Courier New"/>
          <w:sz w:val="18"/>
          <w:szCs w:val="18"/>
          <w:lang w:val="en-US"/>
        </w:rPr>
      </w:pPr>
      <w:del w:id="5503" w:author="Marciante, Teresa Lucia (IT - Roma)" w:date="2019-02-07T19:14:00Z">
        <w:r w:rsidRPr="00426D98" w:rsidDel="00426D98">
          <w:rPr>
            <w:rFonts w:ascii="Garamond" w:hAnsi="Garamond" w:cs="Courier New"/>
            <w:sz w:val="18"/>
            <w:szCs w:val="18"/>
            <w:lang w:val="en-US"/>
          </w:rPr>
          <w:delText>&lt;/cac:PartyIdentification&gt;</w:delText>
        </w:r>
      </w:del>
    </w:p>
    <w:p w14:paraId="3DC1F106" w14:textId="77777777" w:rsidR="00D12944" w:rsidRPr="00426D98" w:rsidDel="00426D98" w:rsidRDefault="00D12944" w:rsidP="00771AE3">
      <w:pPr>
        <w:rPr>
          <w:del w:id="5504" w:author="Marciante, Teresa Lucia (IT - Roma)" w:date="2019-02-07T19:14:00Z"/>
          <w:rFonts w:ascii="Garamond" w:hAnsi="Garamond" w:cs="Courier New"/>
          <w:sz w:val="18"/>
          <w:szCs w:val="18"/>
          <w:lang w:val="en-US"/>
        </w:rPr>
      </w:pPr>
      <w:del w:id="5505" w:author="Marciante, Teresa Lucia (IT - Roma)" w:date="2019-02-07T19:14:00Z">
        <w:r w:rsidRPr="00426D98" w:rsidDel="00426D98">
          <w:rPr>
            <w:rFonts w:ascii="Garamond" w:hAnsi="Garamond" w:cs="Courier New"/>
            <w:sz w:val="18"/>
            <w:szCs w:val="18"/>
            <w:lang w:val="en-US"/>
          </w:rPr>
          <w:delText>&lt;/cac:SellerSupplierParty&gt;</w:delText>
        </w:r>
      </w:del>
    </w:p>
    <w:p w14:paraId="54485735" w14:textId="77777777" w:rsidR="00D12944" w:rsidRPr="00426D98" w:rsidDel="00426D98" w:rsidRDefault="00D12944" w:rsidP="00771AE3">
      <w:pPr>
        <w:rPr>
          <w:del w:id="5506" w:author="Marciante, Teresa Lucia (IT - Roma)" w:date="2019-02-07T19:14:00Z"/>
          <w:rFonts w:ascii="Garamond" w:hAnsi="Garamond" w:cs="Courier New"/>
          <w:sz w:val="18"/>
          <w:szCs w:val="18"/>
          <w:lang w:val="en-US"/>
        </w:rPr>
      </w:pPr>
      <w:del w:id="5507" w:author="Marciante, Teresa Lucia (IT - Roma)" w:date="2019-02-07T19:14:00Z">
        <w:r w:rsidRPr="00426D98" w:rsidDel="00426D98">
          <w:rPr>
            <w:rFonts w:ascii="Garamond" w:hAnsi="Garamond" w:cs="Courier New"/>
            <w:sz w:val="18"/>
            <w:szCs w:val="18"/>
            <w:lang w:val="en-US"/>
          </w:rPr>
          <w:delText>…</w:delText>
        </w:r>
      </w:del>
    </w:p>
    <w:p w14:paraId="764678E6" w14:textId="77777777" w:rsidR="00D12944" w:rsidRPr="00426D98" w:rsidDel="00426D98" w:rsidRDefault="00D12944" w:rsidP="00771AE3">
      <w:pPr>
        <w:rPr>
          <w:del w:id="5508" w:author="Marciante, Teresa Lucia (IT - Roma)" w:date="2019-02-07T19:14:00Z"/>
          <w:rFonts w:ascii="Garamond" w:hAnsi="Garamond" w:cs="Courier New"/>
          <w:sz w:val="18"/>
          <w:szCs w:val="18"/>
          <w:lang w:val="en-US"/>
        </w:rPr>
      </w:pPr>
    </w:p>
    <w:p w14:paraId="0898F7EF" w14:textId="77777777" w:rsidR="00D12944" w:rsidRPr="00426D98" w:rsidDel="00426D98" w:rsidRDefault="00D12944" w:rsidP="00771AE3">
      <w:pPr>
        <w:rPr>
          <w:del w:id="5509" w:author="Marciante, Teresa Lucia (IT - Roma)" w:date="2019-02-07T19:14:00Z"/>
          <w:rFonts w:ascii="Frutiger LT 45 Light" w:eastAsia="Times New Roman" w:hAnsi="Frutiger LT 45 Light" w:cs="Times New Roman"/>
          <w:b/>
          <w:bCs/>
          <w:smallCaps/>
          <w:szCs w:val="24"/>
        </w:rPr>
      </w:pPr>
      <w:bookmarkStart w:id="5510" w:name="_Ref514780816"/>
      <w:del w:id="5511" w:author="Marciante, Teresa Lucia (IT - Roma)" w:date="2019-02-07T19:14:00Z">
        <w:r w:rsidRPr="00426D98" w:rsidDel="00426D98">
          <w:br w:type="page"/>
        </w:r>
      </w:del>
    </w:p>
    <w:p w14:paraId="6F6C4059" w14:textId="77777777" w:rsidR="00A22402" w:rsidRPr="00426D98" w:rsidDel="00426D98" w:rsidRDefault="00A22402" w:rsidP="00771AE3">
      <w:pPr>
        <w:rPr>
          <w:del w:id="5512" w:author="Marciante, Teresa Lucia (IT - Roma)" w:date="2019-02-07T19:14:00Z"/>
        </w:rPr>
      </w:pPr>
      <w:bookmarkStart w:id="5513" w:name="_Ref536481839"/>
      <w:bookmarkStart w:id="5514" w:name="_Toc459583"/>
      <w:del w:id="5515" w:author="Marciante, Teresa Lucia (IT - Roma)" w:date="2019-02-07T19:14:00Z">
        <w:r w:rsidRPr="00426D98" w:rsidDel="00426D98">
          <w:delText xml:space="preserve">Casi di esempio di Ordine pre-concordato, </w:delText>
        </w:r>
        <w:r w:rsidR="00B23194" w:rsidRPr="00426D98" w:rsidDel="00426D98">
          <w:delText xml:space="preserve">sostituzione </w:delText>
        </w:r>
        <w:r w:rsidRPr="00426D98" w:rsidDel="00426D98">
          <w:delText xml:space="preserve">e </w:delText>
        </w:r>
        <w:r w:rsidR="00B23194" w:rsidRPr="00426D98" w:rsidDel="00426D98">
          <w:delText>r</w:delText>
        </w:r>
        <w:r w:rsidRPr="00426D98" w:rsidDel="00426D98">
          <w:delText>evoca</w:delText>
        </w:r>
        <w:bookmarkEnd w:id="5510"/>
        <w:bookmarkEnd w:id="5513"/>
        <w:bookmarkEnd w:id="5514"/>
      </w:del>
    </w:p>
    <w:p w14:paraId="26ED7CD6" w14:textId="77777777" w:rsidR="00A22402" w:rsidRPr="00426D98" w:rsidDel="00426D98" w:rsidRDefault="00A22402" w:rsidP="00771AE3">
      <w:pPr>
        <w:rPr>
          <w:del w:id="5516" w:author="Marciante, Teresa Lucia (IT - Roma)" w:date="2019-02-07T19:14:00Z"/>
        </w:rPr>
      </w:pPr>
      <w:del w:id="5517" w:author="Marciante, Teresa Lucia (IT - Roma)" w:date="2019-02-07T19:14:00Z">
        <w:r w:rsidRPr="00426D98" w:rsidDel="00426D98">
          <w:delText xml:space="preserve">Gli esempi qui riportati si riferiscono </w:delText>
        </w:r>
        <w:r w:rsidR="00EA58F1" w:rsidRPr="00426D98" w:rsidDel="00426D98">
          <w:delText xml:space="preserve">alle regole illustrate </w:delText>
        </w:r>
        <w:r w:rsidR="006C541D" w:rsidRPr="00426D98" w:rsidDel="00426D98">
          <w:delText>nel</w:delText>
        </w:r>
        <w:r w:rsidRPr="00426D98" w:rsidDel="00426D98">
          <w:delText xml:space="preserve"> Paragrafo </w:delText>
        </w:r>
        <w:r w:rsidR="00A34DD2" w:rsidRPr="00426D98" w:rsidDel="00426D98">
          <w:fldChar w:fldCharType="begin"/>
        </w:r>
        <w:r w:rsidR="00B23194" w:rsidRPr="00426D98" w:rsidDel="00426D98">
          <w:delInstrText xml:space="preserve"> REF _Ref534872555 \r \h </w:delInstrText>
        </w:r>
        <w:r w:rsidR="00BD51D5" w:rsidRPr="00426D98" w:rsidDel="00426D98">
          <w:delInstrText xml:space="preserve"> \* MERGEFORMAT </w:delInstrText>
        </w:r>
        <w:r w:rsidR="00A34DD2" w:rsidRPr="00426D98" w:rsidDel="00426D98">
          <w:fldChar w:fldCharType="separate"/>
        </w:r>
        <w:r w:rsidR="00B23194" w:rsidRPr="00426D98" w:rsidDel="00426D98">
          <w:delText>3.3.1.4</w:delText>
        </w:r>
        <w:r w:rsidR="00A34DD2" w:rsidRPr="00426D98" w:rsidDel="00426D98">
          <w:fldChar w:fldCharType="end"/>
        </w:r>
        <w:r w:rsidRPr="00426D98" w:rsidDel="00426D98">
          <w:delText>.</w:delText>
        </w:r>
      </w:del>
    </w:p>
    <w:p w14:paraId="7FDAE3CC" w14:textId="77777777" w:rsidR="00A22402" w:rsidRPr="00426D98" w:rsidDel="00426D98" w:rsidRDefault="00A22402" w:rsidP="00771AE3">
      <w:pPr>
        <w:rPr>
          <w:del w:id="5518" w:author="Marciante, Teresa Lucia (IT - Roma)" w:date="2019-02-07T19:14:00Z"/>
        </w:rPr>
      </w:pPr>
      <w:del w:id="5519" w:author="Marciante, Teresa Lucia (IT - Roma)" w:date="2019-02-07T19:14:00Z">
        <w:r w:rsidRPr="00426D98" w:rsidDel="00426D98">
          <w:delText>Gli attori coinvolti sono:</w:delText>
        </w:r>
      </w:del>
    </w:p>
    <w:p w14:paraId="0B6202F2" w14:textId="77777777" w:rsidR="00D12944" w:rsidRPr="00426D98" w:rsidDel="00426D98" w:rsidRDefault="00D12944" w:rsidP="00771AE3">
      <w:pPr>
        <w:rPr>
          <w:del w:id="5520" w:author="Marciante, Teresa Lucia (IT - Roma)" w:date="2019-02-07T19:14:00Z"/>
        </w:rPr>
      </w:pPr>
      <w:del w:id="5521" w:author="Marciante, Teresa Lucia (IT - Roma)" w:date="2019-02-07T19:14:00Z">
        <w:r w:rsidRPr="00426D98" w:rsidDel="00426D98">
          <w:delText xml:space="preserve">L’ente “A”, </w:delText>
        </w:r>
        <w:r w:rsidR="005647F5" w:rsidRPr="00426D98" w:rsidDel="00426D98">
          <w:delText>il cui codice unico per l’emissione di ordini è “aaaaaa” e il codice unico per la fatturazione è “faaaaa”</w:delText>
        </w:r>
        <w:r w:rsidRPr="00426D98" w:rsidDel="00426D98">
          <w:delText>;</w:delText>
        </w:r>
      </w:del>
    </w:p>
    <w:p w14:paraId="4A17BEE0" w14:textId="77777777" w:rsidR="00A22402" w:rsidRPr="00426D98" w:rsidDel="00426D98" w:rsidRDefault="00A22402" w:rsidP="00771AE3">
      <w:pPr>
        <w:rPr>
          <w:del w:id="5522" w:author="Marciante, Teresa Lucia (IT - Roma)" w:date="2019-02-07T19:14:00Z"/>
        </w:rPr>
      </w:pPr>
      <w:del w:id="5523" w:author="Marciante, Teresa Lucia (IT - Roma)" w:date="2019-02-07T19:14:00Z">
        <w:r w:rsidRPr="00426D98" w:rsidDel="00426D98">
          <w:delText>l’impresa “C”, il cui codice unico “</w:delText>
        </w:r>
        <w:r w:rsidR="00113B8F" w:rsidRPr="00426D98" w:rsidDel="00426D98">
          <w:delText>123426789</w:delText>
        </w:r>
        <w:r w:rsidRPr="00426D98" w:rsidDel="00426D98">
          <w:delText>cc”;</w:delText>
        </w:r>
      </w:del>
    </w:p>
    <w:p w14:paraId="0C0283BA" w14:textId="77777777" w:rsidR="00A22402" w:rsidRPr="00426D98" w:rsidDel="00426D98" w:rsidRDefault="00A22402" w:rsidP="00771AE3">
      <w:pPr>
        <w:rPr>
          <w:del w:id="5524" w:author="Marciante, Teresa Lucia (IT - Roma)" w:date="2019-02-07T19:14:00Z"/>
        </w:rPr>
      </w:pPr>
      <w:del w:id="5525" w:author="Marciante, Teresa Lucia (IT - Roma)" w:date="2019-02-07T19:14:00Z">
        <w:r w:rsidRPr="00426D98" w:rsidDel="00426D98">
          <w:delText>l’impresa</w:delText>
        </w:r>
        <w:r w:rsidR="00880DAE" w:rsidRPr="00426D98" w:rsidDel="00426D98">
          <w:delText xml:space="preserve"> </w:delText>
        </w:r>
        <w:r w:rsidRPr="00426D98" w:rsidDel="00426D98">
          <w:delText>“D”, il cui codice unico è “</w:delText>
        </w:r>
        <w:r w:rsidR="00113B8F" w:rsidRPr="00426D98" w:rsidDel="00426D98">
          <w:delText>987654321</w:delText>
        </w:r>
        <w:r w:rsidRPr="00426D98" w:rsidDel="00426D98">
          <w:delText>dd”, che il 20/2/2018 acquisisce l’impresa “C”.</w:delText>
        </w:r>
      </w:del>
    </w:p>
    <w:p w14:paraId="57841CB5" w14:textId="77777777" w:rsidR="005D45BB" w:rsidRPr="00426D98" w:rsidDel="00426D98" w:rsidRDefault="005D45BB" w:rsidP="00771AE3">
      <w:pPr>
        <w:rPr>
          <w:del w:id="5526" w:author="Marciante, Teresa Lucia (IT - Roma)" w:date="2019-02-07T19:14:00Z"/>
          <w:b/>
          <w:u w:val="single"/>
        </w:rPr>
      </w:pPr>
      <w:del w:id="5527" w:author="Marciante, Teresa Lucia (IT - Roma)" w:date="2019-02-07T19:14:00Z">
        <w:r w:rsidRPr="00426D98" w:rsidDel="00426D98">
          <w:rPr>
            <w:b/>
            <w:u w:val="single"/>
          </w:rPr>
          <w:delText>Caso 1: Ordine pre-concordato iniziale.</w:delText>
        </w:r>
      </w:del>
    </w:p>
    <w:p w14:paraId="024E370E" w14:textId="77777777" w:rsidR="00DE072D" w:rsidRPr="00426D98" w:rsidDel="00426D98" w:rsidRDefault="00DE072D" w:rsidP="00771AE3">
      <w:pPr>
        <w:rPr>
          <w:del w:id="5528" w:author="Marciante, Teresa Lucia (IT - Roma)" w:date="2019-02-07T19:14:00Z"/>
        </w:rPr>
      </w:pPr>
      <w:del w:id="5529" w:author="Marciante, Teresa Lucia (IT - Roma)" w:date="2019-02-07T19:14:00Z">
        <w:r w:rsidRPr="00426D98" w:rsidDel="00426D98">
          <w:delText xml:space="preserve">In questo esempio il </w:delText>
        </w:r>
        <w:r w:rsidR="00944775" w:rsidRPr="00426D98" w:rsidDel="00426D98">
          <w:delText>Fornitore</w:delText>
        </w:r>
        <w:r w:rsidRPr="00426D98" w:rsidDel="00426D98">
          <w:delText xml:space="preserve"> invia due Ordini, utilizzando il processo di Ordinazione </w:delText>
        </w:r>
        <w:r w:rsidR="00944775" w:rsidRPr="00426D98" w:rsidDel="00426D98">
          <w:delText>pre-concordata</w:delText>
        </w:r>
        <w:r w:rsidRPr="00426D98" w:rsidDel="00426D98">
          <w:delText>.</w:delText>
        </w:r>
      </w:del>
    </w:p>
    <w:p w14:paraId="0DA2CBC3" w14:textId="77777777" w:rsidR="00DE072D" w:rsidRPr="00426D98" w:rsidDel="00426D98" w:rsidRDefault="00DE072D" w:rsidP="00771AE3">
      <w:pPr>
        <w:rPr>
          <w:del w:id="5530" w:author="Marciante, Teresa Lucia (IT - Roma)" w:date="2019-02-07T19:14:00Z"/>
        </w:rPr>
      </w:pPr>
      <w:del w:id="5531" w:author="Marciante, Teresa Lucia (IT - Roma)" w:date="2019-02-07T19:14:00Z">
        <w:r w:rsidRPr="00426D98" w:rsidDel="00426D98">
          <w:delText>Si rammenta che,</w:delText>
        </w:r>
        <w:r w:rsidR="00944775" w:rsidRPr="00426D98" w:rsidDel="00426D98">
          <w:delText xml:space="preserve"> la facoltà di emettere l’Ordine pre-concordato può derivare dal Contratto o da altro documento (ad esempio un ordine inviato via fax o via e-mail a causa dell’indisponibilità del sistema informatico che emette gli Ordini elettronici), con cui il Cliente ha di fatto pre-autorizzato il Fornitore ad emettere l’Ordine pre-concordato</w:delText>
        </w:r>
        <w:r w:rsidR="003E5228" w:rsidRPr="00426D98" w:rsidDel="00426D98">
          <w:delText xml:space="preserve"> (v. Paragrafo </w:delText>
        </w:r>
        <w:r w:rsidR="00A34DD2" w:rsidRPr="00426D98" w:rsidDel="00426D98">
          <w:fldChar w:fldCharType="begin"/>
        </w:r>
        <w:r w:rsidR="003E5228" w:rsidRPr="00426D98" w:rsidDel="00426D98">
          <w:delInstrText xml:space="preserve"> REF _Ref535056162 \r \h </w:delInstrText>
        </w:r>
        <w:r w:rsidR="00BD51D5" w:rsidRPr="00426D98" w:rsidDel="00426D98">
          <w:delInstrText xml:space="preserve"> \* MERGEFORMAT </w:delInstrText>
        </w:r>
        <w:r w:rsidR="00A34DD2" w:rsidRPr="00426D98" w:rsidDel="00426D98">
          <w:fldChar w:fldCharType="separate"/>
        </w:r>
        <w:r w:rsidR="003E5228" w:rsidRPr="00426D98" w:rsidDel="00426D98">
          <w:delText>2.4.4</w:delText>
        </w:r>
        <w:r w:rsidR="00A34DD2" w:rsidRPr="00426D98" w:rsidDel="00426D98">
          <w:fldChar w:fldCharType="end"/>
        </w:r>
        <w:r w:rsidR="003E5228" w:rsidRPr="00426D98" w:rsidDel="00426D98">
          <w:delText>)</w:delText>
        </w:r>
        <w:r w:rsidRPr="00426D98" w:rsidDel="00426D98">
          <w:delText>.</w:delText>
        </w:r>
      </w:del>
    </w:p>
    <w:p w14:paraId="396FA9BF" w14:textId="77777777" w:rsidR="008837D8" w:rsidRPr="00426D98" w:rsidDel="00426D98" w:rsidRDefault="008837D8" w:rsidP="00771AE3">
      <w:pPr>
        <w:rPr>
          <w:del w:id="5532" w:author="Marciante, Teresa Lucia (IT - Roma)" w:date="2019-02-07T19:14:00Z"/>
        </w:rPr>
      </w:pPr>
      <w:del w:id="5533" w:author="Marciante, Teresa Lucia (IT - Roma)" w:date="2019-02-07T19:14:00Z">
        <w:r w:rsidRPr="00426D98" w:rsidDel="00426D98">
          <w:delText>Si rammenta, infine, che se il tipo di Ordine è “Ordine di acquisto” il campo “OrderTypeCode” può essere omesso, altrimenti deve essere valorizzato con il codice corrispondente</w:delText>
        </w:r>
        <w:r w:rsidR="007A3C51" w:rsidRPr="00426D98" w:rsidDel="00426D98">
          <w:delText xml:space="preserve"> (v. Paragrafo </w:delText>
        </w:r>
        <w:r w:rsidR="007A3C51" w:rsidRPr="00426D98" w:rsidDel="00426D98">
          <w:fldChar w:fldCharType="begin"/>
        </w:r>
        <w:r w:rsidR="007A3C51" w:rsidRPr="00426D98" w:rsidDel="00426D98">
          <w:delInstrText xml:space="preserve"> REF _Ref536714433 \r \h </w:delInstrText>
        </w:r>
        <w:r w:rsidR="00BD51D5" w:rsidRPr="00426D98" w:rsidDel="00426D98">
          <w:delInstrText xml:space="preserve"> \* MERGEFORMAT </w:delInstrText>
        </w:r>
        <w:r w:rsidR="007A3C51" w:rsidRPr="00426D98" w:rsidDel="00426D98">
          <w:fldChar w:fldCharType="separate"/>
        </w:r>
        <w:r w:rsidR="007A3C51" w:rsidRPr="00426D98" w:rsidDel="00426D98">
          <w:delText>3.3.1.8</w:delText>
        </w:r>
        <w:r w:rsidR="007A3C51" w:rsidRPr="00426D98" w:rsidDel="00426D98">
          <w:fldChar w:fldCharType="end"/>
        </w:r>
        <w:r w:rsidR="007A3C51" w:rsidRPr="00426D98" w:rsidDel="00426D98">
          <w:delText>)</w:delText>
        </w:r>
        <w:r w:rsidRPr="00426D98" w:rsidDel="00426D98">
          <w:delText>.</w:delText>
        </w:r>
      </w:del>
    </w:p>
    <w:p w14:paraId="0BCFCDD2" w14:textId="77777777" w:rsidR="008837D8" w:rsidRPr="00426D98" w:rsidDel="00426D98" w:rsidRDefault="008837D8" w:rsidP="00771AE3">
      <w:pPr>
        <w:rPr>
          <w:del w:id="5534" w:author="Marciante, Teresa Lucia (IT - Roma)" w:date="2019-02-07T19:14:00Z"/>
        </w:rPr>
      </w:pPr>
    </w:p>
    <w:p w14:paraId="3E17A511" w14:textId="77777777" w:rsidR="00C94867" w:rsidRPr="00426D98" w:rsidDel="00426D98" w:rsidRDefault="00C94867" w:rsidP="00771AE3">
      <w:pPr>
        <w:rPr>
          <w:del w:id="5535" w:author="Marciante, Teresa Lucia (IT - Roma)" w:date="2019-02-07T19:14:00Z"/>
          <w:rFonts w:ascii="Frutiger LT 45 Light" w:eastAsia="Times New Roman" w:hAnsi="Frutiger LT 45 Light" w:cs="Times New Roman"/>
          <w:u w:val="single"/>
        </w:rPr>
      </w:pPr>
      <w:del w:id="5536" w:author="Marciante, Teresa Lucia (IT - Roma)" w:date="2019-02-07T19:14:00Z">
        <w:r w:rsidRPr="00426D98" w:rsidDel="00426D98">
          <w:rPr>
            <w:u w:val="single"/>
          </w:rPr>
          <w:br w:type="page"/>
        </w:r>
      </w:del>
    </w:p>
    <w:p w14:paraId="2C24445C" w14:textId="77777777" w:rsidR="00DE072D" w:rsidRPr="00426D98" w:rsidDel="00426D98" w:rsidRDefault="00DE072D" w:rsidP="00771AE3">
      <w:pPr>
        <w:rPr>
          <w:del w:id="5537" w:author="Marciante, Teresa Lucia (IT - Roma)" w:date="2019-02-07T19:14:00Z"/>
          <w:u w:val="single"/>
        </w:rPr>
      </w:pPr>
      <w:del w:id="5538" w:author="Marciante, Teresa Lucia (IT - Roma)" w:date="2019-02-07T19:14:00Z">
        <w:r w:rsidRPr="00426D98" w:rsidDel="00426D98">
          <w:rPr>
            <w:u w:val="single"/>
          </w:rPr>
          <w:delText>Descrizione del caso</w:delText>
        </w:r>
      </w:del>
    </w:p>
    <w:p w14:paraId="065F4655" w14:textId="77777777" w:rsidR="001E4D40" w:rsidRPr="00426D98" w:rsidDel="00426D98" w:rsidRDefault="001E4D40" w:rsidP="00771AE3">
      <w:pPr>
        <w:rPr>
          <w:del w:id="5539" w:author="Marciante, Teresa Lucia (IT - Roma)" w:date="2019-02-07T19:14:00Z"/>
        </w:rPr>
      </w:pPr>
      <w:del w:id="5540" w:author="Marciante, Teresa Lucia (IT - Roma)" w:date="2019-02-07T19:14:00Z">
        <w:r w:rsidRPr="00426D98" w:rsidDel="00426D98">
          <w:delText>Il 30/1/2018 l’impresa “C” invia all’ente “A” l’Ordine prec-concordato con identificativo “220”, utilizzando il processo di Ordinazione pre-concordata. Il Documento fa riferimento a un contratto di “diritto esclusivo”, pertanto è esente da CIG.</w:delText>
        </w:r>
      </w:del>
    </w:p>
    <w:p w14:paraId="1019D43E" w14:textId="77777777" w:rsidR="001E4D40" w:rsidRPr="00426D98" w:rsidDel="00426D98" w:rsidRDefault="001E4D40" w:rsidP="00771AE3">
      <w:pPr>
        <w:rPr>
          <w:del w:id="5541" w:author="Marciante, Teresa Lucia (IT - Roma)" w:date="2019-02-07T19:14:00Z"/>
        </w:rPr>
      </w:pPr>
      <w:del w:id="5542" w:author="Marciante, Teresa Lucia (IT - Roma)" w:date="2019-02-07T19:14:00Z">
        <w:r w:rsidRPr="00426D98" w:rsidDel="00426D98">
          <w:delText xml:space="preserve">Lo stesso giorno l’impresa “C” invia all’ente “A” l’Ordine </w:delText>
        </w:r>
        <w:r w:rsidR="008837D8" w:rsidRPr="00426D98" w:rsidDel="00426D98">
          <w:delText>pre</w:delText>
        </w:r>
        <w:r w:rsidRPr="00426D98" w:rsidDel="00426D98">
          <w:delText xml:space="preserve">-concordato </w:delText>
        </w:r>
        <w:r w:rsidR="00C54A1B" w:rsidRPr="00426D98" w:rsidDel="00426D98">
          <w:delText xml:space="preserve">del tipo “in conto deposito” </w:delText>
        </w:r>
        <w:r w:rsidRPr="00426D98" w:rsidDel="00426D98">
          <w:delText>con identificativo “221”, utilizzando il processo di Ordinazione pre-concordata. Il Documento contiene, tra le altre, la linea d’ordine n. “4”, con CIG “123456789A”, riferita a “10” unità del “Prodotto_1” al prezzo di “100” euro.</w:delText>
        </w:r>
      </w:del>
    </w:p>
    <w:p w14:paraId="49F00C30" w14:textId="77777777" w:rsidR="00DE072D" w:rsidRPr="00426D98" w:rsidDel="00426D98" w:rsidRDefault="00DE072D" w:rsidP="00771AE3">
      <w:pPr>
        <w:rPr>
          <w:del w:id="5543" w:author="Marciante, Teresa Lucia (IT - Roma)" w:date="2019-02-07T19:14:00Z"/>
        </w:rPr>
      </w:pPr>
      <w:del w:id="5544" w:author="Marciante, Teresa Lucia (IT - Roma)" w:date="2019-02-07T19:14:00Z">
        <w:r w:rsidRPr="00426D98" w:rsidDel="00426D98">
          <w:delText>Si rappresentano, di seguito, i documenti emessi nell’esempio, evidenziando in rosso i dati peculiari del caso.</w:delText>
        </w:r>
      </w:del>
    </w:p>
    <w:p w14:paraId="19107A16" w14:textId="77777777" w:rsidR="00A22402" w:rsidRPr="00426D98" w:rsidDel="00426D98" w:rsidRDefault="00A22402" w:rsidP="00771AE3">
      <w:pPr>
        <w:rPr>
          <w:del w:id="5545" w:author="Marciante, Teresa Lucia (IT - Roma)" w:date="2019-02-07T19:14:00Z"/>
          <w:u w:val="single"/>
        </w:rPr>
      </w:pPr>
      <w:del w:id="5546" w:author="Marciante, Teresa Lucia (IT - Roma)" w:date="2019-02-07T19:14:00Z">
        <w:r w:rsidRPr="00426D98" w:rsidDel="00426D98">
          <w:rPr>
            <w:u w:val="single"/>
          </w:rPr>
          <w:delText xml:space="preserve">Ordine pre-concordato </w:delText>
        </w:r>
        <w:r w:rsidR="00113BB3" w:rsidRPr="00426D98" w:rsidDel="00426D98">
          <w:rPr>
            <w:u w:val="single"/>
          </w:rPr>
          <w:delText xml:space="preserve">iniziale </w:delText>
        </w:r>
        <w:r w:rsidRPr="00426D98" w:rsidDel="00426D98">
          <w:rPr>
            <w:u w:val="single"/>
          </w:rPr>
          <w:delText>n. 220</w:delText>
        </w:r>
      </w:del>
    </w:p>
    <w:p w14:paraId="28286001" w14:textId="77777777" w:rsidR="00F74EF8" w:rsidRPr="00426D98" w:rsidDel="00426D98" w:rsidRDefault="00F74EF8" w:rsidP="00771AE3">
      <w:pPr>
        <w:rPr>
          <w:del w:id="5547" w:author="Marciante, Teresa Lucia (IT - Roma)" w:date="2019-02-07T19:14:00Z"/>
          <w:rFonts w:ascii="Garamond" w:hAnsi="Garamond" w:cs="Courier New"/>
          <w:sz w:val="18"/>
          <w:szCs w:val="18"/>
        </w:rPr>
      </w:pPr>
    </w:p>
    <w:p w14:paraId="2FF7E12D" w14:textId="77777777" w:rsidR="00F74EF8" w:rsidRPr="00426D98" w:rsidDel="00426D98" w:rsidRDefault="00F74EF8" w:rsidP="00771AE3">
      <w:pPr>
        <w:rPr>
          <w:del w:id="5548" w:author="Marciante, Teresa Lucia (IT - Roma)" w:date="2019-02-07T19:14:00Z"/>
          <w:rFonts w:ascii="Garamond" w:hAnsi="Garamond" w:cs="Courier New"/>
          <w:sz w:val="18"/>
          <w:szCs w:val="18"/>
          <w:lang w:val="en-US"/>
        </w:rPr>
      </w:pPr>
      <w:del w:id="5549"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trns:order_agreement:3</w:delText>
        </w:r>
        <w:r w:rsidRPr="00426D98" w:rsidDel="00426D98">
          <w:rPr>
            <w:rFonts w:ascii="Garamond" w:hAnsi="Garamond" w:cs="Courier New"/>
            <w:sz w:val="18"/>
            <w:szCs w:val="18"/>
            <w:lang w:val="en-US"/>
          </w:rPr>
          <w:delText>&lt;cbc:CustomizationID&gt;</w:delText>
        </w:r>
      </w:del>
    </w:p>
    <w:p w14:paraId="53865AE1" w14:textId="77777777" w:rsidR="00A22402" w:rsidRPr="00426D98" w:rsidDel="00426D98" w:rsidRDefault="00A22402" w:rsidP="00771AE3">
      <w:pPr>
        <w:rPr>
          <w:del w:id="5550" w:author="Marciante, Teresa Lucia (IT - Roma)" w:date="2019-02-07T19:14:00Z"/>
          <w:rFonts w:ascii="Garamond" w:hAnsi="Garamond" w:cs="Courier New"/>
          <w:sz w:val="18"/>
          <w:szCs w:val="18"/>
          <w:lang w:val="en-US"/>
        </w:rPr>
      </w:pPr>
      <w:del w:id="5551" w:author="Marciante, Teresa Lucia (IT - Roma)" w:date="2019-02-07T19:14:00Z">
        <w:r w:rsidRPr="00426D98" w:rsidDel="00426D98">
          <w:rPr>
            <w:rFonts w:ascii="Garamond" w:hAnsi="Garamond" w:cs="Courier New"/>
            <w:sz w:val="18"/>
            <w:szCs w:val="18"/>
            <w:lang w:val="en-US"/>
          </w:rPr>
          <w:delText>&lt;cbc:ProfileID&gt;</w:delText>
        </w:r>
        <w:r w:rsidR="005C5CDD" w:rsidRPr="00426D98" w:rsidDel="00426D98">
          <w:rPr>
            <w:rFonts w:ascii="Garamond" w:hAnsi="Garamond" w:cs="Courier New"/>
            <w:sz w:val="18"/>
            <w:szCs w:val="18"/>
            <w:lang w:val="en-US"/>
          </w:rPr>
          <w:delText>urn:fdc:peppol.eu:poacc:</w:delText>
        </w:r>
        <w:r w:rsidR="005C5CDD" w:rsidRPr="00426D98" w:rsidDel="00426D98">
          <w:rPr>
            <w:rFonts w:ascii="Garamond" w:hAnsi="Garamond" w:cs="Courier New"/>
            <w:color w:val="FF0000"/>
            <w:sz w:val="18"/>
            <w:szCs w:val="18"/>
            <w:lang w:val="en-US"/>
          </w:rPr>
          <w:delText>bis:order_agreement:3</w:delText>
        </w:r>
        <w:r w:rsidRPr="00426D98" w:rsidDel="00426D98">
          <w:rPr>
            <w:rFonts w:ascii="Garamond" w:hAnsi="Garamond" w:cs="Courier New"/>
            <w:sz w:val="18"/>
            <w:szCs w:val="18"/>
            <w:lang w:val="en-US"/>
          </w:rPr>
          <w:delText>&lt;/cbc:ProfileID&gt;</w:delText>
        </w:r>
      </w:del>
    </w:p>
    <w:p w14:paraId="64595A47" w14:textId="77777777" w:rsidR="00A22402" w:rsidRPr="00426D98" w:rsidDel="00426D98" w:rsidRDefault="00A22402" w:rsidP="00771AE3">
      <w:pPr>
        <w:rPr>
          <w:del w:id="5552" w:author="Marciante, Teresa Lucia (IT - Roma)" w:date="2019-02-07T19:14:00Z"/>
          <w:rFonts w:ascii="Garamond" w:hAnsi="Garamond" w:cs="Courier New"/>
          <w:sz w:val="18"/>
          <w:szCs w:val="18"/>
          <w:lang w:val="en-US"/>
        </w:rPr>
      </w:pPr>
      <w:del w:id="5553"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220</w:delText>
        </w:r>
        <w:r w:rsidRPr="00426D98" w:rsidDel="00426D98">
          <w:rPr>
            <w:rFonts w:ascii="Garamond" w:hAnsi="Garamond" w:cs="Courier New"/>
            <w:sz w:val="18"/>
            <w:szCs w:val="18"/>
            <w:lang w:val="en-US"/>
          </w:rPr>
          <w:delText>&lt;/cbc:ID&gt;</w:delText>
        </w:r>
      </w:del>
    </w:p>
    <w:p w14:paraId="52E94F40" w14:textId="77777777" w:rsidR="00A22402" w:rsidRPr="00426D98" w:rsidDel="00426D98" w:rsidRDefault="00A22402" w:rsidP="00771AE3">
      <w:pPr>
        <w:rPr>
          <w:del w:id="5554" w:author="Marciante, Teresa Lucia (IT - Roma)" w:date="2019-02-07T19:14:00Z"/>
          <w:rFonts w:ascii="Garamond" w:hAnsi="Garamond" w:cs="Courier New"/>
          <w:sz w:val="18"/>
          <w:szCs w:val="18"/>
          <w:lang w:val="en-US"/>
        </w:rPr>
      </w:pPr>
      <w:del w:id="5555"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&lt;cbc:IssueDate&gt;</w:delText>
        </w:r>
      </w:del>
    </w:p>
    <w:p w14:paraId="5B9234F2" w14:textId="77777777" w:rsidR="00A22402" w:rsidRPr="00426D98" w:rsidDel="00426D98" w:rsidRDefault="00A22402" w:rsidP="00771AE3">
      <w:pPr>
        <w:rPr>
          <w:del w:id="5556" w:author="Marciante, Teresa Lucia (IT - Roma)" w:date="2019-02-07T19:14:00Z"/>
          <w:rFonts w:ascii="Garamond" w:hAnsi="Garamond" w:cs="Courier New"/>
          <w:sz w:val="18"/>
          <w:szCs w:val="18"/>
          <w:lang w:val="en-US"/>
        </w:rPr>
      </w:pPr>
      <w:del w:id="5557" w:author="Marciante, Teresa Lucia (IT - Roma)" w:date="2019-02-07T19:14:00Z">
        <w:r w:rsidRPr="00426D98" w:rsidDel="00426D98">
          <w:rPr>
            <w:rFonts w:ascii="Garamond" w:hAnsi="Garamond" w:cs="Courier New"/>
            <w:sz w:val="18"/>
            <w:szCs w:val="18"/>
            <w:lang w:val="en-US"/>
          </w:rPr>
          <w:delText>…</w:delText>
        </w:r>
      </w:del>
    </w:p>
    <w:p w14:paraId="13061AEF" w14:textId="77777777" w:rsidR="00696303" w:rsidRPr="00426D98" w:rsidDel="00426D98" w:rsidRDefault="00696303" w:rsidP="00771AE3">
      <w:pPr>
        <w:rPr>
          <w:del w:id="5558" w:author="Marciante, Teresa Lucia (IT - Roma)" w:date="2019-02-07T19:14:00Z"/>
          <w:rFonts w:ascii="Garamond" w:hAnsi="Garamond" w:cs="Courier New"/>
          <w:sz w:val="18"/>
          <w:szCs w:val="18"/>
          <w:lang w:val="en-US"/>
        </w:rPr>
      </w:pPr>
      <w:del w:id="5559" w:author="Marciante, Teresa Lucia (IT - Roma)" w:date="2019-02-07T19:14:00Z">
        <w:r w:rsidRPr="00426D98" w:rsidDel="00426D98">
          <w:rPr>
            <w:rFonts w:ascii="Garamond" w:hAnsi="Garamond" w:cs="Courier New"/>
            <w:sz w:val="18"/>
            <w:szCs w:val="18"/>
            <w:lang w:val="en-US"/>
          </w:rPr>
          <w:delText>&lt;cac:AdditionalDocumentReference&gt;</w:delText>
        </w:r>
      </w:del>
    </w:p>
    <w:p w14:paraId="6C43EF54" w14:textId="77777777" w:rsidR="00696303" w:rsidRPr="00426D98" w:rsidDel="00426D98" w:rsidRDefault="00696303" w:rsidP="00771AE3">
      <w:pPr>
        <w:rPr>
          <w:del w:id="5560" w:author="Marciante, Teresa Lucia (IT - Roma)" w:date="2019-02-07T19:14:00Z"/>
          <w:rFonts w:ascii="Garamond" w:hAnsi="Garamond" w:cs="Courier New"/>
          <w:sz w:val="18"/>
          <w:szCs w:val="18"/>
          <w:lang w:val="en-US"/>
        </w:rPr>
      </w:pPr>
      <w:del w:id="5561"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 xml:space="preserve"> ES07</w:delText>
        </w:r>
        <w:r w:rsidRPr="00426D98" w:rsidDel="00426D98">
          <w:rPr>
            <w:rFonts w:ascii="Garamond" w:hAnsi="Garamond" w:cs="Courier New"/>
            <w:sz w:val="18"/>
            <w:szCs w:val="18"/>
            <w:lang w:val="en-US"/>
          </w:rPr>
          <w:delText>&lt;/cbc:ID&gt;</w:delText>
        </w:r>
      </w:del>
    </w:p>
    <w:p w14:paraId="054165AD" w14:textId="77777777" w:rsidR="00696303" w:rsidRPr="00426D98" w:rsidDel="00426D98" w:rsidRDefault="00696303" w:rsidP="00771AE3">
      <w:pPr>
        <w:rPr>
          <w:del w:id="5562" w:author="Marciante, Teresa Lucia (IT - Roma)" w:date="2019-02-07T19:14:00Z"/>
          <w:rFonts w:ascii="Garamond" w:hAnsi="Garamond" w:cs="Courier New"/>
          <w:sz w:val="18"/>
          <w:szCs w:val="18"/>
          <w:lang w:val="en-US"/>
        </w:rPr>
      </w:pPr>
      <w:del w:id="5563" w:author="Marciante, Teresa Lucia (IT - Roma)" w:date="2019-02-07T19:14:00Z">
        <w:r w:rsidRPr="00426D98" w:rsidDel="00426D98">
          <w:rPr>
            <w:rFonts w:ascii="Garamond" w:hAnsi="Garamond" w:cs="Courier New"/>
            <w:sz w:val="18"/>
            <w:szCs w:val="18"/>
            <w:lang w:val="en-US"/>
          </w:rPr>
          <w:delText>&lt;cbc:DocumentType&gt;</w:delText>
        </w:r>
        <w:r w:rsidRPr="00426D98" w:rsidDel="00426D98">
          <w:rPr>
            <w:rFonts w:ascii="Garamond" w:hAnsi="Garamond" w:cs="Courier New"/>
            <w:color w:val="FF0000"/>
            <w:sz w:val="18"/>
            <w:szCs w:val="18"/>
            <w:lang w:val="en-US"/>
          </w:rPr>
          <w:delText>CIG</w:delText>
        </w:r>
        <w:r w:rsidRPr="00426D98" w:rsidDel="00426D98">
          <w:rPr>
            <w:rFonts w:ascii="Garamond" w:hAnsi="Garamond" w:cs="Courier New"/>
            <w:sz w:val="18"/>
            <w:szCs w:val="18"/>
            <w:lang w:val="en-US"/>
          </w:rPr>
          <w:delText>&lt;/cbc:DocumentType&gt;</w:delText>
        </w:r>
      </w:del>
    </w:p>
    <w:p w14:paraId="38E65093" w14:textId="77777777" w:rsidR="00696303" w:rsidRPr="00426D98" w:rsidDel="00426D98" w:rsidRDefault="00696303" w:rsidP="00771AE3">
      <w:pPr>
        <w:rPr>
          <w:del w:id="5564" w:author="Marciante, Teresa Lucia (IT - Roma)" w:date="2019-02-07T19:14:00Z"/>
          <w:rFonts w:ascii="Garamond" w:hAnsi="Garamond" w:cs="Courier New"/>
          <w:sz w:val="18"/>
          <w:szCs w:val="18"/>
          <w:lang w:val="en-US"/>
        </w:rPr>
      </w:pPr>
      <w:del w:id="5565" w:author="Marciante, Teresa Lucia (IT - Roma)" w:date="2019-02-07T19:14:00Z">
        <w:r w:rsidRPr="00426D98" w:rsidDel="00426D98">
          <w:rPr>
            <w:rFonts w:ascii="Garamond" w:hAnsi="Garamond" w:cs="Courier New"/>
            <w:sz w:val="18"/>
            <w:szCs w:val="18"/>
            <w:lang w:val="en-US"/>
          </w:rPr>
          <w:delText>&lt;/cac:AdditionalDocumentReference&gt;</w:delText>
        </w:r>
      </w:del>
    </w:p>
    <w:p w14:paraId="76ADF01D" w14:textId="77777777" w:rsidR="00696303" w:rsidRPr="00426D98" w:rsidDel="00426D98" w:rsidRDefault="00696303" w:rsidP="00771AE3">
      <w:pPr>
        <w:rPr>
          <w:del w:id="5566" w:author="Marciante, Teresa Lucia (IT - Roma)" w:date="2019-02-07T19:14:00Z"/>
          <w:rFonts w:ascii="Garamond" w:hAnsi="Garamond" w:cs="Courier New"/>
          <w:sz w:val="18"/>
          <w:szCs w:val="18"/>
          <w:lang w:val="en-US"/>
        </w:rPr>
      </w:pPr>
      <w:del w:id="5567" w:author="Marciante, Teresa Lucia (IT - Roma)" w:date="2019-02-07T19:14:00Z">
        <w:r w:rsidRPr="00426D98" w:rsidDel="00426D98">
          <w:rPr>
            <w:rFonts w:ascii="Garamond" w:hAnsi="Garamond" w:cs="Courier New"/>
            <w:sz w:val="18"/>
            <w:szCs w:val="18"/>
            <w:lang w:val="en-US"/>
          </w:rPr>
          <w:delText>…</w:delText>
        </w:r>
      </w:del>
    </w:p>
    <w:p w14:paraId="09E18B24" w14:textId="77777777" w:rsidR="00A22402" w:rsidRPr="00426D98" w:rsidDel="00426D98" w:rsidRDefault="00A22402" w:rsidP="00771AE3">
      <w:pPr>
        <w:rPr>
          <w:del w:id="5568" w:author="Marciante, Teresa Lucia (IT - Roma)" w:date="2019-02-07T19:14:00Z"/>
          <w:rFonts w:ascii="Garamond" w:hAnsi="Garamond" w:cs="Courier New"/>
          <w:sz w:val="18"/>
          <w:szCs w:val="18"/>
          <w:lang w:val="en-US"/>
        </w:rPr>
      </w:pPr>
      <w:del w:id="5569" w:author="Marciante, Teresa Lucia (IT - Roma)" w:date="2019-02-07T19:14:00Z">
        <w:r w:rsidRPr="00426D98" w:rsidDel="00426D98">
          <w:rPr>
            <w:rFonts w:ascii="Garamond" w:hAnsi="Garamond" w:cs="Courier New"/>
            <w:sz w:val="18"/>
            <w:szCs w:val="18"/>
            <w:lang w:val="en-US"/>
          </w:rPr>
          <w:delText>&lt;cac:SellerSupplierParty&gt;</w:delText>
        </w:r>
      </w:del>
    </w:p>
    <w:p w14:paraId="2CA38845" w14:textId="77777777" w:rsidR="00A22402" w:rsidRPr="00426D98" w:rsidDel="00426D98" w:rsidRDefault="00A22402" w:rsidP="00771AE3">
      <w:pPr>
        <w:rPr>
          <w:del w:id="5570" w:author="Marciante, Teresa Lucia (IT - Roma)" w:date="2019-02-07T19:14:00Z"/>
          <w:rFonts w:ascii="Garamond" w:hAnsi="Garamond" w:cs="Courier New"/>
          <w:sz w:val="18"/>
          <w:szCs w:val="18"/>
          <w:lang w:val="en-US"/>
        </w:rPr>
      </w:pPr>
      <w:del w:id="5571" w:author="Marciante, Teresa Lucia (IT - Roma)" w:date="2019-02-07T19:14:00Z">
        <w:r w:rsidRPr="00426D98" w:rsidDel="00426D98">
          <w:rPr>
            <w:rFonts w:ascii="Garamond" w:hAnsi="Garamond" w:cs="Courier New"/>
            <w:sz w:val="18"/>
            <w:szCs w:val="18"/>
            <w:lang w:val="en-US"/>
          </w:rPr>
          <w:delText>&lt;cac:PartyIdentification&gt;</w:delText>
        </w:r>
      </w:del>
    </w:p>
    <w:p w14:paraId="18AF8EA5" w14:textId="77777777" w:rsidR="00A22402" w:rsidRPr="00426D98" w:rsidDel="00426D98" w:rsidRDefault="00A22402" w:rsidP="00771AE3">
      <w:pPr>
        <w:rPr>
          <w:del w:id="5572" w:author="Marciante, Teresa Lucia (IT - Roma)" w:date="2019-02-07T19:14:00Z"/>
          <w:rFonts w:ascii="Garamond" w:hAnsi="Garamond" w:cs="Courier New"/>
          <w:sz w:val="18"/>
          <w:szCs w:val="18"/>
          <w:lang w:val="en-US"/>
        </w:rPr>
      </w:pPr>
      <w:del w:id="557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w:delText>
        </w:r>
        <w:r w:rsidR="00113B8F" w:rsidRPr="00426D98" w:rsidDel="00426D98">
          <w:rPr>
            <w:rFonts w:ascii="Garamond" w:hAnsi="Garamond" w:cs="Courier New"/>
            <w:sz w:val="18"/>
            <w:szCs w:val="18"/>
            <w:lang w:val="en-US"/>
          </w:rPr>
          <w:delText>=”IT:VAT”&gt;</w:delText>
        </w:r>
        <w:r w:rsidR="00113B8F"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21FFFFAC" w14:textId="77777777" w:rsidR="00A22402" w:rsidRPr="00426D98" w:rsidDel="00426D98" w:rsidRDefault="00A22402" w:rsidP="00771AE3">
      <w:pPr>
        <w:rPr>
          <w:del w:id="5574" w:author="Marciante, Teresa Lucia (IT - Roma)" w:date="2019-02-07T19:14:00Z"/>
          <w:rFonts w:ascii="Garamond" w:hAnsi="Garamond" w:cs="Courier New"/>
          <w:sz w:val="18"/>
          <w:szCs w:val="18"/>
          <w:lang w:val="en-US"/>
        </w:rPr>
      </w:pPr>
      <w:del w:id="5575" w:author="Marciante, Teresa Lucia (IT - Roma)" w:date="2019-02-07T19:14:00Z">
        <w:r w:rsidRPr="00426D98" w:rsidDel="00426D98">
          <w:rPr>
            <w:rFonts w:ascii="Garamond" w:hAnsi="Garamond" w:cs="Courier New"/>
            <w:sz w:val="18"/>
            <w:szCs w:val="18"/>
            <w:lang w:val="en-US"/>
          </w:rPr>
          <w:delText>&lt;/cac:PartyIdentification&gt;</w:delText>
        </w:r>
      </w:del>
    </w:p>
    <w:p w14:paraId="75003802" w14:textId="77777777" w:rsidR="00A22402" w:rsidRPr="00426D98" w:rsidDel="00426D98" w:rsidRDefault="00A22402" w:rsidP="00771AE3">
      <w:pPr>
        <w:rPr>
          <w:del w:id="5576" w:author="Marciante, Teresa Lucia (IT - Roma)" w:date="2019-02-07T19:14:00Z"/>
          <w:rFonts w:ascii="Garamond" w:hAnsi="Garamond" w:cs="Courier New"/>
          <w:sz w:val="18"/>
          <w:szCs w:val="18"/>
          <w:lang w:val="en-US"/>
        </w:rPr>
      </w:pPr>
      <w:del w:id="5577" w:author="Marciante, Teresa Lucia (IT - Roma)" w:date="2019-02-07T19:14:00Z">
        <w:r w:rsidRPr="00426D98" w:rsidDel="00426D98">
          <w:rPr>
            <w:rFonts w:ascii="Garamond" w:hAnsi="Garamond" w:cs="Courier New"/>
            <w:sz w:val="18"/>
            <w:szCs w:val="18"/>
            <w:lang w:val="en-US"/>
          </w:rPr>
          <w:delText>&lt;/cac:SellerSupplierParty&gt;</w:delText>
        </w:r>
      </w:del>
    </w:p>
    <w:p w14:paraId="24718C5B" w14:textId="77777777" w:rsidR="00A22402" w:rsidRPr="00426D98" w:rsidDel="00426D98" w:rsidRDefault="00A22402" w:rsidP="00771AE3">
      <w:pPr>
        <w:rPr>
          <w:del w:id="5578" w:author="Marciante, Teresa Lucia (IT - Roma)" w:date="2019-02-07T19:14:00Z"/>
          <w:rFonts w:ascii="Garamond" w:hAnsi="Garamond" w:cs="Courier New"/>
          <w:sz w:val="18"/>
          <w:szCs w:val="18"/>
          <w:lang w:val="en-US"/>
        </w:rPr>
      </w:pPr>
      <w:del w:id="5579" w:author="Marciante, Teresa Lucia (IT - Roma)" w:date="2019-02-07T19:14:00Z">
        <w:r w:rsidRPr="00426D98" w:rsidDel="00426D98">
          <w:rPr>
            <w:rFonts w:ascii="Garamond" w:hAnsi="Garamond" w:cs="Courier New"/>
            <w:sz w:val="18"/>
            <w:szCs w:val="18"/>
            <w:lang w:val="en-US"/>
          </w:rPr>
          <w:delText>…</w:delText>
        </w:r>
      </w:del>
    </w:p>
    <w:p w14:paraId="33223AA1" w14:textId="77777777" w:rsidR="006D4EC0" w:rsidRPr="00426D98" w:rsidDel="00426D98" w:rsidRDefault="006D4EC0" w:rsidP="00771AE3">
      <w:pPr>
        <w:rPr>
          <w:del w:id="5580" w:author="Marciante, Teresa Lucia (IT - Roma)" w:date="2019-02-07T19:14:00Z"/>
          <w:rFonts w:ascii="Garamond" w:hAnsi="Garamond" w:cs="Courier New"/>
          <w:sz w:val="18"/>
          <w:szCs w:val="18"/>
          <w:lang w:val="en-US"/>
        </w:rPr>
      </w:pPr>
      <w:del w:id="5581" w:author="Marciante, Teresa Lucia (IT - Roma)" w:date="2019-02-07T19:14:00Z">
        <w:r w:rsidRPr="00426D98" w:rsidDel="00426D98">
          <w:rPr>
            <w:rFonts w:ascii="Garamond" w:hAnsi="Garamond" w:cs="Courier New"/>
            <w:sz w:val="18"/>
            <w:szCs w:val="18"/>
            <w:lang w:val="en-US"/>
          </w:rPr>
          <w:delText>&lt;cac:BuyerCustomerParty&gt;</w:delText>
        </w:r>
      </w:del>
    </w:p>
    <w:p w14:paraId="432FF579" w14:textId="77777777" w:rsidR="006D4EC0" w:rsidRPr="00426D98" w:rsidDel="00426D98" w:rsidRDefault="006D4EC0" w:rsidP="00771AE3">
      <w:pPr>
        <w:rPr>
          <w:del w:id="5582" w:author="Marciante, Teresa Lucia (IT - Roma)" w:date="2019-02-07T19:14:00Z"/>
          <w:rFonts w:ascii="Garamond" w:hAnsi="Garamond" w:cs="Courier New"/>
          <w:sz w:val="18"/>
          <w:szCs w:val="18"/>
          <w:lang w:val="en-US"/>
        </w:rPr>
      </w:pPr>
      <w:del w:id="5583" w:author="Marciante, Teresa Lucia (IT - Roma)" w:date="2019-02-07T19:14:00Z">
        <w:r w:rsidRPr="00426D98" w:rsidDel="00426D98">
          <w:rPr>
            <w:rFonts w:ascii="Garamond" w:hAnsi="Garamond" w:cs="Courier New"/>
            <w:sz w:val="18"/>
            <w:szCs w:val="18"/>
            <w:lang w:val="en-US"/>
          </w:rPr>
          <w:delText>&lt;cac:PartyIdentification&gt;</w:delText>
        </w:r>
      </w:del>
    </w:p>
    <w:p w14:paraId="21E90BA2" w14:textId="77777777" w:rsidR="006D4EC0" w:rsidRPr="00426D98" w:rsidDel="00426D98" w:rsidRDefault="006D4EC0" w:rsidP="00771AE3">
      <w:pPr>
        <w:rPr>
          <w:del w:id="5584" w:author="Marciante, Teresa Lucia (IT - Roma)" w:date="2019-02-07T19:14:00Z"/>
          <w:rFonts w:ascii="Garamond" w:hAnsi="Garamond" w:cs="Courier New"/>
          <w:sz w:val="18"/>
          <w:szCs w:val="18"/>
          <w:lang w:val="en-US"/>
        </w:rPr>
      </w:pPr>
      <w:del w:id="558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0470162E" w14:textId="77777777" w:rsidR="006D4EC0" w:rsidRPr="00426D98" w:rsidDel="00426D98" w:rsidRDefault="006D4EC0" w:rsidP="00771AE3">
      <w:pPr>
        <w:rPr>
          <w:del w:id="5586" w:author="Marciante, Teresa Lucia (IT - Roma)" w:date="2019-02-07T19:14:00Z"/>
          <w:rFonts w:ascii="Garamond" w:hAnsi="Garamond" w:cs="Courier New"/>
          <w:sz w:val="18"/>
          <w:szCs w:val="18"/>
          <w:lang w:val="en-US"/>
        </w:rPr>
      </w:pPr>
      <w:del w:id="5587" w:author="Marciante, Teresa Lucia (IT - Roma)" w:date="2019-02-07T19:14:00Z">
        <w:r w:rsidRPr="00426D98" w:rsidDel="00426D98">
          <w:rPr>
            <w:rFonts w:ascii="Garamond" w:hAnsi="Garamond" w:cs="Courier New"/>
            <w:sz w:val="18"/>
            <w:szCs w:val="18"/>
            <w:lang w:val="en-US"/>
          </w:rPr>
          <w:delText>&lt;/cac:PartyIdentification&gt;</w:delText>
        </w:r>
      </w:del>
    </w:p>
    <w:p w14:paraId="5B0F8B65" w14:textId="77777777" w:rsidR="006D4EC0" w:rsidRPr="00426D98" w:rsidDel="00426D98" w:rsidRDefault="006D4EC0" w:rsidP="00771AE3">
      <w:pPr>
        <w:rPr>
          <w:del w:id="5588" w:author="Marciante, Teresa Lucia (IT - Roma)" w:date="2019-02-07T19:14:00Z"/>
          <w:rFonts w:ascii="Garamond" w:hAnsi="Garamond" w:cs="Courier New"/>
          <w:sz w:val="18"/>
          <w:szCs w:val="18"/>
          <w:lang w:val="en-US"/>
        </w:rPr>
      </w:pPr>
      <w:del w:id="5589" w:author="Marciante, Teresa Lucia (IT - Roma)" w:date="2019-02-07T19:14:00Z">
        <w:r w:rsidRPr="00426D98" w:rsidDel="00426D98">
          <w:rPr>
            <w:rFonts w:ascii="Garamond" w:hAnsi="Garamond" w:cs="Courier New"/>
            <w:sz w:val="18"/>
            <w:szCs w:val="18"/>
            <w:lang w:val="en-US"/>
          </w:rPr>
          <w:delText>&lt;/cac:BuyerCustomerParty&gt;</w:delText>
        </w:r>
      </w:del>
    </w:p>
    <w:p w14:paraId="7E6393BB" w14:textId="77777777" w:rsidR="006D4EC0" w:rsidRPr="00426D98" w:rsidDel="00426D98" w:rsidRDefault="006D4EC0" w:rsidP="00771AE3">
      <w:pPr>
        <w:rPr>
          <w:del w:id="5590" w:author="Marciante, Teresa Lucia (IT - Roma)" w:date="2019-02-07T19:14:00Z"/>
          <w:rFonts w:ascii="Garamond" w:hAnsi="Garamond" w:cs="Courier New"/>
          <w:sz w:val="18"/>
          <w:szCs w:val="18"/>
          <w:lang w:val="en-US"/>
        </w:rPr>
      </w:pPr>
      <w:del w:id="5591" w:author="Marciante, Teresa Lucia (IT - Roma)" w:date="2019-02-07T19:14:00Z">
        <w:r w:rsidRPr="00426D98" w:rsidDel="00426D98">
          <w:rPr>
            <w:rFonts w:ascii="Garamond" w:hAnsi="Garamond" w:cs="Courier New"/>
            <w:sz w:val="18"/>
            <w:szCs w:val="18"/>
            <w:lang w:val="en-US"/>
          </w:rPr>
          <w:delText>…</w:delText>
        </w:r>
      </w:del>
    </w:p>
    <w:p w14:paraId="4D27584E" w14:textId="77777777" w:rsidR="005647F5" w:rsidRPr="00426D98" w:rsidDel="00426D98" w:rsidRDefault="005647F5" w:rsidP="00771AE3">
      <w:pPr>
        <w:rPr>
          <w:del w:id="5592" w:author="Marciante, Teresa Lucia (IT - Roma)" w:date="2019-02-07T19:14:00Z"/>
          <w:rFonts w:ascii="Garamond" w:hAnsi="Garamond" w:cs="Courier New"/>
          <w:sz w:val="18"/>
          <w:szCs w:val="18"/>
          <w:lang w:val="en-US"/>
        </w:rPr>
      </w:pPr>
      <w:del w:id="5593" w:author="Marciante, Teresa Lucia (IT - Roma)" w:date="2019-02-07T19:14:00Z">
        <w:r w:rsidRPr="00426D98" w:rsidDel="00426D98">
          <w:rPr>
            <w:rFonts w:ascii="Garamond" w:hAnsi="Garamond" w:cs="Courier New"/>
            <w:sz w:val="18"/>
            <w:szCs w:val="18"/>
            <w:lang w:val="en-US"/>
          </w:rPr>
          <w:delText>&lt;cac:AccountingCustomerParty&gt;</w:delText>
        </w:r>
      </w:del>
    </w:p>
    <w:p w14:paraId="79738D69" w14:textId="77777777" w:rsidR="005647F5" w:rsidRPr="00426D98" w:rsidDel="00426D98" w:rsidRDefault="005647F5" w:rsidP="00771AE3">
      <w:pPr>
        <w:rPr>
          <w:del w:id="5594" w:author="Marciante, Teresa Lucia (IT - Roma)" w:date="2019-02-07T19:14:00Z"/>
          <w:rFonts w:ascii="Garamond" w:hAnsi="Garamond" w:cs="Courier New"/>
          <w:sz w:val="18"/>
          <w:szCs w:val="18"/>
          <w:lang w:val="en-US"/>
        </w:rPr>
      </w:pPr>
      <w:del w:id="5595" w:author="Marciante, Teresa Lucia (IT - Roma)" w:date="2019-02-07T19:14:00Z">
        <w:r w:rsidRPr="00426D98" w:rsidDel="00426D98">
          <w:rPr>
            <w:rFonts w:ascii="Garamond" w:hAnsi="Garamond" w:cs="Courier New"/>
            <w:sz w:val="18"/>
            <w:szCs w:val="18"/>
            <w:lang w:val="en-US"/>
          </w:rPr>
          <w:delText>&lt;cac:Party&gt;</w:delText>
        </w:r>
      </w:del>
    </w:p>
    <w:p w14:paraId="6104F69E" w14:textId="77777777" w:rsidR="005647F5" w:rsidRPr="00426D98" w:rsidDel="00426D98" w:rsidRDefault="005647F5" w:rsidP="00771AE3">
      <w:pPr>
        <w:rPr>
          <w:del w:id="5596" w:author="Marciante, Teresa Lucia (IT - Roma)" w:date="2019-02-07T19:14:00Z"/>
          <w:rFonts w:ascii="Garamond" w:hAnsi="Garamond" w:cs="Courier New"/>
          <w:sz w:val="18"/>
          <w:szCs w:val="18"/>
          <w:lang w:val="en-US"/>
        </w:rPr>
      </w:pPr>
      <w:del w:id="5597" w:author="Marciante, Teresa Lucia (IT - Roma)" w:date="2019-02-07T19:14:00Z">
        <w:r w:rsidRPr="00426D98" w:rsidDel="00426D98">
          <w:rPr>
            <w:rFonts w:ascii="Garamond" w:hAnsi="Garamond" w:cs="Courier New"/>
            <w:sz w:val="18"/>
            <w:szCs w:val="18"/>
            <w:lang w:val="en-US"/>
          </w:rPr>
          <w:delText>&lt;cac:PartyIdentification&gt;</w:delText>
        </w:r>
      </w:del>
    </w:p>
    <w:p w14:paraId="167606CF" w14:textId="77777777" w:rsidR="005647F5" w:rsidRPr="00426D98" w:rsidDel="00426D98" w:rsidRDefault="005647F5" w:rsidP="00771AE3">
      <w:pPr>
        <w:rPr>
          <w:del w:id="5598" w:author="Marciante, Teresa Lucia (IT - Roma)" w:date="2019-02-07T19:14:00Z"/>
          <w:rFonts w:ascii="Garamond" w:hAnsi="Garamond" w:cs="Courier New"/>
          <w:sz w:val="18"/>
          <w:szCs w:val="18"/>
          <w:lang w:val="en-US"/>
        </w:rPr>
      </w:pPr>
      <w:del w:id="559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48EFECE5" w14:textId="77777777" w:rsidR="005647F5" w:rsidRPr="00426D98" w:rsidDel="00426D98" w:rsidRDefault="005647F5" w:rsidP="00771AE3">
      <w:pPr>
        <w:rPr>
          <w:del w:id="5600" w:author="Marciante, Teresa Lucia (IT - Roma)" w:date="2019-02-07T19:14:00Z"/>
          <w:rFonts w:ascii="Garamond" w:hAnsi="Garamond" w:cs="Courier New"/>
          <w:sz w:val="18"/>
          <w:szCs w:val="18"/>
          <w:lang w:val="en-US"/>
        </w:rPr>
      </w:pPr>
      <w:del w:id="5601" w:author="Marciante, Teresa Lucia (IT - Roma)" w:date="2019-02-07T19:14:00Z">
        <w:r w:rsidRPr="00426D98" w:rsidDel="00426D98">
          <w:rPr>
            <w:rFonts w:ascii="Garamond" w:hAnsi="Garamond" w:cs="Courier New"/>
            <w:sz w:val="18"/>
            <w:szCs w:val="18"/>
            <w:lang w:val="en-US"/>
          </w:rPr>
          <w:delText>&lt;/cac:PartyIdentification&gt;</w:delText>
        </w:r>
      </w:del>
    </w:p>
    <w:p w14:paraId="375FE1C9" w14:textId="77777777" w:rsidR="005647F5" w:rsidRPr="00426D98" w:rsidDel="00426D98" w:rsidRDefault="005647F5" w:rsidP="00771AE3">
      <w:pPr>
        <w:rPr>
          <w:del w:id="5602" w:author="Marciante, Teresa Lucia (IT - Roma)" w:date="2019-02-07T19:14:00Z"/>
          <w:rFonts w:ascii="Garamond" w:hAnsi="Garamond" w:cs="Courier New"/>
          <w:sz w:val="18"/>
          <w:szCs w:val="18"/>
          <w:lang w:val="en-US"/>
        </w:rPr>
      </w:pPr>
      <w:del w:id="5603" w:author="Marciante, Teresa Lucia (IT - Roma)" w:date="2019-02-07T19:14:00Z">
        <w:r w:rsidRPr="00426D98" w:rsidDel="00426D98">
          <w:rPr>
            <w:rFonts w:ascii="Garamond" w:hAnsi="Garamond" w:cs="Courier New"/>
            <w:sz w:val="18"/>
            <w:szCs w:val="18"/>
            <w:lang w:val="en-US"/>
          </w:rPr>
          <w:tab/>
          <w:delText>&lt;cac:/Party&gt;</w:delText>
        </w:r>
      </w:del>
    </w:p>
    <w:p w14:paraId="7465B8A1" w14:textId="77777777" w:rsidR="005647F5" w:rsidRPr="00426D98" w:rsidDel="00426D98" w:rsidRDefault="005647F5" w:rsidP="00771AE3">
      <w:pPr>
        <w:rPr>
          <w:del w:id="5604" w:author="Marciante, Teresa Lucia (IT - Roma)" w:date="2019-02-07T19:14:00Z"/>
          <w:rFonts w:ascii="Garamond" w:hAnsi="Garamond" w:cs="Courier New"/>
          <w:sz w:val="18"/>
          <w:szCs w:val="18"/>
          <w:lang w:val="en-US"/>
        </w:rPr>
      </w:pPr>
      <w:del w:id="5605" w:author="Marciante, Teresa Lucia (IT - Roma)" w:date="2019-02-07T19:14:00Z">
        <w:r w:rsidRPr="00426D98" w:rsidDel="00426D98">
          <w:rPr>
            <w:rFonts w:ascii="Garamond" w:hAnsi="Garamond" w:cs="Courier New"/>
            <w:sz w:val="18"/>
            <w:szCs w:val="18"/>
            <w:lang w:val="en-US"/>
          </w:rPr>
          <w:delText>&lt;/cac:AccountingCustomerParty&gt;</w:delText>
        </w:r>
      </w:del>
    </w:p>
    <w:p w14:paraId="7D68E5CE" w14:textId="77777777" w:rsidR="005647F5" w:rsidRPr="00426D98" w:rsidDel="00426D98" w:rsidRDefault="005647F5" w:rsidP="00771AE3">
      <w:pPr>
        <w:rPr>
          <w:del w:id="5606" w:author="Marciante, Teresa Lucia (IT - Roma)" w:date="2019-02-07T19:14:00Z"/>
          <w:rFonts w:ascii="Garamond" w:hAnsi="Garamond" w:cs="Courier New"/>
          <w:sz w:val="18"/>
          <w:szCs w:val="18"/>
          <w:lang w:val="en-US"/>
        </w:rPr>
      </w:pPr>
      <w:del w:id="5607" w:author="Marciante, Teresa Lucia (IT - Roma)" w:date="2019-02-07T19:14:00Z">
        <w:r w:rsidRPr="00426D98" w:rsidDel="00426D98">
          <w:rPr>
            <w:rFonts w:ascii="Garamond" w:hAnsi="Garamond" w:cs="Courier New"/>
            <w:sz w:val="18"/>
            <w:szCs w:val="18"/>
            <w:lang w:val="en-US"/>
          </w:rPr>
          <w:delText>…</w:delText>
        </w:r>
      </w:del>
    </w:p>
    <w:p w14:paraId="3C4510A3" w14:textId="77777777" w:rsidR="005647F5" w:rsidRPr="00426D98" w:rsidDel="00426D98" w:rsidRDefault="005647F5" w:rsidP="00771AE3">
      <w:pPr>
        <w:rPr>
          <w:del w:id="5608" w:author="Marciante, Teresa Lucia (IT - Roma)" w:date="2019-02-07T19:14:00Z"/>
          <w:rFonts w:ascii="Garamond" w:hAnsi="Garamond" w:cs="Courier New"/>
          <w:sz w:val="18"/>
          <w:szCs w:val="18"/>
          <w:lang w:val="en-US"/>
        </w:rPr>
      </w:pPr>
    </w:p>
    <w:p w14:paraId="409C2058" w14:textId="77777777" w:rsidR="005647F5" w:rsidRPr="00426D98" w:rsidDel="00426D98" w:rsidRDefault="005647F5" w:rsidP="00771AE3">
      <w:pPr>
        <w:rPr>
          <w:del w:id="5609" w:author="Marciante, Teresa Lucia (IT - Roma)" w:date="2019-02-07T19:14:00Z"/>
          <w:rFonts w:ascii="Frutiger LT 45 Light" w:eastAsia="Times New Roman" w:hAnsi="Frutiger LT 45 Light" w:cs="Times New Roman"/>
          <w:u w:val="single"/>
          <w:lang w:val="en-US"/>
        </w:rPr>
      </w:pPr>
      <w:del w:id="5610" w:author="Marciante, Teresa Lucia (IT - Roma)" w:date="2019-02-07T19:14:00Z">
        <w:r w:rsidRPr="00426D98" w:rsidDel="00426D98">
          <w:rPr>
            <w:u w:val="single"/>
            <w:lang w:val="en-US"/>
          </w:rPr>
          <w:br w:type="page"/>
        </w:r>
      </w:del>
    </w:p>
    <w:p w14:paraId="4091B5B9" w14:textId="77777777" w:rsidR="00A22402" w:rsidRPr="00426D98" w:rsidDel="00426D98" w:rsidRDefault="00A22402" w:rsidP="00771AE3">
      <w:pPr>
        <w:rPr>
          <w:del w:id="5611" w:author="Marciante, Teresa Lucia (IT - Roma)" w:date="2019-02-07T19:14:00Z"/>
          <w:u w:val="single"/>
        </w:rPr>
      </w:pPr>
      <w:del w:id="5612" w:author="Marciante, Teresa Lucia (IT - Roma)" w:date="2019-02-07T19:14:00Z">
        <w:r w:rsidRPr="00426D98" w:rsidDel="00426D98">
          <w:rPr>
            <w:u w:val="single"/>
          </w:rPr>
          <w:delText xml:space="preserve">Ordine pre-concordato </w:delText>
        </w:r>
        <w:r w:rsidR="00113BB3" w:rsidRPr="00426D98" w:rsidDel="00426D98">
          <w:rPr>
            <w:u w:val="single"/>
          </w:rPr>
          <w:delText xml:space="preserve">iniziale </w:delText>
        </w:r>
        <w:r w:rsidRPr="00426D98" w:rsidDel="00426D98">
          <w:rPr>
            <w:u w:val="single"/>
          </w:rPr>
          <w:delText>n. 221</w:delText>
        </w:r>
      </w:del>
    </w:p>
    <w:p w14:paraId="30F5474F" w14:textId="77777777" w:rsidR="00F74EF8" w:rsidRPr="00426D98" w:rsidDel="00426D98" w:rsidRDefault="00F74EF8" w:rsidP="00771AE3">
      <w:pPr>
        <w:rPr>
          <w:del w:id="5613" w:author="Marciante, Teresa Lucia (IT - Roma)" w:date="2019-02-07T19:14:00Z"/>
          <w:rFonts w:ascii="Garamond" w:hAnsi="Garamond" w:cs="Courier New"/>
          <w:sz w:val="18"/>
          <w:szCs w:val="18"/>
        </w:rPr>
      </w:pPr>
    </w:p>
    <w:p w14:paraId="4CBD7804" w14:textId="77777777" w:rsidR="00F74EF8" w:rsidRPr="00426D98" w:rsidDel="00426D98" w:rsidRDefault="00F74EF8" w:rsidP="00771AE3">
      <w:pPr>
        <w:rPr>
          <w:del w:id="5614" w:author="Marciante, Teresa Lucia (IT - Roma)" w:date="2019-02-07T19:14:00Z"/>
          <w:rFonts w:ascii="Garamond" w:hAnsi="Garamond" w:cs="Courier New"/>
          <w:sz w:val="18"/>
          <w:szCs w:val="18"/>
          <w:lang w:val="en-US"/>
        </w:rPr>
      </w:pPr>
      <w:del w:id="5615"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trns:order_agreement:3</w:delText>
        </w:r>
        <w:r w:rsidRPr="00426D98" w:rsidDel="00426D98">
          <w:rPr>
            <w:rFonts w:ascii="Garamond" w:hAnsi="Garamond" w:cs="Courier New"/>
            <w:sz w:val="18"/>
            <w:szCs w:val="18"/>
            <w:lang w:val="en-US"/>
          </w:rPr>
          <w:delText>&lt;cbc:CustomizationID&gt;</w:delText>
        </w:r>
      </w:del>
    </w:p>
    <w:p w14:paraId="1BB214E3" w14:textId="77777777" w:rsidR="00F74EF8" w:rsidRPr="00426D98" w:rsidDel="00426D98" w:rsidRDefault="00F74EF8" w:rsidP="00771AE3">
      <w:pPr>
        <w:rPr>
          <w:del w:id="5616" w:author="Marciante, Teresa Lucia (IT - Roma)" w:date="2019-02-07T19:14:00Z"/>
          <w:rFonts w:ascii="Garamond" w:hAnsi="Garamond" w:cs="Courier New"/>
          <w:sz w:val="18"/>
          <w:szCs w:val="18"/>
          <w:lang w:val="en-US"/>
        </w:rPr>
      </w:pPr>
      <w:del w:id="5617"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bis:order_agreement:3</w:delText>
        </w:r>
        <w:r w:rsidRPr="00426D98" w:rsidDel="00426D98">
          <w:rPr>
            <w:rFonts w:ascii="Garamond" w:hAnsi="Garamond" w:cs="Courier New"/>
            <w:sz w:val="18"/>
            <w:szCs w:val="18"/>
            <w:lang w:val="en-US"/>
          </w:rPr>
          <w:delText>&lt;/cbc:ProfileID&gt;</w:delText>
        </w:r>
      </w:del>
    </w:p>
    <w:p w14:paraId="19D7FD5E" w14:textId="77777777" w:rsidR="00A22402" w:rsidRPr="00426D98" w:rsidDel="00426D98" w:rsidRDefault="00A22402" w:rsidP="00771AE3">
      <w:pPr>
        <w:rPr>
          <w:del w:id="5618" w:author="Marciante, Teresa Lucia (IT - Roma)" w:date="2019-02-07T19:14:00Z"/>
          <w:rFonts w:ascii="Garamond" w:hAnsi="Garamond" w:cs="Courier New"/>
          <w:sz w:val="18"/>
          <w:szCs w:val="18"/>
          <w:lang w:val="en-US"/>
        </w:rPr>
      </w:pPr>
      <w:del w:id="5619"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221</w:delText>
        </w:r>
        <w:r w:rsidRPr="00426D98" w:rsidDel="00426D98">
          <w:rPr>
            <w:rFonts w:ascii="Garamond" w:hAnsi="Garamond" w:cs="Courier New"/>
            <w:sz w:val="18"/>
            <w:szCs w:val="18"/>
            <w:lang w:val="en-US"/>
          </w:rPr>
          <w:delText>&lt;/cbc:ID&gt;</w:delText>
        </w:r>
      </w:del>
    </w:p>
    <w:p w14:paraId="0E1FBBC5" w14:textId="77777777" w:rsidR="00A22402" w:rsidRPr="00426D98" w:rsidDel="00426D98" w:rsidRDefault="00A22402" w:rsidP="00771AE3">
      <w:pPr>
        <w:rPr>
          <w:del w:id="5620" w:author="Marciante, Teresa Lucia (IT - Roma)" w:date="2019-02-07T19:14:00Z"/>
          <w:rFonts w:ascii="Garamond" w:hAnsi="Garamond" w:cs="Courier New"/>
          <w:sz w:val="18"/>
          <w:szCs w:val="18"/>
          <w:lang w:val="en-US"/>
        </w:rPr>
      </w:pPr>
      <w:del w:id="5621"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&lt;cbc:IssueDate&gt;</w:delText>
        </w:r>
      </w:del>
    </w:p>
    <w:p w14:paraId="72732604" w14:textId="77777777" w:rsidR="00C54A1B" w:rsidRPr="00426D98" w:rsidDel="00426D98" w:rsidRDefault="00C54A1B" w:rsidP="00771AE3">
      <w:pPr>
        <w:rPr>
          <w:del w:id="5622" w:author="Marciante, Teresa Lucia (IT - Roma)" w:date="2019-02-07T19:14:00Z"/>
          <w:rFonts w:ascii="Garamond" w:hAnsi="Garamond" w:cs="Courier New"/>
          <w:sz w:val="18"/>
          <w:szCs w:val="18"/>
          <w:lang w:val="en-US"/>
        </w:rPr>
      </w:pPr>
      <w:del w:id="5623" w:author="Marciante, Teresa Lucia (IT - Roma)" w:date="2019-02-07T19:14:00Z">
        <w:r w:rsidRPr="00426D98" w:rsidDel="00426D98">
          <w:rPr>
            <w:rFonts w:ascii="Garamond" w:hAnsi="Garamond" w:cs="Courier New"/>
            <w:sz w:val="18"/>
            <w:szCs w:val="18"/>
            <w:lang w:val="en-US"/>
          </w:rPr>
          <w:delText>&lt;cbc:OrderTypeCode&gt;</w:delText>
        </w:r>
        <w:r w:rsidRPr="00426D98" w:rsidDel="00426D98">
          <w:rPr>
            <w:rFonts w:ascii="Garamond" w:hAnsi="Garamond" w:cs="Courier New"/>
            <w:color w:val="FF0000"/>
            <w:sz w:val="18"/>
            <w:szCs w:val="18"/>
            <w:lang w:val="en-US"/>
          </w:rPr>
          <w:delText>227</w:delText>
        </w:r>
        <w:r w:rsidRPr="00426D98" w:rsidDel="00426D98">
          <w:rPr>
            <w:rFonts w:ascii="Garamond" w:hAnsi="Garamond" w:cs="Courier New"/>
            <w:sz w:val="18"/>
            <w:szCs w:val="18"/>
            <w:lang w:val="en-US"/>
          </w:rPr>
          <w:delText>&lt;/cbc:OrderTypeCode&gt;</w:delText>
        </w:r>
      </w:del>
    </w:p>
    <w:p w14:paraId="46866329" w14:textId="77777777" w:rsidR="00A22402" w:rsidRPr="00426D98" w:rsidDel="00426D98" w:rsidRDefault="00A22402" w:rsidP="00771AE3">
      <w:pPr>
        <w:rPr>
          <w:del w:id="5624" w:author="Marciante, Teresa Lucia (IT - Roma)" w:date="2019-02-07T19:14:00Z"/>
          <w:rFonts w:ascii="Garamond" w:hAnsi="Garamond" w:cs="Courier New"/>
          <w:sz w:val="18"/>
          <w:szCs w:val="18"/>
          <w:lang w:val="en-US"/>
        </w:rPr>
      </w:pPr>
      <w:del w:id="5625" w:author="Marciante, Teresa Lucia (IT - Roma)" w:date="2019-02-07T19:14:00Z">
        <w:r w:rsidRPr="00426D98" w:rsidDel="00426D98">
          <w:rPr>
            <w:rFonts w:ascii="Garamond" w:hAnsi="Garamond" w:cs="Courier New"/>
            <w:sz w:val="18"/>
            <w:szCs w:val="18"/>
            <w:lang w:val="en-US"/>
          </w:rPr>
          <w:delText>…</w:delText>
        </w:r>
      </w:del>
    </w:p>
    <w:p w14:paraId="2C96F18A" w14:textId="77777777" w:rsidR="00A22402" w:rsidRPr="00426D98" w:rsidDel="00426D98" w:rsidRDefault="00A22402" w:rsidP="00771AE3">
      <w:pPr>
        <w:rPr>
          <w:del w:id="5626" w:author="Marciante, Teresa Lucia (IT - Roma)" w:date="2019-02-07T19:14:00Z"/>
          <w:rFonts w:ascii="Garamond" w:hAnsi="Garamond" w:cs="Courier New"/>
          <w:sz w:val="18"/>
          <w:szCs w:val="18"/>
          <w:lang w:val="en-US"/>
        </w:rPr>
      </w:pPr>
      <w:del w:id="5627" w:author="Marciante, Teresa Lucia (IT - Roma)" w:date="2019-02-07T19:14:00Z">
        <w:r w:rsidRPr="00426D98" w:rsidDel="00426D98">
          <w:rPr>
            <w:rFonts w:ascii="Garamond" w:hAnsi="Garamond" w:cs="Courier New"/>
            <w:sz w:val="18"/>
            <w:szCs w:val="18"/>
            <w:lang w:val="en-US"/>
          </w:rPr>
          <w:delText>&lt;cac:SellerSupplierParty&gt;</w:delText>
        </w:r>
      </w:del>
    </w:p>
    <w:p w14:paraId="35BD0636" w14:textId="77777777" w:rsidR="00A22402" w:rsidRPr="00426D98" w:rsidDel="00426D98" w:rsidRDefault="00A22402" w:rsidP="00771AE3">
      <w:pPr>
        <w:rPr>
          <w:del w:id="5628" w:author="Marciante, Teresa Lucia (IT - Roma)" w:date="2019-02-07T19:14:00Z"/>
          <w:rFonts w:ascii="Garamond" w:hAnsi="Garamond" w:cs="Courier New"/>
          <w:sz w:val="18"/>
          <w:szCs w:val="18"/>
          <w:lang w:val="en-US"/>
        </w:rPr>
      </w:pPr>
      <w:del w:id="5629" w:author="Marciante, Teresa Lucia (IT - Roma)" w:date="2019-02-07T19:14:00Z">
        <w:r w:rsidRPr="00426D98" w:rsidDel="00426D98">
          <w:rPr>
            <w:rFonts w:ascii="Garamond" w:hAnsi="Garamond" w:cs="Courier New"/>
            <w:sz w:val="18"/>
            <w:szCs w:val="18"/>
            <w:lang w:val="en-US"/>
          </w:rPr>
          <w:delText>&lt;cac:PartyIdentification&gt;</w:delText>
        </w:r>
      </w:del>
    </w:p>
    <w:p w14:paraId="2FA41F9B" w14:textId="77777777" w:rsidR="00A22402" w:rsidRPr="00426D98" w:rsidDel="00426D98" w:rsidRDefault="00A22402" w:rsidP="00771AE3">
      <w:pPr>
        <w:rPr>
          <w:del w:id="5630" w:author="Marciante, Teresa Lucia (IT - Roma)" w:date="2019-02-07T19:14:00Z"/>
          <w:rFonts w:ascii="Garamond" w:hAnsi="Garamond" w:cs="Courier New"/>
          <w:sz w:val="18"/>
          <w:szCs w:val="18"/>
          <w:lang w:val="en-US"/>
        </w:rPr>
      </w:pPr>
      <w:del w:id="563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w:delText>
        </w:r>
        <w:r w:rsidR="00113B8F" w:rsidRPr="00426D98" w:rsidDel="00426D98">
          <w:rPr>
            <w:rFonts w:ascii="Garamond" w:hAnsi="Garamond" w:cs="Courier New"/>
            <w:sz w:val="18"/>
            <w:szCs w:val="18"/>
            <w:lang w:val="en-US"/>
          </w:rPr>
          <w:delText>=”IT:VAT”&gt;</w:delText>
        </w:r>
        <w:r w:rsidR="00113B8F"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465D5CEB" w14:textId="77777777" w:rsidR="00A22402" w:rsidRPr="00426D98" w:rsidDel="00426D98" w:rsidRDefault="00A22402" w:rsidP="00771AE3">
      <w:pPr>
        <w:rPr>
          <w:del w:id="5632" w:author="Marciante, Teresa Lucia (IT - Roma)" w:date="2019-02-07T19:14:00Z"/>
          <w:rFonts w:ascii="Garamond" w:hAnsi="Garamond" w:cs="Courier New"/>
          <w:sz w:val="18"/>
          <w:szCs w:val="18"/>
          <w:lang w:val="en-US"/>
        </w:rPr>
      </w:pPr>
      <w:del w:id="5633" w:author="Marciante, Teresa Lucia (IT - Roma)" w:date="2019-02-07T19:14:00Z">
        <w:r w:rsidRPr="00426D98" w:rsidDel="00426D98">
          <w:rPr>
            <w:rFonts w:ascii="Garamond" w:hAnsi="Garamond" w:cs="Courier New"/>
            <w:sz w:val="18"/>
            <w:szCs w:val="18"/>
            <w:lang w:val="en-US"/>
          </w:rPr>
          <w:delText>&lt;/cac:PartyIdentification&gt;</w:delText>
        </w:r>
      </w:del>
    </w:p>
    <w:p w14:paraId="06C27486" w14:textId="77777777" w:rsidR="00A22402" w:rsidRPr="00426D98" w:rsidDel="00426D98" w:rsidRDefault="00A22402" w:rsidP="00771AE3">
      <w:pPr>
        <w:rPr>
          <w:del w:id="5634" w:author="Marciante, Teresa Lucia (IT - Roma)" w:date="2019-02-07T19:14:00Z"/>
          <w:rFonts w:ascii="Garamond" w:hAnsi="Garamond" w:cs="Courier New"/>
          <w:sz w:val="18"/>
          <w:szCs w:val="18"/>
          <w:lang w:val="en-US"/>
        </w:rPr>
      </w:pPr>
      <w:del w:id="5635" w:author="Marciante, Teresa Lucia (IT - Roma)" w:date="2019-02-07T19:14:00Z">
        <w:r w:rsidRPr="00426D98" w:rsidDel="00426D98">
          <w:rPr>
            <w:rFonts w:ascii="Garamond" w:hAnsi="Garamond" w:cs="Courier New"/>
            <w:sz w:val="18"/>
            <w:szCs w:val="18"/>
            <w:lang w:val="en-US"/>
          </w:rPr>
          <w:delText>&lt;/cac:SellerSupplierParty&gt;</w:delText>
        </w:r>
      </w:del>
    </w:p>
    <w:p w14:paraId="6CFCE14A" w14:textId="77777777" w:rsidR="00103AC8" w:rsidRPr="00426D98" w:rsidDel="00426D98" w:rsidRDefault="00A22402" w:rsidP="00771AE3">
      <w:pPr>
        <w:rPr>
          <w:del w:id="5636" w:author="Marciante, Teresa Lucia (IT - Roma)" w:date="2019-02-07T19:14:00Z"/>
          <w:rFonts w:ascii="Garamond" w:hAnsi="Garamond" w:cs="Courier New"/>
          <w:sz w:val="18"/>
          <w:szCs w:val="18"/>
          <w:lang w:val="en-US"/>
        </w:rPr>
      </w:pPr>
      <w:del w:id="5637" w:author="Marciante, Teresa Lucia (IT - Roma)" w:date="2019-02-07T19:14:00Z">
        <w:r w:rsidRPr="00426D98" w:rsidDel="00426D98">
          <w:rPr>
            <w:rFonts w:ascii="Garamond" w:hAnsi="Garamond" w:cs="Courier New"/>
            <w:sz w:val="18"/>
            <w:szCs w:val="18"/>
            <w:lang w:val="en-US"/>
          </w:rPr>
          <w:delText>…</w:delText>
        </w:r>
      </w:del>
    </w:p>
    <w:p w14:paraId="3C5BBEF5" w14:textId="77777777" w:rsidR="006D4EC0" w:rsidRPr="00426D98" w:rsidDel="00426D98" w:rsidRDefault="006D4EC0" w:rsidP="00771AE3">
      <w:pPr>
        <w:rPr>
          <w:del w:id="5638" w:author="Marciante, Teresa Lucia (IT - Roma)" w:date="2019-02-07T19:14:00Z"/>
          <w:rFonts w:ascii="Garamond" w:hAnsi="Garamond" w:cs="Courier New"/>
          <w:sz w:val="18"/>
          <w:szCs w:val="18"/>
          <w:lang w:val="en-US"/>
        </w:rPr>
      </w:pPr>
      <w:del w:id="5639" w:author="Marciante, Teresa Lucia (IT - Roma)" w:date="2019-02-07T19:14:00Z">
        <w:r w:rsidRPr="00426D98" w:rsidDel="00426D98">
          <w:rPr>
            <w:rFonts w:ascii="Garamond" w:hAnsi="Garamond" w:cs="Courier New"/>
            <w:sz w:val="18"/>
            <w:szCs w:val="18"/>
            <w:lang w:val="en-US"/>
          </w:rPr>
          <w:delText>&lt;cac:BuyerCustomerParty&gt;</w:delText>
        </w:r>
      </w:del>
    </w:p>
    <w:p w14:paraId="26B98636" w14:textId="77777777" w:rsidR="006D4EC0" w:rsidRPr="00426D98" w:rsidDel="00426D98" w:rsidRDefault="006D4EC0" w:rsidP="00771AE3">
      <w:pPr>
        <w:rPr>
          <w:del w:id="5640" w:author="Marciante, Teresa Lucia (IT - Roma)" w:date="2019-02-07T19:14:00Z"/>
          <w:rFonts w:ascii="Garamond" w:hAnsi="Garamond" w:cs="Courier New"/>
          <w:sz w:val="18"/>
          <w:szCs w:val="18"/>
          <w:lang w:val="en-US"/>
        </w:rPr>
      </w:pPr>
      <w:del w:id="5641" w:author="Marciante, Teresa Lucia (IT - Roma)" w:date="2019-02-07T19:14:00Z">
        <w:r w:rsidRPr="00426D98" w:rsidDel="00426D98">
          <w:rPr>
            <w:rFonts w:ascii="Garamond" w:hAnsi="Garamond" w:cs="Courier New"/>
            <w:sz w:val="18"/>
            <w:szCs w:val="18"/>
            <w:lang w:val="en-US"/>
          </w:rPr>
          <w:delText>&lt;cac:PartyIdentification&gt;</w:delText>
        </w:r>
      </w:del>
    </w:p>
    <w:p w14:paraId="365E8ADA" w14:textId="77777777" w:rsidR="006D4EC0" w:rsidRPr="00426D98" w:rsidDel="00426D98" w:rsidRDefault="006D4EC0" w:rsidP="00771AE3">
      <w:pPr>
        <w:rPr>
          <w:del w:id="5642" w:author="Marciante, Teresa Lucia (IT - Roma)" w:date="2019-02-07T19:14:00Z"/>
          <w:rFonts w:ascii="Garamond" w:hAnsi="Garamond" w:cs="Courier New"/>
          <w:sz w:val="18"/>
          <w:szCs w:val="18"/>
          <w:lang w:val="en-US"/>
        </w:rPr>
      </w:pPr>
      <w:del w:id="564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6401A0BD" w14:textId="77777777" w:rsidR="006D4EC0" w:rsidRPr="00426D98" w:rsidDel="00426D98" w:rsidRDefault="006D4EC0" w:rsidP="00771AE3">
      <w:pPr>
        <w:rPr>
          <w:del w:id="5644" w:author="Marciante, Teresa Lucia (IT - Roma)" w:date="2019-02-07T19:14:00Z"/>
          <w:rFonts w:ascii="Garamond" w:hAnsi="Garamond" w:cs="Courier New"/>
          <w:sz w:val="18"/>
          <w:szCs w:val="18"/>
          <w:lang w:val="en-US"/>
        </w:rPr>
      </w:pPr>
      <w:del w:id="5645" w:author="Marciante, Teresa Lucia (IT - Roma)" w:date="2019-02-07T19:14:00Z">
        <w:r w:rsidRPr="00426D98" w:rsidDel="00426D98">
          <w:rPr>
            <w:rFonts w:ascii="Garamond" w:hAnsi="Garamond" w:cs="Courier New"/>
            <w:sz w:val="18"/>
            <w:szCs w:val="18"/>
            <w:lang w:val="en-US"/>
          </w:rPr>
          <w:delText>&lt;/cac:PartyIdentification&gt;</w:delText>
        </w:r>
      </w:del>
    </w:p>
    <w:p w14:paraId="2D8060CE" w14:textId="77777777" w:rsidR="006D4EC0" w:rsidRPr="00426D98" w:rsidDel="00426D98" w:rsidRDefault="006D4EC0" w:rsidP="00771AE3">
      <w:pPr>
        <w:rPr>
          <w:del w:id="5646" w:author="Marciante, Teresa Lucia (IT - Roma)" w:date="2019-02-07T19:14:00Z"/>
          <w:rFonts w:ascii="Garamond" w:hAnsi="Garamond" w:cs="Courier New"/>
          <w:sz w:val="18"/>
          <w:szCs w:val="18"/>
          <w:lang w:val="en-US"/>
        </w:rPr>
      </w:pPr>
      <w:del w:id="5647" w:author="Marciante, Teresa Lucia (IT - Roma)" w:date="2019-02-07T19:14:00Z">
        <w:r w:rsidRPr="00426D98" w:rsidDel="00426D98">
          <w:rPr>
            <w:rFonts w:ascii="Garamond" w:hAnsi="Garamond" w:cs="Courier New"/>
            <w:sz w:val="18"/>
            <w:szCs w:val="18"/>
            <w:lang w:val="en-US"/>
          </w:rPr>
          <w:delText>&lt;/cac:BuyerCustomerParty&gt;</w:delText>
        </w:r>
      </w:del>
    </w:p>
    <w:p w14:paraId="310E9920" w14:textId="77777777" w:rsidR="006D4EC0" w:rsidRPr="00426D98" w:rsidDel="00426D98" w:rsidRDefault="006D4EC0" w:rsidP="00771AE3">
      <w:pPr>
        <w:rPr>
          <w:del w:id="5648" w:author="Marciante, Teresa Lucia (IT - Roma)" w:date="2019-02-07T19:14:00Z"/>
          <w:rFonts w:ascii="Garamond" w:hAnsi="Garamond" w:cs="Courier New"/>
          <w:sz w:val="18"/>
          <w:szCs w:val="18"/>
          <w:lang w:val="en-US"/>
        </w:rPr>
      </w:pPr>
      <w:del w:id="5649" w:author="Marciante, Teresa Lucia (IT - Roma)" w:date="2019-02-07T19:14:00Z">
        <w:r w:rsidRPr="00426D98" w:rsidDel="00426D98">
          <w:rPr>
            <w:rFonts w:ascii="Garamond" w:hAnsi="Garamond" w:cs="Courier New"/>
            <w:sz w:val="18"/>
            <w:szCs w:val="18"/>
            <w:lang w:val="en-US"/>
          </w:rPr>
          <w:delText>…</w:delText>
        </w:r>
      </w:del>
    </w:p>
    <w:p w14:paraId="181535BF" w14:textId="77777777" w:rsidR="00042106" w:rsidRPr="00426D98" w:rsidDel="00426D98" w:rsidRDefault="00042106" w:rsidP="00771AE3">
      <w:pPr>
        <w:rPr>
          <w:del w:id="5650" w:author="Marciante, Teresa Lucia (IT - Roma)" w:date="2019-02-07T19:14:00Z"/>
          <w:rFonts w:ascii="Garamond" w:hAnsi="Garamond" w:cs="Courier New"/>
          <w:sz w:val="18"/>
          <w:szCs w:val="18"/>
          <w:lang w:val="en-US"/>
        </w:rPr>
      </w:pPr>
      <w:del w:id="5651" w:author="Marciante, Teresa Lucia (IT - Roma)" w:date="2019-02-07T19:14:00Z">
        <w:r w:rsidRPr="00426D98" w:rsidDel="00426D98">
          <w:rPr>
            <w:rFonts w:ascii="Garamond" w:hAnsi="Garamond" w:cs="Courier New"/>
            <w:sz w:val="18"/>
            <w:szCs w:val="18"/>
            <w:lang w:val="en-US"/>
          </w:rPr>
          <w:delText>&lt;cac:AccountingCustomerParty&gt;</w:delText>
        </w:r>
      </w:del>
    </w:p>
    <w:p w14:paraId="00BBA10E" w14:textId="77777777" w:rsidR="00042106" w:rsidRPr="00426D98" w:rsidDel="00426D98" w:rsidRDefault="00042106" w:rsidP="00771AE3">
      <w:pPr>
        <w:rPr>
          <w:del w:id="5652" w:author="Marciante, Teresa Lucia (IT - Roma)" w:date="2019-02-07T19:14:00Z"/>
          <w:rFonts w:ascii="Garamond" w:hAnsi="Garamond" w:cs="Courier New"/>
          <w:sz w:val="18"/>
          <w:szCs w:val="18"/>
          <w:lang w:val="en-US"/>
        </w:rPr>
      </w:pPr>
      <w:del w:id="5653" w:author="Marciante, Teresa Lucia (IT - Roma)" w:date="2019-02-07T19:14:00Z">
        <w:r w:rsidRPr="00426D98" w:rsidDel="00426D98">
          <w:rPr>
            <w:rFonts w:ascii="Garamond" w:hAnsi="Garamond" w:cs="Courier New"/>
            <w:sz w:val="18"/>
            <w:szCs w:val="18"/>
            <w:lang w:val="en-US"/>
          </w:rPr>
          <w:delText>&lt;cac:Party&gt;</w:delText>
        </w:r>
      </w:del>
    </w:p>
    <w:p w14:paraId="391E4032" w14:textId="77777777" w:rsidR="00042106" w:rsidRPr="00426D98" w:rsidDel="00426D98" w:rsidRDefault="00042106" w:rsidP="00771AE3">
      <w:pPr>
        <w:rPr>
          <w:del w:id="5654" w:author="Marciante, Teresa Lucia (IT - Roma)" w:date="2019-02-07T19:14:00Z"/>
          <w:rFonts w:ascii="Garamond" w:hAnsi="Garamond" w:cs="Courier New"/>
          <w:sz w:val="18"/>
          <w:szCs w:val="18"/>
          <w:lang w:val="en-US"/>
        </w:rPr>
      </w:pPr>
      <w:del w:id="5655" w:author="Marciante, Teresa Lucia (IT - Roma)" w:date="2019-02-07T19:14:00Z">
        <w:r w:rsidRPr="00426D98" w:rsidDel="00426D98">
          <w:rPr>
            <w:rFonts w:ascii="Garamond" w:hAnsi="Garamond" w:cs="Courier New"/>
            <w:sz w:val="18"/>
            <w:szCs w:val="18"/>
            <w:lang w:val="en-US"/>
          </w:rPr>
          <w:delText>&lt;cac:PartyIdentification&gt;</w:delText>
        </w:r>
      </w:del>
    </w:p>
    <w:p w14:paraId="58919B26" w14:textId="77777777" w:rsidR="00042106" w:rsidRPr="00426D98" w:rsidDel="00426D98" w:rsidRDefault="00042106" w:rsidP="00771AE3">
      <w:pPr>
        <w:rPr>
          <w:del w:id="5656" w:author="Marciante, Teresa Lucia (IT - Roma)" w:date="2019-02-07T19:14:00Z"/>
          <w:rFonts w:ascii="Garamond" w:hAnsi="Garamond" w:cs="Courier New"/>
          <w:sz w:val="18"/>
          <w:szCs w:val="18"/>
          <w:lang w:val="en-US"/>
        </w:rPr>
      </w:pPr>
      <w:del w:id="565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64F9F611" w14:textId="77777777" w:rsidR="00042106" w:rsidRPr="00426D98" w:rsidDel="00426D98" w:rsidRDefault="00042106" w:rsidP="00771AE3">
      <w:pPr>
        <w:rPr>
          <w:del w:id="5658" w:author="Marciante, Teresa Lucia (IT - Roma)" w:date="2019-02-07T19:14:00Z"/>
          <w:rFonts w:ascii="Garamond" w:hAnsi="Garamond" w:cs="Courier New"/>
          <w:sz w:val="18"/>
          <w:szCs w:val="18"/>
          <w:lang w:val="en-US"/>
        </w:rPr>
      </w:pPr>
      <w:del w:id="5659" w:author="Marciante, Teresa Lucia (IT - Roma)" w:date="2019-02-07T19:14:00Z">
        <w:r w:rsidRPr="00426D98" w:rsidDel="00426D98">
          <w:rPr>
            <w:rFonts w:ascii="Garamond" w:hAnsi="Garamond" w:cs="Courier New"/>
            <w:sz w:val="18"/>
            <w:szCs w:val="18"/>
            <w:lang w:val="en-US"/>
          </w:rPr>
          <w:delText>&lt;/cac:PartyIdentification&gt;</w:delText>
        </w:r>
      </w:del>
    </w:p>
    <w:p w14:paraId="6461CE47" w14:textId="77777777" w:rsidR="00042106" w:rsidRPr="00426D98" w:rsidDel="00426D98" w:rsidRDefault="00042106" w:rsidP="00771AE3">
      <w:pPr>
        <w:rPr>
          <w:del w:id="5660" w:author="Marciante, Teresa Lucia (IT - Roma)" w:date="2019-02-07T19:14:00Z"/>
          <w:rFonts w:ascii="Garamond" w:hAnsi="Garamond" w:cs="Courier New"/>
          <w:sz w:val="18"/>
          <w:szCs w:val="18"/>
          <w:lang w:val="en-US"/>
        </w:rPr>
      </w:pPr>
      <w:del w:id="5661" w:author="Marciante, Teresa Lucia (IT - Roma)" w:date="2019-02-07T19:14:00Z">
        <w:r w:rsidRPr="00426D98" w:rsidDel="00426D98">
          <w:rPr>
            <w:rFonts w:ascii="Garamond" w:hAnsi="Garamond" w:cs="Courier New"/>
            <w:sz w:val="18"/>
            <w:szCs w:val="18"/>
            <w:lang w:val="en-US"/>
          </w:rPr>
          <w:tab/>
          <w:delText>&lt;cac:/Party&gt;</w:delText>
        </w:r>
      </w:del>
    </w:p>
    <w:p w14:paraId="17336D69" w14:textId="77777777" w:rsidR="00042106" w:rsidRPr="00426D98" w:rsidDel="00426D98" w:rsidRDefault="00042106" w:rsidP="00771AE3">
      <w:pPr>
        <w:rPr>
          <w:del w:id="5662" w:author="Marciante, Teresa Lucia (IT - Roma)" w:date="2019-02-07T19:14:00Z"/>
          <w:rFonts w:ascii="Garamond" w:hAnsi="Garamond" w:cs="Courier New"/>
          <w:sz w:val="18"/>
          <w:szCs w:val="18"/>
          <w:lang w:val="en-US"/>
        </w:rPr>
      </w:pPr>
      <w:del w:id="5663" w:author="Marciante, Teresa Lucia (IT - Roma)" w:date="2019-02-07T19:14:00Z">
        <w:r w:rsidRPr="00426D98" w:rsidDel="00426D98">
          <w:rPr>
            <w:rFonts w:ascii="Garamond" w:hAnsi="Garamond" w:cs="Courier New"/>
            <w:sz w:val="18"/>
            <w:szCs w:val="18"/>
            <w:lang w:val="en-US"/>
          </w:rPr>
          <w:delText>&lt;/cac:AccountingCustomerParty&gt;</w:delText>
        </w:r>
      </w:del>
    </w:p>
    <w:p w14:paraId="2AF91309" w14:textId="77777777" w:rsidR="00042106" w:rsidRPr="00426D98" w:rsidDel="00426D98" w:rsidRDefault="00042106" w:rsidP="00771AE3">
      <w:pPr>
        <w:rPr>
          <w:del w:id="5664" w:author="Marciante, Teresa Lucia (IT - Roma)" w:date="2019-02-07T19:14:00Z"/>
          <w:rFonts w:ascii="Garamond" w:hAnsi="Garamond" w:cs="Courier New"/>
          <w:sz w:val="18"/>
          <w:szCs w:val="18"/>
          <w:lang w:val="en-US"/>
        </w:rPr>
      </w:pPr>
      <w:del w:id="5665" w:author="Marciante, Teresa Lucia (IT - Roma)" w:date="2019-02-07T19:14:00Z">
        <w:r w:rsidRPr="00426D98" w:rsidDel="00426D98">
          <w:rPr>
            <w:rFonts w:ascii="Garamond" w:hAnsi="Garamond" w:cs="Courier New"/>
            <w:sz w:val="18"/>
            <w:szCs w:val="18"/>
            <w:lang w:val="en-US"/>
          </w:rPr>
          <w:delText>…</w:delText>
        </w:r>
      </w:del>
    </w:p>
    <w:p w14:paraId="305C1B75" w14:textId="77777777" w:rsidR="00696303" w:rsidRPr="00426D98" w:rsidDel="00426D98" w:rsidRDefault="00696303" w:rsidP="00771AE3">
      <w:pPr>
        <w:rPr>
          <w:del w:id="5666" w:author="Marciante, Teresa Lucia (IT - Roma)" w:date="2019-02-07T19:14:00Z"/>
          <w:rFonts w:ascii="Garamond" w:hAnsi="Garamond" w:cs="Courier New"/>
          <w:sz w:val="18"/>
          <w:szCs w:val="18"/>
          <w:lang w:val="en-US"/>
        </w:rPr>
      </w:pPr>
      <w:del w:id="5667" w:author="Marciante, Teresa Lucia (IT - Roma)" w:date="2019-02-07T19:14:00Z">
        <w:r w:rsidRPr="00426D98" w:rsidDel="00426D98">
          <w:rPr>
            <w:rFonts w:ascii="Garamond" w:hAnsi="Garamond" w:cs="Courier New"/>
            <w:sz w:val="18"/>
            <w:szCs w:val="18"/>
            <w:lang w:val="en-US"/>
          </w:rPr>
          <w:delText>&lt;cac:OrderLine&gt;</w:delText>
        </w:r>
      </w:del>
    </w:p>
    <w:p w14:paraId="58963384" w14:textId="77777777" w:rsidR="00696303" w:rsidRPr="00426D98" w:rsidDel="00426D98" w:rsidRDefault="00696303" w:rsidP="00771AE3">
      <w:pPr>
        <w:rPr>
          <w:del w:id="5668" w:author="Marciante, Teresa Lucia (IT - Roma)" w:date="2019-02-07T19:14:00Z"/>
          <w:rFonts w:ascii="Garamond" w:hAnsi="Garamond" w:cs="Courier New"/>
          <w:sz w:val="18"/>
          <w:szCs w:val="18"/>
          <w:lang w:val="en-US"/>
        </w:rPr>
      </w:pPr>
      <w:del w:id="5669" w:author="Marciante, Teresa Lucia (IT - Roma)" w:date="2019-02-07T19:14:00Z">
        <w:r w:rsidRPr="00426D98" w:rsidDel="00426D98">
          <w:rPr>
            <w:rFonts w:ascii="Garamond" w:hAnsi="Garamond" w:cs="Courier New"/>
            <w:sz w:val="18"/>
            <w:szCs w:val="18"/>
            <w:lang w:val="en-US"/>
          </w:rPr>
          <w:tab/>
          <w:delText>&lt;cac:LineItem&gt;</w:delText>
        </w:r>
      </w:del>
    </w:p>
    <w:p w14:paraId="15432AE5" w14:textId="77777777" w:rsidR="00696303" w:rsidRPr="00426D98" w:rsidDel="00426D98" w:rsidRDefault="00696303" w:rsidP="00771AE3">
      <w:pPr>
        <w:rPr>
          <w:del w:id="5670" w:author="Marciante, Teresa Lucia (IT - Roma)" w:date="2019-02-07T19:14:00Z"/>
          <w:rFonts w:ascii="Garamond" w:hAnsi="Garamond" w:cs="Courier New"/>
          <w:sz w:val="18"/>
          <w:szCs w:val="18"/>
          <w:lang w:val="en-US"/>
        </w:rPr>
      </w:pPr>
      <w:del w:id="567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Pr="00426D98" w:rsidDel="00426D98">
          <w:rPr>
            <w:rFonts w:ascii="Garamond" w:hAnsi="Garamond" w:cs="Courier New"/>
            <w:color w:val="FF0000"/>
            <w:sz w:val="18"/>
            <w:szCs w:val="18"/>
            <w:lang w:val="en-US"/>
          </w:rPr>
          <w:delText>4</w:delText>
        </w:r>
        <w:r w:rsidRPr="00426D98" w:rsidDel="00426D98">
          <w:rPr>
            <w:rFonts w:ascii="Garamond" w:hAnsi="Garamond" w:cs="Courier New"/>
            <w:sz w:val="18"/>
            <w:szCs w:val="18"/>
            <w:lang w:val="en-US"/>
          </w:rPr>
          <w:delText>&lt;/cbc:ID&gt;</w:delText>
        </w:r>
      </w:del>
    </w:p>
    <w:p w14:paraId="4CD141CC" w14:textId="77777777" w:rsidR="00696303" w:rsidRPr="00426D98" w:rsidDel="00426D98" w:rsidRDefault="00696303" w:rsidP="00771AE3">
      <w:pPr>
        <w:rPr>
          <w:del w:id="5672" w:author="Marciante, Teresa Lucia (IT - Roma)" w:date="2019-02-07T19:14:00Z"/>
          <w:rFonts w:ascii="Garamond" w:hAnsi="Garamond" w:cs="Courier New"/>
          <w:sz w:val="18"/>
          <w:szCs w:val="18"/>
        </w:rPr>
      </w:pPr>
      <w:del w:id="567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rPr>
          <w:delText>&lt;cbc:Quantity unitCode=”EA”&gt;</w:delText>
        </w:r>
        <w:r w:rsidRPr="00426D98" w:rsidDel="00426D98">
          <w:rPr>
            <w:rFonts w:ascii="Garamond" w:hAnsi="Garamond" w:cs="Courier New"/>
            <w:color w:val="FF0000"/>
            <w:sz w:val="18"/>
            <w:szCs w:val="18"/>
          </w:rPr>
          <w:delText>10</w:delText>
        </w:r>
        <w:r w:rsidRPr="00426D98" w:rsidDel="00426D98">
          <w:rPr>
            <w:rFonts w:ascii="Garamond" w:hAnsi="Garamond" w:cs="Courier New"/>
            <w:sz w:val="18"/>
            <w:szCs w:val="18"/>
          </w:rPr>
          <w:delText>&lt;/cbc:Quantity&gt;</w:delText>
        </w:r>
      </w:del>
    </w:p>
    <w:p w14:paraId="12D60834" w14:textId="77777777" w:rsidR="00696303" w:rsidRPr="00426D98" w:rsidDel="00426D98" w:rsidRDefault="00696303" w:rsidP="00771AE3">
      <w:pPr>
        <w:rPr>
          <w:del w:id="5674" w:author="Marciante, Teresa Lucia (IT - Roma)" w:date="2019-02-07T19:14:00Z"/>
          <w:rFonts w:ascii="Garamond" w:hAnsi="Garamond" w:cs="Courier New"/>
          <w:sz w:val="18"/>
          <w:szCs w:val="18"/>
          <w:lang w:val="en-US"/>
        </w:rPr>
      </w:pPr>
      <w:del w:id="5675" w:author="Marciante, Teresa Lucia (IT - Roma)" w:date="2019-02-07T19:14:00Z">
        <w:r w:rsidRPr="00426D98" w:rsidDel="00426D98">
          <w:rPr>
            <w:rFonts w:ascii="Garamond" w:hAnsi="Garamond" w:cs="Courier New"/>
            <w:sz w:val="18"/>
            <w:szCs w:val="18"/>
          </w:rPr>
          <w:tab/>
        </w:r>
        <w:r w:rsidRPr="00426D98" w:rsidDel="00426D98">
          <w:rPr>
            <w:rFonts w:ascii="Garamond" w:hAnsi="Garamond" w:cs="Courier New"/>
            <w:sz w:val="18"/>
            <w:szCs w:val="18"/>
          </w:rPr>
          <w:tab/>
        </w:r>
        <w:r w:rsidRPr="00426D98" w:rsidDel="00426D98">
          <w:rPr>
            <w:rFonts w:ascii="Garamond" w:hAnsi="Garamond" w:cs="Courier New"/>
            <w:sz w:val="18"/>
            <w:szCs w:val="18"/>
            <w:lang w:val="en-US"/>
          </w:rPr>
          <w:delText>&lt;cac:price&gt;</w:delText>
        </w:r>
      </w:del>
    </w:p>
    <w:p w14:paraId="3805653E" w14:textId="77777777" w:rsidR="00696303" w:rsidRPr="00426D98" w:rsidDel="00426D98" w:rsidRDefault="00696303" w:rsidP="00771AE3">
      <w:pPr>
        <w:rPr>
          <w:del w:id="5676" w:author="Marciante, Teresa Lucia (IT - Roma)" w:date="2019-02-07T19:14:00Z"/>
          <w:rFonts w:ascii="Garamond" w:hAnsi="Garamond" w:cs="Courier New"/>
          <w:sz w:val="18"/>
          <w:szCs w:val="18"/>
          <w:lang w:val="en-US"/>
        </w:rPr>
      </w:pPr>
      <w:del w:id="567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&lt;cbc:PriceAmount currencyID=”EUR”</w:delText>
        </w:r>
        <w:r w:rsidR="001E4D40" w:rsidRPr="00426D98" w:rsidDel="00426D98">
          <w:rPr>
            <w:rFonts w:ascii="Garamond" w:hAnsi="Garamond" w:cs="Courier New"/>
            <w:sz w:val="18"/>
            <w:szCs w:val="18"/>
            <w:lang w:val="en-US"/>
          </w:rPr>
          <w:delText>&gt;</w:delText>
        </w:r>
        <w:r w:rsidR="001E4D40" w:rsidRPr="00426D98" w:rsidDel="00426D98">
          <w:rPr>
            <w:rFonts w:ascii="Garamond" w:hAnsi="Garamond" w:cs="Courier New"/>
            <w:color w:val="FF0000"/>
            <w:sz w:val="18"/>
            <w:szCs w:val="18"/>
            <w:lang w:val="en-US"/>
          </w:rPr>
          <w:delText>100</w:delText>
        </w:r>
        <w:r w:rsidR="00DF2AD5" w:rsidRPr="00426D98" w:rsidDel="00426D98">
          <w:rPr>
            <w:rFonts w:ascii="Garamond" w:hAnsi="Garamond" w:cs="Courier New"/>
            <w:color w:val="FF0000"/>
            <w:sz w:val="18"/>
            <w:szCs w:val="18"/>
            <w:lang w:val="en-US"/>
          </w:rPr>
          <w:delText>.00</w:delText>
        </w:r>
        <w:r w:rsidRPr="00426D98" w:rsidDel="00426D98">
          <w:rPr>
            <w:rFonts w:ascii="Garamond" w:hAnsi="Garamond" w:cs="Courier New"/>
            <w:sz w:val="18"/>
            <w:szCs w:val="18"/>
            <w:lang w:val="en-US"/>
          </w:rPr>
          <w:delText>&lt;/cbc:PriceAmount&gt;</w:delText>
        </w:r>
      </w:del>
    </w:p>
    <w:p w14:paraId="4209D7C3" w14:textId="77777777" w:rsidR="00696303" w:rsidRPr="00426D98" w:rsidDel="00426D98" w:rsidRDefault="00696303" w:rsidP="00771AE3">
      <w:pPr>
        <w:rPr>
          <w:del w:id="5678" w:author="Marciante, Teresa Lucia (IT - Roma)" w:date="2019-02-07T19:14:00Z"/>
          <w:rFonts w:ascii="Garamond" w:hAnsi="Garamond" w:cs="Courier New"/>
          <w:sz w:val="18"/>
          <w:szCs w:val="18"/>
          <w:lang w:val="en-US"/>
        </w:rPr>
      </w:pPr>
      <w:del w:id="5679" w:author="Marciante, Teresa Lucia (IT - Roma)" w:date="2019-02-07T19:14:00Z">
        <w:r w:rsidRPr="00426D98" w:rsidDel="00426D98">
          <w:rPr>
            <w:rFonts w:ascii="Garamond" w:hAnsi="Garamond" w:cs="Courier New"/>
            <w:sz w:val="18"/>
            <w:szCs w:val="18"/>
            <w:lang w:val="en-US"/>
          </w:rPr>
          <w:delText>&lt;/cac:Price&gt;</w:delText>
        </w:r>
      </w:del>
    </w:p>
    <w:p w14:paraId="0EA71E52" w14:textId="77777777" w:rsidR="00696303" w:rsidRPr="00426D98" w:rsidDel="00426D98" w:rsidRDefault="00696303" w:rsidP="00771AE3">
      <w:pPr>
        <w:rPr>
          <w:del w:id="5680" w:author="Marciante, Teresa Lucia (IT - Roma)" w:date="2019-02-07T19:14:00Z"/>
          <w:rFonts w:ascii="Garamond" w:hAnsi="Garamond" w:cs="Courier New"/>
          <w:sz w:val="18"/>
          <w:szCs w:val="18"/>
          <w:lang w:val="en-US"/>
        </w:rPr>
      </w:pPr>
      <w:del w:id="5681" w:author="Marciante, Teresa Lucia (IT - Roma)" w:date="2019-02-07T19:14:00Z">
        <w:r w:rsidRPr="00426D98" w:rsidDel="00426D98">
          <w:rPr>
            <w:rFonts w:ascii="Garamond" w:hAnsi="Garamond" w:cs="Courier New"/>
            <w:sz w:val="18"/>
            <w:szCs w:val="18"/>
            <w:lang w:val="en-US"/>
          </w:rPr>
          <w:delText>&lt;cac:Item&gt;</w:delText>
        </w:r>
      </w:del>
    </w:p>
    <w:p w14:paraId="3C42F865" w14:textId="77777777" w:rsidR="00696303" w:rsidRPr="00426D98" w:rsidDel="00426D98" w:rsidRDefault="00696303" w:rsidP="00771AE3">
      <w:pPr>
        <w:rPr>
          <w:del w:id="5682" w:author="Marciante, Teresa Lucia (IT - Roma)" w:date="2019-02-07T19:14:00Z"/>
          <w:rFonts w:ascii="Garamond" w:hAnsi="Garamond" w:cs="Courier New"/>
          <w:sz w:val="18"/>
          <w:szCs w:val="18"/>
          <w:lang w:val="en-US"/>
        </w:rPr>
      </w:pPr>
      <w:del w:id="5683" w:author="Marciante, Teresa Lucia (IT - Roma)" w:date="2019-02-07T19:14:00Z">
        <w:r w:rsidRPr="00426D98" w:rsidDel="00426D98">
          <w:rPr>
            <w:rFonts w:ascii="Garamond" w:hAnsi="Garamond" w:cs="Courier New"/>
            <w:sz w:val="18"/>
            <w:szCs w:val="18"/>
            <w:lang w:val="en-US"/>
          </w:rPr>
          <w:tab/>
          <w:delText>&lt;cbc:Name&gt;</w:delText>
        </w:r>
        <w:r w:rsidRPr="00426D98" w:rsidDel="00426D98">
          <w:rPr>
            <w:rFonts w:ascii="Garamond" w:hAnsi="Garamond" w:cs="Courier New"/>
            <w:color w:val="FF0000"/>
            <w:sz w:val="18"/>
            <w:szCs w:val="18"/>
            <w:lang w:val="en-US"/>
          </w:rPr>
          <w:delText>Prodotto_1</w:delText>
        </w:r>
        <w:r w:rsidRPr="00426D98" w:rsidDel="00426D98">
          <w:rPr>
            <w:rFonts w:ascii="Garamond" w:hAnsi="Garamond" w:cs="Courier New"/>
            <w:sz w:val="18"/>
            <w:szCs w:val="18"/>
            <w:lang w:val="en-US"/>
          </w:rPr>
          <w:delText>&lt;/cbc:Name&gt;</w:delText>
        </w:r>
      </w:del>
    </w:p>
    <w:p w14:paraId="704014E7" w14:textId="77777777" w:rsidR="00696303" w:rsidRPr="00426D98" w:rsidDel="00426D98" w:rsidRDefault="00696303" w:rsidP="00771AE3">
      <w:pPr>
        <w:rPr>
          <w:del w:id="5684" w:author="Marciante, Teresa Lucia (IT - Roma)" w:date="2019-02-07T19:14:00Z"/>
          <w:rFonts w:ascii="Garamond" w:hAnsi="Garamond" w:cs="Courier New"/>
          <w:sz w:val="18"/>
          <w:szCs w:val="18"/>
          <w:lang w:val="en-US"/>
        </w:rPr>
      </w:pPr>
      <w:del w:id="568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&lt;/cac:Item&gt;</w:delText>
        </w:r>
      </w:del>
    </w:p>
    <w:p w14:paraId="656ED66E" w14:textId="77777777" w:rsidR="00696303" w:rsidRPr="00426D98" w:rsidDel="00426D98" w:rsidRDefault="00696303" w:rsidP="00771AE3">
      <w:pPr>
        <w:rPr>
          <w:del w:id="5686" w:author="Marciante, Teresa Lucia (IT - Roma)" w:date="2019-02-07T19:14:00Z"/>
          <w:rFonts w:ascii="Garamond" w:hAnsi="Garamond" w:cs="Courier New"/>
          <w:sz w:val="18"/>
          <w:szCs w:val="18"/>
          <w:lang w:val="en-US"/>
        </w:rPr>
      </w:pPr>
      <w:del w:id="5687" w:author="Marciante, Teresa Lucia (IT - Roma)" w:date="2019-02-07T19:14:00Z">
        <w:r w:rsidRPr="00426D98" w:rsidDel="00426D98">
          <w:rPr>
            <w:rFonts w:ascii="Garamond" w:hAnsi="Garamond" w:cs="Courier New"/>
            <w:sz w:val="18"/>
            <w:szCs w:val="18"/>
            <w:lang w:val="en-US"/>
          </w:rPr>
          <w:delText>&lt;/cac:LineItem&gt;</w:delText>
        </w:r>
      </w:del>
    </w:p>
    <w:p w14:paraId="6825252E" w14:textId="77777777" w:rsidR="00696303" w:rsidRPr="00426D98" w:rsidDel="00426D98" w:rsidRDefault="00696303" w:rsidP="00771AE3">
      <w:pPr>
        <w:rPr>
          <w:del w:id="5688" w:author="Marciante, Teresa Lucia (IT - Roma)" w:date="2019-02-07T19:14:00Z"/>
          <w:rFonts w:ascii="Garamond" w:hAnsi="Garamond" w:cs="Courier New"/>
          <w:sz w:val="18"/>
          <w:szCs w:val="18"/>
          <w:lang w:val="en-US"/>
        </w:rPr>
      </w:pPr>
      <w:del w:id="5689" w:author="Marciante, Teresa Lucia (IT - Roma)" w:date="2019-02-07T19:14:00Z">
        <w:r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tab/>
          <w:delText>&lt;cac:DocumentReference&gt;</w:delText>
        </w:r>
      </w:del>
    </w:p>
    <w:p w14:paraId="74105323" w14:textId="77777777" w:rsidR="00696303" w:rsidRPr="00426D98" w:rsidDel="00426D98" w:rsidRDefault="00696303" w:rsidP="00771AE3">
      <w:pPr>
        <w:rPr>
          <w:del w:id="5690" w:author="Marciante, Teresa Lucia (IT - Roma)" w:date="2019-02-07T19:14:00Z"/>
          <w:rFonts w:ascii="Garamond" w:hAnsi="Garamond" w:cs="Courier New"/>
          <w:sz w:val="18"/>
          <w:szCs w:val="18"/>
          <w:lang w:val="en-US"/>
        </w:rPr>
      </w:pPr>
      <w:del w:id="5691"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123456789A</w:delText>
        </w:r>
        <w:r w:rsidRPr="00426D98" w:rsidDel="00426D98">
          <w:rPr>
            <w:rFonts w:ascii="Garamond" w:hAnsi="Garamond" w:cs="Courier New"/>
            <w:sz w:val="18"/>
            <w:szCs w:val="18"/>
            <w:lang w:val="en-US"/>
          </w:rPr>
          <w:delText>&lt;/cbc:ID&gt;</w:delText>
        </w:r>
      </w:del>
    </w:p>
    <w:p w14:paraId="31526877" w14:textId="77777777" w:rsidR="00696303" w:rsidRPr="00426D98" w:rsidDel="00426D98" w:rsidRDefault="00696303" w:rsidP="00771AE3">
      <w:pPr>
        <w:rPr>
          <w:del w:id="5692" w:author="Marciante, Teresa Lucia (IT - Roma)" w:date="2019-02-07T19:14:00Z"/>
          <w:rFonts w:ascii="Garamond" w:hAnsi="Garamond" w:cs="Courier New"/>
          <w:sz w:val="18"/>
          <w:szCs w:val="18"/>
        </w:rPr>
      </w:pPr>
      <w:del w:id="5693" w:author="Marciante, Teresa Lucia (IT - Roma)" w:date="2019-02-07T19:14:00Z">
        <w:r w:rsidRPr="00426D98" w:rsidDel="00426D98">
          <w:rPr>
            <w:rFonts w:ascii="Garamond" w:hAnsi="Garamond" w:cs="Courier New"/>
            <w:sz w:val="18"/>
            <w:szCs w:val="18"/>
          </w:rPr>
          <w:delText>&lt;cbc:DocumentType&gt;</w:delText>
        </w:r>
        <w:r w:rsidRPr="00426D98" w:rsidDel="00426D98">
          <w:rPr>
            <w:rFonts w:ascii="Garamond" w:hAnsi="Garamond" w:cs="Courier New"/>
            <w:color w:val="FF0000"/>
            <w:sz w:val="18"/>
            <w:szCs w:val="18"/>
          </w:rPr>
          <w:delText>CIG</w:delText>
        </w:r>
        <w:r w:rsidRPr="00426D98" w:rsidDel="00426D98">
          <w:rPr>
            <w:rFonts w:ascii="Garamond" w:hAnsi="Garamond" w:cs="Courier New"/>
            <w:sz w:val="18"/>
            <w:szCs w:val="18"/>
          </w:rPr>
          <w:delText>&lt;/cbc:DocumentType&gt;</w:delText>
        </w:r>
      </w:del>
    </w:p>
    <w:p w14:paraId="417E75B9" w14:textId="77777777" w:rsidR="00696303" w:rsidRPr="00426D98" w:rsidDel="00426D98" w:rsidRDefault="00696303" w:rsidP="00771AE3">
      <w:pPr>
        <w:rPr>
          <w:del w:id="5694" w:author="Marciante, Teresa Lucia (IT - Roma)" w:date="2019-02-07T19:14:00Z"/>
          <w:rFonts w:ascii="Garamond" w:hAnsi="Garamond" w:cs="Courier New"/>
          <w:sz w:val="18"/>
          <w:szCs w:val="18"/>
        </w:rPr>
      </w:pPr>
      <w:del w:id="5695" w:author="Marciante, Teresa Lucia (IT - Roma)" w:date="2019-02-07T19:14:00Z">
        <w:r w:rsidRPr="00426D98" w:rsidDel="00426D98">
          <w:rPr>
            <w:rFonts w:ascii="Garamond" w:hAnsi="Garamond" w:cs="Courier New"/>
            <w:sz w:val="18"/>
            <w:szCs w:val="18"/>
          </w:rPr>
          <w:delText>&lt;/cac:DocumentReference&gt;</w:delText>
        </w:r>
      </w:del>
    </w:p>
    <w:p w14:paraId="2B77018A" w14:textId="77777777" w:rsidR="00696303" w:rsidRPr="00426D98" w:rsidDel="00426D98" w:rsidRDefault="00696303" w:rsidP="00771AE3">
      <w:pPr>
        <w:rPr>
          <w:del w:id="5696" w:author="Marciante, Teresa Lucia (IT - Roma)" w:date="2019-02-07T19:14:00Z"/>
          <w:rFonts w:ascii="Garamond" w:hAnsi="Garamond" w:cs="Courier New"/>
          <w:sz w:val="18"/>
          <w:szCs w:val="18"/>
        </w:rPr>
      </w:pPr>
      <w:del w:id="5697" w:author="Marciante, Teresa Lucia (IT - Roma)" w:date="2019-02-07T19:14:00Z">
        <w:r w:rsidRPr="00426D98" w:rsidDel="00426D98">
          <w:rPr>
            <w:rFonts w:ascii="Garamond" w:hAnsi="Garamond" w:cs="Courier New"/>
            <w:sz w:val="18"/>
            <w:szCs w:val="18"/>
          </w:rPr>
          <w:delText>&lt;/cac:OrderLine&gt;</w:delText>
        </w:r>
      </w:del>
    </w:p>
    <w:p w14:paraId="0F82E1FA" w14:textId="77777777" w:rsidR="00696303" w:rsidRPr="00426D98" w:rsidDel="00426D98" w:rsidRDefault="00696303" w:rsidP="00771AE3">
      <w:pPr>
        <w:rPr>
          <w:del w:id="5698" w:author="Marciante, Teresa Lucia (IT - Roma)" w:date="2019-02-07T19:14:00Z"/>
          <w:rFonts w:ascii="Garamond" w:hAnsi="Garamond" w:cs="Courier New"/>
          <w:sz w:val="18"/>
          <w:szCs w:val="18"/>
        </w:rPr>
      </w:pPr>
      <w:del w:id="5699" w:author="Marciante, Teresa Lucia (IT - Roma)" w:date="2019-02-07T19:14:00Z">
        <w:r w:rsidRPr="00426D98" w:rsidDel="00426D98">
          <w:rPr>
            <w:rFonts w:ascii="Garamond" w:hAnsi="Garamond" w:cs="Courier New"/>
            <w:sz w:val="18"/>
            <w:szCs w:val="18"/>
          </w:rPr>
          <w:delText>…</w:delText>
        </w:r>
      </w:del>
    </w:p>
    <w:p w14:paraId="2B23FB4E" w14:textId="77777777" w:rsidR="005647F5" w:rsidRPr="00426D98" w:rsidDel="00426D98" w:rsidRDefault="005647F5" w:rsidP="00771AE3">
      <w:pPr>
        <w:rPr>
          <w:del w:id="5700" w:author="Marciante, Teresa Lucia (IT - Roma)" w:date="2019-02-07T19:14:00Z"/>
          <w:rFonts w:ascii="Garamond" w:hAnsi="Garamond" w:cs="Courier New"/>
          <w:sz w:val="18"/>
          <w:szCs w:val="18"/>
        </w:rPr>
      </w:pPr>
    </w:p>
    <w:p w14:paraId="1E6C9DC1" w14:textId="77777777" w:rsidR="00696303" w:rsidRPr="00426D98" w:rsidDel="00426D98" w:rsidRDefault="00696303" w:rsidP="00771AE3">
      <w:pPr>
        <w:rPr>
          <w:del w:id="5701" w:author="Marciante, Teresa Lucia (IT - Roma)" w:date="2019-02-07T19:14:00Z"/>
          <w:rFonts w:ascii="Garamond" w:hAnsi="Garamond" w:cs="Courier New"/>
          <w:sz w:val="18"/>
          <w:szCs w:val="18"/>
        </w:rPr>
      </w:pPr>
    </w:p>
    <w:p w14:paraId="47ECB45A" w14:textId="77777777" w:rsidR="001E4D40" w:rsidRPr="00426D98" w:rsidDel="00426D98" w:rsidRDefault="001E4D40" w:rsidP="00771AE3">
      <w:pPr>
        <w:rPr>
          <w:del w:id="5702" w:author="Marciante, Teresa Lucia (IT - Roma)" w:date="2019-02-07T19:14:00Z"/>
          <w:rFonts w:ascii="Frutiger LT 45 Light" w:eastAsia="Times New Roman" w:hAnsi="Frutiger LT 45 Light" w:cs="Times New Roman"/>
          <w:b/>
          <w:u w:val="single"/>
        </w:rPr>
      </w:pPr>
      <w:del w:id="5703" w:author="Marciante, Teresa Lucia (IT - Roma)" w:date="2019-02-07T19:14:00Z">
        <w:r w:rsidRPr="00426D98" w:rsidDel="00426D98">
          <w:rPr>
            <w:b/>
            <w:u w:val="single"/>
          </w:rPr>
          <w:br w:type="page"/>
        </w:r>
      </w:del>
    </w:p>
    <w:p w14:paraId="5ECFC639" w14:textId="77777777" w:rsidR="00A22402" w:rsidRPr="00426D98" w:rsidDel="00426D98" w:rsidRDefault="005D45BB" w:rsidP="00771AE3">
      <w:pPr>
        <w:rPr>
          <w:del w:id="5704" w:author="Marciante, Teresa Lucia (IT - Roma)" w:date="2019-02-07T19:14:00Z"/>
          <w:b/>
          <w:u w:val="single"/>
        </w:rPr>
      </w:pPr>
      <w:del w:id="5705" w:author="Marciante, Teresa Lucia (IT - Roma)" w:date="2019-02-07T19:14:00Z">
        <w:r w:rsidRPr="00426D98" w:rsidDel="00426D98">
          <w:rPr>
            <w:b/>
            <w:u w:val="single"/>
          </w:rPr>
          <w:delText>Caso 2: Ordine pre-concordato sostitutivo</w:delText>
        </w:r>
        <w:r w:rsidR="00A22402" w:rsidRPr="00426D98" w:rsidDel="00426D98">
          <w:rPr>
            <w:b/>
            <w:u w:val="single"/>
          </w:rPr>
          <w:delText>.</w:delText>
        </w:r>
      </w:del>
    </w:p>
    <w:p w14:paraId="63F45744" w14:textId="77777777" w:rsidR="003E5228" w:rsidRPr="00426D98" w:rsidDel="00426D98" w:rsidRDefault="003E5228" w:rsidP="00771AE3">
      <w:pPr>
        <w:rPr>
          <w:del w:id="5706" w:author="Marciante, Teresa Lucia (IT - Roma)" w:date="2019-02-07T19:14:00Z"/>
        </w:rPr>
      </w:pPr>
      <w:del w:id="5707" w:author="Marciante, Teresa Lucia (IT - Roma)" w:date="2019-02-07T19:14:00Z">
        <w:r w:rsidRPr="00426D98" w:rsidDel="00426D98">
          <w:delText xml:space="preserve">In questo esempio il Fornitore intende modificare un Ordine pre-concordato già trasmesso, pertanto invia un Ordine pre-concordato sostitutivo. </w:delText>
        </w:r>
      </w:del>
    </w:p>
    <w:p w14:paraId="2FC4AE63" w14:textId="77777777" w:rsidR="00520D0A" w:rsidRPr="00426D98" w:rsidDel="00426D98" w:rsidRDefault="00520D0A" w:rsidP="00771AE3">
      <w:pPr>
        <w:rPr>
          <w:del w:id="5708" w:author="Marciante, Teresa Lucia (IT - Roma)" w:date="2019-02-07T19:14:00Z"/>
        </w:rPr>
      </w:pPr>
      <w:del w:id="5709" w:author="Marciante, Teresa Lucia (IT - Roma)" w:date="2019-02-07T19:14:00Z">
        <w:r w:rsidRPr="00426D98" w:rsidDel="00426D98">
          <w:delText xml:space="preserve">Si rammenta che l’Ordine sostitutivo rimpiazza sia l’Ordine ivi indicato sia tutte le altre Sostituzioni e Revoche, già trasmesse, riferite al medesimo Ordine iniziale (v. Paragrafo </w:delText>
        </w:r>
        <w:r w:rsidR="00A34DD2" w:rsidRPr="00426D98" w:rsidDel="00426D98">
          <w:fldChar w:fldCharType="begin"/>
        </w:r>
        <w:r w:rsidRPr="00426D98" w:rsidDel="00426D98">
          <w:delInstrText xml:space="preserve"> REF _Ref535056582 \r \h </w:delInstrText>
        </w:r>
        <w:r w:rsidR="00BD51D5" w:rsidRPr="00426D98" w:rsidDel="00426D98">
          <w:delInstrText xml:space="preserve"> \* MERGEFORMAT </w:delInstrText>
        </w:r>
        <w:r w:rsidR="00A34DD2" w:rsidRPr="00426D98" w:rsidDel="00426D98">
          <w:fldChar w:fldCharType="separate"/>
        </w:r>
        <w:r w:rsidRPr="00426D98" w:rsidDel="00426D98">
          <w:delText>2.3.2.2</w:delText>
        </w:r>
        <w:r w:rsidR="00A34DD2" w:rsidRPr="00426D98" w:rsidDel="00426D98">
          <w:fldChar w:fldCharType="end"/>
        </w:r>
        <w:r w:rsidRPr="00426D98" w:rsidDel="00426D98">
          <w:delText xml:space="preserve">), inoltre avvia un nuovo processo di Ordinazione pre-concordata (v. Paragrafo </w:delText>
        </w:r>
        <w:r w:rsidR="00A34DD2" w:rsidRPr="00426D98" w:rsidDel="00426D98">
          <w:fldChar w:fldCharType="begin"/>
        </w:r>
        <w:r w:rsidRPr="00426D98" w:rsidDel="00426D98">
          <w:delInstrText xml:space="preserve"> REF _Ref535057117 \r \h </w:delInstrText>
        </w:r>
        <w:r w:rsidR="00BD51D5" w:rsidRPr="00426D98" w:rsidDel="00426D98">
          <w:delInstrText xml:space="preserve"> \* MERGEFORMAT </w:delInstrText>
        </w:r>
        <w:r w:rsidR="00A34DD2" w:rsidRPr="00426D98" w:rsidDel="00426D98">
          <w:fldChar w:fldCharType="separate"/>
        </w:r>
        <w:r w:rsidRPr="00426D98" w:rsidDel="00426D98">
          <w:delText>2.4.4</w:delText>
        </w:r>
        <w:r w:rsidR="00A34DD2" w:rsidRPr="00426D98" w:rsidDel="00426D98">
          <w:fldChar w:fldCharType="end"/>
        </w:r>
        <w:r w:rsidRPr="00426D98" w:rsidDel="00426D98">
          <w:delText>)</w:delText>
        </w:r>
        <w:r w:rsidR="00483D76" w:rsidRPr="00426D98" w:rsidDel="00426D98">
          <w:delText>.</w:delText>
        </w:r>
      </w:del>
    </w:p>
    <w:p w14:paraId="2762C7E9" w14:textId="77777777" w:rsidR="003E5228" w:rsidRPr="00426D98" w:rsidDel="00426D98" w:rsidRDefault="003E5228" w:rsidP="00771AE3">
      <w:pPr>
        <w:rPr>
          <w:del w:id="5710" w:author="Marciante, Teresa Lucia (IT - Roma)" w:date="2019-02-07T19:14:00Z"/>
          <w:u w:val="single"/>
        </w:rPr>
      </w:pPr>
      <w:del w:id="5711" w:author="Marciante, Teresa Lucia (IT - Roma)" w:date="2019-02-07T19:14:00Z">
        <w:r w:rsidRPr="00426D98" w:rsidDel="00426D98">
          <w:rPr>
            <w:u w:val="single"/>
          </w:rPr>
          <w:delText>Descrizione del caso</w:delText>
        </w:r>
      </w:del>
    </w:p>
    <w:p w14:paraId="139BF51D" w14:textId="77777777" w:rsidR="003E5228" w:rsidRPr="00426D98" w:rsidDel="00426D98" w:rsidRDefault="00880DAE" w:rsidP="00771AE3">
      <w:pPr>
        <w:rPr>
          <w:del w:id="5712" w:author="Marciante, Teresa Lucia (IT - Roma)" w:date="2019-02-07T19:14:00Z"/>
        </w:rPr>
      </w:pPr>
      <w:del w:id="5713" w:author="Marciante, Teresa Lucia (IT - Roma)" w:date="2019-02-07T19:14:00Z">
        <w:r w:rsidRPr="00426D98" w:rsidDel="00426D98">
          <w:delText xml:space="preserve">Il 15/2/2018 l’impresa “C” invia </w:delText>
        </w:r>
        <w:r w:rsidR="006D4EC0" w:rsidRPr="00426D98" w:rsidDel="00426D98">
          <w:delText>all’ente “A” l’Ordine pre-concordato sostitutivo</w:delText>
        </w:r>
        <w:r w:rsidRPr="00426D98" w:rsidDel="00426D98">
          <w:delText xml:space="preserve"> n. “250”</w:delText>
        </w:r>
        <w:r w:rsidR="006D4EC0" w:rsidRPr="00426D98" w:rsidDel="00426D98">
          <w:delText>, che rimpiazza l’</w:delText>
        </w:r>
        <w:r w:rsidRPr="00426D98" w:rsidDel="00426D98">
          <w:delText>Ordine pre-concordato n. “220”</w:delText>
        </w:r>
        <w:r w:rsidR="00696303" w:rsidRPr="00426D98" w:rsidDel="00426D98">
          <w:delText>, in quanto era stato erroneamente indicata l’esenzione dal CIG. Il CIG corretto è “123456789B”.</w:delText>
        </w:r>
      </w:del>
    </w:p>
    <w:p w14:paraId="6117073D" w14:textId="77777777" w:rsidR="003E5228" w:rsidRPr="00426D98" w:rsidDel="00426D98" w:rsidRDefault="003E5228" w:rsidP="00771AE3">
      <w:pPr>
        <w:rPr>
          <w:del w:id="5714" w:author="Marciante, Teresa Lucia (IT - Roma)" w:date="2019-02-07T19:14:00Z"/>
        </w:rPr>
      </w:pPr>
      <w:del w:id="5715" w:author="Marciante, Teresa Lucia (IT - Roma)" w:date="2019-02-07T19:14:00Z">
        <w:r w:rsidRPr="00426D98" w:rsidDel="00426D98">
          <w:delText>Si rappresenta, di seguito, il documento emesso nell’esempio, evidenziando in rosso i dati peculiari del caso.</w:delText>
        </w:r>
      </w:del>
    </w:p>
    <w:p w14:paraId="4B7DA7B8" w14:textId="77777777" w:rsidR="00A22402" w:rsidRPr="00426D98" w:rsidDel="00426D98" w:rsidRDefault="005D45BB" w:rsidP="00771AE3">
      <w:pPr>
        <w:rPr>
          <w:del w:id="5716" w:author="Marciante, Teresa Lucia (IT - Roma)" w:date="2019-02-07T19:14:00Z"/>
          <w:u w:val="single"/>
        </w:rPr>
      </w:pPr>
      <w:del w:id="5717" w:author="Marciante, Teresa Lucia (IT - Roma)" w:date="2019-02-07T19:14:00Z">
        <w:r w:rsidRPr="00426D98" w:rsidDel="00426D98">
          <w:rPr>
            <w:u w:val="single"/>
          </w:rPr>
          <w:delText>Ordine pre-concordato sostitutivo</w:delText>
        </w:r>
        <w:r w:rsidR="00A22402" w:rsidRPr="00426D98" w:rsidDel="00426D98">
          <w:rPr>
            <w:u w:val="single"/>
          </w:rPr>
          <w:delText xml:space="preserve"> n. 250</w:delText>
        </w:r>
      </w:del>
    </w:p>
    <w:p w14:paraId="2E9821A6" w14:textId="77777777" w:rsidR="00F74EF8" w:rsidRPr="00426D98" w:rsidDel="00426D98" w:rsidRDefault="00F74EF8" w:rsidP="00771AE3">
      <w:pPr>
        <w:rPr>
          <w:del w:id="5718" w:author="Marciante, Teresa Lucia (IT - Roma)" w:date="2019-02-07T19:14:00Z"/>
          <w:rFonts w:ascii="Garamond" w:hAnsi="Garamond" w:cs="Courier New"/>
          <w:sz w:val="18"/>
          <w:szCs w:val="18"/>
        </w:rPr>
      </w:pPr>
    </w:p>
    <w:p w14:paraId="1D4FB50C" w14:textId="77777777" w:rsidR="00F74EF8" w:rsidRPr="00426D98" w:rsidDel="00426D98" w:rsidRDefault="00F74EF8" w:rsidP="00771AE3">
      <w:pPr>
        <w:rPr>
          <w:del w:id="5719" w:author="Marciante, Teresa Lucia (IT - Roma)" w:date="2019-02-07T19:14:00Z"/>
          <w:rFonts w:ascii="Garamond" w:hAnsi="Garamond" w:cs="Courier New"/>
          <w:sz w:val="18"/>
          <w:szCs w:val="18"/>
          <w:lang w:val="en-US"/>
        </w:rPr>
      </w:pPr>
      <w:del w:id="5720"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trns:order_agreement:3</w:delText>
        </w:r>
        <w:r w:rsidRPr="00426D98" w:rsidDel="00426D98">
          <w:rPr>
            <w:rFonts w:ascii="Garamond" w:hAnsi="Garamond" w:cs="Courier New"/>
            <w:sz w:val="18"/>
            <w:szCs w:val="18"/>
            <w:lang w:val="en-US"/>
          </w:rPr>
          <w:delText>&lt;cbc:CustomizationID&gt;</w:delText>
        </w:r>
      </w:del>
    </w:p>
    <w:p w14:paraId="15E15BBD" w14:textId="77777777" w:rsidR="00AA24EF" w:rsidRPr="00426D98" w:rsidDel="00426D98" w:rsidRDefault="00F74EF8" w:rsidP="00771AE3">
      <w:pPr>
        <w:rPr>
          <w:del w:id="5721" w:author="Marciante, Teresa Lucia (IT - Roma)" w:date="2019-02-07T19:14:00Z"/>
          <w:rFonts w:ascii="Garamond" w:hAnsi="Garamond" w:cs="Courier New"/>
          <w:sz w:val="18"/>
          <w:szCs w:val="18"/>
          <w:lang w:val="en-US"/>
        </w:rPr>
      </w:pPr>
      <w:del w:id="5722"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bis:order_agreement:3</w:delText>
        </w:r>
        <w:r w:rsidRPr="00426D98" w:rsidDel="00426D98">
          <w:rPr>
            <w:rFonts w:ascii="Garamond" w:hAnsi="Garamond" w:cs="Courier New"/>
            <w:sz w:val="18"/>
            <w:szCs w:val="18"/>
            <w:lang w:val="en-US"/>
          </w:rPr>
          <w:delText>&lt;/cbc:ProfileID&gt;</w:delText>
        </w:r>
      </w:del>
    </w:p>
    <w:p w14:paraId="018914FD" w14:textId="77777777" w:rsidR="00A22402" w:rsidRPr="00426D98" w:rsidDel="00426D98" w:rsidRDefault="00A22402" w:rsidP="00771AE3">
      <w:pPr>
        <w:rPr>
          <w:del w:id="5723" w:author="Marciante, Teresa Lucia (IT - Roma)" w:date="2019-02-07T19:14:00Z"/>
          <w:rFonts w:ascii="Garamond" w:hAnsi="Garamond" w:cs="Courier New"/>
          <w:sz w:val="18"/>
          <w:szCs w:val="18"/>
          <w:lang w:val="en-US"/>
        </w:rPr>
      </w:pPr>
      <w:del w:id="5724"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250</w:delText>
        </w:r>
        <w:r w:rsidRPr="00426D98" w:rsidDel="00426D98">
          <w:rPr>
            <w:rFonts w:ascii="Garamond" w:hAnsi="Garamond" w:cs="Courier New"/>
            <w:sz w:val="18"/>
            <w:szCs w:val="18"/>
            <w:lang w:val="en-US"/>
          </w:rPr>
          <w:delText>&lt;/cbc:ID&gt;</w:delText>
        </w:r>
      </w:del>
    </w:p>
    <w:p w14:paraId="02F6F1A6" w14:textId="77777777" w:rsidR="00A22402" w:rsidRPr="00426D98" w:rsidDel="00426D98" w:rsidRDefault="00A22402" w:rsidP="00771AE3">
      <w:pPr>
        <w:rPr>
          <w:del w:id="5725" w:author="Marciante, Teresa Lucia (IT - Roma)" w:date="2019-02-07T19:14:00Z"/>
          <w:rFonts w:ascii="Garamond" w:hAnsi="Garamond" w:cs="Courier New"/>
          <w:sz w:val="18"/>
          <w:szCs w:val="18"/>
          <w:lang w:val="en-US"/>
        </w:rPr>
      </w:pPr>
      <w:del w:id="5726"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2018-02-15</w:delText>
        </w:r>
        <w:r w:rsidRPr="00426D98" w:rsidDel="00426D98">
          <w:rPr>
            <w:rFonts w:ascii="Garamond" w:hAnsi="Garamond" w:cs="Courier New"/>
            <w:sz w:val="18"/>
            <w:szCs w:val="18"/>
            <w:lang w:val="en-US"/>
          </w:rPr>
          <w:delText>&lt;cbc:IssueDate&gt;</w:delText>
        </w:r>
      </w:del>
    </w:p>
    <w:p w14:paraId="56A12893" w14:textId="77777777" w:rsidR="00A22402" w:rsidRPr="00426D98" w:rsidDel="00426D98" w:rsidRDefault="00A22402" w:rsidP="00771AE3">
      <w:pPr>
        <w:rPr>
          <w:del w:id="5727" w:author="Marciante, Teresa Lucia (IT - Roma)" w:date="2019-02-07T19:14:00Z"/>
          <w:rFonts w:ascii="Garamond" w:hAnsi="Garamond" w:cs="Courier New"/>
          <w:sz w:val="18"/>
          <w:szCs w:val="18"/>
          <w:lang w:val="en-US"/>
        </w:rPr>
      </w:pPr>
      <w:del w:id="5728" w:author="Marciante, Teresa Lucia (IT - Roma)" w:date="2019-02-07T19:14:00Z">
        <w:r w:rsidRPr="00426D98" w:rsidDel="00426D98">
          <w:rPr>
            <w:rFonts w:ascii="Garamond" w:hAnsi="Garamond" w:cs="Courier New"/>
            <w:sz w:val="18"/>
            <w:szCs w:val="18"/>
            <w:lang w:val="en-US"/>
          </w:rPr>
          <w:delText>…</w:delText>
        </w:r>
      </w:del>
    </w:p>
    <w:p w14:paraId="7F9E6860" w14:textId="77777777" w:rsidR="00EC6DB5" w:rsidRPr="00426D98" w:rsidDel="00426D98" w:rsidRDefault="00EC6DB5" w:rsidP="00771AE3">
      <w:pPr>
        <w:rPr>
          <w:del w:id="5729" w:author="Marciante, Teresa Lucia (IT - Roma)" w:date="2019-02-07T19:14:00Z"/>
          <w:rFonts w:ascii="Garamond" w:hAnsi="Garamond" w:cs="Courier New"/>
          <w:sz w:val="18"/>
          <w:szCs w:val="18"/>
          <w:lang w:val="en-US"/>
        </w:rPr>
      </w:pPr>
      <w:del w:id="5730" w:author="Marciante, Teresa Lucia (IT - Roma)" w:date="2019-02-07T19:14:00Z">
        <w:r w:rsidRPr="00426D98" w:rsidDel="00426D98">
          <w:rPr>
            <w:rFonts w:ascii="Garamond" w:hAnsi="Garamond" w:cs="Courier New"/>
            <w:sz w:val="18"/>
            <w:szCs w:val="18"/>
            <w:lang w:val="en-US"/>
          </w:rPr>
          <w:delText>&lt;cac:OrderReference&gt;</w:delText>
        </w:r>
      </w:del>
    </w:p>
    <w:p w14:paraId="7B171BB7" w14:textId="77777777" w:rsidR="00EC6DB5" w:rsidRPr="00426D98" w:rsidDel="00426D98" w:rsidRDefault="00EC6DB5" w:rsidP="00771AE3">
      <w:pPr>
        <w:rPr>
          <w:del w:id="5731" w:author="Marciante, Teresa Lucia (IT - Roma)" w:date="2019-02-07T19:14:00Z"/>
          <w:rFonts w:ascii="Garamond" w:hAnsi="Garamond" w:cs="Courier New"/>
          <w:sz w:val="18"/>
          <w:szCs w:val="18"/>
          <w:lang w:val="en-US"/>
        </w:rPr>
      </w:pPr>
      <w:del w:id="5732" w:author="Marciante, Teresa Lucia (IT - Roma)" w:date="2019-02-07T19:14:00Z">
        <w:r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Pr="00426D98" w:rsidDel="00426D98">
          <w:rPr>
            <w:rFonts w:ascii="Garamond" w:hAnsi="Garamond" w:cs="Courier New"/>
            <w:color w:val="FF0000"/>
            <w:sz w:val="18"/>
            <w:szCs w:val="18"/>
            <w:lang w:val="en-US"/>
          </w:rPr>
          <w:delText>220</w:delText>
        </w:r>
        <w:r w:rsidRPr="00426D98" w:rsidDel="00426D98">
          <w:rPr>
            <w:rFonts w:ascii="Garamond" w:hAnsi="Garamond" w:cs="Courier New"/>
            <w:sz w:val="18"/>
            <w:szCs w:val="18"/>
            <w:lang w:val="en-US"/>
          </w:rPr>
          <w:delText>&lt;/cbc:ID&gt;</w:delText>
        </w:r>
      </w:del>
    </w:p>
    <w:p w14:paraId="408F2A99" w14:textId="77777777" w:rsidR="00EC6DB5" w:rsidRPr="00426D98" w:rsidDel="00426D98" w:rsidRDefault="00EC6DB5" w:rsidP="00771AE3">
      <w:pPr>
        <w:rPr>
          <w:del w:id="5733" w:author="Marciante, Teresa Lucia (IT - Roma)" w:date="2019-02-07T19:14:00Z"/>
          <w:rFonts w:ascii="Garamond" w:hAnsi="Garamond" w:cs="Courier New"/>
          <w:sz w:val="18"/>
          <w:szCs w:val="18"/>
          <w:lang w:val="en-US"/>
        </w:rPr>
      </w:pPr>
      <w:del w:id="5734"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&lt;/IssueDate&gt;</w:delText>
        </w:r>
      </w:del>
    </w:p>
    <w:p w14:paraId="4F6217CF" w14:textId="77777777" w:rsidR="00EC6DB5" w:rsidRPr="00426D98" w:rsidDel="00426D98" w:rsidRDefault="00EC6DB5" w:rsidP="00771AE3">
      <w:pPr>
        <w:rPr>
          <w:del w:id="5735" w:author="Marciante, Teresa Lucia (IT - Roma)" w:date="2019-02-07T19:14:00Z"/>
          <w:rFonts w:ascii="Garamond" w:hAnsi="Garamond" w:cs="Courier New"/>
          <w:sz w:val="18"/>
          <w:szCs w:val="18"/>
          <w:lang w:val="en-US"/>
        </w:rPr>
      </w:pPr>
      <w:del w:id="5736"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&lt;cac:IssuerParty&gt;</w:delText>
        </w:r>
      </w:del>
    </w:p>
    <w:p w14:paraId="01382D14" w14:textId="77777777" w:rsidR="00EC6DB5" w:rsidRPr="00426D98" w:rsidDel="00426D98" w:rsidRDefault="00EC6DB5" w:rsidP="00771AE3">
      <w:pPr>
        <w:rPr>
          <w:del w:id="5737" w:author="Marciante, Teresa Lucia (IT - Roma)" w:date="2019-02-07T19:14:00Z"/>
          <w:rFonts w:ascii="Garamond" w:hAnsi="Garamond" w:cs="Courier New"/>
          <w:sz w:val="18"/>
          <w:szCs w:val="18"/>
          <w:lang w:val="en-US"/>
        </w:rPr>
      </w:pPr>
      <w:del w:id="5738" w:author="Marciante, Teresa Lucia (IT - Roma)" w:date="2019-02-07T19:14:00Z">
        <w:r w:rsidRPr="00426D98" w:rsidDel="00426D98">
          <w:rPr>
            <w:lang w:val="en-US"/>
          </w:rPr>
          <w:tab/>
        </w:r>
        <w:r w:rsidRPr="00426D98" w:rsidDel="00426D98">
          <w:rPr>
            <w:lang w:val="en-US"/>
          </w:rPr>
          <w:tab/>
        </w:r>
        <w:r w:rsidRPr="00426D98" w:rsidDel="00426D98">
          <w:rPr>
            <w:rFonts w:ascii="Garamond" w:hAnsi="Garamond" w:cs="Courier New"/>
            <w:sz w:val="18"/>
            <w:szCs w:val="18"/>
            <w:lang w:val="en-US"/>
          </w:rPr>
          <w:delText>&lt;cac:PartyIdentification&gt;</w:delText>
        </w:r>
      </w:del>
    </w:p>
    <w:p w14:paraId="632619AD" w14:textId="77777777" w:rsidR="00EC6DB5" w:rsidRPr="00426D98" w:rsidDel="00426D98" w:rsidRDefault="00EC6DB5" w:rsidP="00771AE3">
      <w:pPr>
        <w:rPr>
          <w:del w:id="5739" w:author="Marciante, Teresa Lucia (IT - Roma)" w:date="2019-02-07T19:14:00Z"/>
          <w:rFonts w:ascii="Garamond" w:hAnsi="Garamond" w:cs="Courier New"/>
          <w:sz w:val="18"/>
          <w:szCs w:val="18"/>
          <w:lang w:val="en-US"/>
        </w:rPr>
      </w:pPr>
      <w:del w:id="5740" w:author="Marciante, Teresa Lucia (IT - Roma)" w:date="2019-02-07T19:14:00Z">
        <w:r w:rsidRPr="00426D98" w:rsidDel="00426D98">
          <w:rPr>
            <w:rFonts w:ascii="Garamond" w:hAnsi="Garamond" w:cs="Courier New"/>
            <w:sz w:val="18"/>
            <w:szCs w:val="18"/>
            <w:lang w:val="en-US"/>
          </w:rPr>
          <w:delText>&lt;cbc:ID schemeID=”IT:VAT”&gt;</w:delText>
        </w:r>
        <w:r w:rsidRPr="00426D98" w:rsidDel="00426D98">
          <w:rPr>
            <w:rFonts w:ascii="Garamond" w:hAnsi="Garamond" w:cs="Courier New"/>
            <w:color w:val="FF0000"/>
            <w:sz w:val="18"/>
            <w:szCs w:val="18"/>
            <w:lang w:val="en-US"/>
          </w:rPr>
          <w:delText>123456789cc</w:delText>
        </w:r>
        <w:r w:rsidRPr="00426D98" w:rsidDel="00426D98">
          <w:rPr>
            <w:rFonts w:ascii="Garamond" w:hAnsi="Garamond" w:cs="Courier New"/>
            <w:sz w:val="18"/>
            <w:szCs w:val="18"/>
            <w:lang w:val="en-US"/>
          </w:rPr>
          <w:delText>&lt;/cbc:ID&gt;</w:delText>
        </w:r>
      </w:del>
    </w:p>
    <w:p w14:paraId="47B3F1A4" w14:textId="77777777" w:rsidR="00EC6DB5" w:rsidRPr="00426D98" w:rsidDel="00426D98" w:rsidRDefault="00EC6DB5" w:rsidP="00771AE3">
      <w:pPr>
        <w:rPr>
          <w:del w:id="5741" w:author="Marciante, Teresa Lucia (IT - Roma)" w:date="2019-02-07T19:14:00Z"/>
          <w:rFonts w:ascii="Garamond" w:hAnsi="Garamond" w:cs="Courier New"/>
          <w:sz w:val="18"/>
          <w:szCs w:val="18"/>
          <w:lang w:val="en-US"/>
        </w:rPr>
      </w:pPr>
      <w:del w:id="5742" w:author="Marciante, Teresa Lucia (IT - Roma)" w:date="2019-02-07T19:14:00Z">
        <w:r w:rsidRPr="00426D98" w:rsidDel="00426D98">
          <w:rPr>
            <w:rFonts w:ascii="Garamond" w:hAnsi="Garamond" w:cs="Courier New"/>
            <w:sz w:val="18"/>
            <w:szCs w:val="18"/>
            <w:lang w:val="en-US"/>
          </w:rPr>
          <w:delText>&lt;/cac:PartyIdentification&gt;</w:delText>
        </w:r>
      </w:del>
    </w:p>
    <w:p w14:paraId="5D4A062E" w14:textId="77777777" w:rsidR="00EC6DB5" w:rsidRPr="00426D98" w:rsidDel="00426D98" w:rsidRDefault="00EC6DB5" w:rsidP="00771AE3">
      <w:pPr>
        <w:rPr>
          <w:del w:id="5743" w:author="Marciante, Teresa Lucia (IT - Roma)" w:date="2019-02-07T19:14:00Z"/>
          <w:rFonts w:ascii="Garamond" w:hAnsi="Garamond" w:cs="Courier New"/>
          <w:sz w:val="18"/>
          <w:szCs w:val="18"/>
          <w:lang w:val="en-US"/>
        </w:rPr>
      </w:pPr>
      <w:del w:id="5744" w:author="Marciante, Teresa Lucia (IT - Roma)" w:date="2019-02-07T19:14:00Z">
        <w:r w:rsidRPr="00426D98" w:rsidDel="00426D98">
          <w:rPr>
            <w:rFonts w:ascii="Garamond" w:hAnsi="Garamond" w:cs="Courier New"/>
            <w:sz w:val="18"/>
            <w:szCs w:val="18"/>
            <w:lang w:val="en-US"/>
          </w:rPr>
          <w:delText>&lt;/cac: :IssuerParty &gt;</w:delText>
        </w:r>
      </w:del>
    </w:p>
    <w:p w14:paraId="7BDBF83C" w14:textId="77777777" w:rsidR="00EC6DB5" w:rsidRPr="00426D98" w:rsidDel="00426D98" w:rsidRDefault="00EC6DB5" w:rsidP="00771AE3">
      <w:pPr>
        <w:rPr>
          <w:del w:id="5745" w:author="Marciante, Teresa Lucia (IT - Roma)" w:date="2019-02-07T19:14:00Z"/>
          <w:rFonts w:ascii="Garamond" w:hAnsi="Garamond" w:cs="Courier New"/>
          <w:sz w:val="18"/>
          <w:szCs w:val="18"/>
          <w:lang w:val="en-US"/>
        </w:rPr>
      </w:pPr>
      <w:del w:id="5746" w:author="Marciante, Teresa Lucia (IT - Roma)" w:date="2019-02-07T19:14:00Z">
        <w:r w:rsidRPr="00426D98" w:rsidDel="00426D98">
          <w:rPr>
            <w:rFonts w:ascii="Garamond" w:hAnsi="Garamond" w:cs="Courier New"/>
            <w:sz w:val="18"/>
            <w:szCs w:val="18"/>
            <w:lang w:val="en-US"/>
          </w:rPr>
          <w:delText>&lt;cbc:DocumentStatusCode&gt;</w:delText>
        </w:r>
        <w:r w:rsidRPr="00426D98" w:rsidDel="00426D98">
          <w:rPr>
            <w:rFonts w:ascii="Garamond" w:hAnsi="Garamond" w:cs="Courier New"/>
            <w:color w:val="FF0000"/>
            <w:sz w:val="18"/>
            <w:szCs w:val="18"/>
            <w:lang w:val="en-US"/>
          </w:rPr>
          <w:delText>Revised</w:delText>
        </w:r>
        <w:r w:rsidRPr="00426D98" w:rsidDel="00426D98">
          <w:rPr>
            <w:rFonts w:ascii="Garamond" w:hAnsi="Garamond" w:cs="Courier New"/>
            <w:sz w:val="18"/>
            <w:szCs w:val="18"/>
            <w:lang w:val="en-US"/>
          </w:rPr>
          <w:delText>&lt;/DocumentStatusCode&gt;</w:delText>
        </w:r>
      </w:del>
    </w:p>
    <w:p w14:paraId="40CF1AB8" w14:textId="77777777" w:rsidR="00EC6DB5" w:rsidRPr="00426D98" w:rsidDel="00426D98" w:rsidRDefault="00EC6DB5" w:rsidP="00771AE3">
      <w:pPr>
        <w:rPr>
          <w:del w:id="5747" w:author="Marciante, Teresa Lucia (IT - Roma)" w:date="2019-02-07T19:14:00Z"/>
          <w:rFonts w:ascii="Garamond" w:hAnsi="Garamond" w:cs="Courier New"/>
          <w:sz w:val="18"/>
          <w:szCs w:val="18"/>
          <w:lang w:val="en-US"/>
        </w:rPr>
      </w:pPr>
      <w:del w:id="5748" w:author="Marciante, Teresa Lucia (IT - Roma)" w:date="2019-02-07T19:14:00Z">
        <w:r w:rsidRPr="00426D98" w:rsidDel="00426D98">
          <w:rPr>
            <w:rFonts w:ascii="Garamond" w:hAnsi="Garamond" w:cs="Courier New"/>
            <w:sz w:val="18"/>
            <w:szCs w:val="18"/>
            <w:lang w:val="en-US"/>
          </w:rPr>
          <w:delText>&lt;/cac:OrderReference &gt;</w:delText>
        </w:r>
      </w:del>
    </w:p>
    <w:p w14:paraId="6440E7AC" w14:textId="77777777" w:rsidR="00A22402" w:rsidRPr="00426D98" w:rsidDel="00426D98" w:rsidRDefault="00A22402" w:rsidP="00771AE3">
      <w:pPr>
        <w:rPr>
          <w:del w:id="5749" w:author="Marciante, Teresa Lucia (IT - Roma)" w:date="2019-02-07T19:14:00Z"/>
          <w:rFonts w:ascii="Garamond" w:hAnsi="Garamond" w:cs="Courier New"/>
          <w:sz w:val="18"/>
          <w:szCs w:val="18"/>
          <w:lang w:val="en-US"/>
        </w:rPr>
      </w:pPr>
      <w:del w:id="5750" w:author="Marciante, Teresa Lucia (IT - Roma)" w:date="2019-02-07T19:14:00Z">
        <w:r w:rsidRPr="00426D98" w:rsidDel="00426D98">
          <w:rPr>
            <w:rFonts w:ascii="Garamond" w:hAnsi="Garamond" w:cs="Courier New"/>
            <w:sz w:val="18"/>
            <w:szCs w:val="18"/>
            <w:lang w:val="en-US"/>
          </w:rPr>
          <w:delText>…</w:delText>
        </w:r>
      </w:del>
    </w:p>
    <w:p w14:paraId="2904A1BB" w14:textId="77777777" w:rsidR="00696303" w:rsidRPr="00426D98" w:rsidDel="00426D98" w:rsidRDefault="00696303" w:rsidP="00771AE3">
      <w:pPr>
        <w:rPr>
          <w:del w:id="5751" w:author="Marciante, Teresa Lucia (IT - Roma)" w:date="2019-02-07T19:14:00Z"/>
          <w:rFonts w:ascii="Garamond" w:hAnsi="Garamond" w:cs="Courier New"/>
          <w:sz w:val="18"/>
          <w:szCs w:val="18"/>
          <w:lang w:val="en-US"/>
        </w:rPr>
      </w:pPr>
      <w:del w:id="5752" w:author="Marciante, Teresa Lucia (IT - Roma)" w:date="2019-02-07T19:14:00Z">
        <w:r w:rsidRPr="00426D98" w:rsidDel="00426D98">
          <w:rPr>
            <w:rFonts w:ascii="Garamond" w:hAnsi="Garamond" w:cs="Courier New"/>
            <w:sz w:val="18"/>
            <w:szCs w:val="18"/>
            <w:lang w:val="en-US"/>
          </w:rPr>
          <w:delText>&lt;cac:AdditionalDocumentReference&gt;</w:delText>
        </w:r>
      </w:del>
    </w:p>
    <w:p w14:paraId="31BD3A28" w14:textId="77777777" w:rsidR="00696303" w:rsidRPr="00426D98" w:rsidDel="00426D98" w:rsidRDefault="00696303" w:rsidP="00771AE3">
      <w:pPr>
        <w:rPr>
          <w:del w:id="5753" w:author="Marciante, Teresa Lucia (IT - Roma)" w:date="2019-02-07T19:14:00Z"/>
          <w:rFonts w:ascii="Garamond" w:hAnsi="Garamond" w:cs="Courier New"/>
          <w:sz w:val="18"/>
          <w:szCs w:val="18"/>
          <w:lang w:val="en-US"/>
        </w:rPr>
      </w:pPr>
      <w:del w:id="5754"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 xml:space="preserve"> 123456789B</w:delText>
        </w:r>
        <w:r w:rsidRPr="00426D98" w:rsidDel="00426D98">
          <w:rPr>
            <w:rFonts w:ascii="Garamond" w:hAnsi="Garamond" w:cs="Courier New"/>
            <w:sz w:val="18"/>
            <w:szCs w:val="18"/>
            <w:lang w:val="en-US"/>
          </w:rPr>
          <w:delText>&lt;/cbc:ID&gt;</w:delText>
        </w:r>
      </w:del>
    </w:p>
    <w:p w14:paraId="436CE55A" w14:textId="77777777" w:rsidR="00696303" w:rsidRPr="00426D98" w:rsidDel="00426D98" w:rsidRDefault="00696303" w:rsidP="00771AE3">
      <w:pPr>
        <w:rPr>
          <w:del w:id="5755" w:author="Marciante, Teresa Lucia (IT - Roma)" w:date="2019-02-07T19:14:00Z"/>
          <w:rFonts w:ascii="Garamond" w:hAnsi="Garamond" w:cs="Courier New"/>
          <w:sz w:val="18"/>
          <w:szCs w:val="18"/>
          <w:lang w:val="en-US"/>
        </w:rPr>
      </w:pPr>
      <w:del w:id="5756" w:author="Marciante, Teresa Lucia (IT - Roma)" w:date="2019-02-07T19:14:00Z">
        <w:r w:rsidRPr="00426D98" w:rsidDel="00426D98">
          <w:rPr>
            <w:rFonts w:ascii="Garamond" w:hAnsi="Garamond" w:cs="Courier New"/>
            <w:sz w:val="18"/>
            <w:szCs w:val="18"/>
            <w:lang w:val="en-US"/>
          </w:rPr>
          <w:delText>&lt;cbc:DocumentType&gt;</w:delText>
        </w:r>
        <w:r w:rsidRPr="00426D98" w:rsidDel="00426D98">
          <w:rPr>
            <w:rFonts w:ascii="Garamond" w:hAnsi="Garamond" w:cs="Courier New"/>
            <w:color w:val="FF0000"/>
            <w:sz w:val="18"/>
            <w:szCs w:val="18"/>
            <w:lang w:val="en-US"/>
          </w:rPr>
          <w:delText>CIG</w:delText>
        </w:r>
        <w:r w:rsidRPr="00426D98" w:rsidDel="00426D98">
          <w:rPr>
            <w:rFonts w:ascii="Garamond" w:hAnsi="Garamond" w:cs="Courier New"/>
            <w:sz w:val="18"/>
            <w:szCs w:val="18"/>
            <w:lang w:val="en-US"/>
          </w:rPr>
          <w:delText>&lt;/cbc:DocumentType&gt;</w:delText>
        </w:r>
      </w:del>
    </w:p>
    <w:p w14:paraId="43A778D9" w14:textId="77777777" w:rsidR="00696303" w:rsidRPr="00426D98" w:rsidDel="00426D98" w:rsidRDefault="00696303" w:rsidP="00771AE3">
      <w:pPr>
        <w:rPr>
          <w:del w:id="5757" w:author="Marciante, Teresa Lucia (IT - Roma)" w:date="2019-02-07T19:14:00Z"/>
          <w:rFonts w:ascii="Garamond" w:hAnsi="Garamond" w:cs="Courier New"/>
          <w:sz w:val="18"/>
          <w:szCs w:val="18"/>
          <w:lang w:val="en-US"/>
        </w:rPr>
      </w:pPr>
      <w:del w:id="5758" w:author="Marciante, Teresa Lucia (IT - Roma)" w:date="2019-02-07T19:14:00Z">
        <w:r w:rsidRPr="00426D98" w:rsidDel="00426D98">
          <w:rPr>
            <w:rFonts w:ascii="Garamond" w:hAnsi="Garamond" w:cs="Courier New"/>
            <w:sz w:val="18"/>
            <w:szCs w:val="18"/>
            <w:lang w:val="en-US"/>
          </w:rPr>
          <w:delText>&lt;/cac:AdditionalDocumentReference&gt;</w:delText>
        </w:r>
      </w:del>
    </w:p>
    <w:p w14:paraId="0AD3FDCB" w14:textId="77777777" w:rsidR="00696303" w:rsidRPr="00426D98" w:rsidDel="00426D98" w:rsidRDefault="00696303" w:rsidP="00771AE3">
      <w:pPr>
        <w:rPr>
          <w:del w:id="5759" w:author="Marciante, Teresa Lucia (IT - Roma)" w:date="2019-02-07T19:14:00Z"/>
          <w:rFonts w:ascii="Garamond" w:hAnsi="Garamond" w:cs="Courier New"/>
          <w:sz w:val="18"/>
          <w:szCs w:val="18"/>
          <w:lang w:val="en-US"/>
        </w:rPr>
      </w:pPr>
      <w:del w:id="5760" w:author="Marciante, Teresa Lucia (IT - Roma)" w:date="2019-02-07T19:14:00Z">
        <w:r w:rsidRPr="00426D98" w:rsidDel="00426D98">
          <w:rPr>
            <w:rFonts w:ascii="Garamond" w:hAnsi="Garamond" w:cs="Courier New"/>
            <w:sz w:val="18"/>
            <w:szCs w:val="18"/>
            <w:lang w:val="en-US"/>
          </w:rPr>
          <w:delText>…</w:delText>
        </w:r>
      </w:del>
    </w:p>
    <w:p w14:paraId="01BC09E0" w14:textId="77777777" w:rsidR="00A22402" w:rsidRPr="00426D98" w:rsidDel="00426D98" w:rsidRDefault="00A22402" w:rsidP="00771AE3">
      <w:pPr>
        <w:rPr>
          <w:del w:id="5761" w:author="Marciante, Teresa Lucia (IT - Roma)" w:date="2019-02-07T19:14:00Z"/>
          <w:rFonts w:ascii="Garamond" w:hAnsi="Garamond" w:cs="Courier New"/>
          <w:sz w:val="18"/>
          <w:szCs w:val="18"/>
          <w:lang w:val="en-US"/>
        </w:rPr>
      </w:pPr>
      <w:del w:id="5762" w:author="Marciante, Teresa Lucia (IT - Roma)" w:date="2019-02-07T19:14:00Z">
        <w:r w:rsidRPr="00426D98" w:rsidDel="00426D98">
          <w:rPr>
            <w:rFonts w:ascii="Garamond" w:hAnsi="Garamond" w:cs="Courier New"/>
            <w:sz w:val="18"/>
            <w:szCs w:val="18"/>
            <w:lang w:val="en-US"/>
          </w:rPr>
          <w:delText>&lt;cac:SellerSupplierParty&gt;</w:delText>
        </w:r>
      </w:del>
    </w:p>
    <w:p w14:paraId="25D38189" w14:textId="77777777" w:rsidR="00A22402" w:rsidRPr="00426D98" w:rsidDel="00426D98" w:rsidRDefault="00A22402" w:rsidP="00771AE3">
      <w:pPr>
        <w:rPr>
          <w:del w:id="5763" w:author="Marciante, Teresa Lucia (IT - Roma)" w:date="2019-02-07T19:14:00Z"/>
          <w:rFonts w:ascii="Garamond" w:hAnsi="Garamond" w:cs="Courier New"/>
          <w:sz w:val="18"/>
          <w:szCs w:val="18"/>
          <w:lang w:val="en-US"/>
        </w:rPr>
      </w:pPr>
      <w:del w:id="5764" w:author="Marciante, Teresa Lucia (IT - Roma)" w:date="2019-02-07T19:14:00Z">
        <w:r w:rsidRPr="00426D98" w:rsidDel="00426D98">
          <w:rPr>
            <w:rFonts w:ascii="Garamond" w:hAnsi="Garamond" w:cs="Courier New"/>
            <w:sz w:val="18"/>
            <w:szCs w:val="18"/>
            <w:lang w:val="en-US"/>
          </w:rPr>
          <w:delText>&lt;cac:PartyIdentification&gt;</w:delText>
        </w:r>
      </w:del>
    </w:p>
    <w:p w14:paraId="3E1D303A" w14:textId="77777777" w:rsidR="00A22402" w:rsidRPr="00426D98" w:rsidDel="00426D98" w:rsidRDefault="00A22402" w:rsidP="00771AE3">
      <w:pPr>
        <w:rPr>
          <w:del w:id="5765" w:author="Marciante, Teresa Lucia (IT - Roma)" w:date="2019-02-07T19:14:00Z"/>
          <w:rFonts w:ascii="Garamond" w:hAnsi="Garamond" w:cs="Courier New"/>
          <w:sz w:val="18"/>
          <w:szCs w:val="18"/>
          <w:lang w:val="en-US"/>
        </w:rPr>
      </w:pPr>
      <w:del w:id="5766"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w:delText>
        </w:r>
        <w:r w:rsidR="00113B8F" w:rsidRPr="00426D98" w:rsidDel="00426D98">
          <w:rPr>
            <w:rFonts w:ascii="Garamond" w:hAnsi="Garamond" w:cs="Courier New"/>
            <w:sz w:val="18"/>
            <w:szCs w:val="18"/>
            <w:lang w:val="en-US"/>
          </w:rPr>
          <w:delText>=”IT:VAT”&gt;</w:delText>
        </w:r>
        <w:r w:rsidR="00113B8F"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00CFE82E" w14:textId="77777777" w:rsidR="00A22402" w:rsidRPr="00426D98" w:rsidDel="00426D98" w:rsidRDefault="00A22402" w:rsidP="00771AE3">
      <w:pPr>
        <w:rPr>
          <w:del w:id="5767" w:author="Marciante, Teresa Lucia (IT - Roma)" w:date="2019-02-07T19:14:00Z"/>
          <w:rFonts w:ascii="Garamond" w:hAnsi="Garamond" w:cs="Courier New"/>
          <w:sz w:val="18"/>
          <w:szCs w:val="18"/>
          <w:lang w:val="en-US"/>
        </w:rPr>
      </w:pPr>
      <w:del w:id="5768" w:author="Marciante, Teresa Lucia (IT - Roma)" w:date="2019-02-07T19:14:00Z">
        <w:r w:rsidRPr="00426D98" w:rsidDel="00426D98">
          <w:rPr>
            <w:rFonts w:ascii="Garamond" w:hAnsi="Garamond" w:cs="Courier New"/>
            <w:sz w:val="18"/>
            <w:szCs w:val="18"/>
            <w:lang w:val="en-US"/>
          </w:rPr>
          <w:delText>&lt;/cac:PartyIdentification&gt;</w:delText>
        </w:r>
      </w:del>
    </w:p>
    <w:p w14:paraId="430AEEA6" w14:textId="77777777" w:rsidR="00A22402" w:rsidRPr="00426D98" w:rsidDel="00426D98" w:rsidRDefault="00A22402" w:rsidP="00771AE3">
      <w:pPr>
        <w:rPr>
          <w:del w:id="5769" w:author="Marciante, Teresa Lucia (IT - Roma)" w:date="2019-02-07T19:14:00Z"/>
          <w:rFonts w:ascii="Garamond" w:hAnsi="Garamond" w:cs="Courier New"/>
          <w:sz w:val="18"/>
          <w:szCs w:val="18"/>
          <w:lang w:val="en-US"/>
        </w:rPr>
      </w:pPr>
      <w:del w:id="5770" w:author="Marciante, Teresa Lucia (IT - Roma)" w:date="2019-02-07T19:14:00Z">
        <w:r w:rsidRPr="00426D98" w:rsidDel="00426D98">
          <w:rPr>
            <w:rFonts w:ascii="Garamond" w:hAnsi="Garamond" w:cs="Courier New"/>
            <w:sz w:val="18"/>
            <w:szCs w:val="18"/>
            <w:lang w:val="en-US"/>
          </w:rPr>
          <w:delText>&lt;/cac:SellerSupplierParty&gt;</w:delText>
        </w:r>
      </w:del>
    </w:p>
    <w:p w14:paraId="15722A27" w14:textId="77777777" w:rsidR="00A22402" w:rsidRPr="00426D98" w:rsidDel="00426D98" w:rsidRDefault="00A22402" w:rsidP="00771AE3">
      <w:pPr>
        <w:rPr>
          <w:del w:id="5771" w:author="Marciante, Teresa Lucia (IT - Roma)" w:date="2019-02-07T19:14:00Z"/>
          <w:rFonts w:ascii="Garamond" w:hAnsi="Garamond" w:cs="Courier New"/>
          <w:sz w:val="18"/>
          <w:szCs w:val="18"/>
          <w:lang w:val="en-US"/>
        </w:rPr>
      </w:pPr>
      <w:del w:id="5772" w:author="Marciante, Teresa Lucia (IT - Roma)" w:date="2019-02-07T19:14:00Z">
        <w:r w:rsidRPr="00426D98" w:rsidDel="00426D98">
          <w:rPr>
            <w:rFonts w:ascii="Garamond" w:hAnsi="Garamond" w:cs="Courier New"/>
            <w:sz w:val="18"/>
            <w:szCs w:val="18"/>
            <w:lang w:val="en-US"/>
          </w:rPr>
          <w:delText>…</w:delText>
        </w:r>
      </w:del>
    </w:p>
    <w:p w14:paraId="57C7E2EC" w14:textId="77777777" w:rsidR="006D4EC0" w:rsidRPr="00426D98" w:rsidDel="00426D98" w:rsidRDefault="006D4EC0" w:rsidP="00771AE3">
      <w:pPr>
        <w:rPr>
          <w:del w:id="5773" w:author="Marciante, Teresa Lucia (IT - Roma)" w:date="2019-02-07T19:14:00Z"/>
          <w:rFonts w:ascii="Garamond" w:hAnsi="Garamond" w:cs="Courier New"/>
          <w:sz w:val="18"/>
          <w:szCs w:val="18"/>
          <w:lang w:val="en-US"/>
        </w:rPr>
      </w:pPr>
      <w:del w:id="5774" w:author="Marciante, Teresa Lucia (IT - Roma)" w:date="2019-02-07T19:14:00Z">
        <w:r w:rsidRPr="00426D98" w:rsidDel="00426D98">
          <w:rPr>
            <w:rFonts w:ascii="Garamond" w:hAnsi="Garamond" w:cs="Courier New"/>
            <w:sz w:val="18"/>
            <w:szCs w:val="18"/>
            <w:lang w:val="en-US"/>
          </w:rPr>
          <w:delText>&lt;cac:BuyerCustomerParty&gt;</w:delText>
        </w:r>
      </w:del>
    </w:p>
    <w:p w14:paraId="2A595FE3" w14:textId="77777777" w:rsidR="006D4EC0" w:rsidRPr="00426D98" w:rsidDel="00426D98" w:rsidRDefault="006D4EC0" w:rsidP="00771AE3">
      <w:pPr>
        <w:rPr>
          <w:del w:id="5775" w:author="Marciante, Teresa Lucia (IT - Roma)" w:date="2019-02-07T19:14:00Z"/>
          <w:rFonts w:ascii="Garamond" w:hAnsi="Garamond" w:cs="Courier New"/>
          <w:sz w:val="18"/>
          <w:szCs w:val="18"/>
          <w:lang w:val="en-US"/>
        </w:rPr>
      </w:pPr>
      <w:del w:id="5776" w:author="Marciante, Teresa Lucia (IT - Roma)" w:date="2019-02-07T19:14:00Z">
        <w:r w:rsidRPr="00426D98" w:rsidDel="00426D98">
          <w:rPr>
            <w:rFonts w:ascii="Garamond" w:hAnsi="Garamond" w:cs="Courier New"/>
            <w:sz w:val="18"/>
            <w:szCs w:val="18"/>
            <w:lang w:val="en-US"/>
          </w:rPr>
          <w:delText>&lt;cac:PartyIdentification&gt;</w:delText>
        </w:r>
      </w:del>
    </w:p>
    <w:p w14:paraId="41C04D60" w14:textId="77777777" w:rsidR="006D4EC0" w:rsidRPr="00426D98" w:rsidDel="00426D98" w:rsidRDefault="006D4EC0" w:rsidP="00771AE3">
      <w:pPr>
        <w:rPr>
          <w:del w:id="5777" w:author="Marciante, Teresa Lucia (IT - Roma)" w:date="2019-02-07T19:14:00Z"/>
          <w:rFonts w:ascii="Garamond" w:hAnsi="Garamond" w:cs="Courier New"/>
          <w:sz w:val="18"/>
          <w:szCs w:val="18"/>
          <w:lang w:val="en-US"/>
        </w:rPr>
      </w:pPr>
      <w:del w:id="5778"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0965216A" w14:textId="77777777" w:rsidR="006D4EC0" w:rsidRPr="00426D98" w:rsidDel="00426D98" w:rsidRDefault="006D4EC0" w:rsidP="00771AE3">
      <w:pPr>
        <w:rPr>
          <w:del w:id="5779" w:author="Marciante, Teresa Lucia (IT - Roma)" w:date="2019-02-07T19:14:00Z"/>
          <w:rFonts w:ascii="Garamond" w:hAnsi="Garamond" w:cs="Courier New"/>
          <w:sz w:val="18"/>
          <w:szCs w:val="18"/>
          <w:lang w:val="en-US"/>
        </w:rPr>
      </w:pPr>
      <w:del w:id="5780" w:author="Marciante, Teresa Lucia (IT - Roma)" w:date="2019-02-07T19:14:00Z">
        <w:r w:rsidRPr="00426D98" w:rsidDel="00426D98">
          <w:rPr>
            <w:rFonts w:ascii="Garamond" w:hAnsi="Garamond" w:cs="Courier New"/>
            <w:sz w:val="18"/>
            <w:szCs w:val="18"/>
            <w:lang w:val="en-US"/>
          </w:rPr>
          <w:delText>&lt;/cac:PartyIdentification&gt;</w:delText>
        </w:r>
      </w:del>
    </w:p>
    <w:p w14:paraId="07BF8234" w14:textId="77777777" w:rsidR="006D4EC0" w:rsidRPr="00426D98" w:rsidDel="00426D98" w:rsidRDefault="006D4EC0" w:rsidP="00771AE3">
      <w:pPr>
        <w:rPr>
          <w:del w:id="5781" w:author="Marciante, Teresa Lucia (IT - Roma)" w:date="2019-02-07T19:14:00Z"/>
          <w:rFonts w:ascii="Garamond" w:hAnsi="Garamond" w:cs="Courier New"/>
          <w:sz w:val="18"/>
          <w:szCs w:val="18"/>
          <w:lang w:val="en-US"/>
        </w:rPr>
      </w:pPr>
      <w:del w:id="5782" w:author="Marciante, Teresa Lucia (IT - Roma)" w:date="2019-02-07T19:14:00Z">
        <w:r w:rsidRPr="00426D98" w:rsidDel="00426D98">
          <w:rPr>
            <w:rFonts w:ascii="Garamond" w:hAnsi="Garamond" w:cs="Courier New"/>
            <w:sz w:val="18"/>
            <w:szCs w:val="18"/>
            <w:lang w:val="en-US"/>
          </w:rPr>
          <w:delText>&lt;/cac:BuyerCustomerParty&gt;</w:delText>
        </w:r>
      </w:del>
    </w:p>
    <w:p w14:paraId="58F2BC30" w14:textId="77777777" w:rsidR="006D4EC0" w:rsidRPr="00426D98" w:rsidDel="00426D98" w:rsidRDefault="006D4EC0" w:rsidP="00771AE3">
      <w:pPr>
        <w:rPr>
          <w:del w:id="5783" w:author="Marciante, Teresa Lucia (IT - Roma)" w:date="2019-02-07T19:14:00Z"/>
          <w:rFonts w:ascii="Garamond" w:hAnsi="Garamond" w:cs="Courier New"/>
          <w:sz w:val="18"/>
          <w:szCs w:val="18"/>
          <w:lang w:val="en-US"/>
        </w:rPr>
      </w:pPr>
      <w:del w:id="5784" w:author="Marciante, Teresa Lucia (IT - Roma)" w:date="2019-02-07T19:14:00Z">
        <w:r w:rsidRPr="00426D98" w:rsidDel="00426D98">
          <w:rPr>
            <w:rFonts w:ascii="Garamond" w:hAnsi="Garamond" w:cs="Courier New"/>
            <w:sz w:val="18"/>
            <w:szCs w:val="18"/>
            <w:lang w:val="en-US"/>
          </w:rPr>
          <w:delText>…</w:delText>
        </w:r>
      </w:del>
    </w:p>
    <w:p w14:paraId="732A5939" w14:textId="77777777" w:rsidR="005647F5" w:rsidRPr="00426D98" w:rsidDel="00426D98" w:rsidRDefault="005647F5" w:rsidP="00771AE3">
      <w:pPr>
        <w:rPr>
          <w:del w:id="5785" w:author="Marciante, Teresa Lucia (IT - Roma)" w:date="2019-02-07T19:14:00Z"/>
          <w:rFonts w:ascii="Garamond" w:hAnsi="Garamond" w:cs="Courier New"/>
          <w:sz w:val="18"/>
          <w:szCs w:val="18"/>
          <w:lang w:val="en-US"/>
        </w:rPr>
      </w:pPr>
      <w:del w:id="5786" w:author="Marciante, Teresa Lucia (IT - Roma)" w:date="2019-02-07T19:14:00Z">
        <w:r w:rsidRPr="00426D98" w:rsidDel="00426D98">
          <w:rPr>
            <w:rFonts w:ascii="Garamond" w:hAnsi="Garamond" w:cs="Courier New"/>
            <w:sz w:val="18"/>
            <w:szCs w:val="18"/>
            <w:lang w:val="en-US"/>
          </w:rPr>
          <w:delText>&lt;cac:AccountingCustomerParty&gt;</w:delText>
        </w:r>
      </w:del>
    </w:p>
    <w:p w14:paraId="3AADCD1A" w14:textId="77777777" w:rsidR="005647F5" w:rsidRPr="00426D98" w:rsidDel="00426D98" w:rsidRDefault="005647F5" w:rsidP="00771AE3">
      <w:pPr>
        <w:rPr>
          <w:del w:id="5787" w:author="Marciante, Teresa Lucia (IT - Roma)" w:date="2019-02-07T19:14:00Z"/>
          <w:rFonts w:ascii="Garamond" w:hAnsi="Garamond" w:cs="Courier New"/>
          <w:sz w:val="18"/>
          <w:szCs w:val="18"/>
          <w:lang w:val="en-US"/>
        </w:rPr>
      </w:pPr>
      <w:del w:id="5788" w:author="Marciante, Teresa Lucia (IT - Roma)" w:date="2019-02-07T19:14:00Z">
        <w:r w:rsidRPr="00426D98" w:rsidDel="00426D98">
          <w:rPr>
            <w:rFonts w:ascii="Garamond" w:hAnsi="Garamond" w:cs="Courier New"/>
            <w:sz w:val="18"/>
            <w:szCs w:val="18"/>
            <w:lang w:val="en-US"/>
          </w:rPr>
          <w:delText>&lt;cac:Party&gt;</w:delText>
        </w:r>
      </w:del>
    </w:p>
    <w:p w14:paraId="38A23FC7" w14:textId="77777777" w:rsidR="005647F5" w:rsidRPr="00426D98" w:rsidDel="00426D98" w:rsidRDefault="005647F5" w:rsidP="00771AE3">
      <w:pPr>
        <w:rPr>
          <w:del w:id="5789" w:author="Marciante, Teresa Lucia (IT - Roma)" w:date="2019-02-07T19:14:00Z"/>
          <w:rFonts w:ascii="Garamond" w:hAnsi="Garamond" w:cs="Courier New"/>
          <w:sz w:val="18"/>
          <w:szCs w:val="18"/>
          <w:lang w:val="en-US"/>
        </w:rPr>
      </w:pPr>
      <w:del w:id="5790" w:author="Marciante, Teresa Lucia (IT - Roma)" w:date="2019-02-07T19:14:00Z">
        <w:r w:rsidRPr="00426D98" w:rsidDel="00426D98">
          <w:rPr>
            <w:rFonts w:ascii="Garamond" w:hAnsi="Garamond" w:cs="Courier New"/>
            <w:sz w:val="18"/>
            <w:szCs w:val="18"/>
            <w:lang w:val="en-US"/>
          </w:rPr>
          <w:delText>&lt;cac:PartyIdentification&gt;</w:delText>
        </w:r>
      </w:del>
    </w:p>
    <w:p w14:paraId="43758D42" w14:textId="77777777" w:rsidR="005647F5" w:rsidRPr="00426D98" w:rsidDel="00426D98" w:rsidRDefault="005647F5" w:rsidP="00771AE3">
      <w:pPr>
        <w:rPr>
          <w:del w:id="5791" w:author="Marciante, Teresa Lucia (IT - Roma)" w:date="2019-02-07T19:14:00Z"/>
          <w:rFonts w:ascii="Garamond" w:hAnsi="Garamond" w:cs="Courier New"/>
          <w:sz w:val="18"/>
          <w:szCs w:val="18"/>
          <w:lang w:val="en-US"/>
        </w:rPr>
      </w:pPr>
      <w:del w:id="5792"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0FB90043" w14:textId="77777777" w:rsidR="005647F5" w:rsidRPr="00426D98" w:rsidDel="00426D98" w:rsidRDefault="005647F5" w:rsidP="00771AE3">
      <w:pPr>
        <w:rPr>
          <w:del w:id="5793" w:author="Marciante, Teresa Lucia (IT - Roma)" w:date="2019-02-07T19:14:00Z"/>
          <w:rFonts w:ascii="Garamond" w:hAnsi="Garamond" w:cs="Courier New"/>
          <w:sz w:val="18"/>
          <w:szCs w:val="18"/>
          <w:lang w:val="en-US"/>
        </w:rPr>
      </w:pPr>
      <w:del w:id="5794" w:author="Marciante, Teresa Lucia (IT - Roma)" w:date="2019-02-07T19:14:00Z">
        <w:r w:rsidRPr="00426D98" w:rsidDel="00426D98">
          <w:rPr>
            <w:rFonts w:ascii="Garamond" w:hAnsi="Garamond" w:cs="Courier New"/>
            <w:sz w:val="18"/>
            <w:szCs w:val="18"/>
            <w:lang w:val="en-US"/>
          </w:rPr>
          <w:delText>&lt;/cac:PartyIdentification&gt;</w:delText>
        </w:r>
      </w:del>
    </w:p>
    <w:p w14:paraId="474BB14D" w14:textId="77777777" w:rsidR="005647F5" w:rsidRPr="00426D98" w:rsidDel="00426D98" w:rsidRDefault="005647F5" w:rsidP="00771AE3">
      <w:pPr>
        <w:rPr>
          <w:del w:id="5795" w:author="Marciante, Teresa Lucia (IT - Roma)" w:date="2019-02-07T19:14:00Z"/>
          <w:rFonts w:ascii="Garamond" w:hAnsi="Garamond" w:cs="Courier New"/>
          <w:sz w:val="18"/>
          <w:szCs w:val="18"/>
          <w:lang w:val="en-US"/>
        </w:rPr>
      </w:pPr>
      <w:del w:id="5796" w:author="Marciante, Teresa Lucia (IT - Roma)" w:date="2019-02-07T19:14:00Z">
        <w:r w:rsidRPr="00426D98" w:rsidDel="00426D98">
          <w:rPr>
            <w:rFonts w:ascii="Garamond" w:hAnsi="Garamond" w:cs="Courier New"/>
            <w:sz w:val="18"/>
            <w:szCs w:val="18"/>
            <w:lang w:val="en-US"/>
          </w:rPr>
          <w:tab/>
          <w:delText>&lt;cac:/Party&gt;</w:delText>
        </w:r>
      </w:del>
    </w:p>
    <w:p w14:paraId="3DDDC232" w14:textId="77777777" w:rsidR="005647F5" w:rsidRPr="00426D98" w:rsidDel="00426D98" w:rsidRDefault="005647F5" w:rsidP="00771AE3">
      <w:pPr>
        <w:rPr>
          <w:del w:id="5797" w:author="Marciante, Teresa Lucia (IT - Roma)" w:date="2019-02-07T19:14:00Z"/>
          <w:rFonts w:ascii="Garamond" w:hAnsi="Garamond" w:cs="Courier New"/>
          <w:sz w:val="18"/>
          <w:szCs w:val="18"/>
          <w:lang w:val="en-US"/>
        </w:rPr>
      </w:pPr>
      <w:del w:id="5798" w:author="Marciante, Teresa Lucia (IT - Roma)" w:date="2019-02-07T19:14:00Z">
        <w:r w:rsidRPr="00426D98" w:rsidDel="00426D98">
          <w:rPr>
            <w:rFonts w:ascii="Garamond" w:hAnsi="Garamond" w:cs="Courier New"/>
            <w:sz w:val="18"/>
            <w:szCs w:val="18"/>
            <w:lang w:val="en-US"/>
          </w:rPr>
          <w:delText>&lt;/cac:AccountingCustomerParty&gt;</w:delText>
        </w:r>
      </w:del>
    </w:p>
    <w:p w14:paraId="7F6FCF3A" w14:textId="77777777" w:rsidR="005647F5" w:rsidRPr="00426D98" w:rsidDel="00426D98" w:rsidRDefault="005647F5" w:rsidP="00771AE3">
      <w:pPr>
        <w:rPr>
          <w:del w:id="5799" w:author="Marciante, Teresa Lucia (IT - Roma)" w:date="2019-02-07T19:14:00Z"/>
          <w:rFonts w:ascii="Garamond" w:hAnsi="Garamond" w:cs="Courier New"/>
          <w:sz w:val="18"/>
          <w:szCs w:val="18"/>
          <w:lang w:val="en-US"/>
        </w:rPr>
      </w:pPr>
      <w:del w:id="5800" w:author="Marciante, Teresa Lucia (IT - Roma)" w:date="2019-02-07T19:14:00Z">
        <w:r w:rsidRPr="00426D98" w:rsidDel="00426D98">
          <w:rPr>
            <w:rFonts w:ascii="Garamond" w:hAnsi="Garamond" w:cs="Courier New"/>
            <w:sz w:val="18"/>
            <w:szCs w:val="18"/>
            <w:lang w:val="en-US"/>
          </w:rPr>
          <w:delText>…</w:delText>
        </w:r>
      </w:del>
    </w:p>
    <w:p w14:paraId="7F6DE6D1" w14:textId="77777777" w:rsidR="00A22402" w:rsidRPr="00426D98" w:rsidDel="00426D98" w:rsidRDefault="005D45BB" w:rsidP="00771AE3">
      <w:pPr>
        <w:rPr>
          <w:del w:id="5801" w:author="Marciante, Teresa Lucia (IT - Roma)" w:date="2019-02-07T19:14:00Z"/>
          <w:b/>
          <w:u w:val="single"/>
        </w:rPr>
      </w:pPr>
      <w:del w:id="5802" w:author="Marciante, Teresa Lucia (IT - Roma)" w:date="2019-02-07T19:14:00Z">
        <w:r w:rsidRPr="00426D98" w:rsidDel="00426D98">
          <w:rPr>
            <w:b/>
            <w:u w:val="single"/>
          </w:rPr>
          <w:delText>Caso 3: Ordine pre-concordato di revoca emesso da Fornitore diverso</w:delText>
        </w:r>
        <w:r w:rsidR="00A22402" w:rsidRPr="00426D98" w:rsidDel="00426D98">
          <w:rPr>
            <w:b/>
            <w:u w:val="single"/>
          </w:rPr>
          <w:delText>.</w:delText>
        </w:r>
      </w:del>
    </w:p>
    <w:p w14:paraId="363CDEC8" w14:textId="77777777" w:rsidR="00880DAE" w:rsidRPr="00426D98" w:rsidDel="00426D98" w:rsidRDefault="00880DAE" w:rsidP="00771AE3">
      <w:pPr>
        <w:rPr>
          <w:del w:id="5803" w:author="Marciante, Teresa Lucia (IT - Roma)" w:date="2019-02-07T19:14:00Z"/>
        </w:rPr>
      </w:pPr>
      <w:del w:id="5804" w:author="Marciante, Teresa Lucia (IT - Roma)" w:date="2019-02-07T19:14:00Z">
        <w:r w:rsidRPr="00426D98" w:rsidDel="00426D98">
          <w:delText xml:space="preserve">In questo esempio l’impresa “C” viene acquisita dall’impresa “D”, </w:delText>
        </w:r>
        <w:r w:rsidR="002002C9" w:rsidRPr="00426D98" w:rsidDel="00426D98">
          <w:delText>che subentra</w:delText>
        </w:r>
        <w:r w:rsidRPr="00426D98" w:rsidDel="00426D98">
          <w:delText xml:space="preserve"> in tutti i rapporti con i </w:delText>
        </w:r>
        <w:r w:rsidR="002002C9" w:rsidRPr="00426D98" w:rsidDel="00426D98">
          <w:delText>Clienti</w:delText>
        </w:r>
        <w:r w:rsidRPr="00426D98" w:rsidDel="00426D98">
          <w:delText>.</w:delText>
        </w:r>
      </w:del>
    </w:p>
    <w:p w14:paraId="583B6610" w14:textId="77777777" w:rsidR="00880DAE" w:rsidRPr="00426D98" w:rsidDel="00426D98" w:rsidRDefault="00880DAE" w:rsidP="00771AE3">
      <w:pPr>
        <w:rPr>
          <w:del w:id="5805" w:author="Marciante, Teresa Lucia (IT - Roma)" w:date="2019-02-07T19:14:00Z"/>
        </w:rPr>
      </w:pPr>
      <w:del w:id="5806" w:author="Marciante, Teresa Lucia (IT - Roma)" w:date="2019-02-07T19:14:00Z">
        <w:r w:rsidRPr="00426D98" w:rsidDel="00426D98">
          <w:delText>Successivamente, l’impresa “D” ha necessità di revocare un Ordine pre-concordato che era stato emesso dall’impresa “C”, pertanto invia un Ordine pre-concordato sostitutivo. Esso si riferisce a un Ordine pre-concordato che è stato emesso da un Fornitore diverso</w:delText>
        </w:r>
        <w:r w:rsidR="00F43D69" w:rsidRPr="00426D98" w:rsidDel="00426D98">
          <w:delText xml:space="preserve"> dal Destinatario</w:delText>
        </w:r>
        <w:r w:rsidRPr="00426D98" w:rsidDel="00426D98">
          <w:delText>, in quanto al momento dell’emissione dell’Ordine pre-concordato iniziale le due imprese erano distinte.</w:delText>
        </w:r>
      </w:del>
    </w:p>
    <w:p w14:paraId="79C7519F" w14:textId="77777777" w:rsidR="00880DAE" w:rsidRPr="00426D98" w:rsidDel="00426D98" w:rsidRDefault="00880DAE" w:rsidP="00771AE3">
      <w:pPr>
        <w:rPr>
          <w:del w:id="5807" w:author="Marciante, Teresa Lucia (IT - Roma)" w:date="2019-02-07T19:14:00Z"/>
        </w:rPr>
      </w:pPr>
      <w:del w:id="5808" w:author="Marciante, Teresa Lucia (IT - Roma)" w:date="2019-02-07T19:14:00Z">
        <w:r w:rsidRPr="00426D98" w:rsidDel="00426D98">
          <w:delText xml:space="preserve">Si rammenta che la Tripletta di identificazione </w:delText>
        </w:r>
        <w:r w:rsidR="007C67D8" w:rsidRPr="00426D98" w:rsidDel="00426D98">
          <w:delText xml:space="preserve">di un Documento </w:delText>
        </w:r>
        <w:r w:rsidRPr="00426D98" w:rsidDel="00426D98">
          <w:delText xml:space="preserve">è composta, </w:delText>
        </w:r>
        <w:r w:rsidR="007C67D8" w:rsidRPr="00426D98" w:rsidDel="00426D98">
          <w:delText xml:space="preserve">oltre che dall’identificativo e dalla data di emissione del documento stesso, anche all’identificativo del soggetto che lo ha emesso </w:delText>
        </w:r>
        <w:r w:rsidRPr="00426D98" w:rsidDel="00426D98">
          <w:delText xml:space="preserve">(v. Paragrafo </w:delText>
        </w:r>
        <w:r w:rsidR="00A34DD2" w:rsidRPr="00426D98" w:rsidDel="00426D98">
          <w:fldChar w:fldCharType="begin"/>
        </w:r>
        <w:r w:rsidRPr="00426D98" w:rsidDel="00426D98">
          <w:delInstrText xml:space="preserve"> REF _Ref534626517 \r \h </w:delInstrText>
        </w:r>
        <w:r w:rsidR="00BD51D5" w:rsidRPr="00426D98" w:rsidDel="00426D98">
          <w:delInstrText xml:space="preserve"> \* MERGEFORMAT </w:delInstrText>
        </w:r>
        <w:r w:rsidR="00A34DD2" w:rsidRPr="00426D98" w:rsidDel="00426D98">
          <w:fldChar w:fldCharType="separate"/>
        </w:r>
        <w:r w:rsidRPr="00426D98" w:rsidDel="00426D98">
          <w:delText>2.5.1</w:delText>
        </w:r>
        <w:r w:rsidR="00A34DD2" w:rsidRPr="00426D98" w:rsidDel="00426D98">
          <w:fldChar w:fldCharType="end"/>
        </w:r>
        <w:r w:rsidRPr="00426D98" w:rsidDel="00426D98">
          <w:delText>). Ciò consente che, ove occorra e ve ne siano i presupposti (come in questo caso), un Documento emesso da un determinato soggetto possa essere anche revocato e/o sostituito da un soggetto diverso.</w:delText>
        </w:r>
      </w:del>
    </w:p>
    <w:p w14:paraId="6E932A7C" w14:textId="77777777" w:rsidR="00880DAE" w:rsidRPr="00426D98" w:rsidDel="00426D98" w:rsidRDefault="00880DAE" w:rsidP="00771AE3">
      <w:pPr>
        <w:rPr>
          <w:del w:id="5809" w:author="Marciante, Teresa Lucia (IT - Roma)" w:date="2019-02-07T19:14:00Z"/>
        </w:rPr>
      </w:pPr>
      <w:del w:id="5810" w:author="Marciante, Teresa Lucia (IT - Roma)" w:date="2019-02-07T19:14:00Z">
        <w:r w:rsidRPr="00426D98" w:rsidDel="00426D98">
          <w:delText xml:space="preserve">Si rammenta, inoltre, che l’Ordine </w:delText>
        </w:r>
        <w:r w:rsidR="007C67D8" w:rsidRPr="00426D98" w:rsidDel="00426D98">
          <w:delText xml:space="preserve">pre-concordato </w:delText>
        </w:r>
        <w:r w:rsidRPr="00426D98" w:rsidDel="00426D98">
          <w:delText xml:space="preserve">di revoca annulla sia l’Ordine </w:delText>
        </w:r>
        <w:r w:rsidR="007C67D8" w:rsidRPr="00426D98" w:rsidDel="00426D98">
          <w:delText xml:space="preserve">pre-concordato </w:delText>
        </w:r>
        <w:r w:rsidRPr="00426D98" w:rsidDel="00426D98">
          <w:delText>ivi indicato sia tutte le altre Sostituzioni e Revoche, già trasmesse, riferite al medesimo Ordine</w:delText>
        </w:r>
        <w:r w:rsidR="007C67D8" w:rsidRPr="00426D98" w:rsidDel="00426D98">
          <w:delText xml:space="preserve"> pre-concordato</w:delText>
        </w:r>
        <w:r w:rsidRPr="00426D98" w:rsidDel="00426D98">
          <w:delText xml:space="preserve"> iniziale (v. Paragrafo </w:delText>
        </w:r>
        <w:r w:rsidR="00A34DD2" w:rsidRPr="00426D98" w:rsidDel="00426D98">
          <w:fldChar w:fldCharType="begin"/>
        </w:r>
        <w:r w:rsidR="007C67D8" w:rsidRPr="00426D98" w:rsidDel="00426D98">
          <w:delInstrText xml:space="preserve"> REF _Ref535056582 \r \h </w:delInstrText>
        </w:r>
        <w:r w:rsidR="00BD51D5" w:rsidRPr="00426D98" w:rsidDel="00426D98">
          <w:delInstrText xml:space="preserve"> \* MERGEFORMAT </w:delInstrText>
        </w:r>
        <w:r w:rsidR="00A34DD2" w:rsidRPr="00426D98" w:rsidDel="00426D98">
          <w:fldChar w:fldCharType="separate"/>
        </w:r>
        <w:r w:rsidR="007C67D8" w:rsidRPr="00426D98" w:rsidDel="00426D98">
          <w:delText>2.3.2.2</w:delText>
        </w:r>
        <w:r w:rsidR="00A34DD2" w:rsidRPr="00426D98" w:rsidDel="00426D98">
          <w:fldChar w:fldCharType="end"/>
        </w:r>
        <w:r w:rsidRPr="00426D98" w:rsidDel="00426D98">
          <w:delText>).</w:delText>
        </w:r>
      </w:del>
    </w:p>
    <w:p w14:paraId="1ED1BC47" w14:textId="77777777" w:rsidR="00C94867" w:rsidRPr="00426D98" w:rsidDel="00426D98" w:rsidRDefault="00C94867" w:rsidP="00771AE3">
      <w:pPr>
        <w:rPr>
          <w:del w:id="5811" w:author="Marciante, Teresa Lucia (IT - Roma)" w:date="2019-02-07T19:14:00Z"/>
          <w:rFonts w:ascii="Frutiger LT 45 Light" w:eastAsia="Times New Roman" w:hAnsi="Frutiger LT 45 Light" w:cs="Times New Roman"/>
          <w:u w:val="single"/>
        </w:rPr>
      </w:pPr>
      <w:del w:id="5812" w:author="Marciante, Teresa Lucia (IT - Roma)" w:date="2019-02-07T19:14:00Z">
        <w:r w:rsidRPr="00426D98" w:rsidDel="00426D98">
          <w:rPr>
            <w:u w:val="single"/>
          </w:rPr>
          <w:br w:type="page"/>
        </w:r>
      </w:del>
    </w:p>
    <w:p w14:paraId="6F30B28D" w14:textId="77777777" w:rsidR="00880DAE" w:rsidRPr="00426D98" w:rsidDel="00426D98" w:rsidRDefault="00880DAE" w:rsidP="00771AE3">
      <w:pPr>
        <w:rPr>
          <w:del w:id="5813" w:author="Marciante, Teresa Lucia (IT - Roma)" w:date="2019-02-07T19:14:00Z"/>
          <w:u w:val="single"/>
        </w:rPr>
      </w:pPr>
      <w:del w:id="5814" w:author="Marciante, Teresa Lucia (IT - Roma)" w:date="2019-02-07T19:14:00Z">
        <w:r w:rsidRPr="00426D98" w:rsidDel="00426D98">
          <w:rPr>
            <w:u w:val="single"/>
          </w:rPr>
          <w:delText>Descrizione del caso</w:delText>
        </w:r>
      </w:del>
    </w:p>
    <w:p w14:paraId="3A3EC55B" w14:textId="77777777" w:rsidR="00880DAE" w:rsidRPr="00426D98" w:rsidDel="00426D98" w:rsidRDefault="007C67D8" w:rsidP="00771AE3">
      <w:pPr>
        <w:rPr>
          <w:del w:id="5815" w:author="Marciante, Teresa Lucia (IT - Roma)" w:date="2019-02-07T19:14:00Z"/>
        </w:rPr>
      </w:pPr>
      <w:del w:id="5816" w:author="Marciante, Teresa Lucia (IT - Roma)" w:date="2019-02-07T19:14:00Z">
        <w:r w:rsidRPr="00426D98" w:rsidDel="00426D98">
          <w:delText>Il 20/2/2018 l’impresa “B” viene acquisita dall’impresa “D”</w:delText>
        </w:r>
        <w:r w:rsidR="00880DAE" w:rsidRPr="00426D98" w:rsidDel="00426D98">
          <w:delText>.</w:delText>
        </w:r>
      </w:del>
    </w:p>
    <w:p w14:paraId="152610E6" w14:textId="77777777" w:rsidR="00880DAE" w:rsidRPr="00426D98" w:rsidDel="00426D98" w:rsidRDefault="007C67D8" w:rsidP="00771AE3">
      <w:pPr>
        <w:rPr>
          <w:del w:id="5817" w:author="Marciante, Teresa Lucia (IT - Roma)" w:date="2019-02-07T19:14:00Z"/>
        </w:rPr>
      </w:pPr>
      <w:del w:id="5818" w:author="Marciante, Teresa Lucia (IT - Roma)" w:date="2019-02-07T19:14:00Z">
        <w:r w:rsidRPr="00426D98" w:rsidDel="00426D98">
          <w:delText xml:space="preserve">Il 15/3/2018 l’impresa “D” invia </w:delText>
        </w:r>
        <w:r w:rsidR="006D4EC0" w:rsidRPr="00426D98" w:rsidDel="00426D98">
          <w:delText xml:space="preserve">all’ente “A” </w:delText>
        </w:r>
        <w:r w:rsidRPr="00426D98" w:rsidDel="00426D98">
          <w:delText>l</w:delText>
        </w:r>
        <w:r w:rsidR="006D4EC0" w:rsidRPr="00426D98" w:rsidDel="00426D98">
          <w:delText>’Ordine pre-concordato di r</w:delText>
        </w:r>
        <w:r w:rsidRPr="00426D98" w:rsidDel="00426D98">
          <w:delText>evoca n. “260”</w:delText>
        </w:r>
        <w:r w:rsidR="006D4EC0" w:rsidRPr="00426D98" w:rsidDel="00426D98">
          <w:delText>, che annulla l</w:delText>
        </w:r>
        <w:r w:rsidRPr="00426D98" w:rsidDel="00426D98">
          <w:delText>’Ordine pre-concordato n. “221” che era stato emesso dall’impresa “C</w:delText>
        </w:r>
        <w:r w:rsidR="00880DAE" w:rsidRPr="00426D98" w:rsidDel="00426D98">
          <w:delText>”.</w:delText>
        </w:r>
      </w:del>
    </w:p>
    <w:p w14:paraId="7062FD0D" w14:textId="77777777" w:rsidR="00880DAE" w:rsidRPr="00426D98" w:rsidDel="00426D98" w:rsidRDefault="00880DAE" w:rsidP="00771AE3">
      <w:pPr>
        <w:rPr>
          <w:del w:id="5819" w:author="Marciante, Teresa Lucia (IT - Roma)" w:date="2019-02-07T19:14:00Z"/>
        </w:rPr>
      </w:pPr>
      <w:del w:id="5820" w:author="Marciante, Teresa Lucia (IT - Roma)" w:date="2019-02-07T19:14:00Z">
        <w:r w:rsidRPr="00426D98" w:rsidDel="00426D98">
          <w:delText>Si rappresenta, di seguito, il documento emesso nell’esempio, evidenziando in rosso i dati peculiari del caso.</w:delText>
        </w:r>
      </w:del>
    </w:p>
    <w:p w14:paraId="2092D017" w14:textId="77777777" w:rsidR="00A22402" w:rsidRPr="00426D98" w:rsidDel="00426D98" w:rsidRDefault="005D45BB" w:rsidP="00771AE3">
      <w:pPr>
        <w:rPr>
          <w:del w:id="5821" w:author="Marciante, Teresa Lucia (IT - Roma)" w:date="2019-02-07T19:14:00Z"/>
          <w:u w:val="single"/>
        </w:rPr>
      </w:pPr>
      <w:del w:id="5822" w:author="Marciante, Teresa Lucia (IT - Roma)" w:date="2019-02-07T19:14:00Z">
        <w:r w:rsidRPr="00426D98" w:rsidDel="00426D98">
          <w:rPr>
            <w:u w:val="single"/>
          </w:rPr>
          <w:delText>Ordine pre-concordato di r</w:delText>
        </w:r>
        <w:r w:rsidR="00A22402" w:rsidRPr="00426D98" w:rsidDel="00426D98">
          <w:rPr>
            <w:u w:val="single"/>
          </w:rPr>
          <w:delText>evoca n. 260</w:delText>
        </w:r>
      </w:del>
    </w:p>
    <w:p w14:paraId="3B45B947" w14:textId="77777777" w:rsidR="00F74EF8" w:rsidRPr="00426D98" w:rsidDel="00426D98" w:rsidRDefault="00F74EF8" w:rsidP="00771AE3">
      <w:pPr>
        <w:rPr>
          <w:del w:id="5823" w:author="Marciante, Teresa Lucia (IT - Roma)" w:date="2019-02-07T19:14:00Z"/>
          <w:rFonts w:ascii="Garamond" w:hAnsi="Garamond" w:cs="Courier New"/>
          <w:sz w:val="18"/>
          <w:szCs w:val="18"/>
        </w:rPr>
      </w:pPr>
    </w:p>
    <w:p w14:paraId="7CE1B819" w14:textId="77777777" w:rsidR="00F74EF8" w:rsidRPr="00426D98" w:rsidDel="00426D98" w:rsidRDefault="00F74EF8" w:rsidP="00771AE3">
      <w:pPr>
        <w:rPr>
          <w:del w:id="5824" w:author="Marciante, Teresa Lucia (IT - Roma)" w:date="2019-02-07T19:14:00Z"/>
          <w:rFonts w:ascii="Garamond" w:hAnsi="Garamond" w:cs="Courier New"/>
          <w:sz w:val="18"/>
          <w:szCs w:val="18"/>
          <w:lang w:val="en-US"/>
        </w:rPr>
      </w:pPr>
      <w:del w:id="5825"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trns:order_agreement:3</w:delText>
        </w:r>
        <w:r w:rsidRPr="00426D98" w:rsidDel="00426D98">
          <w:rPr>
            <w:rFonts w:ascii="Garamond" w:hAnsi="Garamond" w:cs="Courier New"/>
            <w:sz w:val="18"/>
            <w:szCs w:val="18"/>
            <w:lang w:val="en-US"/>
          </w:rPr>
          <w:delText>&lt;cbc:CustomizationID&gt;</w:delText>
        </w:r>
      </w:del>
    </w:p>
    <w:p w14:paraId="7A609914" w14:textId="77777777" w:rsidR="00AA24EF" w:rsidRPr="00426D98" w:rsidDel="00426D98" w:rsidRDefault="00F74EF8" w:rsidP="00771AE3">
      <w:pPr>
        <w:rPr>
          <w:del w:id="5826" w:author="Marciante, Teresa Lucia (IT - Roma)" w:date="2019-02-07T19:14:00Z"/>
          <w:rFonts w:ascii="Garamond" w:hAnsi="Garamond" w:cs="Courier New"/>
          <w:sz w:val="18"/>
          <w:szCs w:val="18"/>
          <w:lang w:val="en-US"/>
        </w:rPr>
      </w:pPr>
      <w:del w:id="5827"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bis:order_agreement:3</w:delText>
        </w:r>
        <w:r w:rsidRPr="00426D98" w:rsidDel="00426D98">
          <w:rPr>
            <w:rFonts w:ascii="Garamond" w:hAnsi="Garamond" w:cs="Courier New"/>
            <w:sz w:val="18"/>
            <w:szCs w:val="18"/>
            <w:lang w:val="en-US"/>
          </w:rPr>
          <w:delText>&lt;/cbc:ProfileID&gt;</w:delText>
        </w:r>
      </w:del>
    </w:p>
    <w:p w14:paraId="66DD9A29" w14:textId="77777777" w:rsidR="00A22402" w:rsidRPr="00426D98" w:rsidDel="00426D98" w:rsidRDefault="00A22402" w:rsidP="00771AE3">
      <w:pPr>
        <w:rPr>
          <w:del w:id="5828" w:author="Marciante, Teresa Lucia (IT - Roma)" w:date="2019-02-07T19:14:00Z"/>
          <w:rFonts w:ascii="Garamond" w:hAnsi="Garamond" w:cs="Courier New"/>
          <w:sz w:val="18"/>
          <w:szCs w:val="18"/>
          <w:lang w:val="en-US"/>
        </w:rPr>
      </w:pPr>
      <w:del w:id="5829"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260</w:delText>
        </w:r>
        <w:r w:rsidRPr="00426D98" w:rsidDel="00426D98">
          <w:rPr>
            <w:rFonts w:ascii="Garamond" w:hAnsi="Garamond" w:cs="Courier New"/>
            <w:sz w:val="18"/>
            <w:szCs w:val="18"/>
            <w:lang w:val="en-US"/>
          </w:rPr>
          <w:delText>&lt;/cbc:ID&gt;</w:delText>
        </w:r>
      </w:del>
    </w:p>
    <w:p w14:paraId="5E700783" w14:textId="77777777" w:rsidR="00A22402" w:rsidRPr="00426D98" w:rsidDel="00426D98" w:rsidRDefault="00A22402" w:rsidP="00771AE3">
      <w:pPr>
        <w:rPr>
          <w:del w:id="5830" w:author="Marciante, Teresa Lucia (IT - Roma)" w:date="2019-02-07T19:14:00Z"/>
          <w:rFonts w:ascii="Garamond" w:hAnsi="Garamond" w:cs="Courier New"/>
          <w:sz w:val="18"/>
          <w:szCs w:val="18"/>
          <w:lang w:val="en-US"/>
        </w:rPr>
      </w:pPr>
      <w:del w:id="5831"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2018-03-15</w:delText>
        </w:r>
        <w:r w:rsidRPr="00426D98" w:rsidDel="00426D98">
          <w:rPr>
            <w:rFonts w:ascii="Garamond" w:hAnsi="Garamond" w:cs="Courier New"/>
            <w:sz w:val="18"/>
            <w:szCs w:val="18"/>
            <w:lang w:val="en-US"/>
          </w:rPr>
          <w:delText>&lt;cbc:IssueDate&gt;</w:delText>
        </w:r>
      </w:del>
    </w:p>
    <w:p w14:paraId="0ADD06A8" w14:textId="77777777" w:rsidR="00A22402" w:rsidRPr="00426D98" w:rsidDel="00426D98" w:rsidRDefault="00A22402" w:rsidP="00771AE3">
      <w:pPr>
        <w:rPr>
          <w:del w:id="5832" w:author="Marciante, Teresa Lucia (IT - Roma)" w:date="2019-02-07T19:14:00Z"/>
          <w:rFonts w:ascii="Garamond" w:hAnsi="Garamond" w:cs="Courier New"/>
          <w:sz w:val="18"/>
          <w:szCs w:val="18"/>
          <w:lang w:val="en-US"/>
        </w:rPr>
      </w:pPr>
      <w:del w:id="5833" w:author="Marciante, Teresa Lucia (IT - Roma)" w:date="2019-02-07T19:14:00Z">
        <w:r w:rsidRPr="00426D98" w:rsidDel="00426D98">
          <w:rPr>
            <w:rFonts w:ascii="Garamond" w:hAnsi="Garamond" w:cs="Courier New"/>
            <w:sz w:val="18"/>
            <w:szCs w:val="18"/>
            <w:lang w:val="en-US"/>
          </w:rPr>
          <w:delText>…</w:delText>
        </w:r>
      </w:del>
    </w:p>
    <w:p w14:paraId="5C551B3E" w14:textId="77777777" w:rsidR="00253BB0" w:rsidRPr="00426D98" w:rsidDel="00426D98" w:rsidRDefault="00253BB0" w:rsidP="00771AE3">
      <w:pPr>
        <w:rPr>
          <w:del w:id="5834" w:author="Marciante, Teresa Lucia (IT - Roma)" w:date="2019-02-07T19:14:00Z"/>
          <w:rFonts w:ascii="Garamond" w:hAnsi="Garamond" w:cs="Courier New"/>
          <w:sz w:val="18"/>
          <w:szCs w:val="18"/>
          <w:lang w:val="en-US"/>
        </w:rPr>
      </w:pPr>
      <w:del w:id="5835" w:author="Marciante, Teresa Lucia (IT - Roma)" w:date="2019-02-07T19:14:00Z">
        <w:r w:rsidRPr="00426D98" w:rsidDel="00426D98">
          <w:rPr>
            <w:rFonts w:ascii="Garamond" w:hAnsi="Garamond" w:cs="Courier New"/>
            <w:sz w:val="18"/>
            <w:szCs w:val="18"/>
            <w:lang w:val="en-US"/>
          </w:rPr>
          <w:delText>&lt;cac:OrderReference&gt;</w:delText>
        </w:r>
      </w:del>
    </w:p>
    <w:p w14:paraId="48030CEA" w14:textId="77777777" w:rsidR="00253BB0" w:rsidRPr="00426D98" w:rsidDel="00426D98" w:rsidRDefault="00253BB0" w:rsidP="00771AE3">
      <w:pPr>
        <w:rPr>
          <w:del w:id="5836" w:author="Marciante, Teresa Lucia (IT - Roma)" w:date="2019-02-07T19:14:00Z"/>
          <w:rFonts w:ascii="Garamond" w:hAnsi="Garamond" w:cs="Courier New"/>
          <w:sz w:val="18"/>
          <w:szCs w:val="18"/>
          <w:lang w:val="en-US"/>
        </w:rPr>
      </w:pPr>
      <w:del w:id="5837" w:author="Marciante, Teresa Lucia (IT - Roma)" w:date="2019-02-07T19:14:00Z">
        <w:r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Pr="00426D98" w:rsidDel="00426D98">
          <w:rPr>
            <w:rFonts w:ascii="Garamond" w:hAnsi="Garamond" w:cs="Courier New"/>
            <w:color w:val="FF0000"/>
            <w:sz w:val="18"/>
            <w:szCs w:val="18"/>
            <w:lang w:val="en-US"/>
          </w:rPr>
          <w:delText>221</w:delText>
        </w:r>
        <w:r w:rsidRPr="00426D98" w:rsidDel="00426D98">
          <w:rPr>
            <w:rFonts w:ascii="Garamond" w:hAnsi="Garamond" w:cs="Courier New"/>
            <w:sz w:val="18"/>
            <w:szCs w:val="18"/>
            <w:lang w:val="en-US"/>
          </w:rPr>
          <w:delText>&lt;/cbc:ID&gt;</w:delText>
        </w:r>
      </w:del>
    </w:p>
    <w:p w14:paraId="38133C5C" w14:textId="77777777" w:rsidR="00253BB0" w:rsidRPr="00426D98" w:rsidDel="00426D98" w:rsidRDefault="00253BB0" w:rsidP="00771AE3">
      <w:pPr>
        <w:rPr>
          <w:del w:id="5838" w:author="Marciante, Teresa Lucia (IT - Roma)" w:date="2019-02-07T19:14:00Z"/>
          <w:rFonts w:ascii="Garamond" w:hAnsi="Garamond" w:cs="Courier New"/>
          <w:sz w:val="18"/>
          <w:szCs w:val="18"/>
          <w:lang w:val="en-US"/>
        </w:rPr>
      </w:pPr>
      <w:del w:id="583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&lt;/IssueDate&gt;</w:delText>
        </w:r>
      </w:del>
    </w:p>
    <w:p w14:paraId="54FF569C" w14:textId="77777777" w:rsidR="00253BB0" w:rsidRPr="00426D98" w:rsidDel="00426D98" w:rsidRDefault="00253BB0" w:rsidP="00771AE3">
      <w:pPr>
        <w:rPr>
          <w:del w:id="5840" w:author="Marciante, Teresa Lucia (IT - Roma)" w:date="2019-02-07T19:14:00Z"/>
          <w:rFonts w:ascii="Garamond" w:hAnsi="Garamond" w:cs="Courier New"/>
          <w:sz w:val="18"/>
          <w:szCs w:val="18"/>
          <w:lang w:val="en-US"/>
        </w:rPr>
      </w:pPr>
      <w:del w:id="584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&lt;cac:IssuerParty&gt;</w:delText>
        </w:r>
      </w:del>
    </w:p>
    <w:p w14:paraId="62AA798F" w14:textId="77777777" w:rsidR="00253BB0" w:rsidRPr="00426D98" w:rsidDel="00426D98" w:rsidRDefault="00253BB0" w:rsidP="00771AE3">
      <w:pPr>
        <w:rPr>
          <w:del w:id="5842" w:author="Marciante, Teresa Lucia (IT - Roma)" w:date="2019-02-07T19:14:00Z"/>
          <w:rFonts w:ascii="Garamond" w:hAnsi="Garamond" w:cs="Courier New"/>
          <w:sz w:val="18"/>
          <w:szCs w:val="18"/>
          <w:lang w:val="en-US"/>
        </w:rPr>
      </w:pPr>
      <w:del w:id="5843" w:author="Marciante, Teresa Lucia (IT - Roma)" w:date="2019-02-07T19:14:00Z">
        <w:r w:rsidRPr="00426D98" w:rsidDel="00426D98">
          <w:rPr>
            <w:lang w:val="en-US"/>
          </w:rPr>
          <w:tab/>
        </w:r>
        <w:r w:rsidRPr="00426D98" w:rsidDel="00426D98">
          <w:rPr>
            <w:lang w:val="en-US"/>
          </w:rPr>
          <w:tab/>
        </w:r>
        <w:r w:rsidRPr="00426D98" w:rsidDel="00426D98">
          <w:rPr>
            <w:rFonts w:ascii="Garamond" w:hAnsi="Garamond" w:cs="Courier New"/>
            <w:sz w:val="18"/>
            <w:szCs w:val="18"/>
            <w:lang w:val="en-US"/>
          </w:rPr>
          <w:delText>&lt;cac:PartyIdentification&gt;</w:delText>
        </w:r>
      </w:del>
    </w:p>
    <w:p w14:paraId="41064974" w14:textId="77777777" w:rsidR="00253BB0" w:rsidRPr="00426D98" w:rsidDel="00426D98" w:rsidRDefault="00253BB0" w:rsidP="00771AE3">
      <w:pPr>
        <w:rPr>
          <w:del w:id="5844" w:author="Marciante, Teresa Lucia (IT - Roma)" w:date="2019-02-07T19:14:00Z"/>
          <w:rFonts w:ascii="Garamond" w:hAnsi="Garamond" w:cs="Courier New"/>
          <w:sz w:val="18"/>
          <w:szCs w:val="18"/>
          <w:lang w:val="en-US"/>
        </w:rPr>
      </w:pPr>
      <w:del w:id="5845" w:author="Marciante, Teresa Lucia (IT - Roma)" w:date="2019-02-07T19:14:00Z">
        <w:r w:rsidRPr="00426D98" w:rsidDel="00426D98">
          <w:rPr>
            <w:rFonts w:ascii="Garamond" w:hAnsi="Garamond" w:cs="Courier New"/>
            <w:sz w:val="18"/>
            <w:szCs w:val="18"/>
            <w:lang w:val="en-US"/>
          </w:rPr>
          <w:delText>&lt;cbc:ID schemeID=”IT:VAT”&gt;</w:delText>
        </w:r>
        <w:r w:rsidRPr="00426D98" w:rsidDel="00426D98">
          <w:rPr>
            <w:rFonts w:ascii="Garamond" w:hAnsi="Garamond" w:cs="Courier New"/>
            <w:color w:val="FF0000"/>
            <w:sz w:val="18"/>
            <w:szCs w:val="18"/>
            <w:lang w:val="en-US"/>
          </w:rPr>
          <w:delText>123456789cc</w:delText>
        </w:r>
        <w:r w:rsidRPr="00426D98" w:rsidDel="00426D98">
          <w:rPr>
            <w:rFonts w:ascii="Garamond" w:hAnsi="Garamond" w:cs="Courier New"/>
            <w:sz w:val="18"/>
            <w:szCs w:val="18"/>
            <w:lang w:val="en-US"/>
          </w:rPr>
          <w:delText>&lt;/cbc:ID&gt;</w:delText>
        </w:r>
      </w:del>
    </w:p>
    <w:p w14:paraId="293CAD33" w14:textId="77777777" w:rsidR="00253BB0" w:rsidRPr="00426D98" w:rsidDel="00426D98" w:rsidRDefault="00253BB0" w:rsidP="00771AE3">
      <w:pPr>
        <w:rPr>
          <w:del w:id="5846" w:author="Marciante, Teresa Lucia (IT - Roma)" w:date="2019-02-07T19:14:00Z"/>
          <w:rFonts w:ascii="Garamond" w:hAnsi="Garamond" w:cs="Courier New"/>
          <w:sz w:val="18"/>
          <w:szCs w:val="18"/>
          <w:lang w:val="en-US"/>
        </w:rPr>
      </w:pPr>
      <w:del w:id="5847" w:author="Marciante, Teresa Lucia (IT - Roma)" w:date="2019-02-07T19:14:00Z">
        <w:r w:rsidRPr="00426D98" w:rsidDel="00426D98">
          <w:rPr>
            <w:rFonts w:ascii="Garamond" w:hAnsi="Garamond" w:cs="Courier New"/>
            <w:sz w:val="18"/>
            <w:szCs w:val="18"/>
            <w:lang w:val="en-US"/>
          </w:rPr>
          <w:delText>&lt;/cac:PartyIdentification&gt;</w:delText>
        </w:r>
      </w:del>
    </w:p>
    <w:p w14:paraId="17CD5100" w14:textId="77777777" w:rsidR="00253BB0" w:rsidRPr="00426D98" w:rsidDel="00426D98" w:rsidRDefault="00253BB0" w:rsidP="00771AE3">
      <w:pPr>
        <w:rPr>
          <w:del w:id="5848" w:author="Marciante, Teresa Lucia (IT - Roma)" w:date="2019-02-07T19:14:00Z"/>
          <w:rFonts w:ascii="Garamond" w:hAnsi="Garamond" w:cs="Courier New"/>
          <w:sz w:val="18"/>
          <w:szCs w:val="18"/>
          <w:lang w:val="en-US"/>
        </w:rPr>
      </w:pPr>
      <w:del w:id="5849" w:author="Marciante, Teresa Lucia (IT - Roma)" w:date="2019-02-07T19:14:00Z">
        <w:r w:rsidRPr="00426D98" w:rsidDel="00426D98">
          <w:rPr>
            <w:rFonts w:ascii="Garamond" w:hAnsi="Garamond" w:cs="Courier New"/>
            <w:sz w:val="18"/>
            <w:szCs w:val="18"/>
            <w:lang w:val="en-US"/>
          </w:rPr>
          <w:delText>&lt;/cac: :IssuerParty &gt;</w:delText>
        </w:r>
      </w:del>
    </w:p>
    <w:p w14:paraId="3AA92DD0" w14:textId="77777777" w:rsidR="00253BB0" w:rsidRPr="00426D98" w:rsidDel="00426D98" w:rsidRDefault="00253BB0" w:rsidP="00771AE3">
      <w:pPr>
        <w:rPr>
          <w:del w:id="5850" w:author="Marciante, Teresa Lucia (IT - Roma)" w:date="2019-02-07T19:14:00Z"/>
          <w:rFonts w:ascii="Garamond" w:hAnsi="Garamond" w:cs="Courier New"/>
          <w:sz w:val="18"/>
          <w:szCs w:val="18"/>
          <w:lang w:val="en-US"/>
        </w:rPr>
      </w:pPr>
      <w:del w:id="5851" w:author="Marciante, Teresa Lucia (IT - Roma)" w:date="2019-02-07T19:14:00Z">
        <w:r w:rsidRPr="00426D98" w:rsidDel="00426D98">
          <w:rPr>
            <w:rFonts w:ascii="Garamond" w:hAnsi="Garamond" w:cs="Courier New"/>
            <w:sz w:val="18"/>
            <w:szCs w:val="18"/>
            <w:lang w:val="en-US"/>
          </w:rPr>
          <w:delText>&lt;cbc:DocumentStatusCode&gt;</w:delText>
        </w:r>
        <w:r w:rsidRPr="00426D98" w:rsidDel="00426D98">
          <w:rPr>
            <w:rFonts w:ascii="Garamond" w:hAnsi="Garamond" w:cs="Courier New"/>
            <w:color w:val="FF0000"/>
            <w:sz w:val="18"/>
            <w:szCs w:val="18"/>
            <w:lang w:val="en-US"/>
          </w:rPr>
          <w:delText>Cancelled</w:delText>
        </w:r>
        <w:r w:rsidRPr="00426D98" w:rsidDel="00426D98">
          <w:rPr>
            <w:rFonts w:ascii="Garamond" w:hAnsi="Garamond" w:cs="Courier New"/>
            <w:sz w:val="18"/>
            <w:szCs w:val="18"/>
            <w:lang w:val="en-US"/>
          </w:rPr>
          <w:delText>&lt;/DocumentStatusCode&gt;</w:delText>
        </w:r>
      </w:del>
    </w:p>
    <w:p w14:paraId="074F62FA" w14:textId="77777777" w:rsidR="00253BB0" w:rsidRPr="00426D98" w:rsidDel="00426D98" w:rsidRDefault="00253BB0" w:rsidP="00771AE3">
      <w:pPr>
        <w:rPr>
          <w:del w:id="5852" w:author="Marciante, Teresa Lucia (IT - Roma)" w:date="2019-02-07T19:14:00Z"/>
          <w:rFonts w:ascii="Garamond" w:hAnsi="Garamond" w:cs="Courier New"/>
          <w:sz w:val="18"/>
          <w:szCs w:val="18"/>
          <w:lang w:val="en-US"/>
        </w:rPr>
      </w:pPr>
      <w:del w:id="5853" w:author="Marciante, Teresa Lucia (IT - Roma)" w:date="2019-02-07T19:14:00Z">
        <w:r w:rsidRPr="00426D98" w:rsidDel="00426D98">
          <w:rPr>
            <w:rFonts w:ascii="Garamond" w:hAnsi="Garamond" w:cs="Courier New"/>
            <w:sz w:val="18"/>
            <w:szCs w:val="18"/>
            <w:lang w:val="en-US"/>
          </w:rPr>
          <w:delText>&lt;/cac:OrderReference &gt;</w:delText>
        </w:r>
      </w:del>
    </w:p>
    <w:p w14:paraId="0B94BF34" w14:textId="77777777" w:rsidR="00A22402" w:rsidRPr="00426D98" w:rsidDel="00426D98" w:rsidRDefault="009A0043" w:rsidP="00771AE3">
      <w:pPr>
        <w:rPr>
          <w:del w:id="5854" w:author="Marciante, Teresa Lucia (IT - Roma)" w:date="2019-02-07T19:14:00Z"/>
          <w:rFonts w:ascii="Garamond" w:hAnsi="Garamond" w:cs="Courier New"/>
          <w:sz w:val="18"/>
          <w:szCs w:val="18"/>
          <w:lang w:val="en-US"/>
        </w:rPr>
      </w:pPr>
      <w:del w:id="5855" w:author="Marciante, Teresa Lucia (IT - Roma)" w:date="2019-02-07T19:14:00Z">
        <w:r w:rsidRPr="00426D98" w:rsidDel="00426D98">
          <w:rPr>
            <w:rFonts w:ascii="Garamond" w:hAnsi="Garamond" w:cs="Courier New"/>
            <w:sz w:val="18"/>
            <w:szCs w:val="18"/>
            <w:lang w:val="en-US"/>
          </w:rPr>
          <w:delText xml:space="preserve"> </w:delText>
        </w:r>
        <w:r w:rsidR="00A22402" w:rsidRPr="00426D98" w:rsidDel="00426D98">
          <w:rPr>
            <w:rFonts w:ascii="Garamond" w:hAnsi="Garamond" w:cs="Courier New"/>
            <w:sz w:val="18"/>
            <w:szCs w:val="18"/>
            <w:lang w:val="en-US"/>
          </w:rPr>
          <w:delText>…</w:delText>
        </w:r>
      </w:del>
    </w:p>
    <w:p w14:paraId="6477F213" w14:textId="77777777" w:rsidR="00A22402" w:rsidRPr="00426D98" w:rsidDel="00426D98" w:rsidRDefault="00A22402" w:rsidP="00771AE3">
      <w:pPr>
        <w:rPr>
          <w:del w:id="5856" w:author="Marciante, Teresa Lucia (IT - Roma)" w:date="2019-02-07T19:14:00Z"/>
          <w:rFonts w:ascii="Garamond" w:hAnsi="Garamond" w:cs="Courier New"/>
          <w:sz w:val="18"/>
          <w:szCs w:val="18"/>
          <w:lang w:val="en-US"/>
        </w:rPr>
      </w:pPr>
      <w:del w:id="5857" w:author="Marciante, Teresa Lucia (IT - Roma)" w:date="2019-02-07T19:14:00Z">
        <w:r w:rsidRPr="00426D98" w:rsidDel="00426D98">
          <w:rPr>
            <w:rFonts w:ascii="Garamond" w:hAnsi="Garamond" w:cs="Courier New"/>
            <w:sz w:val="18"/>
            <w:szCs w:val="18"/>
            <w:lang w:val="en-US"/>
          </w:rPr>
          <w:delText>&lt;cac:</w:delText>
        </w:r>
        <w:r w:rsidR="00571A76" w:rsidRPr="00426D98" w:rsidDel="00426D98">
          <w:rPr>
            <w:rFonts w:ascii="Garamond" w:hAnsi="Garamond" w:cs="Courier New"/>
            <w:sz w:val="18"/>
            <w:szCs w:val="18"/>
            <w:lang w:val="en-US"/>
          </w:rPr>
          <w:delText>SellerSupplierParty</w:delText>
        </w:r>
        <w:r w:rsidRPr="00426D98" w:rsidDel="00426D98">
          <w:rPr>
            <w:rFonts w:ascii="Garamond" w:hAnsi="Garamond" w:cs="Courier New"/>
            <w:sz w:val="18"/>
            <w:szCs w:val="18"/>
            <w:lang w:val="en-US"/>
          </w:rPr>
          <w:delText>&gt;</w:delText>
        </w:r>
      </w:del>
    </w:p>
    <w:p w14:paraId="688EA7FA" w14:textId="77777777" w:rsidR="00A22402" w:rsidRPr="00426D98" w:rsidDel="00426D98" w:rsidRDefault="00A22402" w:rsidP="00771AE3">
      <w:pPr>
        <w:rPr>
          <w:del w:id="5858" w:author="Marciante, Teresa Lucia (IT - Roma)" w:date="2019-02-07T19:14:00Z"/>
          <w:rFonts w:ascii="Garamond" w:hAnsi="Garamond" w:cs="Courier New"/>
          <w:sz w:val="18"/>
          <w:szCs w:val="18"/>
          <w:lang w:val="en-US"/>
        </w:rPr>
      </w:pPr>
      <w:del w:id="5859" w:author="Marciante, Teresa Lucia (IT - Roma)" w:date="2019-02-07T19:14:00Z">
        <w:r w:rsidRPr="00426D98" w:rsidDel="00426D98">
          <w:rPr>
            <w:rFonts w:ascii="Garamond" w:hAnsi="Garamond" w:cs="Courier New"/>
            <w:sz w:val="18"/>
            <w:szCs w:val="18"/>
            <w:lang w:val="en-US"/>
          </w:rPr>
          <w:delText>&lt;cac:PartyIdentification&gt;</w:delText>
        </w:r>
      </w:del>
    </w:p>
    <w:p w14:paraId="43CF234C" w14:textId="77777777" w:rsidR="00A22402" w:rsidRPr="00426D98" w:rsidDel="00426D98" w:rsidRDefault="00A22402" w:rsidP="00771AE3">
      <w:pPr>
        <w:rPr>
          <w:del w:id="5860" w:author="Marciante, Teresa Lucia (IT - Roma)" w:date="2019-02-07T19:14:00Z"/>
          <w:rFonts w:ascii="Garamond" w:hAnsi="Garamond" w:cs="Courier New"/>
          <w:sz w:val="18"/>
          <w:szCs w:val="18"/>
          <w:lang w:val="en-US"/>
        </w:rPr>
      </w:pPr>
      <w:del w:id="586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w:delText>
        </w:r>
        <w:r w:rsidR="00571A76" w:rsidRPr="00426D98" w:rsidDel="00426D98">
          <w:rPr>
            <w:rFonts w:ascii="Garamond" w:hAnsi="Garamond" w:cs="Courier New"/>
            <w:sz w:val="18"/>
            <w:szCs w:val="18"/>
            <w:lang w:val="en-US"/>
          </w:rPr>
          <w:delText>VAT</w:delText>
        </w:r>
        <w:r w:rsidRPr="00426D98" w:rsidDel="00426D98">
          <w:rPr>
            <w:rFonts w:ascii="Garamond" w:hAnsi="Garamond" w:cs="Courier New"/>
            <w:sz w:val="18"/>
            <w:szCs w:val="18"/>
            <w:lang w:val="en-US"/>
          </w:rPr>
          <w:delText>”&gt;</w:delText>
        </w:r>
        <w:r w:rsidR="00EA2864" w:rsidRPr="00426D98" w:rsidDel="00426D98">
          <w:rPr>
            <w:rFonts w:ascii="Garamond" w:hAnsi="Garamond" w:cs="Courier New"/>
            <w:color w:val="FF0000"/>
            <w:sz w:val="18"/>
            <w:szCs w:val="18"/>
            <w:lang w:val="en-US"/>
          </w:rPr>
          <w:delText>987654321</w:delText>
        </w:r>
        <w:r w:rsidRPr="00426D98" w:rsidDel="00426D98">
          <w:rPr>
            <w:rFonts w:ascii="Garamond" w:hAnsi="Garamond" w:cs="Courier New"/>
            <w:color w:val="FF0000"/>
            <w:sz w:val="18"/>
            <w:szCs w:val="18"/>
            <w:lang w:val="en-US"/>
          </w:rPr>
          <w:delText>dd</w:delText>
        </w:r>
        <w:r w:rsidRPr="00426D98" w:rsidDel="00426D98">
          <w:rPr>
            <w:rFonts w:ascii="Garamond" w:hAnsi="Garamond" w:cs="Courier New"/>
            <w:sz w:val="18"/>
            <w:szCs w:val="18"/>
            <w:lang w:val="en-US"/>
          </w:rPr>
          <w:delText>&lt;/cbc:ID&gt;</w:delText>
        </w:r>
      </w:del>
    </w:p>
    <w:p w14:paraId="7C89EFA6" w14:textId="77777777" w:rsidR="00A22402" w:rsidRPr="00426D98" w:rsidDel="00426D98" w:rsidRDefault="00A22402" w:rsidP="00771AE3">
      <w:pPr>
        <w:rPr>
          <w:del w:id="5862" w:author="Marciante, Teresa Lucia (IT - Roma)" w:date="2019-02-07T19:14:00Z"/>
          <w:rFonts w:ascii="Garamond" w:hAnsi="Garamond" w:cs="Courier New"/>
          <w:sz w:val="18"/>
          <w:szCs w:val="18"/>
          <w:lang w:val="en-US"/>
        </w:rPr>
      </w:pPr>
      <w:del w:id="5863" w:author="Marciante, Teresa Lucia (IT - Roma)" w:date="2019-02-07T19:14:00Z">
        <w:r w:rsidRPr="00426D98" w:rsidDel="00426D98">
          <w:rPr>
            <w:rFonts w:ascii="Garamond" w:hAnsi="Garamond" w:cs="Courier New"/>
            <w:sz w:val="18"/>
            <w:szCs w:val="18"/>
            <w:lang w:val="en-US"/>
          </w:rPr>
          <w:delText>&lt;/cac:PartyIdentification&gt;</w:delText>
        </w:r>
      </w:del>
    </w:p>
    <w:p w14:paraId="52BBB9BA" w14:textId="77777777" w:rsidR="00A22402" w:rsidRPr="00426D98" w:rsidDel="00426D98" w:rsidRDefault="00A22402" w:rsidP="00771AE3">
      <w:pPr>
        <w:rPr>
          <w:del w:id="5864" w:author="Marciante, Teresa Lucia (IT - Roma)" w:date="2019-02-07T19:14:00Z"/>
          <w:rFonts w:ascii="Garamond" w:hAnsi="Garamond" w:cs="Courier New"/>
          <w:sz w:val="18"/>
          <w:szCs w:val="18"/>
          <w:lang w:val="en-US"/>
        </w:rPr>
      </w:pPr>
      <w:del w:id="5865" w:author="Marciante, Teresa Lucia (IT - Roma)" w:date="2019-02-07T19:14:00Z">
        <w:r w:rsidRPr="00426D98" w:rsidDel="00426D98">
          <w:rPr>
            <w:rFonts w:ascii="Garamond" w:hAnsi="Garamond" w:cs="Courier New"/>
            <w:sz w:val="18"/>
            <w:szCs w:val="18"/>
            <w:lang w:val="en-US"/>
          </w:rPr>
          <w:delText>&lt;/cac:</w:delText>
        </w:r>
        <w:r w:rsidR="00571A76" w:rsidRPr="00426D98" w:rsidDel="00426D98">
          <w:rPr>
            <w:rFonts w:ascii="Garamond" w:hAnsi="Garamond" w:cs="Courier New"/>
            <w:sz w:val="18"/>
            <w:szCs w:val="18"/>
            <w:lang w:val="en-US"/>
          </w:rPr>
          <w:delText>SellerSupplierParty</w:delText>
        </w:r>
        <w:r w:rsidRPr="00426D98" w:rsidDel="00426D98">
          <w:rPr>
            <w:rFonts w:ascii="Garamond" w:hAnsi="Garamond" w:cs="Courier New"/>
            <w:sz w:val="18"/>
            <w:szCs w:val="18"/>
            <w:lang w:val="en-US"/>
          </w:rPr>
          <w:delText>&gt;</w:delText>
        </w:r>
      </w:del>
    </w:p>
    <w:p w14:paraId="06D0E951" w14:textId="77777777" w:rsidR="00A22402" w:rsidRPr="00426D98" w:rsidDel="00426D98" w:rsidRDefault="00A22402" w:rsidP="00771AE3">
      <w:pPr>
        <w:rPr>
          <w:del w:id="5866" w:author="Marciante, Teresa Lucia (IT - Roma)" w:date="2019-02-07T19:14:00Z"/>
          <w:rFonts w:ascii="Garamond" w:hAnsi="Garamond" w:cs="Courier New"/>
          <w:sz w:val="18"/>
          <w:szCs w:val="18"/>
          <w:lang w:val="en-US"/>
        </w:rPr>
      </w:pPr>
      <w:del w:id="5867" w:author="Marciante, Teresa Lucia (IT - Roma)" w:date="2019-02-07T19:14:00Z">
        <w:r w:rsidRPr="00426D98" w:rsidDel="00426D98">
          <w:rPr>
            <w:rFonts w:ascii="Garamond" w:hAnsi="Garamond" w:cs="Courier New"/>
            <w:sz w:val="18"/>
            <w:szCs w:val="18"/>
            <w:lang w:val="en-US"/>
          </w:rPr>
          <w:delText>…</w:delText>
        </w:r>
      </w:del>
    </w:p>
    <w:p w14:paraId="17938C9D" w14:textId="77777777" w:rsidR="006D4EC0" w:rsidRPr="00426D98" w:rsidDel="00426D98" w:rsidRDefault="006D4EC0" w:rsidP="00771AE3">
      <w:pPr>
        <w:rPr>
          <w:del w:id="5868" w:author="Marciante, Teresa Lucia (IT - Roma)" w:date="2019-02-07T19:14:00Z"/>
          <w:rFonts w:ascii="Garamond" w:hAnsi="Garamond" w:cs="Courier New"/>
          <w:sz w:val="18"/>
          <w:szCs w:val="18"/>
          <w:lang w:val="en-US"/>
        </w:rPr>
      </w:pPr>
      <w:del w:id="5869" w:author="Marciante, Teresa Lucia (IT - Roma)" w:date="2019-02-07T19:14:00Z">
        <w:r w:rsidRPr="00426D98" w:rsidDel="00426D98">
          <w:rPr>
            <w:rFonts w:ascii="Garamond" w:hAnsi="Garamond" w:cs="Courier New"/>
            <w:sz w:val="18"/>
            <w:szCs w:val="18"/>
            <w:lang w:val="en-US"/>
          </w:rPr>
          <w:delText>&lt;cac:BuyerCustomerParty&gt;</w:delText>
        </w:r>
      </w:del>
    </w:p>
    <w:p w14:paraId="128621C1" w14:textId="77777777" w:rsidR="006D4EC0" w:rsidRPr="00426D98" w:rsidDel="00426D98" w:rsidRDefault="006D4EC0" w:rsidP="00771AE3">
      <w:pPr>
        <w:rPr>
          <w:del w:id="5870" w:author="Marciante, Teresa Lucia (IT - Roma)" w:date="2019-02-07T19:14:00Z"/>
          <w:rFonts w:ascii="Garamond" w:hAnsi="Garamond" w:cs="Courier New"/>
          <w:sz w:val="18"/>
          <w:szCs w:val="18"/>
          <w:lang w:val="en-US"/>
        </w:rPr>
      </w:pPr>
      <w:del w:id="5871" w:author="Marciante, Teresa Lucia (IT - Roma)" w:date="2019-02-07T19:14:00Z">
        <w:r w:rsidRPr="00426D98" w:rsidDel="00426D98">
          <w:rPr>
            <w:rFonts w:ascii="Garamond" w:hAnsi="Garamond" w:cs="Courier New"/>
            <w:sz w:val="18"/>
            <w:szCs w:val="18"/>
            <w:lang w:val="en-US"/>
          </w:rPr>
          <w:delText>&lt;cac:PartyIdentification&gt;</w:delText>
        </w:r>
      </w:del>
    </w:p>
    <w:p w14:paraId="3EC99DDD" w14:textId="77777777" w:rsidR="006D4EC0" w:rsidRPr="00426D98" w:rsidDel="00426D98" w:rsidRDefault="006D4EC0" w:rsidP="00771AE3">
      <w:pPr>
        <w:rPr>
          <w:del w:id="5872" w:author="Marciante, Teresa Lucia (IT - Roma)" w:date="2019-02-07T19:14:00Z"/>
          <w:rFonts w:ascii="Garamond" w:hAnsi="Garamond" w:cs="Courier New"/>
          <w:sz w:val="18"/>
          <w:szCs w:val="18"/>
          <w:lang w:val="en-US"/>
        </w:rPr>
      </w:pPr>
      <w:del w:id="587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57B9FC54" w14:textId="77777777" w:rsidR="006D4EC0" w:rsidRPr="00426D98" w:rsidDel="00426D98" w:rsidRDefault="006D4EC0" w:rsidP="00771AE3">
      <w:pPr>
        <w:rPr>
          <w:del w:id="5874" w:author="Marciante, Teresa Lucia (IT - Roma)" w:date="2019-02-07T19:14:00Z"/>
          <w:rFonts w:ascii="Garamond" w:hAnsi="Garamond" w:cs="Courier New"/>
          <w:sz w:val="18"/>
          <w:szCs w:val="18"/>
        </w:rPr>
      </w:pPr>
      <w:del w:id="5875" w:author="Marciante, Teresa Lucia (IT - Roma)" w:date="2019-02-07T19:14:00Z">
        <w:r w:rsidRPr="00426D98" w:rsidDel="00426D98">
          <w:rPr>
            <w:rFonts w:ascii="Garamond" w:hAnsi="Garamond" w:cs="Courier New"/>
            <w:sz w:val="18"/>
            <w:szCs w:val="18"/>
          </w:rPr>
          <w:delText>&lt;/cac:PartyIdentification&gt;</w:delText>
        </w:r>
      </w:del>
    </w:p>
    <w:p w14:paraId="15120294" w14:textId="77777777" w:rsidR="006D4EC0" w:rsidRPr="00426D98" w:rsidDel="00426D98" w:rsidRDefault="006D4EC0" w:rsidP="00771AE3">
      <w:pPr>
        <w:rPr>
          <w:del w:id="5876" w:author="Marciante, Teresa Lucia (IT - Roma)" w:date="2019-02-07T19:14:00Z"/>
          <w:rFonts w:ascii="Garamond" w:hAnsi="Garamond" w:cs="Courier New"/>
          <w:sz w:val="18"/>
          <w:szCs w:val="18"/>
        </w:rPr>
      </w:pPr>
      <w:del w:id="5877" w:author="Marciante, Teresa Lucia (IT - Roma)" w:date="2019-02-07T19:14:00Z">
        <w:r w:rsidRPr="00426D98" w:rsidDel="00426D98">
          <w:rPr>
            <w:rFonts w:ascii="Garamond" w:hAnsi="Garamond" w:cs="Courier New"/>
            <w:sz w:val="18"/>
            <w:szCs w:val="18"/>
          </w:rPr>
          <w:delText>&lt;/cac:BuyerCustomerParty&gt;</w:delText>
        </w:r>
      </w:del>
    </w:p>
    <w:p w14:paraId="6EF995FE" w14:textId="77777777" w:rsidR="006D4EC0" w:rsidRPr="00426D98" w:rsidDel="00426D98" w:rsidRDefault="006D4EC0" w:rsidP="00771AE3">
      <w:pPr>
        <w:rPr>
          <w:del w:id="5878" w:author="Marciante, Teresa Lucia (IT - Roma)" w:date="2019-02-07T19:14:00Z"/>
          <w:rFonts w:ascii="Garamond" w:hAnsi="Garamond" w:cs="Courier New"/>
          <w:sz w:val="18"/>
          <w:szCs w:val="18"/>
        </w:rPr>
      </w:pPr>
      <w:del w:id="5879" w:author="Marciante, Teresa Lucia (IT - Roma)" w:date="2019-02-07T19:14:00Z">
        <w:r w:rsidRPr="00426D98" w:rsidDel="00426D98">
          <w:rPr>
            <w:rFonts w:ascii="Garamond" w:hAnsi="Garamond" w:cs="Courier New"/>
            <w:sz w:val="18"/>
            <w:szCs w:val="18"/>
          </w:rPr>
          <w:delText>…</w:delText>
        </w:r>
      </w:del>
    </w:p>
    <w:p w14:paraId="77FC343F" w14:textId="77777777" w:rsidR="00042106" w:rsidRPr="00426D98" w:rsidDel="00426D98" w:rsidRDefault="00042106" w:rsidP="00771AE3">
      <w:pPr>
        <w:rPr>
          <w:del w:id="5880" w:author="Marciante, Teresa Lucia (IT - Roma)" w:date="2019-02-07T19:14:00Z"/>
          <w:rFonts w:ascii="Frutiger LT 45 Light" w:eastAsia="Times New Roman" w:hAnsi="Frutiger LT 45 Light" w:cs="Times New Roman"/>
          <w:b/>
          <w:bCs/>
          <w:smallCaps/>
          <w:szCs w:val="24"/>
        </w:rPr>
      </w:pPr>
      <w:bookmarkStart w:id="5881" w:name="_Ref514781294"/>
      <w:del w:id="5882" w:author="Marciante, Teresa Lucia (IT - Roma)" w:date="2019-02-07T19:14:00Z">
        <w:r w:rsidRPr="00426D98" w:rsidDel="00426D98">
          <w:br w:type="page"/>
        </w:r>
      </w:del>
    </w:p>
    <w:p w14:paraId="216D4236" w14:textId="77777777" w:rsidR="00A22402" w:rsidRPr="00426D98" w:rsidDel="00426D98" w:rsidRDefault="00746BDC" w:rsidP="00771AE3">
      <w:pPr>
        <w:rPr>
          <w:del w:id="5883" w:author="Marciante, Teresa Lucia (IT - Roma)" w:date="2019-02-07T19:14:00Z"/>
        </w:rPr>
      </w:pPr>
      <w:bookmarkStart w:id="5884" w:name="_Ref536481864"/>
      <w:bookmarkStart w:id="5885" w:name="_Toc459584"/>
      <w:del w:id="5886" w:author="Marciante, Teresa Lucia (IT - Roma)" w:date="2019-02-07T19:14:00Z">
        <w:r w:rsidRPr="00426D98" w:rsidDel="00426D98">
          <w:delText>Casi di esempio di Risposta</w:delText>
        </w:r>
        <w:bookmarkEnd w:id="5881"/>
        <w:bookmarkEnd w:id="5884"/>
        <w:bookmarkEnd w:id="5885"/>
      </w:del>
    </w:p>
    <w:p w14:paraId="7791C5B0" w14:textId="77777777" w:rsidR="00746BDC" w:rsidRPr="00426D98" w:rsidDel="00426D98" w:rsidRDefault="00746BDC" w:rsidP="00771AE3">
      <w:pPr>
        <w:rPr>
          <w:del w:id="5887" w:author="Marciante, Teresa Lucia (IT - Roma)" w:date="2019-02-07T19:14:00Z"/>
        </w:rPr>
      </w:pPr>
      <w:del w:id="5888" w:author="Marciante, Teresa Lucia (IT - Roma)" w:date="2019-02-07T19:14:00Z">
        <w:r w:rsidRPr="00426D98" w:rsidDel="00426D98">
          <w:delText xml:space="preserve">Gli esempi qui riportati si riferiscono </w:delText>
        </w:r>
        <w:r w:rsidR="00EA58F1" w:rsidRPr="00426D98" w:rsidDel="00426D98">
          <w:delText xml:space="preserve">alle regole illustrate </w:delText>
        </w:r>
        <w:r w:rsidRPr="00426D98" w:rsidDel="00426D98">
          <w:delText xml:space="preserve">nel </w:delText>
        </w:r>
        <w:r w:rsidR="006C541D" w:rsidRPr="00426D98" w:rsidDel="00426D98">
          <w:delText>Paragraf</w:delText>
        </w:r>
        <w:r w:rsidR="00B23194" w:rsidRPr="00426D98" w:rsidDel="00426D98">
          <w:delText xml:space="preserve">o </w:delText>
        </w:r>
        <w:r w:rsidR="00A34DD2" w:rsidRPr="00426D98" w:rsidDel="00426D98">
          <w:fldChar w:fldCharType="begin"/>
        </w:r>
        <w:r w:rsidR="00B23194" w:rsidRPr="00426D98" w:rsidDel="00426D98">
          <w:delInstrText xml:space="preserve"> REF _Ref534872585 \r \h </w:delInstrText>
        </w:r>
        <w:r w:rsidR="00BD51D5" w:rsidRPr="00426D98" w:rsidDel="00426D98">
          <w:delInstrText xml:space="preserve"> \* MERGEFORMAT </w:delInstrText>
        </w:r>
        <w:r w:rsidR="00A34DD2" w:rsidRPr="00426D98" w:rsidDel="00426D98">
          <w:fldChar w:fldCharType="separate"/>
        </w:r>
        <w:r w:rsidR="00B23194" w:rsidRPr="00426D98" w:rsidDel="00426D98">
          <w:delText>3.3.1.5</w:delText>
        </w:r>
        <w:r w:rsidR="00A34DD2" w:rsidRPr="00426D98" w:rsidDel="00426D98">
          <w:fldChar w:fldCharType="end"/>
        </w:r>
        <w:r w:rsidRPr="00426D98" w:rsidDel="00426D98">
          <w:delText>.</w:delText>
        </w:r>
      </w:del>
    </w:p>
    <w:p w14:paraId="2E59FA5B" w14:textId="77777777" w:rsidR="00746BDC" w:rsidRPr="00426D98" w:rsidDel="00426D98" w:rsidRDefault="00746BDC" w:rsidP="00771AE3">
      <w:pPr>
        <w:rPr>
          <w:del w:id="5889" w:author="Marciante, Teresa Lucia (IT - Roma)" w:date="2019-02-07T19:14:00Z"/>
        </w:rPr>
      </w:pPr>
      <w:del w:id="5890" w:author="Marciante, Teresa Lucia (IT - Roma)" w:date="2019-02-07T19:14:00Z">
        <w:r w:rsidRPr="00426D98" w:rsidDel="00426D98">
          <w:delText>Gli attori coinvolti sono:</w:delText>
        </w:r>
      </w:del>
    </w:p>
    <w:p w14:paraId="4CE653FE" w14:textId="77777777" w:rsidR="00746BDC" w:rsidRPr="00426D98" w:rsidDel="00426D98" w:rsidRDefault="00746BDC" w:rsidP="00771AE3">
      <w:pPr>
        <w:rPr>
          <w:del w:id="5891" w:author="Marciante, Teresa Lucia (IT - Roma)" w:date="2019-02-07T19:14:00Z"/>
        </w:rPr>
      </w:pPr>
      <w:del w:id="5892" w:author="Marciante, Teresa Lucia (IT - Roma)" w:date="2019-02-07T19:14:00Z">
        <w:r w:rsidRPr="00426D98" w:rsidDel="00426D98">
          <w:delText xml:space="preserve">l’ente “A”, </w:delText>
        </w:r>
        <w:r w:rsidR="00042106" w:rsidRPr="00426D98" w:rsidDel="00426D98">
          <w:delText>il cui codice unico per l’emissione di ordini è “aaaaaa” e il codice unico per la fatturazione è “faaaaa”</w:delText>
        </w:r>
        <w:r w:rsidRPr="00426D98" w:rsidDel="00426D98">
          <w:delText>;</w:delText>
        </w:r>
      </w:del>
    </w:p>
    <w:p w14:paraId="3B31166F" w14:textId="77777777" w:rsidR="00746BDC" w:rsidRPr="00426D98" w:rsidDel="00426D98" w:rsidRDefault="00746BDC" w:rsidP="00771AE3">
      <w:pPr>
        <w:rPr>
          <w:del w:id="5893" w:author="Marciante, Teresa Lucia (IT - Roma)" w:date="2019-02-07T19:14:00Z"/>
        </w:rPr>
      </w:pPr>
      <w:del w:id="5894" w:author="Marciante, Teresa Lucia (IT - Roma)" w:date="2019-02-07T19:14:00Z">
        <w:r w:rsidRPr="00426D98" w:rsidDel="00426D98">
          <w:delText xml:space="preserve">l’ente “B”, il cui codice unico </w:delText>
        </w:r>
        <w:r w:rsidR="00042106" w:rsidRPr="00426D98" w:rsidDel="00426D98">
          <w:delText xml:space="preserve">per l’emissione di ordini </w:delText>
        </w:r>
        <w:r w:rsidRPr="00426D98" w:rsidDel="00426D98">
          <w:delText>è “bbbbbb”, che il 20/2/2018 acquisisce l’ente “A”;</w:delText>
        </w:r>
      </w:del>
    </w:p>
    <w:p w14:paraId="65366E06" w14:textId="77777777" w:rsidR="00746BDC" w:rsidRPr="00426D98" w:rsidDel="00426D98" w:rsidRDefault="00746BDC" w:rsidP="00771AE3">
      <w:pPr>
        <w:rPr>
          <w:del w:id="5895" w:author="Marciante, Teresa Lucia (IT - Roma)" w:date="2019-02-07T19:14:00Z"/>
        </w:rPr>
      </w:pPr>
      <w:del w:id="5896" w:author="Marciante, Teresa Lucia (IT - Roma)" w:date="2019-02-07T19:14:00Z">
        <w:r w:rsidRPr="00426D98" w:rsidDel="00426D98">
          <w:delText>l’impresa “C”, il cui codice unico “123456789cc”.</w:delText>
        </w:r>
      </w:del>
    </w:p>
    <w:p w14:paraId="7427C3E1" w14:textId="77777777" w:rsidR="00CB25EF" w:rsidRPr="00426D98" w:rsidDel="00426D98" w:rsidRDefault="00CB25EF" w:rsidP="00771AE3">
      <w:pPr>
        <w:rPr>
          <w:del w:id="5897" w:author="Marciante, Teresa Lucia (IT - Roma)" w:date="2019-02-07T19:14:00Z"/>
        </w:rPr>
      </w:pPr>
    </w:p>
    <w:p w14:paraId="34927790" w14:textId="77777777" w:rsidR="00746BDC" w:rsidRPr="00426D98" w:rsidDel="00426D98" w:rsidRDefault="00746BDC" w:rsidP="00771AE3">
      <w:pPr>
        <w:rPr>
          <w:del w:id="5898" w:author="Marciante, Teresa Lucia (IT - Roma)" w:date="2019-02-07T19:14:00Z"/>
          <w:b/>
          <w:u w:val="single"/>
        </w:rPr>
      </w:pPr>
      <w:del w:id="5899" w:author="Marciante, Teresa Lucia (IT - Roma)" w:date="2019-02-07T19:14:00Z">
        <w:r w:rsidRPr="00426D98" w:rsidDel="00426D98">
          <w:rPr>
            <w:b/>
            <w:u w:val="single"/>
          </w:rPr>
          <w:delText>Caso 1</w:delText>
        </w:r>
        <w:r w:rsidR="005D45BB" w:rsidRPr="00426D98" w:rsidDel="00426D98">
          <w:rPr>
            <w:b/>
            <w:u w:val="single"/>
          </w:rPr>
          <w:delText>: Risposta con modifiche</w:delText>
        </w:r>
        <w:r w:rsidRPr="00426D98" w:rsidDel="00426D98">
          <w:rPr>
            <w:b/>
            <w:u w:val="single"/>
          </w:rPr>
          <w:delText>.</w:delText>
        </w:r>
      </w:del>
    </w:p>
    <w:p w14:paraId="7201ADA5" w14:textId="77777777" w:rsidR="00F67CC1" w:rsidRPr="00426D98" w:rsidDel="00426D98" w:rsidRDefault="00F67CC1" w:rsidP="00771AE3">
      <w:pPr>
        <w:rPr>
          <w:del w:id="5900" w:author="Marciante, Teresa Lucia (IT - Roma)" w:date="2019-02-07T19:14:00Z"/>
        </w:rPr>
      </w:pPr>
      <w:del w:id="5901" w:author="Marciante, Teresa Lucia (IT - Roma)" w:date="2019-02-07T19:14:00Z">
        <w:r w:rsidRPr="00426D98" w:rsidDel="00426D98">
          <w:delText xml:space="preserve">In questo esempio il Fornitore intende modificare un Ordine ricevuto dal Cliente, pertanto invia una Risposta con modifiche. </w:delText>
        </w:r>
      </w:del>
    </w:p>
    <w:p w14:paraId="456F8715" w14:textId="77777777" w:rsidR="00F67CC1" w:rsidRPr="00426D98" w:rsidDel="00426D98" w:rsidRDefault="00F67CC1" w:rsidP="00771AE3">
      <w:pPr>
        <w:rPr>
          <w:del w:id="5902" w:author="Marciante, Teresa Lucia (IT - Roma)" w:date="2019-02-07T19:14:00Z"/>
        </w:rPr>
      </w:pPr>
      <w:del w:id="5903" w:author="Marciante, Teresa Lucia (IT - Roma)" w:date="2019-02-07T19:14:00Z">
        <w:r w:rsidRPr="00426D98" w:rsidDel="00426D98">
          <w:delText xml:space="preserve">Si rammenta che, utilizzando il processo di Ordinazione completa, implicitamente il Cliente informa il Fornitore di </w:delText>
        </w:r>
        <w:r w:rsidRPr="00426D98" w:rsidDel="00426D98">
          <w:rPr>
            <w:u w:val="single"/>
          </w:rPr>
          <w:delText>essere disponibile</w:delText>
        </w:r>
        <w:r w:rsidRPr="00426D98" w:rsidDel="00426D98">
          <w:delText xml:space="preserve"> a ricevere l’eventuale Risposta in modalità telematica (v. Paragrafo </w:delText>
        </w:r>
        <w:r w:rsidR="00A34DD2" w:rsidRPr="00426D98" w:rsidDel="00426D98">
          <w:fldChar w:fldCharType="begin"/>
        </w:r>
        <w:r w:rsidRPr="00426D98" w:rsidDel="00426D98">
          <w:delInstrText xml:space="preserve"> REF _Ref535052992 \r \h </w:delInstrText>
        </w:r>
        <w:r w:rsidR="00BD51D5" w:rsidRPr="00426D98" w:rsidDel="00426D98">
          <w:delInstrText xml:space="preserve"> \* MERGEFORMAT </w:delInstrText>
        </w:r>
        <w:r w:rsidR="00A34DD2" w:rsidRPr="00426D98" w:rsidDel="00426D98">
          <w:fldChar w:fldCharType="separate"/>
        </w:r>
        <w:r w:rsidRPr="00426D98" w:rsidDel="00426D98">
          <w:delText>2.4.3</w:delText>
        </w:r>
        <w:r w:rsidR="00A34DD2" w:rsidRPr="00426D98" w:rsidDel="00426D98">
          <w:fldChar w:fldCharType="end"/>
        </w:r>
        <w:r w:rsidRPr="00426D98" w:rsidDel="00426D98">
          <w:delText>).</w:delText>
        </w:r>
      </w:del>
    </w:p>
    <w:p w14:paraId="629DF915" w14:textId="77777777" w:rsidR="00F67CC1" w:rsidRPr="00426D98" w:rsidDel="00426D98" w:rsidRDefault="00F67CC1" w:rsidP="00771AE3">
      <w:pPr>
        <w:rPr>
          <w:del w:id="5904" w:author="Marciante, Teresa Lucia (IT - Roma)" w:date="2019-02-07T19:14:00Z"/>
        </w:rPr>
      </w:pPr>
      <w:del w:id="5905" w:author="Marciante, Teresa Lucia (IT - Roma)" w:date="2019-02-07T19:14:00Z">
        <w:r w:rsidRPr="00426D98" w:rsidDel="00426D98">
          <w:delText xml:space="preserve">In pratica, con l’Ordinazione completa il Fornitore può rispondere, oltre che nelle forme tradizionali (telefono, fax, e-mail, ecc.), </w:delText>
        </w:r>
        <w:r w:rsidRPr="00426D98" w:rsidDel="00426D98">
          <w:rPr>
            <w:u w:val="single"/>
          </w:rPr>
          <w:delText>anche</w:delText>
        </w:r>
        <w:r w:rsidRPr="00426D98" w:rsidDel="00426D98">
          <w:delText xml:space="preserve"> per il tramite di NSO.</w:delText>
        </w:r>
      </w:del>
    </w:p>
    <w:p w14:paraId="61698D44" w14:textId="77777777" w:rsidR="00F67CC1" w:rsidRPr="00426D98" w:rsidDel="00426D98" w:rsidRDefault="00F67CC1" w:rsidP="00771AE3">
      <w:pPr>
        <w:rPr>
          <w:del w:id="5906" w:author="Marciante, Teresa Lucia (IT - Roma)" w:date="2019-02-07T19:14:00Z"/>
        </w:rPr>
      </w:pPr>
      <w:del w:id="5907" w:author="Marciante, Teresa Lucia (IT - Roma)" w:date="2019-02-07T19:14:00Z">
        <w:r w:rsidRPr="00426D98" w:rsidDel="00426D98">
          <w:delText>Si rammenta che l</w:delText>
        </w:r>
        <w:r w:rsidR="00483D76" w:rsidRPr="00426D98" w:rsidDel="00426D98">
          <w:delText>a Risposta con modifiche</w:delText>
        </w:r>
        <w:r w:rsidRPr="00426D98" w:rsidDel="00426D98">
          <w:delText xml:space="preserve"> </w:delText>
        </w:r>
        <w:r w:rsidR="00483D76" w:rsidRPr="00426D98" w:rsidDel="00426D98">
          <w:delText>integra</w:delText>
        </w:r>
        <w:r w:rsidRPr="00426D98" w:rsidDel="00426D98">
          <w:delText xml:space="preserve"> sia l’Ordine ivi indicato sia tutte le altre </w:delText>
        </w:r>
        <w:r w:rsidR="00483D76" w:rsidRPr="00426D98" w:rsidDel="00426D98">
          <w:delText>Modifiche e Revoche</w:delText>
        </w:r>
        <w:r w:rsidRPr="00426D98" w:rsidDel="00426D98">
          <w:delText>, già trasmesse, riferite al medesimo Ordine iniziale (v. Paragrafo</w:delText>
        </w:r>
        <w:r w:rsidR="00483D76" w:rsidRPr="00426D98" w:rsidDel="00426D98">
          <w:delText xml:space="preserve"> </w:delText>
        </w:r>
        <w:r w:rsidR="00A34DD2" w:rsidRPr="00426D98" w:rsidDel="00426D98">
          <w:fldChar w:fldCharType="begin"/>
        </w:r>
        <w:r w:rsidR="00483D76" w:rsidRPr="00426D98" w:rsidDel="00426D98">
          <w:delInstrText xml:space="preserve"> REF _Ref535059508 \r \h </w:delInstrText>
        </w:r>
        <w:r w:rsidR="00BD51D5" w:rsidRPr="00426D98" w:rsidDel="00426D98">
          <w:delInstrText xml:space="preserve"> \* MERGEFORMAT </w:delInstrText>
        </w:r>
        <w:r w:rsidR="00A34DD2" w:rsidRPr="00426D98" w:rsidDel="00426D98">
          <w:fldChar w:fldCharType="separate"/>
        </w:r>
        <w:r w:rsidR="00483D76" w:rsidRPr="00426D98" w:rsidDel="00426D98">
          <w:delText>2.3.2.3</w:delText>
        </w:r>
        <w:r w:rsidR="00A34DD2" w:rsidRPr="00426D98" w:rsidDel="00426D98">
          <w:fldChar w:fldCharType="end"/>
        </w:r>
        <w:r w:rsidRPr="00426D98" w:rsidDel="00426D98">
          <w:delText>)</w:delText>
        </w:r>
        <w:r w:rsidR="00483D76" w:rsidRPr="00426D98" w:rsidDel="00426D98">
          <w:delText>.</w:delText>
        </w:r>
      </w:del>
    </w:p>
    <w:p w14:paraId="295D6676" w14:textId="77777777" w:rsidR="00C94867" w:rsidRPr="00426D98" w:rsidDel="00426D98" w:rsidRDefault="00C94867" w:rsidP="00771AE3">
      <w:pPr>
        <w:rPr>
          <w:del w:id="5908" w:author="Marciante, Teresa Lucia (IT - Roma)" w:date="2019-02-07T19:14:00Z"/>
          <w:rFonts w:ascii="Frutiger LT 45 Light" w:eastAsia="Times New Roman" w:hAnsi="Frutiger LT 45 Light" w:cs="Times New Roman"/>
          <w:u w:val="single"/>
        </w:rPr>
      </w:pPr>
      <w:del w:id="5909" w:author="Marciante, Teresa Lucia (IT - Roma)" w:date="2019-02-07T19:14:00Z">
        <w:r w:rsidRPr="00426D98" w:rsidDel="00426D98">
          <w:rPr>
            <w:u w:val="single"/>
          </w:rPr>
          <w:br w:type="page"/>
        </w:r>
      </w:del>
    </w:p>
    <w:p w14:paraId="7F3080E6" w14:textId="77777777" w:rsidR="00F67CC1" w:rsidRPr="00426D98" w:rsidDel="00426D98" w:rsidRDefault="00F67CC1" w:rsidP="00771AE3">
      <w:pPr>
        <w:rPr>
          <w:del w:id="5910" w:author="Marciante, Teresa Lucia (IT - Roma)" w:date="2019-02-07T19:14:00Z"/>
          <w:u w:val="single"/>
        </w:rPr>
      </w:pPr>
      <w:del w:id="5911" w:author="Marciante, Teresa Lucia (IT - Roma)" w:date="2019-02-07T19:14:00Z">
        <w:r w:rsidRPr="00426D98" w:rsidDel="00426D98">
          <w:rPr>
            <w:u w:val="single"/>
          </w:rPr>
          <w:delText>Descrizione del caso</w:delText>
        </w:r>
      </w:del>
    </w:p>
    <w:p w14:paraId="02CDF510" w14:textId="77777777" w:rsidR="00896C06" w:rsidRPr="00426D98" w:rsidDel="00426D98" w:rsidRDefault="00F67CC1" w:rsidP="00771AE3">
      <w:pPr>
        <w:rPr>
          <w:del w:id="5912" w:author="Marciante, Teresa Lucia (IT - Roma)" w:date="2019-02-07T19:14:00Z"/>
        </w:rPr>
      </w:pPr>
      <w:del w:id="5913" w:author="Marciante, Teresa Lucia (IT - Roma)" w:date="2019-02-07T19:14:00Z">
        <w:r w:rsidRPr="00426D98" w:rsidDel="00426D98">
          <w:delText xml:space="preserve">Il 30/1/2018 l’ente “A” invia </w:delText>
        </w:r>
        <w:r w:rsidR="003948D3" w:rsidRPr="00426D98" w:rsidDel="00426D98">
          <w:delText xml:space="preserve">all’impresa “C” </w:delText>
        </w:r>
        <w:r w:rsidRPr="00426D98" w:rsidDel="00426D98">
          <w:delText xml:space="preserve">l’Ordine </w:delText>
        </w:r>
        <w:r w:rsidR="009325E3" w:rsidRPr="00426D98" w:rsidDel="00426D98">
          <w:delText xml:space="preserve">iniziale </w:delText>
        </w:r>
        <w:r w:rsidR="00696303" w:rsidRPr="00426D98" w:rsidDel="00426D98">
          <w:delText>n. “111</w:delText>
        </w:r>
        <w:r w:rsidRPr="00426D98" w:rsidDel="00426D98">
          <w:delText>” utilizzando il processo di Ordinazione completa.</w:delText>
        </w:r>
        <w:r w:rsidR="00896C06" w:rsidRPr="00426D98" w:rsidDel="00426D98">
          <w:delText xml:space="preserve"> Il Documento contiene, tra le altre, la linea d’ordine n. “4”, con CIG “123456789A”, riferita a “10” unità del “Prodotto_1” al prezzo di “100” euro.</w:delText>
        </w:r>
      </w:del>
    </w:p>
    <w:p w14:paraId="323F23E1" w14:textId="77777777" w:rsidR="00F67CC1" w:rsidRPr="00426D98" w:rsidDel="00426D98" w:rsidRDefault="00F67CC1" w:rsidP="00771AE3">
      <w:pPr>
        <w:rPr>
          <w:del w:id="5914" w:author="Marciante, Teresa Lucia (IT - Roma)" w:date="2019-02-07T19:14:00Z"/>
        </w:rPr>
      </w:pPr>
      <w:del w:id="5915" w:author="Marciante, Teresa Lucia (IT - Roma)" w:date="2019-02-07T19:14:00Z">
        <w:r w:rsidRPr="00426D98" w:rsidDel="00426D98">
          <w:delText xml:space="preserve">Il 15/2/2018 l’impresa “C” invia </w:delText>
        </w:r>
        <w:r w:rsidR="003948D3" w:rsidRPr="00426D98" w:rsidDel="00426D98">
          <w:delText xml:space="preserve">all’ente “A” </w:delText>
        </w:r>
        <w:r w:rsidRPr="00426D98" w:rsidDel="00426D98">
          <w:delText xml:space="preserve">la Risposta </w:delText>
        </w:r>
        <w:r w:rsidR="009325E3" w:rsidRPr="00426D98" w:rsidDel="00426D98">
          <w:delText xml:space="preserve">con modifiche </w:delText>
        </w:r>
        <w:r w:rsidRPr="00426D98" w:rsidDel="00426D98">
          <w:delText>n. “350”, che co</w:delText>
        </w:r>
        <w:r w:rsidR="00696303" w:rsidRPr="00426D98" w:rsidDel="00426D98">
          <w:delText>ntiene modifiche all’Ordine “111</w:delText>
        </w:r>
        <w:r w:rsidRPr="00426D98" w:rsidDel="00426D98">
          <w:delText>” del 30/1/1018 emesso dall’ente “A”.</w:delText>
        </w:r>
        <w:r w:rsidR="00696303" w:rsidRPr="00426D98" w:rsidDel="00426D98">
          <w:delText xml:space="preserve"> La modifica consiste nel cambiamento </w:delText>
        </w:r>
        <w:r w:rsidR="00896C06" w:rsidRPr="00426D98" w:rsidDel="00426D98">
          <w:delText>del prezzo nella linea d’ordine</w:delText>
        </w:r>
        <w:r w:rsidR="00DF2AD5" w:rsidRPr="00426D98" w:rsidDel="00426D98">
          <w:delText xml:space="preserve"> “4” dell’Ordine</w:delText>
        </w:r>
        <w:r w:rsidR="00896C06" w:rsidRPr="00426D98" w:rsidDel="00426D98">
          <w:delText>. Il nuovo prezzo</w:delText>
        </w:r>
        <w:r w:rsidR="00DF2AD5" w:rsidRPr="00426D98" w:rsidDel="00426D98">
          <w:delText>, indicato nella linea d’ordine “6” della Risposta</w:delText>
        </w:r>
        <w:r w:rsidR="00896C06" w:rsidRPr="00426D98" w:rsidDel="00426D98">
          <w:delText xml:space="preserve"> è “90” euro.</w:delText>
        </w:r>
      </w:del>
    </w:p>
    <w:p w14:paraId="3B504A01" w14:textId="77777777" w:rsidR="00F67CC1" w:rsidRPr="00426D98" w:rsidDel="00426D98" w:rsidRDefault="00F67CC1" w:rsidP="00771AE3">
      <w:pPr>
        <w:rPr>
          <w:del w:id="5916" w:author="Marciante, Teresa Lucia (IT - Roma)" w:date="2019-02-07T19:14:00Z"/>
        </w:rPr>
      </w:pPr>
      <w:del w:id="5917" w:author="Marciante, Teresa Lucia (IT - Roma)" w:date="2019-02-07T19:14:00Z">
        <w:r w:rsidRPr="00426D98" w:rsidDel="00426D98">
          <w:delText>Si rappresentano, di seguito, i documenti emessi nell’esempio, evidenziando in rosso i dati peculiari del caso.</w:delText>
        </w:r>
      </w:del>
    </w:p>
    <w:p w14:paraId="1233DBFD" w14:textId="77777777" w:rsidR="00696303" w:rsidRPr="00426D98" w:rsidDel="00426D98" w:rsidRDefault="00696303" w:rsidP="00771AE3">
      <w:pPr>
        <w:rPr>
          <w:del w:id="5918" w:author="Marciante, Teresa Lucia (IT - Roma)" w:date="2019-02-07T19:14:00Z"/>
          <w:u w:val="single"/>
          <w:lang w:val="en-US"/>
        </w:rPr>
      </w:pPr>
      <w:del w:id="5919" w:author="Marciante, Teresa Lucia (IT - Roma)" w:date="2019-02-07T19:14:00Z">
        <w:r w:rsidRPr="00426D98" w:rsidDel="00426D98">
          <w:rPr>
            <w:u w:val="single"/>
            <w:lang w:val="en-US"/>
          </w:rPr>
          <w:delText>Ordine iniziale n. 111</w:delText>
        </w:r>
      </w:del>
    </w:p>
    <w:p w14:paraId="6A8B214B" w14:textId="77777777" w:rsidR="00696303" w:rsidRPr="00426D98" w:rsidDel="00426D98" w:rsidRDefault="00696303" w:rsidP="00771AE3">
      <w:pPr>
        <w:rPr>
          <w:del w:id="5920" w:author="Marciante, Teresa Lucia (IT - Roma)" w:date="2019-02-07T19:14:00Z"/>
          <w:rFonts w:ascii="Garamond" w:hAnsi="Garamond" w:cs="Courier New"/>
          <w:sz w:val="18"/>
          <w:szCs w:val="18"/>
          <w:lang w:val="en-US"/>
        </w:rPr>
      </w:pPr>
    </w:p>
    <w:p w14:paraId="768936C6" w14:textId="77777777" w:rsidR="00696303" w:rsidRPr="00426D98" w:rsidDel="00426D98" w:rsidRDefault="00696303" w:rsidP="00771AE3">
      <w:pPr>
        <w:rPr>
          <w:del w:id="5921" w:author="Marciante, Teresa Lucia (IT - Roma)" w:date="2019-02-07T19:14:00Z"/>
          <w:rFonts w:ascii="Garamond" w:hAnsi="Garamond" w:cs="Courier New"/>
          <w:sz w:val="18"/>
          <w:szCs w:val="18"/>
          <w:lang w:val="en-US"/>
        </w:rPr>
      </w:pPr>
      <w:del w:id="5922"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090745CA" w14:textId="77777777" w:rsidR="00696303" w:rsidRPr="00426D98" w:rsidDel="00426D98" w:rsidRDefault="00696303" w:rsidP="00771AE3">
      <w:pPr>
        <w:rPr>
          <w:del w:id="5923" w:author="Marciante, Teresa Lucia (IT - Roma)" w:date="2019-02-07T19:14:00Z"/>
          <w:rFonts w:ascii="Garamond" w:hAnsi="Garamond" w:cs="Courier New"/>
          <w:sz w:val="18"/>
          <w:szCs w:val="18"/>
          <w:lang w:val="en-US"/>
        </w:rPr>
      </w:pPr>
      <w:del w:id="5924"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 xml:space="preserve"> bis:ordering:3</w:delText>
        </w:r>
        <w:r w:rsidRPr="00426D98" w:rsidDel="00426D98">
          <w:rPr>
            <w:rFonts w:ascii="Garamond" w:hAnsi="Garamond" w:cs="Courier New"/>
            <w:sz w:val="18"/>
            <w:szCs w:val="18"/>
            <w:lang w:val="en-US"/>
          </w:rPr>
          <w:delText>&lt;/cbc:ProfileID&gt;</w:delText>
        </w:r>
      </w:del>
    </w:p>
    <w:p w14:paraId="770D1399" w14:textId="77777777" w:rsidR="00696303" w:rsidRPr="00426D98" w:rsidDel="00426D98" w:rsidRDefault="00696303" w:rsidP="00771AE3">
      <w:pPr>
        <w:rPr>
          <w:del w:id="5925" w:author="Marciante, Teresa Lucia (IT - Roma)" w:date="2019-02-07T19:14:00Z"/>
          <w:rFonts w:ascii="Garamond" w:hAnsi="Garamond" w:cs="Courier New"/>
          <w:sz w:val="18"/>
          <w:szCs w:val="18"/>
          <w:lang w:val="en-US"/>
        </w:rPr>
      </w:pPr>
      <w:del w:id="5926"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111</w:delText>
        </w:r>
        <w:r w:rsidRPr="00426D98" w:rsidDel="00426D98">
          <w:rPr>
            <w:rFonts w:ascii="Garamond" w:hAnsi="Garamond" w:cs="Courier New"/>
            <w:sz w:val="18"/>
            <w:szCs w:val="18"/>
            <w:lang w:val="en-US"/>
          </w:rPr>
          <w:delText>&lt;/cbc:ID&gt;</w:delText>
        </w:r>
      </w:del>
    </w:p>
    <w:p w14:paraId="4BB5BDC8" w14:textId="77777777" w:rsidR="00696303" w:rsidRPr="00426D98" w:rsidDel="00426D98" w:rsidRDefault="00696303" w:rsidP="00771AE3">
      <w:pPr>
        <w:rPr>
          <w:del w:id="5927" w:author="Marciante, Teresa Lucia (IT - Roma)" w:date="2019-02-07T19:14:00Z"/>
          <w:rFonts w:ascii="Garamond" w:hAnsi="Garamond" w:cs="Courier New"/>
          <w:sz w:val="18"/>
          <w:szCs w:val="18"/>
          <w:lang w:val="en-US"/>
        </w:rPr>
      </w:pPr>
      <w:del w:id="5928"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&lt;cbc:IssueDate&gt;</w:delText>
        </w:r>
      </w:del>
    </w:p>
    <w:p w14:paraId="163E7C66" w14:textId="77777777" w:rsidR="00696303" w:rsidRPr="00426D98" w:rsidDel="00426D98" w:rsidRDefault="00696303" w:rsidP="00771AE3">
      <w:pPr>
        <w:rPr>
          <w:del w:id="5929" w:author="Marciante, Teresa Lucia (IT - Roma)" w:date="2019-02-07T19:14:00Z"/>
          <w:rFonts w:ascii="Garamond" w:hAnsi="Garamond" w:cs="Courier New"/>
          <w:sz w:val="18"/>
          <w:szCs w:val="18"/>
          <w:lang w:val="en-US"/>
        </w:rPr>
      </w:pPr>
      <w:del w:id="5930" w:author="Marciante, Teresa Lucia (IT - Roma)" w:date="2019-02-07T19:14:00Z">
        <w:r w:rsidRPr="00426D98" w:rsidDel="00426D98">
          <w:rPr>
            <w:rFonts w:ascii="Garamond" w:hAnsi="Garamond" w:cs="Courier New"/>
            <w:sz w:val="18"/>
            <w:szCs w:val="18"/>
            <w:lang w:val="en-US"/>
          </w:rPr>
          <w:delText>…</w:delText>
        </w:r>
      </w:del>
    </w:p>
    <w:p w14:paraId="76370741" w14:textId="77777777" w:rsidR="00696303" w:rsidRPr="00426D98" w:rsidDel="00426D98" w:rsidRDefault="00696303" w:rsidP="00771AE3">
      <w:pPr>
        <w:rPr>
          <w:del w:id="5931" w:author="Marciante, Teresa Lucia (IT - Roma)" w:date="2019-02-07T19:14:00Z"/>
          <w:rFonts w:ascii="Garamond" w:hAnsi="Garamond" w:cs="Courier New"/>
          <w:sz w:val="18"/>
          <w:szCs w:val="18"/>
          <w:lang w:val="en-US"/>
        </w:rPr>
      </w:pPr>
      <w:del w:id="5932" w:author="Marciante, Teresa Lucia (IT - Roma)" w:date="2019-02-07T19:14:00Z">
        <w:r w:rsidRPr="00426D98" w:rsidDel="00426D98">
          <w:rPr>
            <w:rFonts w:ascii="Garamond" w:hAnsi="Garamond" w:cs="Courier New"/>
            <w:sz w:val="18"/>
            <w:szCs w:val="18"/>
            <w:lang w:val="en-US"/>
          </w:rPr>
          <w:delText>&lt;cac:BuyerCustomerParty&gt;</w:delText>
        </w:r>
      </w:del>
    </w:p>
    <w:p w14:paraId="381E3D47" w14:textId="77777777" w:rsidR="00696303" w:rsidRPr="00426D98" w:rsidDel="00426D98" w:rsidRDefault="00696303" w:rsidP="00771AE3">
      <w:pPr>
        <w:rPr>
          <w:del w:id="5933" w:author="Marciante, Teresa Lucia (IT - Roma)" w:date="2019-02-07T19:14:00Z"/>
          <w:rFonts w:ascii="Garamond" w:hAnsi="Garamond" w:cs="Courier New"/>
          <w:sz w:val="18"/>
          <w:szCs w:val="18"/>
          <w:lang w:val="en-US"/>
        </w:rPr>
      </w:pPr>
      <w:del w:id="5934" w:author="Marciante, Teresa Lucia (IT - Roma)" w:date="2019-02-07T19:14:00Z">
        <w:r w:rsidRPr="00426D98" w:rsidDel="00426D98">
          <w:rPr>
            <w:rFonts w:ascii="Garamond" w:hAnsi="Garamond" w:cs="Courier New"/>
            <w:sz w:val="18"/>
            <w:szCs w:val="18"/>
            <w:lang w:val="en-US"/>
          </w:rPr>
          <w:delText>&lt;cac:PartyIdentification&gt;</w:delText>
        </w:r>
      </w:del>
    </w:p>
    <w:p w14:paraId="7B219F96" w14:textId="77777777" w:rsidR="00696303" w:rsidRPr="00426D98" w:rsidDel="00426D98" w:rsidRDefault="00696303" w:rsidP="00771AE3">
      <w:pPr>
        <w:rPr>
          <w:del w:id="5935" w:author="Marciante, Teresa Lucia (IT - Roma)" w:date="2019-02-07T19:14:00Z"/>
          <w:rFonts w:ascii="Garamond" w:hAnsi="Garamond" w:cs="Courier New"/>
          <w:sz w:val="18"/>
          <w:szCs w:val="18"/>
          <w:lang w:val="en-US"/>
        </w:rPr>
      </w:pPr>
      <w:del w:id="5936"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53F432AE" w14:textId="77777777" w:rsidR="00696303" w:rsidRPr="00426D98" w:rsidDel="00426D98" w:rsidRDefault="00696303" w:rsidP="00771AE3">
      <w:pPr>
        <w:rPr>
          <w:del w:id="5937" w:author="Marciante, Teresa Lucia (IT - Roma)" w:date="2019-02-07T19:14:00Z"/>
          <w:rFonts w:ascii="Garamond" w:hAnsi="Garamond" w:cs="Courier New"/>
          <w:sz w:val="18"/>
          <w:szCs w:val="18"/>
          <w:lang w:val="en-US"/>
        </w:rPr>
      </w:pPr>
      <w:del w:id="5938" w:author="Marciante, Teresa Lucia (IT - Roma)" w:date="2019-02-07T19:14:00Z">
        <w:r w:rsidRPr="00426D98" w:rsidDel="00426D98">
          <w:rPr>
            <w:rFonts w:ascii="Garamond" w:hAnsi="Garamond" w:cs="Courier New"/>
            <w:sz w:val="18"/>
            <w:szCs w:val="18"/>
            <w:lang w:val="en-US"/>
          </w:rPr>
          <w:delText>&lt;/cac:PartyIdentification&gt;</w:delText>
        </w:r>
      </w:del>
    </w:p>
    <w:p w14:paraId="5A491A58" w14:textId="77777777" w:rsidR="00696303" w:rsidRPr="00426D98" w:rsidDel="00426D98" w:rsidRDefault="00696303" w:rsidP="00771AE3">
      <w:pPr>
        <w:rPr>
          <w:del w:id="5939" w:author="Marciante, Teresa Lucia (IT - Roma)" w:date="2019-02-07T19:14:00Z"/>
          <w:rFonts w:ascii="Garamond" w:hAnsi="Garamond" w:cs="Courier New"/>
          <w:sz w:val="18"/>
          <w:szCs w:val="18"/>
          <w:lang w:val="en-US"/>
        </w:rPr>
      </w:pPr>
      <w:del w:id="5940" w:author="Marciante, Teresa Lucia (IT - Roma)" w:date="2019-02-07T19:14:00Z">
        <w:r w:rsidRPr="00426D98" w:rsidDel="00426D98">
          <w:rPr>
            <w:rFonts w:ascii="Garamond" w:hAnsi="Garamond" w:cs="Courier New"/>
            <w:sz w:val="18"/>
            <w:szCs w:val="18"/>
            <w:lang w:val="en-US"/>
          </w:rPr>
          <w:delText>&lt;/cac:BuyerCustomerParty&gt;</w:delText>
        </w:r>
      </w:del>
    </w:p>
    <w:p w14:paraId="418499B4" w14:textId="77777777" w:rsidR="00696303" w:rsidRPr="00426D98" w:rsidDel="00426D98" w:rsidRDefault="00696303" w:rsidP="00771AE3">
      <w:pPr>
        <w:rPr>
          <w:del w:id="5941" w:author="Marciante, Teresa Lucia (IT - Roma)" w:date="2019-02-07T19:14:00Z"/>
          <w:rFonts w:ascii="Garamond" w:hAnsi="Garamond" w:cs="Courier New"/>
          <w:sz w:val="18"/>
          <w:szCs w:val="18"/>
          <w:lang w:val="en-US"/>
        </w:rPr>
      </w:pPr>
      <w:del w:id="5942" w:author="Marciante, Teresa Lucia (IT - Roma)" w:date="2019-02-07T19:14:00Z">
        <w:r w:rsidRPr="00426D98" w:rsidDel="00426D98">
          <w:rPr>
            <w:rFonts w:ascii="Garamond" w:hAnsi="Garamond" w:cs="Courier New"/>
            <w:sz w:val="18"/>
            <w:szCs w:val="18"/>
            <w:lang w:val="en-US"/>
          </w:rPr>
          <w:delText>…</w:delText>
        </w:r>
      </w:del>
    </w:p>
    <w:p w14:paraId="17097246" w14:textId="77777777" w:rsidR="00696303" w:rsidRPr="00426D98" w:rsidDel="00426D98" w:rsidRDefault="00696303" w:rsidP="00771AE3">
      <w:pPr>
        <w:rPr>
          <w:del w:id="5943" w:author="Marciante, Teresa Lucia (IT - Roma)" w:date="2019-02-07T19:14:00Z"/>
          <w:rFonts w:ascii="Garamond" w:hAnsi="Garamond" w:cs="Courier New"/>
          <w:sz w:val="18"/>
          <w:szCs w:val="18"/>
          <w:lang w:val="en-US"/>
        </w:rPr>
      </w:pPr>
      <w:del w:id="5944" w:author="Marciante, Teresa Lucia (IT - Roma)" w:date="2019-02-07T19:14:00Z">
        <w:r w:rsidRPr="00426D98" w:rsidDel="00426D98">
          <w:rPr>
            <w:rFonts w:ascii="Garamond" w:hAnsi="Garamond" w:cs="Courier New"/>
            <w:sz w:val="18"/>
            <w:szCs w:val="18"/>
            <w:lang w:val="en-US"/>
          </w:rPr>
          <w:delText>&lt;cac:SellerSupplierParty&gt;</w:delText>
        </w:r>
      </w:del>
    </w:p>
    <w:p w14:paraId="60719FC6" w14:textId="77777777" w:rsidR="00696303" w:rsidRPr="00426D98" w:rsidDel="00426D98" w:rsidRDefault="00696303" w:rsidP="00771AE3">
      <w:pPr>
        <w:rPr>
          <w:del w:id="5945" w:author="Marciante, Teresa Lucia (IT - Roma)" w:date="2019-02-07T19:14:00Z"/>
          <w:rFonts w:ascii="Garamond" w:hAnsi="Garamond" w:cs="Courier New"/>
          <w:sz w:val="18"/>
          <w:szCs w:val="18"/>
          <w:lang w:val="en-US"/>
        </w:rPr>
      </w:pPr>
      <w:del w:id="5946" w:author="Marciante, Teresa Lucia (IT - Roma)" w:date="2019-02-07T19:14:00Z">
        <w:r w:rsidRPr="00426D98" w:rsidDel="00426D98">
          <w:rPr>
            <w:rFonts w:ascii="Garamond" w:hAnsi="Garamond" w:cs="Courier New"/>
            <w:sz w:val="18"/>
            <w:szCs w:val="18"/>
            <w:lang w:val="en-US"/>
          </w:rPr>
          <w:delText>&lt;cac:PartyIdentification&gt;</w:delText>
        </w:r>
      </w:del>
    </w:p>
    <w:p w14:paraId="020B5F8D" w14:textId="77777777" w:rsidR="00696303" w:rsidRPr="00426D98" w:rsidDel="00426D98" w:rsidRDefault="00696303" w:rsidP="00771AE3">
      <w:pPr>
        <w:rPr>
          <w:del w:id="5947" w:author="Marciante, Teresa Lucia (IT - Roma)" w:date="2019-02-07T19:14:00Z"/>
          <w:rFonts w:ascii="Garamond" w:hAnsi="Garamond" w:cs="Courier New"/>
          <w:sz w:val="18"/>
          <w:szCs w:val="18"/>
          <w:lang w:val="en-US"/>
        </w:rPr>
      </w:pPr>
      <w:del w:id="5948"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095D57ED" w14:textId="77777777" w:rsidR="00696303" w:rsidRPr="00426D98" w:rsidDel="00426D98" w:rsidRDefault="00696303" w:rsidP="00771AE3">
      <w:pPr>
        <w:rPr>
          <w:del w:id="5949" w:author="Marciante, Teresa Lucia (IT - Roma)" w:date="2019-02-07T19:14:00Z"/>
          <w:rFonts w:ascii="Garamond" w:hAnsi="Garamond" w:cs="Courier New"/>
          <w:sz w:val="18"/>
          <w:szCs w:val="18"/>
          <w:lang w:val="en-US"/>
        </w:rPr>
      </w:pPr>
      <w:del w:id="5950" w:author="Marciante, Teresa Lucia (IT - Roma)" w:date="2019-02-07T19:14:00Z">
        <w:r w:rsidRPr="00426D98" w:rsidDel="00426D98">
          <w:rPr>
            <w:rFonts w:ascii="Garamond" w:hAnsi="Garamond" w:cs="Courier New"/>
            <w:sz w:val="18"/>
            <w:szCs w:val="18"/>
            <w:lang w:val="en-US"/>
          </w:rPr>
          <w:delText>&lt;/cac:PartyIdentification&gt;</w:delText>
        </w:r>
      </w:del>
    </w:p>
    <w:p w14:paraId="5D02DF50" w14:textId="77777777" w:rsidR="00696303" w:rsidRPr="00426D98" w:rsidDel="00426D98" w:rsidRDefault="00696303" w:rsidP="00771AE3">
      <w:pPr>
        <w:rPr>
          <w:del w:id="5951" w:author="Marciante, Teresa Lucia (IT - Roma)" w:date="2019-02-07T19:14:00Z"/>
          <w:rFonts w:ascii="Garamond" w:hAnsi="Garamond" w:cs="Courier New"/>
          <w:sz w:val="18"/>
          <w:szCs w:val="18"/>
          <w:lang w:val="en-US"/>
        </w:rPr>
      </w:pPr>
      <w:del w:id="5952" w:author="Marciante, Teresa Lucia (IT - Roma)" w:date="2019-02-07T19:14:00Z">
        <w:r w:rsidRPr="00426D98" w:rsidDel="00426D98">
          <w:rPr>
            <w:rFonts w:ascii="Garamond" w:hAnsi="Garamond" w:cs="Courier New"/>
            <w:sz w:val="18"/>
            <w:szCs w:val="18"/>
            <w:lang w:val="en-US"/>
          </w:rPr>
          <w:delText>&lt;/cac:SellerSupplierParty&gt;</w:delText>
        </w:r>
      </w:del>
    </w:p>
    <w:p w14:paraId="523DE415" w14:textId="77777777" w:rsidR="00696303" w:rsidRPr="00426D98" w:rsidDel="00426D98" w:rsidRDefault="00696303" w:rsidP="00771AE3">
      <w:pPr>
        <w:rPr>
          <w:del w:id="5953" w:author="Marciante, Teresa Lucia (IT - Roma)" w:date="2019-02-07T19:14:00Z"/>
          <w:rFonts w:ascii="Garamond" w:hAnsi="Garamond" w:cs="Courier New"/>
          <w:sz w:val="18"/>
          <w:szCs w:val="18"/>
          <w:lang w:val="en-US"/>
        </w:rPr>
      </w:pPr>
      <w:del w:id="5954" w:author="Marciante, Teresa Lucia (IT - Roma)" w:date="2019-02-07T19:14:00Z">
        <w:r w:rsidRPr="00426D98" w:rsidDel="00426D98">
          <w:rPr>
            <w:rFonts w:ascii="Garamond" w:hAnsi="Garamond" w:cs="Courier New"/>
            <w:sz w:val="18"/>
            <w:szCs w:val="18"/>
            <w:lang w:val="en-US"/>
          </w:rPr>
          <w:delText>…</w:delText>
        </w:r>
      </w:del>
    </w:p>
    <w:p w14:paraId="2B63D6FE" w14:textId="77777777" w:rsidR="00042106" w:rsidRPr="00426D98" w:rsidDel="00426D98" w:rsidRDefault="00042106" w:rsidP="00771AE3">
      <w:pPr>
        <w:rPr>
          <w:del w:id="5955" w:author="Marciante, Teresa Lucia (IT - Roma)" w:date="2019-02-07T19:14:00Z"/>
          <w:rFonts w:ascii="Garamond" w:hAnsi="Garamond" w:cs="Courier New"/>
          <w:sz w:val="18"/>
          <w:szCs w:val="18"/>
          <w:lang w:val="en-US"/>
        </w:rPr>
      </w:pPr>
      <w:del w:id="5956" w:author="Marciante, Teresa Lucia (IT - Roma)" w:date="2019-02-07T19:14:00Z">
        <w:r w:rsidRPr="00426D98" w:rsidDel="00426D98">
          <w:rPr>
            <w:rFonts w:ascii="Garamond" w:hAnsi="Garamond" w:cs="Courier New"/>
            <w:sz w:val="18"/>
            <w:szCs w:val="18"/>
            <w:lang w:val="en-US"/>
          </w:rPr>
          <w:delText>&lt;cac:AccountingCustomerParty&gt;</w:delText>
        </w:r>
      </w:del>
    </w:p>
    <w:p w14:paraId="303B8E30" w14:textId="77777777" w:rsidR="00042106" w:rsidRPr="00426D98" w:rsidDel="00426D98" w:rsidRDefault="00042106" w:rsidP="00771AE3">
      <w:pPr>
        <w:rPr>
          <w:del w:id="5957" w:author="Marciante, Teresa Lucia (IT - Roma)" w:date="2019-02-07T19:14:00Z"/>
          <w:rFonts w:ascii="Garamond" w:hAnsi="Garamond" w:cs="Courier New"/>
          <w:sz w:val="18"/>
          <w:szCs w:val="18"/>
          <w:lang w:val="en-US"/>
        </w:rPr>
      </w:pPr>
      <w:del w:id="5958" w:author="Marciante, Teresa Lucia (IT - Roma)" w:date="2019-02-07T19:14:00Z">
        <w:r w:rsidRPr="00426D98" w:rsidDel="00426D98">
          <w:rPr>
            <w:rFonts w:ascii="Garamond" w:hAnsi="Garamond" w:cs="Courier New"/>
            <w:sz w:val="18"/>
            <w:szCs w:val="18"/>
            <w:lang w:val="en-US"/>
          </w:rPr>
          <w:delText>&lt;cac:Party&gt;</w:delText>
        </w:r>
      </w:del>
    </w:p>
    <w:p w14:paraId="77CA9EF3" w14:textId="77777777" w:rsidR="00042106" w:rsidRPr="00426D98" w:rsidDel="00426D98" w:rsidRDefault="00042106" w:rsidP="00771AE3">
      <w:pPr>
        <w:rPr>
          <w:del w:id="5959" w:author="Marciante, Teresa Lucia (IT - Roma)" w:date="2019-02-07T19:14:00Z"/>
          <w:rFonts w:ascii="Garamond" w:hAnsi="Garamond" w:cs="Courier New"/>
          <w:sz w:val="18"/>
          <w:szCs w:val="18"/>
          <w:lang w:val="en-US"/>
        </w:rPr>
      </w:pPr>
      <w:del w:id="5960" w:author="Marciante, Teresa Lucia (IT - Roma)" w:date="2019-02-07T19:14:00Z">
        <w:r w:rsidRPr="00426D98" w:rsidDel="00426D98">
          <w:rPr>
            <w:rFonts w:ascii="Garamond" w:hAnsi="Garamond" w:cs="Courier New"/>
            <w:sz w:val="18"/>
            <w:szCs w:val="18"/>
            <w:lang w:val="en-US"/>
          </w:rPr>
          <w:delText>&lt;cac:PartyIdentification&gt;</w:delText>
        </w:r>
      </w:del>
    </w:p>
    <w:p w14:paraId="3340D67A" w14:textId="77777777" w:rsidR="00042106" w:rsidRPr="00426D98" w:rsidDel="00426D98" w:rsidRDefault="00042106" w:rsidP="00771AE3">
      <w:pPr>
        <w:rPr>
          <w:del w:id="5961" w:author="Marciante, Teresa Lucia (IT - Roma)" w:date="2019-02-07T19:14:00Z"/>
          <w:rFonts w:ascii="Garamond" w:hAnsi="Garamond" w:cs="Courier New"/>
          <w:sz w:val="18"/>
          <w:szCs w:val="18"/>
          <w:lang w:val="en-US"/>
        </w:rPr>
      </w:pPr>
      <w:del w:id="5962"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5970C615" w14:textId="77777777" w:rsidR="00042106" w:rsidRPr="00426D98" w:rsidDel="00426D98" w:rsidRDefault="00042106" w:rsidP="00771AE3">
      <w:pPr>
        <w:rPr>
          <w:del w:id="5963" w:author="Marciante, Teresa Lucia (IT - Roma)" w:date="2019-02-07T19:14:00Z"/>
          <w:rFonts w:ascii="Garamond" w:hAnsi="Garamond" w:cs="Courier New"/>
          <w:sz w:val="18"/>
          <w:szCs w:val="18"/>
          <w:lang w:val="en-US"/>
        </w:rPr>
      </w:pPr>
      <w:del w:id="5964" w:author="Marciante, Teresa Lucia (IT - Roma)" w:date="2019-02-07T19:14:00Z">
        <w:r w:rsidRPr="00426D98" w:rsidDel="00426D98">
          <w:rPr>
            <w:rFonts w:ascii="Garamond" w:hAnsi="Garamond" w:cs="Courier New"/>
            <w:sz w:val="18"/>
            <w:szCs w:val="18"/>
            <w:lang w:val="en-US"/>
          </w:rPr>
          <w:delText>&lt;/cac:PartyIdentification&gt;</w:delText>
        </w:r>
      </w:del>
    </w:p>
    <w:p w14:paraId="566C0392" w14:textId="77777777" w:rsidR="00042106" w:rsidRPr="00426D98" w:rsidDel="00426D98" w:rsidRDefault="00042106" w:rsidP="00771AE3">
      <w:pPr>
        <w:rPr>
          <w:del w:id="5965" w:author="Marciante, Teresa Lucia (IT - Roma)" w:date="2019-02-07T19:14:00Z"/>
          <w:rFonts w:ascii="Garamond" w:hAnsi="Garamond" w:cs="Courier New"/>
          <w:sz w:val="18"/>
          <w:szCs w:val="18"/>
          <w:lang w:val="en-US"/>
        </w:rPr>
      </w:pPr>
      <w:del w:id="5966" w:author="Marciante, Teresa Lucia (IT - Roma)" w:date="2019-02-07T19:14:00Z">
        <w:r w:rsidRPr="00426D98" w:rsidDel="00426D98">
          <w:rPr>
            <w:rFonts w:ascii="Garamond" w:hAnsi="Garamond" w:cs="Courier New"/>
            <w:sz w:val="18"/>
            <w:szCs w:val="18"/>
            <w:lang w:val="en-US"/>
          </w:rPr>
          <w:tab/>
          <w:delText>&lt;cac:/Party&gt;</w:delText>
        </w:r>
      </w:del>
    </w:p>
    <w:p w14:paraId="08D1E01E" w14:textId="77777777" w:rsidR="00042106" w:rsidRPr="00426D98" w:rsidDel="00426D98" w:rsidRDefault="00042106" w:rsidP="00771AE3">
      <w:pPr>
        <w:rPr>
          <w:del w:id="5967" w:author="Marciante, Teresa Lucia (IT - Roma)" w:date="2019-02-07T19:14:00Z"/>
          <w:rFonts w:ascii="Garamond" w:hAnsi="Garamond" w:cs="Courier New"/>
          <w:sz w:val="18"/>
          <w:szCs w:val="18"/>
          <w:lang w:val="en-US"/>
        </w:rPr>
      </w:pPr>
      <w:del w:id="5968" w:author="Marciante, Teresa Lucia (IT - Roma)" w:date="2019-02-07T19:14:00Z">
        <w:r w:rsidRPr="00426D98" w:rsidDel="00426D98">
          <w:rPr>
            <w:rFonts w:ascii="Garamond" w:hAnsi="Garamond" w:cs="Courier New"/>
            <w:sz w:val="18"/>
            <w:szCs w:val="18"/>
            <w:lang w:val="en-US"/>
          </w:rPr>
          <w:delText>&lt;/cac:AccountingCustomerParty&gt;</w:delText>
        </w:r>
      </w:del>
    </w:p>
    <w:p w14:paraId="768F9DD6" w14:textId="77777777" w:rsidR="00042106" w:rsidRPr="00426D98" w:rsidDel="00426D98" w:rsidRDefault="00042106" w:rsidP="00771AE3">
      <w:pPr>
        <w:rPr>
          <w:del w:id="5969" w:author="Marciante, Teresa Lucia (IT - Roma)" w:date="2019-02-07T19:14:00Z"/>
          <w:rFonts w:ascii="Garamond" w:hAnsi="Garamond" w:cs="Courier New"/>
          <w:sz w:val="18"/>
          <w:szCs w:val="18"/>
          <w:lang w:val="en-US"/>
        </w:rPr>
      </w:pPr>
      <w:del w:id="5970" w:author="Marciante, Teresa Lucia (IT - Roma)" w:date="2019-02-07T19:14:00Z">
        <w:r w:rsidRPr="00426D98" w:rsidDel="00426D98">
          <w:rPr>
            <w:rFonts w:ascii="Garamond" w:hAnsi="Garamond" w:cs="Courier New"/>
            <w:sz w:val="18"/>
            <w:szCs w:val="18"/>
            <w:lang w:val="en-US"/>
          </w:rPr>
          <w:delText>…</w:delText>
        </w:r>
      </w:del>
    </w:p>
    <w:p w14:paraId="7EA70AC2" w14:textId="77777777" w:rsidR="00696303" w:rsidRPr="00426D98" w:rsidDel="00426D98" w:rsidRDefault="00696303" w:rsidP="00771AE3">
      <w:pPr>
        <w:rPr>
          <w:del w:id="5971" w:author="Marciante, Teresa Lucia (IT - Roma)" w:date="2019-02-07T19:14:00Z"/>
          <w:rFonts w:ascii="Garamond" w:hAnsi="Garamond" w:cs="Courier New"/>
          <w:sz w:val="18"/>
          <w:szCs w:val="18"/>
          <w:lang w:val="en-US"/>
        </w:rPr>
      </w:pPr>
      <w:del w:id="5972" w:author="Marciante, Teresa Lucia (IT - Roma)" w:date="2019-02-07T19:14:00Z">
        <w:r w:rsidRPr="00426D98" w:rsidDel="00426D98">
          <w:rPr>
            <w:rFonts w:ascii="Garamond" w:hAnsi="Garamond" w:cs="Courier New"/>
            <w:sz w:val="18"/>
            <w:szCs w:val="18"/>
            <w:lang w:val="en-US"/>
          </w:rPr>
          <w:delText>&lt;cac:OrderLine&gt;</w:delText>
        </w:r>
      </w:del>
    </w:p>
    <w:p w14:paraId="6954A398" w14:textId="77777777" w:rsidR="00696303" w:rsidRPr="00426D98" w:rsidDel="00426D98" w:rsidRDefault="00696303" w:rsidP="00771AE3">
      <w:pPr>
        <w:rPr>
          <w:del w:id="5973" w:author="Marciante, Teresa Lucia (IT - Roma)" w:date="2019-02-07T19:14:00Z"/>
          <w:rFonts w:ascii="Garamond" w:hAnsi="Garamond" w:cs="Courier New"/>
          <w:sz w:val="18"/>
          <w:szCs w:val="18"/>
          <w:lang w:val="en-US"/>
        </w:rPr>
      </w:pPr>
      <w:del w:id="5974" w:author="Marciante, Teresa Lucia (IT - Roma)" w:date="2019-02-07T19:14:00Z">
        <w:r w:rsidRPr="00426D98" w:rsidDel="00426D98">
          <w:rPr>
            <w:rFonts w:ascii="Garamond" w:hAnsi="Garamond" w:cs="Courier New"/>
            <w:sz w:val="18"/>
            <w:szCs w:val="18"/>
            <w:lang w:val="en-US"/>
          </w:rPr>
          <w:tab/>
          <w:delText>&lt;cac:LineItem&gt;</w:delText>
        </w:r>
      </w:del>
    </w:p>
    <w:p w14:paraId="6F14E671" w14:textId="77777777" w:rsidR="00696303" w:rsidRPr="00426D98" w:rsidDel="00426D98" w:rsidRDefault="00696303" w:rsidP="00771AE3">
      <w:pPr>
        <w:rPr>
          <w:del w:id="5975" w:author="Marciante, Teresa Lucia (IT - Roma)" w:date="2019-02-07T19:14:00Z"/>
          <w:rFonts w:ascii="Garamond" w:hAnsi="Garamond" w:cs="Courier New"/>
          <w:sz w:val="18"/>
          <w:szCs w:val="18"/>
          <w:lang w:val="en-US"/>
        </w:rPr>
      </w:pPr>
      <w:del w:id="5976"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Pr="00426D98" w:rsidDel="00426D98">
          <w:rPr>
            <w:rFonts w:ascii="Garamond" w:hAnsi="Garamond" w:cs="Courier New"/>
            <w:color w:val="FF0000"/>
            <w:sz w:val="18"/>
            <w:szCs w:val="18"/>
            <w:lang w:val="en-US"/>
          </w:rPr>
          <w:delText>4</w:delText>
        </w:r>
        <w:r w:rsidRPr="00426D98" w:rsidDel="00426D98">
          <w:rPr>
            <w:rFonts w:ascii="Garamond" w:hAnsi="Garamond" w:cs="Courier New"/>
            <w:sz w:val="18"/>
            <w:szCs w:val="18"/>
            <w:lang w:val="en-US"/>
          </w:rPr>
          <w:delText>&lt;/cbc:ID&gt;</w:delText>
        </w:r>
      </w:del>
    </w:p>
    <w:p w14:paraId="0FD9704B" w14:textId="77777777" w:rsidR="00696303" w:rsidRPr="00426D98" w:rsidDel="00426D98" w:rsidRDefault="00696303" w:rsidP="00771AE3">
      <w:pPr>
        <w:rPr>
          <w:del w:id="5977" w:author="Marciante, Teresa Lucia (IT - Roma)" w:date="2019-02-07T19:14:00Z"/>
          <w:rFonts w:ascii="Garamond" w:hAnsi="Garamond" w:cs="Courier New"/>
          <w:sz w:val="18"/>
          <w:szCs w:val="18"/>
        </w:rPr>
      </w:pPr>
      <w:del w:id="5978"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rPr>
          <w:delText>&lt;cbc:Quantity unitCode=”EA”&gt;</w:delText>
        </w:r>
        <w:r w:rsidRPr="00426D98" w:rsidDel="00426D98">
          <w:rPr>
            <w:rFonts w:ascii="Garamond" w:hAnsi="Garamond" w:cs="Courier New"/>
            <w:color w:val="FF0000"/>
            <w:sz w:val="18"/>
            <w:szCs w:val="18"/>
          </w:rPr>
          <w:delText>10</w:delText>
        </w:r>
        <w:r w:rsidRPr="00426D98" w:rsidDel="00426D98">
          <w:rPr>
            <w:rFonts w:ascii="Garamond" w:hAnsi="Garamond" w:cs="Courier New"/>
            <w:sz w:val="18"/>
            <w:szCs w:val="18"/>
          </w:rPr>
          <w:delText>&lt;/cbc:Quantity&gt;</w:delText>
        </w:r>
      </w:del>
    </w:p>
    <w:p w14:paraId="23B5AECF" w14:textId="77777777" w:rsidR="00696303" w:rsidRPr="00426D98" w:rsidDel="00426D98" w:rsidRDefault="00696303" w:rsidP="00771AE3">
      <w:pPr>
        <w:rPr>
          <w:del w:id="5979" w:author="Marciante, Teresa Lucia (IT - Roma)" w:date="2019-02-07T19:14:00Z"/>
          <w:rFonts w:ascii="Garamond" w:hAnsi="Garamond" w:cs="Courier New"/>
          <w:sz w:val="18"/>
          <w:szCs w:val="18"/>
          <w:lang w:val="en-US"/>
        </w:rPr>
      </w:pPr>
      <w:del w:id="5980" w:author="Marciante, Teresa Lucia (IT - Roma)" w:date="2019-02-07T19:14:00Z">
        <w:r w:rsidRPr="00426D98" w:rsidDel="00426D98">
          <w:rPr>
            <w:rFonts w:ascii="Garamond" w:hAnsi="Garamond" w:cs="Courier New"/>
            <w:sz w:val="18"/>
            <w:szCs w:val="18"/>
          </w:rPr>
          <w:tab/>
        </w:r>
        <w:r w:rsidRPr="00426D98" w:rsidDel="00426D98">
          <w:rPr>
            <w:rFonts w:ascii="Garamond" w:hAnsi="Garamond" w:cs="Courier New"/>
            <w:sz w:val="18"/>
            <w:szCs w:val="18"/>
          </w:rPr>
          <w:tab/>
        </w:r>
        <w:r w:rsidRPr="00426D98" w:rsidDel="00426D98">
          <w:rPr>
            <w:rFonts w:ascii="Garamond" w:hAnsi="Garamond" w:cs="Courier New"/>
            <w:sz w:val="18"/>
            <w:szCs w:val="18"/>
            <w:lang w:val="en-US"/>
          </w:rPr>
          <w:delText>&lt;cac:price&gt;</w:delText>
        </w:r>
      </w:del>
    </w:p>
    <w:p w14:paraId="0C001292" w14:textId="77777777" w:rsidR="00696303" w:rsidRPr="00426D98" w:rsidDel="00426D98" w:rsidRDefault="00696303" w:rsidP="00771AE3">
      <w:pPr>
        <w:rPr>
          <w:del w:id="5981" w:author="Marciante, Teresa Lucia (IT - Roma)" w:date="2019-02-07T19:14:00Z"/>
          <w:rFonts w:ascii="Garamond" w:hAnsi="Garamond" w:cs="Courier New"/>
          <w:sz w:val="18"/>
          <w:szCs w:val="18"/>
          <w:lang w:val="en-US"/>
        </w:rPr>
      </w:pPr>
      <w:del w:id="5982"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&lt;cbc:PriceAmount currencyID=”EUR”</w:delText>
        </w:r>
        <w:r w:rsidR="001E4D40" w:rsidRPr="00426D98" w:rsidDel="00426D98">
          <w:rPr>
            <w:rFonts w:ascii="Garamond" w:hAnsi="Garamond" w:cs="Courier New"/>
            <w:sz w:val="18"/>
            <w:szCs w:val="18"/>
            <w:lang w:val="en-US"/>
          </w:rPr>
          <w:delText>&gt;</w:delText>
        </w:r>
        <w:r w:rsidR="00896C06" w:rsidRPr="00426D98" w:rsidDel="00426D98">
          <w:rPr>
            <w:rFonts w:ascii="Garamond" w:hAnsi="Garamond" w:cs="Courier New"/>
            <w:color w:val="FF0000"/>
            <w:sz w:val="18"/>
            <w:szCs w:val="18"/>
            <w:lang w:val="en-US"/>
          </w:rPr>
          <w:delText>100</w:delText>
        </w:r>
        <w:r w:rsidR="00DF2AD5" w:rsidRPr="00426D98" w:rsidDel="00426D98">
          <w:rPr>
            <w:rFonts w:ascii="Garamond" w:hAnsi="Garamond" w:cs="Courier New"/>
            <w:color w:val="FF0000"/>
            <w:sz w:val="18"/>
            <w:szCs w:val="18"/>
            <w:lang w:val="en-US"/>
          </w:rPr>
          <w:delText>.00</w:delText>
        </w:r>
        <w:r w:rsidRPr="00426D98" w:rsidDel="00426D98">
          <w:rPr>
            <w:rFonts w:ascii="Garamond" w:hAnsi="Garamond" w:cs="Courier New"/>
            <w:sz w:val="18"/>
            <w:szCs w:val="18"/>
            <w:lang w:val="en-US"/>
          </w:rPr>
          <w:delText>&lt;/cbc:PriceAmount&gt;</w:delText>
        </w:r>
      </w:del>
    </w:p>
    <w:p w14:paraId="79D51692" w14:textId="77777777" w:rsidR="00696303" w:rsidRPr="00426D98" w:rsidDel="00426D98" w:rsidRDefault="00696303" w:rsidP="00771AE3">
      <w:pPr>
        <w:rPr>
          <w:del w:id="5983" w:author="Marciante, Teresa Lucia (IT - Roma)" w:date="2019-02-07T19:14:00Z"/>
          <w:rFonts w:ascii="Garamond" w:hAnsi="Garamond" w:cs="Courier New"/>
          <w:sz w:val="18"/>
          <w:szCs w:val="18"/>
          <w:lang w:val="en-US"/>
        </w:rPr>
      </w:pPr>
      <w:del w:id="5984" w:author="Marciante, Teresa Lucia (IT - Roma)" w:date="2019-02-07T19:14:00Z">
        <w:r w:rsidRPr="00426D98" w:rsidDel="00426D98">
          <w:rPr>
            <w:rFonts w:ascii="Garamond" w:hAnsi="Garamond" w:cs="Courier New"/>
            <w:sz w:val="18"/>
            <w:szCs w:val="18"/>
            <w:lang w:val="en-US"/>
          </w:rPr>
          <w:delText>&lt;/cac:Price&gt;</w:delText>
        </w:r>
      </w:del>
    </w:p>
    <w:p w14:paraId="7ECFCD54" w14:textId="77777777" w:rsidR="00696303" w:rsidRPr="00426D98" w:rsidDel="00426D98" w:rsidRDefault="00696303" w:rsidP="00771AE3">
      <w:pPr>
        <w:rPr>
          <w:del w:id="5985" w:author="Marciante, Teresa Lucia (IT - Roma)" w:date="2019-02-07T19:14:00Z"/>
          <w:rFonts w:ascii="Garamond" w:hAnsi="Garamond" w:cs="Courier New"/>
          <w:sz w:val="18"/>
          <w:szCs w:val="18"/>
          <w:lang w:val="en-US"/>
        </w:rPr>
      </w:pPr>
      <w:del w:id="5986" w:author="Marciante, Teresa Lucia (IT - Roma)" w:date="2019-02-07T19:14:00Z">
        <w:r w:rsidRPr="00426D98" w:rsidDel="00426D98">
          <w:rPr>
            <w:rFonts w:ascii="Garamond" w:hAnsi="Garamond" w:cs="Courier New"/>
            <w:sz w:val="18"/>
            <w:szCs w:val="18"/>
            <w:lang w:val="en-US"/>
          </w:rPr>
          <w:delText>&lt;cac:Item&gt;</w:delText>
        </w:r>
      </w:del>
    </w:p>
    <w:p w14:paraId="05051E1C" w14:textId="77777777" w:rsidR="00696303" w:rsidRPr="00426D98" w:rsidDel="00426D98" w:rsidRDefault="00696303" w:rsidP="00771AE3">
      <w:pPr>
        <w:rPr>
          <w:del w:id="5987" w:author="Marciante, Teresa Lucia (IT - Roma)" w:date="2019-02-07T19:14:00Z"/>
          <w:rFonts w:ascii="Garamond" w:hAnsi="Garamond" w:cs="Courier New"/>
          <w:sz w:val="18"/>
          <w:szCs w:val="18"/>
          <w:lang w:val="en-US"/>
        </w:rPr>
      </w:pPr>
      <w:del w:id="5988" w:author="Marciante, Teresa Lucia (IT - Roma)" w:date="2019-02-07T19:14:00Z">
        <w:r w:rsidRPr="00426D98" w:rsidDel="00426D98">
          <w:rPr>
            <w:rFonts w:ascii="Garamond" w:hAnsi="Garamond" w:cs="Courier New"/>
            <w:sz w:val="18"/>
            <w:szCs w:val="18"/>
            <w:lang w:val="en-US"/>
          </w:rPr>
          <w:tab/>
          <w:delText>&lt;cbc:Name&gt;</w:delText>
        </w:r>
        <w:r w:rsidRPr="00426D98" w:rsidDel="00426D98">
          <w:rPr>
            <w:rFonts w:ascii="Garamond" w:hAnsi="Garamond" w:cs="Courier New"/>
            <w:color w:val="FF0000"/>
            <w:sz w:val="18"/>
            <w:szCs w:val="18"/>
            <w:lang w:val="en-US"/>
          </w:rPr>
          <w:delText>Prodotto_1</w:delText>
        </w:r>
        <w:r w:rsidRPr="00426D98" w:rsidDel="00426D98">
          <w:rPr>
            <w:rFonts w:ascii="Garamond" w:hAnsi="Garamond" w:cs="Courier New"/>
            <w:sz w:val="18"/>
            <w:szCs w:val="18"/>
            <w:lang w:val="en-US"/>
          </w:rPr>
          <w:delText>&lt;/cbc:Name&gt;</w:delText>
        </w:r>
      </w:del>
    </w:p>
    <w:p w14:paraId="3060BEC3" w14:textId="77777777" w:rsidR="00696303" w:rsidRPr="00426D98" w:rsidDel="00426D98" w:rsidRDefault="00696303" w:rsidP="00771AE3">
      <w:pPr>
        <w:rPr>
          <w:del w:id="5989" w:author="Marciante, Teresa Lucia (IT - Roma)" w:date="2019-02-07T19:14:00Z"/>
          <w:rFonts w:ascii="Garamond" w:hAnsi="Garamond" w:cs="Courier New"/>
          <w:sz w:val="18"/>
          <w:szCs w:val="18"/>
          <w:lang w:val="en-US"/>
        </w:rPr>
      </w:pPr>
      <w:del w:id="5990"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&lt;/cac:Item&gt;</w:delText>
        </w:r>
      </w:del>
    </w:p>
    <w:p w14:paraId="0A830739" w14:textId="77777777" w:rsidR="00696303" w:rsidRPr="00426D98" w:rsidDel="00426D98" w:rsidRDefault="00696303" w:rsidP="00771AE3">
      <w:pPr>
        <w:rPr>
          <w:del w:id="5991" w:author="Marciante, Teresa Lucia (IT - Roma)" w:date="2019-02-07T19:14:00Z"/>
          <w:rFonts w:ascii="Garamond" w:hAnsi="Garamond" w:cs="Courier New"/>
          <w:sz w:val="18"/>
          <w:szCs w:val="18"/>
          <w:lang w:val="en-US"/>
        </w:rPr>
      </w:pPr>
      <w:del w:id="5992" w:author="Marciante, Teresa Lucia (IT - Roma)" w:date="2019-02-07T19:14:00Z">
        <w:r w:rsidRPr="00426D98" w:rsidDel="00426D98">
          <w:rPr>
            <w:rFonts w:ascii="Garamond" w:hAnsi="Garamond" w:cs="Courier New"/>
            <w:sz w:val="18"/>
            <w:szCs w:val="18"/>
            <w:lang w:val="en-US"/>
          </w:rPr>
          <w:delText>&lt;/cac:LineItem&gt;</w:delText>
        </w:r>
      </w:del>
    </w:p>
    <w:p w14:paraId="5FB8DB04" w14:textId="77777777" w:rsidR="00696303" w:rsidRPr="00426D98" w:rsidDel="00426D98" w:rsidRDefault="00696303" w:rsidP="00771AE3">
      <w:pPr>
        <w:rPr>
          <w:del w:id="5993" w:author="Marciante, Teresa Lucia (IT - Roma)" w:date="2019-02-07T19:14:00Z"/>
          <w:rFonts w:ascii="Garamond" w:hAnsi="Garamond" w:cs="Courier New"/>
          <w:sz w:val="18"/>
          <w:szCs w:val="18"/>
          <w:lang w:val="en-US"/>
        </w:rPr>
      </w:pPr>
      <w:del w:id="5994" w:author="Marciante, Teresa Lucia (IT - Roma)" w:date="2019-02-07T19:14:00Z">
        <w:r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tab/>
          <w:delText>&lt;cac:DocumentReference&gt;</w:delText>
        </w:r>
      </w:del>
    </w:p>
    <w:p w14:paraId="51B702F7" w14:textId="77777777" w:rsidR="00696303" w:rsidRPr="00426D98" w:rsidDel="00426D98" w:rsidRDefault="00696303" w:rsidP="00771AE3">
      <w:pPr>
        <w:rPr>
          <w:del w:id="5995" w:author="Marciante, Teresa Lucia (IT - Roma)" w:date="2019-02-07T19:14:00Z"/>
          <w:rFonts w:ascii="Garamond" w:hAnsi="Garamond" w:cs="Courier New"/>
          <w:sz w:val="18"/>
          <w:szCs w:val="18"/>
          <w:lang w:val="en-US"/>
        </w:rPr>
      </w:pPr>
      <w:del w:id="5996"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123456789A</w:delText>
        </w:r>
        <w:r w:rsidRPr="00426D98" w:rsidDel="00426D98">
          <w:rPr>
            <w:rFonts w:ascii="Garamond" w:hAnsi="Garamond" w:cs="Courier New"/>
            <w:sz w:val="18"/>
            <w:szCs w:val="18"/>
            <w:lang w:val="en-US"/>
          </w:rPr>
          <w:delText>&lt;/cbc:ID&gt;</w:delText>
        </w:r>
      </w:del>
    </w:p>
    <w:p w14:paraId="74F9A7C0" w14:textId="77777777" w:rsidR="00696303" w:rsidRPr="00426D98" w:rsidDel="00426D98" w:rsidRDefault="00696303" w:rsidP="00771AE3">
      <w:pPr>
        <w:rPr>
          <w:del w:id="5997" w:author="Marciante, Teresa Lucia (IT - Roma)" w:date="2019-02-07T19:14:00Z"/>
          <w:rFonts w:ascii="Garamond" w:hAnsi="Garamond" w:cs="Courier New"/>
          <w:sz w:val="18"/>
          <w:szCs w:val="18"/>
        </w:rPr>
      </w:pPr>
      <w:del w:id="5998" w:author="Marciante, Teresa Lucia (IT - Roma)" w:date="2019-02-07T19:14:00Z">
        <w:r w:rsidRPr="00426D98" w:rsidDel="00426D98">
          <w:rPr>
            <w:rFonts w:ascii="Garamond" w:hAnsi="Garamond" w:cs="Courier New"/>
            <w:sz w:val="18"/>
            <w:szCs w:val="18"/>
          </w:rPr>
          <w:delText>&lt;cbc:DocumentType&gt;</w:delText>
        </w:r>
        <w:r w:rsidRPr="00426D98" w:rsidDel="00426D98">
          <w:rPr>
            <w:rFonts w:ascii="Garamond" w:hAnsi="Garamond" w:cs="Courier New"/>
            <w:color w:val="FF0000"/>
            <w:sz w:val="18"/>
            <w:szCs w:val="18"/>
          </w:rPr>
          <w:delText>CIG</w:delText>
        </w:r>
        <w:r w:rsidRPr="00426D98" w:rsidDel="00426D98">
          <w:rPr>
            <w:rFonts w:ascii="Garamond" w:hAnsi="Garamond" w:cs="Courier New"/>
            <w:sz w:val="18"/>
            <w:szCs w:val="18"/>
          </w:rPr>
          <w:delText>&lt;/cbc:DocumentType&gt;</w:delText>
        </w:r>
      </w:del>
    </w:p>
    <w:p w14:paraId="28A571C7" w14:textId="77777777" w:rsidR="00696303" w:rsidRPr="00426D98" w:rsidDel="00426D98" w:rsidRDefault="00696303" w:rsidP="00771AE3">
      <w:pPr>
        <w:rPr>
          <w:del w:id="5999" w:author="Marciante, Teresa Lucia (IT - Roma)" w:date="2019-02-07T19:14:00Z"/>
          <w:rFonts w:ascii="Garamond" w:hAnsi="Garamond" w:cs="Courier New"/>
          <w:sz w:val="18"/>
          <w:szCs w:val="18"/>
        </w:rPr>
      </w:pPr>
      <w:del w:id="6000" w:author="Marciante, Teresa Lucia (IT - Roma)" w:date="2019-02-07T19:14:00Z">
        <w:r w:rsidRPr="00426D98" w:rsidDel="00426D98">
          <w:rPr>
            <w:rFonts w:ascii="Garamond" w:hAnsi="Garamond" w:cs="Courier New"/>
            <w:sz w:val="18"/>
            <w:szCs w:val="18"/>
          </w:rPr>
          <w:delText>&lt;/cac:DocumentReference&gt;</w:delText>
        </w:r>
      </w:del>
    </w:p>
    <w:p w14:paraId="6E0AB10A" w14:textId="77777777" w:rsidR="00696303" w:rsidRPr="00426D98" w:rsidDel="00426D98" w:rsidRDefault="00696303" w:rsidP="00771AE3">
      <w:pPr>
        <w:rPr>
          <w:del w:id="6001" w:author="Marciante, Teresa Lucia (IT - Roma)" w:date="2019-02-07T19:14:00Z"/>
          <w:rFonts w:ascii="Garamond" w:hAnsi="Garamond" w:cs="Courier New"/>
          <w:sz w:val="18"/>
          <w:szCs w:val="18"/>
        </w:rPr>
      </w:pPr>
      <w:del w:id="6002" w:author="Marciante, Teresa Lucia (IT - Roma)" w:date="2019-02-07T19:14:00Z">
        <w:r w:rsidRPr="00426D98" w:rsidDel="00426D98">
          <w:rPr>
            <w:rFonts w:ascii="Garamond" w:hAnsi="Garamond" w:cs="Courier New"/>
            <w:sz w:val="18"/>
            <w:szCs w:val="18"/>
          </w:rPr>
          <w:delText>&lt;/cac:OrderLine&gt;</w:delText>
        </w:r>
      </w:del>
    </w:p>
    <w:p w14:paraId="2B36ACFE" w14:textId="77777777" w:rsidR="00696303" w:rsidRPr="00426D98" w:rsidDel="00426D98" w:rsidRDefault="00696303" w:rsidP="00771AE3">
      <w:pPr>
        <w:rPr>
          <w:del w:id="6003" w:author="Marciante, Teresa Lucia (IT - Roma)" w:date="2019-02-07T19:14:00Z"/>
          <w:rFonts w:ascii="Garamond" w:hAnsi="Garamond" w:cs="Courier New"/>
          <w:sz w:val="18"/>
          <w:szCs w:val="18"/>
        </w:rPr>
      </w:pPr>
      <w:del w:id="6004" w:author="Marciante, Teresa Lucia (IT - Roma)" w:date="2019-02-07T19:14:00Z">
        <w:r w:rsidRPr="00426D98" w:rsidDel="00426D98">
          <w:rPr>
            <w:rFonts w:ascii="Garamond" w:hAnsi="Garamond" w:cs="Courier New"/>
            <w:sz w:val="18"/>
            <w:szCs w:val="18"/>
          </w:rPr>
          <w:delText>…</w:delText>
        </w:r>
      </w:del>
    </w:p>
    <w:p w14:paraId="6B975686" w14:textId="77777777" w:rsidR="00DC000C" w:rsidRPr="00426D98" w:rsidDel="00426D98" w:rsidRDefault="00DC000C" w:rsidP="00771AE3">
      <w:pPr>
        <w:rPr>
          <w:del w:id="6005" w:author="Marciante, Teresa Lucia (IT - Roma)" w:date="2019-02-07T19:14:00Z"/>
          <w:rFonts w:ascii="Frutiger LT 45 Light" w:eastAsia="Times New Roman" w:hAnsi="Frutiger LT 45 Light" w:cs="Times New Roman"/>
          <w:u w:val="single"/>
        </w:rPr>
      </w:pPr>
      <w:del w:id="6006" w:author="Marciante, Teresa Lucia (IT - Roma)" w:date="2019-02-07T19:14:00Z">
        <w:r w:rsidRPr="00426D98" w:rsidDel="00426D98">
          <w:rPr>
            <w:u w:val="single"/>
          </w:rPr>
          <w:br w:type="page"/>
        </w:r>
      </w:del>
    </w:p>
    <w:p w14:paraId="27DF531C" w14:textId="77777777" w:rsidR="00DF2AD5" w:rsidRPr="00426D98" w:rsidDel="00426D98" w:rsidRDefault="00DF2AD5" w:rsidP="00771AE3">
      <w:pPr>
        <w:rPr>
          <w:del w:id="6007" w:author="Marciante, Teresa Lucia (IT - Roma)" w:date="2019-02-07T19:14:00Z"/>
          <w:u w:val="single"/>
        </w:rPr>
      </w:pPr>
      <w:del w:id="6008" w:author="Marciante, Teresa Lucia (IT - Roma)" w:date="2019-02-07T19:14:00Z">
        <w:r w:rsidRPr="00426D98" w:rsidDel="00426D98">
          <w:rPr>
            <w:u w:val="single"/>
          </w:rPr>
          <w:delText>Risposta con modifiche n. 350</w:delText>
        </w:r>
      </w:del>
    </w:p>
    <w:p w14:paraId="3D841989" w14:textId="77777777" w:rsidR="00DF2AD5" w:rsidRPr="00426D98" w:rsidDel="00426D98" w:rsidRDefault="00DF2AD5" w:rsidP="00771AE3">
      <w:pPr>
        <w:rPr>
          <w:del w:id="6009" w:author="Marciante, Teresa Lucia (IT - Roma)" w:date="2019-02-07T19:14:00Z"/>
          <w:rFonts w:ascii="Garamond" w:hAnsi="Garamond" w:cs="Courier New"/>
          <w:sz w:val="18"/>
          <w:szCs w:val="18"/>
        </w:rPr>
      </w:pPr>
    </w:p>
    <w:p w14:paraId="0FD477BC" w14:textId="77777777" w:rsidR="00DF2AD5" w:rsidRPr="00426D98" w:rsidDel="00426D98" w:rsidRDefault="00DF2AD5" w:rsidP="00771AE3">
      <w:pPr>
        <w:rPr>
          <w:del w:id="6010" w:author="Marciante, Teresa Lucia (IT - Roma)" w:date="2019-02-07T19:14:00Z"/>
          <w:rFonts w:ascii="Garamond" w:hAnsi="Garamond" w:cs="Courier New"/>
          <w:sz w:val="18"/>
          <w:szCs w:val="18"/>
          <w:lang w:val="en-US"/>
        </w:rPr>
      </w:pPr>
      <w:del w:id="6011"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trns:order_response:3</w:delText>
        </w:r>
        <w:r w:rsidRPr="00426D98" w:rsidDel="00426D98">
          <w:rPr>
            <w:rFonts w:ascii="Garamond" w:hAnsi="Garamond" w:cs="Courier New"/>
            <w:sz w:val="18"/>
            <w:szCs w:val="18"/>
            <w:lang w:val="en-US"/>
          </w:rPr>
          <w:delText>&lt;cbc:CustomizationID&gt;</w:delText>
        </w:r>
      </w:del>
    </w:p>
    <w:p w14:paraId="65022E67" w14:textId="77777777" w:rsidR="00DF2AD5" w:rsidRPr="00426D98" w:rsidDel="00426D98" w:rsidRDefault="00DF2AD5" w:rsidP="00771AE3">
      <w:pPr>
        <w:rPr>
          <w:del w:id="6012" w:author="Marciante, Teresa Lucia (IT - Roma)" w:date="2019-02-07T19:14:00Z"/>
          <w:rFonts w:ascii="Garamond" w:hAnsi="Garamond" w:cs="Courier New"/>
          <w:sz w:val="18"/>
          <w:szCs w:val="18"/>
          <w:lang w:val="en-US"/>
        </w:rPr>
      </w:pPr>
      <w:del w:id="6013"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bis:ordering:3</w:delText>
        </w:r>
        <w:r w:rsidRPr="00426D98" w:rsidDel="00426D98">
          <w:rPr>
            <w:rFonts w:ascii="Garamond" w:hAnsi="Garamond" w:cs="Courier New"/>
            <w:sz w:val="18"/>
            <w:szCs w:val="18"/>
            <w:lang w:val="en-US"/>
          </w:rPr>
          <w:delText>&lt;/cbc:ProfileID&gt;</w:delText>
        </w:r>
      </w:del>
    </w:p>
    <w:p w14:paraId="1FBB0DB8" w14:textId="77777777" w:rsidR="00DF2AD5" w:rsidRPr="00426D98" w:rsidDel="00426D98" w:rsidRDefault="00DF2AD5" w:rsidP="00771AE3">
      <w:pPr>
        <w:rPr>
          <w:del w:id="6014" w:author="Marciante, Teresa Lucia (IT - Roma)" w:date="2019-02-07T19:14:00Z"/>
          <w:rFonts w:ascii="Garamond" w:hAnsi="Garamond" w:cs="Courier New"/>
          <w:sz w:val="18"/>
          <w:szCs w:val="18"/>
          <w:lang w:val="en-US"/>
        </w:rPr>
      </w:pPr>
      <w:del w:id="6015"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350</w:delText>
        </w:r>
        <w:r w:rsidRPr="00426D98" w:rsidDel="00426D98">
          <w:rPr>
            <w:rFonts w:ascii="Garamond" w:hAnsi="Garamond" w:cs="Courier New"/>
            <w:sz w:val="18"/>
            <w:szCs w:val="18"/>
            <w:lang w:val="en-US"/>
          </w:rPr>
          <w:delText>&lt;/cbc:ID&gt;</w:delText>
        </w:r>
      </w:del>
    </w:p>
    <w:p w14:paraId="660A1FB0" w14:textId="77777777" w:rsidR="00DF2AD5" w:rsidRPr="00426D98" w:rsidDel="00426D98" w:rsidRDefault="00DF2AD5" w:rsidP="00771AE3">
      <w:pPr>
        <w:rPr>
          <w:del w:id="6016" w:author="Marciante, Teresa Lucia (IT - Roma)" w:date="2019-02-07T19:14:00Z"/>
          <w:rFonts w:ascii="Garamond" w:hAnsi="Garamond" w:cs="Courier New"/>
          <w:sz w:val="18"/>
          <w:szCs w:val="18"/>
          <w:lang w:val="en-US"/>
        </w:rPr>
      </w:pPr>
      <w:del w:id="6017"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2018-02-15</w:delText>
        </w:r>
        <w:r w:rsidRPr="00426D98" w:rsidDel="00426D98">
          <w:rPr>
            <w:rFonts w:ascii="Garamond" w:hAnsi="Garamond" w:cs="Courier New"/>
            <w:sz w:val="18"/>
            <w:szCs w:val="18"/>
            <w:lang w:val="en-US"/>
          </w:rPr>
          <w:delText>&lt;cbc:IssueDate&gt;</w:delText>
        </w:r>
      </w:del>
    </w:p>
    <w:p w14:paraId="2D6E8698" w14:textId="77777777" w:rsidR="00DF2AD5" w:rsidRPr="00426D98" w:rsidDel="00426D98" w:rsidRDefault="00DF2AD5" w:rsidP="00771AE3">
      <w:pPr>
        <w:rPr>
          <w:del w:id="6018" w:author="Marciante, Teresa Lucia (IT - Roma)" w:date="2019-02-07T19:14:00Z"/>
          <w:rFonts w:ascii="Garamond" w:hAnsi="Garamond" w:cs="Courier New"/>
          <w:sz w:val="18"/>
          <w:szCs w:val="18"/>
          <w:lang w:val="en-US"/>
        </w:rPr>
      </w:pPr>
      <w:del w:id="6019" w:author="Marciante, Teresa Lucia (IT - Roma)" w:date="2019-02-07T19:14:00Z">
        <w:r w:rsidRPr="00426D98" w:rsidDel="00426D98">
          <w:rPr>
            <w:rFonts w:ascii="Garamond" w:hAnsi="Garamond" w:cs="Courier New"/>
            <w:sz w:val="18"/>
            <w:szCs w:val="18"/>
            <w:lang w:val="en-US"/>
          </w:rPr>
          <w:delText>&lt;cbc:OrderResponseCode&gt;</w:delText>
        </w:r>
        <w:r w:rsidRPr="00426D98" w:rsidDel="00426D98">
          <w:rPr>
            <w:rFonts w:ascii="Garamond" w:hAnsi="Garamond" w:cs="Courier New"/>
            <w:color w:val="FF0000"/>
            <w:sz w:val="18"/>
            <w:szCs w:val="18"/>
            <w:lang w:val="en-US"/>
          </w:rPr>
          <w:delText>CA</w:delText>
        </w:r>
        <w:r w:rsidRPr="00426D98" w:rsidDel="00426D98">
          <w:rPr>
            <w:rFonts w:ascii="Garamond" w:hAnsi="Garamond" w:cs="Courier New"/>
            <w:sz w:val="18"/>
            <w:szCs w:val="18"/>
            <w:lang w:val="en-US"/>
          </w:rPr>
          <w:delText>&lt;/cbc:OrderResponseCode&gt;</w:delText>
        </w:r>
      </w:del>
    </w:p>
    <w:p w14:paraId="042E3F07" w14:textId="77777777" w:rsidR="00DF2AD5" w:rsidRPr="00426D98" w:rsidDel="00426D98" w:rsidRDefault="00DF2AD5" w:rsidP="00771AE3">
      <w:pPr>
        <w:rPr>
          <w:del w:id="6020" w:author="Marciante, Teresa Lucia (IT - Roma)" w:date="2019-02-07T19:14:00Z"/>
          <w:rFonts w:ascii="Garamond" w:hAnsi="Garamond" w:cs="Courier New"/>
          <w:sz w:val="18"/>
          <w:szCs w:val="18"/>
          <w:lang w:val="en-US"/>
        </w:rPr>
      </w:pPr>
      <w:del w:id="6021" w:author="Marciante, Teresa Lucia (IT - Roma)" w:date="2019-02-07T19:14:00Z">
        <w:r w:rsidRPr="00426D98" w:rsidDel="00426D98">
          <w:rPr>
            <w:rFonts w:ascii="Garamond" w:hAnsi="Garamond" w:cs="Courier New"/>
            <w:sz w:val="18"/>
            <w:szCs w:val="18"/>
            <w:lang w:val="en-US"/>
          </w:rPr>
          <w:delText>…</w:delText>
        </w:r>
      </w:del>
    </w:p>
    <w:p w14:paraId="7D349FCB" w14:textId="77777777" w:rsidR="00DF2AD5" w:rsidRPr="00426D98" w:rsidDel="00426D98" w:rsidRDefault="00DF2AD5" w:rsidP="00771AE3">
      <w:pPr>
        <w:rPr>
          <w:del w:id="6022" w:author="Marciante, Teresa Lucia (IT - Roma)" w:date="2019-02-07T19:14:00Z"/>
          <w:rFonts w:ascii="Garamond" w:hAnsi="Garamond" w:cs="Courier New"/>
          <w:sz w:val="18"/>
          <w:szCs w:val="18"/>
          <w:lang w:val="en-US"/>
        </w:rPr>
      </w:pPr>
      <w:del w:id="6023" w:author="Marciante, Teresa Lucia (IT - Roma)" w:date="2019-02-07T19:14:00Z">
        <w:r w:rsidRPr="00426D98" w:rsidDel="00426D98">
          <w:rPr>
            <w:rFonts w:ascii="Garamond" w:hAnsi="Garamond" w:cs="Courier New"/>
            <w:sz w:val="18"/>
            <w:szCs w:val="18"/>
            <w:lang w:val="en-US"/>
          </w:rPr>
          <w:delText>&lt;cac:OrderReference&gt;</w:delText>
        </w:r>
      </w:del>
    </w:p>
    <w:p w14:paraId="66E32E0C" w14:textId="77777777" w:rsidR="00DF2AD5" w:rsidRPr="00426D98" w:rsidDel="00426D98" w:rsidRDefault="00DF2AD5" w:rsidP="00771AE3">
      <w:pPr>
        <w:rPr>
          <w:del w:id="6024" w:author="Marciante, Teresa Lucia (IT - Roma)" w:date="2019-02-07T19:14:00Z"/>
          <w:rFonts w:ascii="Garamond" w:hAnsi="Garamond" w:cs="Courier New"/>
          <w:sz w:val="18"/>
          <w:szCs w:val="18"/>
          <w:lang w:val="en-US"/>
        </w:rPr>
      </w:pPr>
      <w:del w:id="6025"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111</w:delText>
        </w:r>
        <w:r w:rsidRPr="00426D98" w:rsidDel="00426D98">
          <w:rPr>
            <w:rFonts w:ascii="Garamond" w:hAnsi="Garamond" w:cs="Courier New"/>
            <w:sz w:val="18"/>
            <w:szCs w:val="18"/>
            <w:lang w:val="en-US"/>
          </w:rPr>
          <w:delText>&lt;/cbc:ID&gt;</w:delText>
        </w:r>
      </w:del>
    </w:p>
    <w:p w14:paraId="346A7394" w14:textId="77777777" w:rsidR="00DF2AD5" w:rsidRPr="00426D98" w:rsidDel="00426D98" w:rsidRDefault="00DF2AD5" w:rsidP="00771AE3">
      <w:pPr>
        <w:rPr>
          <w:del w:id="6026" w:author="Marciante, Teresa Lucia (IT - Roma)" w:date="2019-02-07T19:14:00Z"/>
          <w:rFonts w:ascii="Garamond" w:hAnsi="Garamond" w:cs="Courier New"/>
          <w:sz w:val="18"/>
          <w:szCs w:val="18"/>
          <w:lang w:val="en-US"/>
        </w:rPr>
      </w:pPr>
      <w:del w:id="6027"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&lt;/IssueDate&gt;</w:delText>
        </w:r>
      </w:del>
    </w:p>
    <w:p w14:paraId="72E0B9D9" w14:textId="77777777" w:rsidR="00DF2AD5" w:rsidRPr="00426D98" w:rsidDel="00426D98" w:rsidRDefault="00DF2AD5" w:rsidP="00771AE3">
      <w:pPr>
        <w:rPr>
          <w:del w:id="6028" w:author="Marciante, Teresa Lucia (IT - Roma)" w:date="2019-02-07T19:14:00Z"/>
          <w:rFonts w:ascii="Garamond" w:hAnsi="Garamond" w:cs="Courier New"/>
          <w:sz w:val="18"/>
          <w:szCs w:val="18"/>
          <w:lang w:val="en-US"/>
        </w:rPr>
      </w:pPr>
      <w:del w:id="6029" w:author="Marciante, Teresa Lucia (IT - Roma)" w:date="2019-02-07T19:14:00Z">
        <w:r w:rsidRPr="00426D98" w:rsidDel="00426D98">
          <w:rPr>
            <w:rFonts w:ascii="Garamond" w:hAnsi="Garamond" w:cs="Courier New"/>
            <w:sz w:val="18"/>
            <w:szCs w:val="18"/>
            <w:lang w:val="en-US"/>
          </w:rPr>
          <w:tab/>
          <w:delText>&lt;cac:IssuerParty&gt;</w:delText>
        </w:r>
      </w:del>
    </w:p>
    <w:p w14:paraId="3246A5CE" w14:textId="77777777" w:rsidR="00DF2AD5" w:rsidRPr="00426D98" w:rsidDel="00426D98" w:rsidRDefault="00DF2AD5" w:rsidP="00771AE3">
      <w:pPr>
        <w:rPr>
          <w:del w:id="6030" w:author="Marciante, Teresa Lucia (IT - Roma)" w:date="2019-02-07T19:14:00Z"/>
          <w:rFonts w:ascii="Garamond" w:hAnsi="Garamond" w:cs="Courier New"/>
          <w:sz w:val="18"/>
          <w:szCs w:val="18"/>
          <w:lang w:val="en-US"/>
        </w:rPr>
      </w:pPr>
      <w:del w:id="6031" w:author="Marciante, Teresa Lucia (IT - Roma)" w:date="2019-02-07T19:14:00Z">
        <w:r w:rsidRPr="00426D98" w:rsidDel="00426D98">
          <w:rPr>
            <w:lang w:val="en-US"/>
          </w:rPr>
          <w:tab/>
        </w:r>
        <w:r w:rsidRPr="00426D98" w:rsidDel="00426D98">
          <w:rPr>
            <w:lang w:val="en-US"/>
          </w:rPr>
          <w:tab/>
        </w:r>
        <w:r w:rsidRPr="00426D98" w:rsidDel="00426D98">
          <w:rPr>
            <w:rFonts w:ascii="Garamond" w:hAnsi="Garamond" w:cs="Courier New"/>
            <w:sz w:val="18"/>
            <w:szCs w:val="18"/>
            <w:lang w:val="en-US"/>
          </w:rPr>
          <w:delText>&lt;cac:PartyIdentification&gt;</w:delText>
        </w:r>
      </w:del>
    </w:p>
    <w:p w14:paraId="5B539FEF" w14:textId="77777777" w:rsidR="00DF2AD5" w:rsidRPr="00426D98" w:rsidDel="00426D98" w:rsidRDefault="00DF2AD5" w:rsidP="00771AE3">
      <w:pPr>
        <w:rPr>
          <w:del w:id="6032" w:author="Marciante, Teresa Lucia (IT - Roma)" w:date="2019-02-07T19:14:00Z"/>
          <w:rFonts w:ascii="Garamond" w:hAnsi="Garamond" w:cs="Courier New"/>
          <w:sz w:val="18"/>
          <w:szCs w:val="18"/>
          <w:lang w:val="en-US"/>
        </w:rPr>
      </w:pPr>
      <w:del w:id="6033" w:author="Marciante, Teresa Lucia (IT - Roma)" w:date="2019-02-07T19:14:00Z">
        <w:r w:rsidRPr="00426D98" w:rsidDel="00426D98">
          <w:rPr>
            <w:rFonts w:ascii="Garamond" w:hAnsi="Garamond" w:cs="Courier New"/>
            <w:sz w:val="18"/>
            <w:szCs w:val="18"/>
            <w:lang w:val="en-US"/>
          </w:rPr>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322B7455" w14:textId="77777777" w:rsidR="00DF2AD5" w:rsidRPr="00426D98" w:rsidDel="00426D98" w:rsidRDefault="00DF2AD5" w:rsidP="00771AE3">
      <w:pPr>
        <w:rPr>
          <w:del w:id="6034" w:author="Marciante, Teresa Lucia (IT - Roma)" w:date="2019-02-07T19:14:00Z"/>
          <w:rFonts w:ascii="Garamond" w:hAnsi="Garamond" w:cs="Courier New"/>
          <w:sz w:val="18"/>
          <w:szCs w:val="18"/>
          <w:lang w:val="en-US"/>
        </w:rPr>
      </w:pPr>
      <w:del w:id="6035" w:author="Marciante, Teresa Lucia (IT - Roma)" w:date="2019-02-07T19:14:00Z">
        <w:r w:rsidRPr="00426D98" w:rsidDel="00426D98">
          <w:rPr>
            <w:rFonts w:ascii="Garamond" w:hAnsi="Garamond" w:cs="Courier New"/>
            <w:sz w:val="18"/>
            <w:szCs w:val="18"/>
            <w:lang w:val="en-US"/>
          </w:rPr>
          <w:delText>&lt;/cac:PartyIdentification&gt;</w:delText>
        </w:r>
      </w:del>
    </w:p>
    <w:p w14:paraId="481AB8EB" w14:textId="77777777" w:rsidR="00DF2AD5" w:rsidRPr="00426D98" w:rsidDel="00426D98" w:rsidRDefault="00DF2AD5" w:rsidP="00771AE3">
      <w:pPr>
        <w:rPr>
          <w:del w:id="6036" w:author="Marciante, Teresa Lucia (IT - Roma)" w:date="2019-02-07T19:14:00Z"/>
          <w:rFonts w:ascii="Garamond" w:hAnsi="Garamond" w:cs="Courier New"/>
          <w:sz w:val="18"/>
          <w:szCs w:val="18"/>
          <w:lang w:val="en-US"/>
        </w:rPr>
      </w:pPr>
      <w:del w:id="6037" w:author="Marciante, Teresa Lucia (IT - Roma)" w:date="2019-02-07T19:14:00Z">
        <w:r w:rsidRPr="00426D98" w:rsidDel="00426D98">
          <w:rPr>
            <w:rFonts w:ascii="Garamond" w:hAnsi="Garamond" w:cs="Courier New"/>
            <w:sz w:val="18"/>
            <w:szCs w:val="18"/>
            <w:lang w:val="en-US"/>
          </w:rPr>
          <w:delText>&lt;/cac: :IssuerParty &gt;</w:delText>
        </w:r>
      </w:del>
    </w:p>
    <w:p w14:paraId="4434F99F" w14:textId="77777777" w:rsidR="00DF2AD5" w:rsidRPr="00426D98" w:rsidDel="00426D98" w:rsidRDefault="00DF2AD5" w:rsidP="00771AE3">
      <w:pPr>
        <w:rPr>
          <w:del w:id="6038" w:author="Marciante, Teresa Lucia (IT - Roma)" w:date="2019-02-07T19:14:00Z"/>
          <w:rFonts w:ascii="Garamond" w:hAnsi="Garamond" w:cs="Courier New"/>
          <w:sz w:val="18"/>
          <w:szCs w:val="18"/>
          <w:lang w:val="en-US"/>
        </w:rPr>
      </w:pPr>
      <w:del w:id="6039" w:author="Marciante, Teresa Lucia (IT - Roma)" w:date="2019-02-07T19:14:00Z">
        <w:r w:rsidRPr="00426D98" w:rsidDel="00426D98">
          <w:rPr>
            <w:rFonts w:ascii="Garamond" w:hAnsi="Garamond" w:cs="Courier New"/>
            <w:sz w:val="18"/>
            <w:szCs w:val="18"/>
            <w:lang w:val="en-US"/>
          </w:rPr>
          <w:delText>&lt;/cac:OrderReference&gt;</w:delText>
        </w:r>
      </w:del>
    </w:p>
    <w:p w14:paraId="3F5911F8" w14:textId="77777777" w:rsidR="00DF2AD5" w:rsidRPr="00426D98" w:rsidDel="00426D98" w:rsidRDefault="00DF2AD5" w:rsidP="00771AE3">
      <w:pPr>
        <w:rPr>
          <w:del w:id="6040" w:author="Marciante, Teresa Lucia (IT - Roma)" w:date="2019-02-07T19:14:00Z"/>
          <w:rFonts w:ascii="Garamond" w:hAnsi="Garamond" w:cs="Courier New"/>
          <w:sz w:val="18"/>
          <w:szCs w:val="18"/>
          <w:lang w:val="en-US"/>
        </w:rPr>
      </w:pPr>
      <w:del w:id="6041" w:author="Marciante, Teresa Lucia (IT - Roma)" w:date="2019-02-07T19:14:00Z">
        <w:r w:rsidRPr="00426D98" w:rsidDel="00426D98">
          <w:rPr>
            <w:rFonts w:ascii="Garamond" w:hAnsi="Garamond" w:cs="Courier New"/>
            <w:sz w:val="18"/>
            <w:szCs w:val="18"/>
            <w:lang w:val="en-US"/>
          </w:rPr>
          <w:delText>…</w:delText>
        </w:r>
      </w:del>
    </w:p>
    <w:p w14:paraId="57131C54" w14:textId="77777777" w:rsidR="00DF2AD5" w:rsidRPr="00426D98" w:rsidDel="00426D98" w:rsidRDefault="00DF2AD5" w:rsidP="00771AE3">
      <w:pPr>
        <w:rPr>
          <w:del w:id="6042" w:author="Marciante, Teresa Lucia (IT - Roma)" w:date="2019-02-07T19:14:00Z"/>
          <w:rFonts w:ascii="Garamond" w:hAnsi="Garamond" w:cs="Courier New"/>
          <w:sz w:val="18"/>
          <w:szCs w:val="18"/>
          <w:lang w:val="en-US"/>
        </w:rPr>
      </w:pPr>
      <w:del w:id="6043" w:author="Marciante, Teresa Lucia (IT - Roma)" w:date="2019-02-07T19:14:00Z">
        <w:r w:rsidRPr="00426D98" w:rsidDel="00426D98">
          <w:rPr>
            <w:rFonts w:ascii="Garamond" w:hAnsi="Garamond" w:cs="Courier New"/>
            <w:sz w:val="18"/>
            <w:szCs w:val="18"/>
            <w:lang w:val="en-US"/>
          </w:rPr>
          <w:delText>&lt;cac:SellerSupplierParty&gt;</w:delText>
        </w:r>
      </w:del>
    </w:p>
    <w:p w14:paraId="13329610" w14:textId="77777777" w:rsidR="00DF2AD5" w:rsidRPr="00426D98" w:rsidDel="00426D98" w:rsidRDefault="00DF2AD5" w:rsidP="00771AE3">
      <w:pPr>
        <w:rPr>
          <w:del w:id="6044" w:author="Marciante, Teresa Lucia (IT - Roma)" w:date="2019-02-07T19:14:00Z"/>
          <w:rFonts w:ascii="Garamond" w:hAnsi="Garamond" w:cs="Courier New"/>
          <w:sz w:val="18"/>
          <w:szCs w:val="18"/>
          <w:lang w:val="en-US"/>
        </w:rPr>
      </w:pPr>
      <w:del w:id="6045" w:author="Marciante, Teresa Lucia (IT - Roma)" w:date="2019-02-07T19:14:00Z">
        <w:r w:rsidRPr="00426D98" w:rsidDel="00426D98">
          <w:rPr>
            <w:rFonts w:ascii="Garamond" w:hAnsi="Garamond" w:cs="Courier New"/>
            <w:sz w:val="18"/>
            <w:szCs w:val="18"/>
            <w:lang w:val="en-US"/>
          </w:rPr>
          <w:delText>&lt;cac:PartyIdentification&gt;</w:delText>
        </w:r>
      </w:del>
    </w:p>
    <w:p w14:paraId="16B3AB99" w14:textId="77777777" w:rsidR="00DF2AD5" w:rsidRPr="00426D98" w:rsidDel="00426D98" w:rsidRDefault="00DF2AD5" w:rsidP="00771AE3">
      <w:pPr>
        <w:rPr>
          <w:del w:id="6046" w:author="Marciante, Teresa Lucia (IT - Roma)" w:date="2019-02-07T19:14:00Z"/>
          <w:rFonts w:ascii="Garamond" w:hAnsi="Garamond" w:cs="Courier New"/>
          <w:sz w:val="18"/>
          <w:szCs w:val="18"/>
          <w:lang w:val="en-US"/>
        </w:rPr>
      </w:pPr>
      <w:del w:id="604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123456789cc</w:delText>
        </w:r>
        <w:r w:rsidRPr="00426D98" w:rsidDel="00426D98">
          <w:rPr>
            <w:rFonts w:ascii="Garamond" w:hAnsi="Garamond" w:cs="Courier New"/>
            <w:sz w:val="18"/>
            <w:szCs w:val="18"/>
            <w:lang w:val="en-US"/>
          </w:rPr>
          <w:delText>&lt;/cbc:ID&gt;</w:delText>
        </w:r>
      </w:del>
    </w:p>
    <w:p w14:paraId="05CAC083" w14:textId="77777777" w:rsidR="00DF2AD5" w:rsidRPr="00426D98" w:rsidDel="00426D98" w:rsidRDefault="00DF2AD5" w:rsidP="00771AE3">
      <w:pPr>
        <w:rPr>
          <w:del w:id="6048" w:author="Marciante, Teresa Lucia (IT - Roma)" w:date="2019-02-07T19:14:00Z"/>
          <w:rFonts w:ascii="Garamond" w:hAnsi="Garamond" w:cs="Courier New"/>
          <w:sz w:val="18"/>
          <w:szCs w:val="18"/>
          <w:lang w:val="en-US"/>
        </w:rPr>
      </w:pPr>
      <w:del w:id="6049" w:author="Marciante, Teresa Lucia (IT - Roma)" w:date="2019-02-07T19:14:00Z">
        <w:r w:rsidRPr="00426D98" w:rsidDel="00426D98">
          <w:rPr>
            <w:rFonts w:ascii="Garamond" w:hAnsi="Garamond" w:cs="Courier New"/>
            <w:sz w:val="18"/>
            <w:szCs w:val="18"/>
            <w:lang w:val="en-US"/>
          </w:rPr>
          <w:delText>&lt;/cac:PartyIdentification&gt;</w:delText>
        </w:r>
      </w:del>
    </w:p>
    <w:p w14:paraId="4E481058" w14:textId="77777777" w:rsidR="00DF2AD5" w:rsidRPr="00426D98" w:rsidDel="00426D98" w:rsidRDefault="00DF2AD5" w:rsidP="00771AE3">
      <w:pPr>
        <w:rPr>
          <w:del w:id="6050" w:author="Marciante, Teresa Lucia (IT - Roma)" w:date="2019-02-07T19:14:00Z"/>
          <w:rFonts w:ascii="Garamond" w:hAnsi="Garamond" w:cs="Courier New"/>
          <w:sz w:val="18"/>
          <w:szCs w:val="18"/>
          <w:lang w:val="en-US"/>
        </w:rPr>
      </w:pPr>
      <w:del w:id="6051" w:author="Marciante, Teresa Lucia (IT - Roma)" w:date="2019-02-07T19:14:00Z">
        <w:r w:rsidRPr="00426D98" w:rsidDel="00426D98">
          <w:rPr>
            <w:rFonts w:ascii="Garamond" w:hAnsi="Garamond" w:cs="Courier New"/>
            <w:sz w:val="18"/>
            <w:szCs w:val="18"/>
            <w:lang w:val="en-US"/>
          </w:rPr>
          <w:delText>&lt;/cac:SellerSupplierParty&gt;</w:delText>
        </w:r>
      </w:del>
    </w:p>
    <w:p w14:paraId="3DA7E6FF" w14:textId="77777777" w:rsidR="00DF2AD5" w:rsidRPr="00426D98" w:rsidDel="00426D98" w:rsidRDefault="00DF2AD5" w:rsidP="00771AE3">
      <w:pPr>
        <w:rPr>
          <w:del w:id="6052" w:author="Marciante, Teresa Lucia (IT - Roma)" w:date="2019-02-07T19:14:00Z"/>
          <w:rFonts w:ascii="Garamond" w:hAnsi="Garamond" w:cs="Courier New"/>
          <w:sz w:val="18"/>
          <w:szCs w:val="18"/>
          <w:lang w:val="en-US"/>
        </w:rPr>
      </w:pPr>
      <w:del w:id="6053" w:author="Marciante, Teresa Lucia (IT - Roma)" w:date="2019-02-07T19:14:00Z">
        <w:r w:rsidRPr="00426D98" w:rsidDel="00426D98">
          <w:rPr>
            <w:rFonts w:ascii="Garamond" w:hAnsi="Garamond" w:cs="Courier New"/>
            <w:sz w:val="18"/>
            <w:szCs w:val="18"/>
            <w:lang w:val="en-US"/>
          </w:rPr>
          <w:delText>…</w:delText>
        </w:r>
      </w:del>
    </w:p>
    <w:p w14:paraId="6D55951B" w14:textId="77777777" w:rsidR="00DF2AD5" w:rsidRPr="00426D98" w:rsidDel="00426D98" w:rsidRDefault="00DF2AD5" w:rsidP="00771AE3">
      <w:pPr>
        <w:rPr>
          <w:del w:id="6054" w:author="Marciante, Teresa Lucia (IT - Roma)" w:date="2019-02-07T19:14:00Z"/>
          <w:rFonts w:ascii="Garamond" w:hAnsi="Garamond" w:cs="Courier New"/>
          <w:sz w:val="18"/>
          <w:szCs w:val="18"/>
          <w:lang w:val="en-US"/>
        </w:rPr>
      </w:pPr>
      <w:del w:id="6055" w:author="Marciante, Teresa Lucia (IT - Roma)" w:date="2019-02-07T19:14:00Z">
        <w:r w:rsidRPr="00426D98" w:rsidDel="00426D98">
          <w:rPr>
            <w:rFonts w:ascii="Garamond" w:hAnsi="Garamond" w:cs="Courier New"/>
            <w:sz w:val="18"/>
            <w:szCs w:val="18"/>
            <w:lang w:val="en-US"/>
          </w:rPr>
          <w:delText>&lt;cac:BuyerCustomerParty&gt;</w:delText>
        </w:r>
      </w:del>
    </w:p>
    <w:p w14:paraId="07463029" w14:textId="77777777" w:rsidR="00DF2AD5" w:rsidRPr="00426D98" w:rsidDel="00426D98" w:rsidRDefault="00DF2AD5" w:rsidP="00771AE3">
      <w:pPr>
        <w:rPr>
          <w:del w:id="6056" w:author="Marciante, Teresa Lucia (IT - Roma)" w:date="2019-02-07T19:14:00Z"/>
          <w:rFonts w:ascii="Garamond" w:hAnsi="Garamond" w:cs="Courier New"/>
          <w:sz w:val="18"/>
          <w:szCs w:val="18"/>
          <w:lang w:val="en-US"/>
        </w:rPr>
      </w:pPr>
      <w:del w:id="6057" w:author="Marciante, Teresa Lucia (IT - Roma)" w:date="2019-02-07T19:14:00Z">
        <w:r w:rsidRPr="00426D98" w:rsidDel="00426D98">
          <w:rPr>
            <w:rFonts w:ascii="Garamond" w:hAnsi="Garamond" w:cs="Courier New"/>
            <w:sz w:val="18"/>
            <w:szCs w:val="18"/>
            <w:lang w:val="en-US"/>
          </w:rPr>
          <w:delText>&lt;cac:PartyIdentification&gt;</w:delText>
        </w:r>
      </w:del>
    </w:p>
    <w:p w14:paraId="2AB25868" w14:textId="77777777" w:rsidR="00DF2AD5" w:rsidRPr="00426D98" w:rsidDel="00426D98" w:rsidRDefault="00DF2AD5" w:rsidP="00771AE3">
      <w:pPr>
        <w:rPr>
          <w:del w:id="6058" w:author="Marciante, Teresa Lucia (IT - Roma)" w:date="2019-02-07T19:14:00Z"/>
          <w:rFonts w:ascii="Garamond" w:hAnsi="Garamond" w:cs="Courier New"/>
          <w:sz w:val="18"/>
          <w:szCs w:val="18"/>
          <w:lang w:val="en-US"/>
        </w:rPr>
      </w:pPr>
      <w:del w:id="605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16F65A83" w14:textId="77777777" w:rsidR="00DF2AD5" w:rsidRPr="00426D98" w:rsidDel="00426D98" w:rsidRDefault="00DF2AD5" w:rsidP="00771AE3">
      <w:pPr>
        <w:rPr>
          <w:del w:id="6060" w:author="Marciante, Teresa Lucia (IT - Roma)" w:date="2019-02-07T19:14:00Z"/>
          <w:rFonts w:ascii="Garamond" w:hAnsi="Garamond" w:cs="Courier New"/>
          <w:sz w:val="18"/>
          <w:szCs w:val="18"/>
          <w:lang w:val="en-US"/>
        </w:rPr>
      </w:pPr>
      <w:del w:id="6061" w:author="Marciante, Teresa Lucia (IT - Roma)" w:date="2019-02-07T19:14:00Z">
        <w:r w:rsidRPr="00426D98" w:rsidDel="00426D98">
          <w:rPr>
            <w:rFonts w:ascii="Garamond" w:hAnsi="Garamond" w:cs="Courier New"/>
            <w:sz w:val="18"/>
            <w:szCs w:val="18"/>
            <w:lang w:val="en-US"/>
          </w:rPr>
          <w:delText>&lt;/cac:PartyIdentification&gt;</w:delText>
        </w:r>
      </w:del>
    </w:p>
    <w:p w14:paraId="03FB0712" w14:textId="77777777" w:rsidR="00DF2AD5" w:rsidRPr="00426D98" w:rsidDel="00426D98" w:rsidRDefault="00DF2AD5" w:rsidP="00771AE3">
      <w:pPr>
        <w:rPr>
          <w:del w:id="6062" w:author="Marciante, Teresa Lucia (IT - Roma)" w:date="2019-02-07T19:14:00Z"/>
          <w:rFonts w:ascii="Garamond" w:hAnsi="Garamond" w:cs="Courier New"/>
          <w:sz w:val="18"/>
          <w:szCs w:val="18"/>
          <w:lang w:val="en-US"/>
        </w:rPr>
      </w:pPr>
      <w:del w:id="6063" w:author="Marciante, Teresa Lucia (IT - Roma)" w:date="2019-02-07T19:14:00Z">
        <w:r w:rsidRPr="00426D98" w:rsidDel="00426D98">
          <w:rPr>
            <w:rFonts w:ascii="Garamond" w:hAnsi="Garamond" w:cs="Courier New"/>
            <w:sz w:val="18"/>
            <w:szCs w:val="18"/>
            <w:lang w:val="en-US"/>
          </w:rPr>
          <w:delText>&lt;/cac:BuyerCustomerParty&gt;</w:delText>
        </w:r>
      </w:del>
    </w:p>
    <w:p w14:paraId="504AE8D9" w14:textId="77777777" w:rsidR="00DF2AD5" w:rsidRPr="00426D98" w:rsidDel="00426D98" w:rsidRDefault="00DF2AD5" w:rsidP="00771AE3">
      <w:pPr>
        <w:rPr>
          <w:del w:id="6064" w:author="Marciante, Teresa Lucia (IT - Roma)" w:date="2019-02-07T19:14:00Z"/>
          <w:rFonts w:ascii="Garamond" w:hAnsi="Garamond" w:cs="Courier New"/>
          <w:sz w:val="18"/>
          <w:szCs w:val="18"/>
          <w:lang w:val="en-US"/>
        </w:rPr>
      </w:pPr>
      <w:del w:id="6065" w:author="Marciante, Teresa Lucia (IT - Roma)" w:date="2019-02-07T19:14:00Z">
        <w:r w:rsidRPr="00426D98" w:rsidDel="00426D98">
          <w:rPr>
            <w:rFonts w:ascii="Garamond" w:hAnsi="Garamond" w:cs="Courier New"/>
            <w:sz w:val="18"/>
            <w:szCs w:val="18"/>
            <w:lang w:val="en-US"/>
          </w:rPr>
          <w:delText>…</w:delText>
        </w:r>
      </w:del>
    </w:p>
    <w:p w14:paraId="64D3A638" w14:textId="77777777" w:rsidR="00DF2AD5" w:rsidRPr="00426D98" w:rsidDel="00426D98" w:rsidRDefault="00DF2AD5" w:rsidP="00771AE3">
      <w:pPr>
        <w:rPr>
          <w:del w:id="6066" w:author="Marciante, Teresa Lucia (IT - Roma)" w:date="2019-02-07T19:14:00Z"/>
          <w:rFonts w:ascii="Garamond" w:hAnsi="Garamond" w:cs="Courier New"/>
          <w:sz w:val="18"/>
          <w:szCs w:val="18"/>
          <w:lang w:val="en-US"/>
        </w:rPr>
      </w:pPr>
      <w:del w:id="6067" w:author="Marciante, Teresa Lucia (IT - Roma)" w:date="2019-02-07T19:14:00Z">
        <w:r w:rsidRPr="00426D98" w:rsidDel="00426D98">
          <w:rPr>
            <w:rFonts w:ascii="Garamond" w:hAnsi="Garamond" w:cs="Courier New"/>
            <w:sz w:val="18"/>
            <w:szCs w:val="18"/>
            <w:lang w:val="en-US"/>
          </w:rPr>
          <w:delText>&lt;cac:OrderLine&gt;</w:delText>
        </w:r>
      </w:del>
    </w:p>
    <w:p w14:paraId="269CA6EF" w14:textId="77777777" w:rsidR="00DF2AD5" w:rsidRPr="00426D98" w:rsidDel="00426D98" w:rsidRDefault="00DF2AD5" w:rsidP="00771AE3">
      <w:pPr>
        <w:rPr>
          <w:del w:id="6068" w:author="Marciante, Teresa Lucia (IT - Roma)" w:date="2019-02-07T19:14:00Z"/>
          <w:rFonts w:ascii="Garamond" w:hAnsi="Garamond" w:cs="Courier New"/>
          <w:sz w:val="18"/>
          <w:szCs w:val="18"/>
          <w:lang w:val="en-US"/>
        </w:rPr>
      </w:pPr>
      <w:del w:id="6069" w:author="Marciante, Teresa Lucia (IT - Roma)" w:date="2019-02-07T19:14:00Z">
        <w:r w:rsidRPr="00426D98" w:rsidDel="00426D98">
          <w:rPr>
            <w:rFonts w:ascii="Garamond" w:hAnsi="Garamond" w:cs="Courier New"/>
            <w:sz w:val="18"/>
            <w:szCs w:val="18"/>
            <w:lang w:val="en-US"/>
          </w:rPr>
          <w:tab/>
          <w:delText>&lt;cac:LineItem&gt;</w:delText>
        </w:r>
      </w:del>
    </w:p>
    <w:p w14:paraId="62BCEA93" w14:textId="77777777" w:rsidR="00DF2AD5" w:rsidRPr="00426D98" w:rsidDel="00426D98" w:rsidRDefault="00DF2AD5" w:rsidP="00771AE3">
      <w:pPr>
        <w:rPr>
          <w:del w:id="6070" w:author="Marciante, Teresa Lucia (IT - Roma)" w:date="2019-02-07T19:14:00Z"/>
          <w:rFonts w:ascii="Garamond" w:hAnsi="Garamond" w:cs="Courier New"/>
          <w:sz w:val="18"/>
          <w:szCs w:val="18"/>
          <w:lang w:val="en-US"/>
        </w:rPr>
      </w:pPr>
      <w:del w:id="607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Pr="00426D98" w:rsidDel="00426D98">
          <w:rPr>
            <w:rFonts w:ascii="Garamond" w:hAnsi="Garamond" w:cs="Courier New"/>
            <w:color w:val="FF0000"/>
            <w:sz w:val="18"/>
            <w:szCs w:val="18"/>
            <w:lang w:val="en-US"/>
          </w:rPr>
          <w:delText>6</w:delText>
        </w:r>
        <w:r w:rsidRPr="00426D98" w:rsidDel="00426D98">
          <w:rPr>
            <w:rFonts w:ascii="Garamond" w:hAnsi="Garamond" w:cs="Courier New"/>
            <w:sz w:val="18"/>
            <w:szCs w:val="18"/>
            <w:lang w:val="en-US"/>
          </w:rPr>
          <w:delText>&lt;/cbc:ID&gt;</w:delText>
        </w:r>
      </w:del>
    </w:p>
    <w:p w14:paraId="047FFBBF" w14:textId="77777777" w:rsidR="00DF2AD5" w:rsidRPr="00426D98" w:rsidDel="00426D98" w:rsidRDefault="00DF2AD5" w:rsidP="00771AE3">
      <w:pPr>
        <w:rPr>
          <w:del w:id="6072" w:author="Marciante, Teresa Lucia (IT - Roma)" w:date="2019-02-07T19:14:00Z"/>
          <w:rFonts w:ascii="Garamond" w:hAnsi="Garamond" w:cs="Courier New"/>
          <w:sz w:val="18"/>
          <w:szCs w:val="18"/>
          <w:lang w:val="en-US"/>
        </w:rPr>
      </w:pPr>
      <w:del w:id="6073" w:author="Marciante, Teresa Lucia (IT - Roma)" w:date="2019-02-07T19:14:00Z">
        <w:r w:rsidRPr="00426D98" w:rsidDel="00426D98">
          <w:rPr>
            <w:rFonts w:ascii="Garamond" w:hAnsi="Garamond" w:cs="Courier New"/>
            <w:sz w:val="18"/>
            <w:szCs w:val="18"/>
            <w:lang w:val="en-US"/>
          </w:rPr>
          <w:delText>&lt;cbc:LineStatusCode&gt;</w:delText>
        </w:r>
        <w:r w:rsidRPr="00426D98" w:rsidDel="00426D98">
          <w:rPr>
            <w:rFonts w:ascii="Garamond" w:hAnsi="Garamond" w:cs="Courier New"/>
            <w:color w:val="FF0000"/>
            <w:sz w:val="18"/>
            <w:szCs w:val="18"/>
            <w:lang w:val="en-US"/>
          </w:rPr>
          <w:delText>3</w:delText>
        </w:r>
        <w:r w:rsidRPr="00426D98" w:rsidDel="00426D98">
          <w:rPr>
            <w:rFonts w:ascii="Garamond" w:hAnsi="Garamond" w:cs="Courier New"/>
            <w:sz w:val="18"/>
            <w:szCs w:val="18"/>
            <w:lang w:val="en-US"/>
          </w:rPr>
          <w:delText>&lt;/cbc:LineStatusCode&gt;</w:delText>
        </w:r>
      </w:del>
    </w:p>
    <w:p w14:paraId="3CE988E8" w14:textId="77777777" w:rsidR="00DF2AD5" w:rsidRPr="00426D98" w:rsidDel="00426D98" w:rsidRDefault="00DF2AD5" w:rsidP="00771AE3">
      <w:pPr>
        <w:rPr>
          <w:del w:id="6074" w:author="Marciante, Teresa Lucia (IT - Roma)" w:date="2019-02-07T19:14:00Z"/>
          <w:rFonts w:ascii="Garamond" w:hAnsi="Garamond" w:cs="Courier New"/>
          <w:sz w:val="18"/>
          <w:szCs w:val="18"/>
          <w:lang w:val="en-US"/>
        </w:rPr>
      </w:pPr>
      <w:del w:id="607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&lt;cac:price&gt;</w:delText>
        </w:r>
      </w:del>
    </w:p>
    <w:p w14:paraId="663600CC" w14:textId="77777777" w:rsidR="00DF2AD5" w:rsidRPr="00426D98" w:rsidDel="00426D98" w:rsidRDefault="00DF2AD5" w:rsidP="00771AE3">
      <w:pPr>
        <w:rPr>
          <w:del w:id="6076" w:author="Marciante, Teresa Lucia (IT - Roma)" w:date="2019-02-07T19:14:00Z"/>
          <w:rFonts w:ascii="Garamond" w:hAnsi="Garamond" w:cs="Courier New"/>
          <w:sz w:val="18"/>
          <w:szCs w:val="18"/>
          <w:lang w:val="en-US"/>
        </w:rPr>
      </w:pPr>
      <w:del w:id="607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&lt;cbc:PriceAmount currencyID=”EUR”&gt;</w:delText>
        </w:r>
        <w:r w:rsidRPr="00426D98" w:rsidDel="00426D98">
          <w:rPr>
            <w:rFonts w:ascii="Garamond" w:hAnsi="Garamond" w:cs="Courier New"/>
            <w:color w:val="FF0000"/>
            <w:sz w:val="18"/>
            <w:szCs w:val="18"/>
            <w:lang w:val="en-US"/>
          </w:rPr>
          <w:delText>90.00</w:delText>
        </w:r>
        <w:r w:rsidRPr="00426D98" w:rsidDel="00426D98">
          <w:rPr>
            <w:rFonts w:ascii="Garamond" w:hAnsi="Garamond" w:cs="Courier New"/>
            <w:sz w:val="18"/>
            <w:szCs w:val="18"/>
            <w:lang w:val="en-US"/>
          </w:rPr>
          <w:delText>&lt;/cbc:PriceAmount&gt;</w:delText>
        </w:r>
      </w:del>
    </w:p>
    <w:p w14:paraId="40C98E1E" w14:textId="77777777" w:rsidR="00DF2AD5" w:rsidRPr="00426D98" w:rsidDel="00426D98" w:rsidRDefault="00DF2AD5" w:rsidP="00771AE3">
      <w:pPr>
        <w:rPr>
          <w:del w:id="6078" w:author="Marciante, Teresa Lucia (IT - Roma)" w:date="2019-02-07T19:14:00Z"/>
          <w:rFonts w:ascii="Garamond" w:hAnsi="Garamond" w:cs="Courier New"/>
          <w:sz w:val="18"/>
          <w:szCs w:val="18"/>
          <w:lang w:val="en-US"/>
        </w:rPr>
      </w:pPr>
      <w:del w:id="6079" w:author="Marciante, Teresa Lucia (IT - Roma)" w:date="2019-02-07T19:14:00Z">
        <w:r w:rsidRPr="00426D98" w:rsidDel="00426D98">
          <w:rPr>
            <w:rFonts w:ascii="Garamond" w:hAnsi="Garamond" w:cs="Courier New"/>
            <w:sz w:val="18"/>
            <w:szCs w:val="18"/>
            <w:lang w:val="en-US"/>
          </w:rPr>
          <w:delText>&lt;/cac:Price&gt;</w:delText>
        </w:r>
      </w:del>
    </w:p>
    <w:p w14:paraId="0F5DDFFB" w14:textId="77777777" w:rsidR="00DF2AD5" w:rsidRPr="00426D98" w:rsidDel="00426D98" w:rsidRDefault="00DF2AD5" w:rsidP="00771AE3">
      <w:pPr>
        <w:rPr>
          <w:del w:id="6080" w:author="Marciante, Teresa Lucia (IT - Roma)" w:date="2019-02-07T19:14:00Z"/>
          <w:rFonts w:ascii="Garamond" w:hAnsi="Garamond" w:cs="Courier New"/>
          <w:sz w:val="18"/>
          <w:szCs w:val="18"/>
          <w:lang w:val="en-US"/>
        </w:rPr>
      </w:pPr>
      <w:del w:id="6081" w:author="Marciante, Teresa Lucia (IT - Roma)" w:date="2019-02-07T19:14:00Z">
        <w:r w:rsidRPr="00426D98" w:rsidDel="00426D98">
          <w:rPr>
            <w:rFonts w:ascii="Garamond" w:hAnsi="Garamond" w:cs="Courier New"/>
            <w:sz w:val="18"/>
            <w:szCs w:val="18"/>
            <w:lang w:val="en-US"/>
          </w:rPr>
          <w:delText>&lt;cac:Item&gt;</w:delText>
        </w:r>
      </w:del>
    </w:p>
    <w:p w14:paraId="1F6653D0" w14:textId="77777777" w:rsidR="00DF2AD5" w:rsidRPr="00426D98" w:rsidDel="00426D98" w:rsidRDefault="00DF2AD5" w:rsidP="00771AE3">
      <w:pPr>
        <w:rPr>
          <w:del w:id="6082" w:author="Marciante, Teresa Lucia (IT - Roma)" w:date="2019-02-07T19:14:00Z"/>
          <w:rFonts w:ascii="Garamond" w:hAnsi="Garamond" w:cs="Courier New"/>
          <w:sz w:val="18"/>
          <w:szCs w:val="18"/>
          <w:lang w:val="en-US"/>
        </w:rPr>
      </w:pPr>
      <w:del w:id="6083" w:author="Marciante, Teresa Lucia (IT - Roma)" w:date="2019-02-07T19:14:00Z">
        <w:r w:rsidRPr="00426D98" w:rsidDel="00426D98">
          <w:rPr>
            <w:rFonts w:ascii="Garamond" w:hAnsi="Garamond" w:cs="Courier New"/>
            <w:sz w:val="18"/>
            <w:szCs w:val="18"/>
            <w:lang w:val="en-US"/>
          </w:rPr>
          <w:tab/>
          <w:delText>&lt;cbc:Name&gt;</w:delText>
        </w:r>
        <w:r w:rsidRPr="00426D98" w:rsidDel="00426D98">
          <w:rPr>
            <w:rFonts w:ascii="Garamond" w:hAnsi="Garamond" w:cs="Courier New"/>
            <w:color w:val="FF0000"/>
            <w:sz w:val="18"/>
            <w:szCs w:val="18"/>
            <w:lang w:val="en-US"/>
          </w:rPr>
          <w:delText>Prodotto_1</w:delText>
        </w:r>
        <w:r w:rsidRPr="00426D98" w:rsidDel="00426D98">
          <w:rPr>
            <w:rFonts w:ascii="Garamond" w:hAnsi="Garamond" w:cs="Courier New"/>
            <w:sz w:val="18"/>
            <w:szCs w:val="18"/>
            <w:lang w:val="en-US"/>
          </w:rPr>
          <w:delText>&lt;/cbc:Name&gt;</w:delText>
        </w:r>
      </w:del>
    </w:p>
    <w:p w14:paraId="33AA0BCF" w14:textId="77777777" w:rsidR="00DF2AD5" w:rsidRPr="00426D98" w:rsidDel="00426D98" w:rsidRDefault="00DF2AD5" w:rsidP="00771AE3">
      <w:pPr>
        <w:rPr>
          <w:del w:id="6084" w:author="Marciante, Teresa Lucia (IT - Roma)" w:date="2019-02-07T19:14:00Z"/>
          <w:rFonts w:ascii="Garamond" w:hAnsi="Garamond" w:cs="Courier New"/>
          <w:sz w:val="18"/>
          <w:szCs w:val="18"/>
          <w:lang w:val="en-US"/>
        </w:rPr>
      </w:pPr>
      <w:del w:id="608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&lt;/cac:Item&gt;</w:delText>
        </w:r>
      </w:del>
    </w:p>
    <w:p w14:paraId="1D93D559" w14:textId="77777777" w:rsidR="00DF2AD5" w:rsidRPr="00426D98" w:rsidDel="00426D98" w:rsidRDefault="00DF2AD5" w:rsidP="00771AE3">
      <w:pPr>
        <w:rPr>
          <w:del w:id="6086" w:author="Marciante, Teresa Lucia (IT - Roma)" w:date="2019-02-07T19:14:00Z"/>
          <w:rFonts w:ascii="Garamond" w:hAnsi="Garamond" w:cs="Courier New"/>
          <w:sz w:val="18"/>
          <w:szCs w:val="18"/>
          <w:lang w:val="en-US"/>
        </w:rPr>
      </w:pPr>
      <w:del w:id="6087" w:author="Marciante, Teresa Lucia (IT - Roma)" w:date="2019-02-07T19:14:00Z">
        <w:r w:rsidRPr="00426D98" w:rsidDel="00426D98">
          <w:rPr>
            <w:rFonts w:ascii="Garamond" w:hAnsi="Garamond" w:cs="Courier New"/>
            <w:sz w:val="18"/>
            <w:szCs w:val="18"/>
            <w:lang w:val="en-US"/>
          </w:rPr>
          <w:delText>&lt;/cac:LineItem&gt;</w:delText>
        </w:r>
      </w:del>
    </w:p>
    <w:p w14:paraId="4B6C864E" w14:textId="77777777" w:rsidR="00DF2AD5" w:rsidRPr="00426D98" w:rsidDel="00426D98" w:rsidRDefault="00DF2AD5" w:rsidP="00771AE3">
      <w:pPr>
        <w:rPr>
          <w:del w:id="6088" w:author="Marciante, Teresa Lucia (IT - Roma)" w:date="2019-02-07T19:14:00Z"/>
          <w:rFonts w:ascii="Garamond" w:hAnsi="Garamond" w:cs="Courier New"/>
          <w:sz w:val="18"/>
          <w:szCs w:val="18"/>
          <w:lang w:val="en-US"/>
        </w:rPr>
      </w:pPr>
      <w:del w:id="6089" w:author="Marciante, Teresa Lucia (IT - Roma)" w:date="2019-02-07T19:14:00Z">
        <w:r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tab/>
          <w:delText>&lt;cac:</w:delText>
        </w:r>
        <w:r w:rsidR="00DC000C" w:rsidRPr="00426D98" w:rsidDel="00426D98">
          <w:rPr>
            <w:rFonts w:ascii="Garamond" w:hAnsi="Garamond" w:cs="Courier New"/>
            <w:sz w:val="18"/>
            <w:szCs w:val="18"/>
            <w:lang w:val="en-US"/>
          </w:rPr>
          <w:delText>OrderLine</w:delText>
        </w:r>
        <w:r w:rsidRPr="00426D98" w:rsidDel="00426D98">
          <w:rPr>
            <w:rFonts w:ascii="Garamond" w:hAnsi="Garamond" w:cs="Courier New"/>
            <w:sz w:val="18"/>
            <w:szCs w:val="18"/>
            <w:lang w:val="en-US"/>
          </w:rPr>
          <w:delText>Reference&gt;</w:delText>
        </w:r>
      </w:del>
    </w:p>
    <w:p w14:paraId="1D694969" w14:textId="77777777" w:rsidR="00DF2AD5" w:rsidRPr="00426D98" w:rsidDel="00426D98" w:rsidRDefault="00DF2AD5" w:rsidP="00771AE3">
      <w:pPr>
        <w:rPr>
          <w:del w:id="6090" w:author="Marciante, Teresa Lucia (IT - Roma)" w:date="2019-02-07T19:14:00Z"/>
          <w:rFonts w:ascii="Garamond" w:hAnsi="Garamond" w:cs="Courier New"/>
          <w:sz w:val="18"/>
          <w:szCs w:val="18"/>
          <w:lang w:val="en-US"/>
        </w:rPr>
      </w:pPr>
      <w:del w:id="6091" w:author="Marciante, Teresa Lucia (IT - Roma)" w:date="2019-02-07T19:14:00Z">
        <w:r w:rsidRPr="00426D98" w:rsidDel="00426D98">
          <w:rPr>
            <w:rFonts w:ascii="Garamond" w:hAnsi="Garamond" w:cs="Courier New"/>
            <w:sz w:val="18"/>
            <w:szCs w:val="18"/>
            <w:lang w:val="en-US"/>
          </w:rPr>
          <w:delText>&lt;cbc:</w:delText>
        </w:r>
        <w:r w:rsidR="00DC000C" w:rsidRPr="00426D98" w:rsidDel="00426D98">
          <w:rPr>
            <w:rFonts w:ascii="Garamond" w:hAnsi="Garamond" w:cs="Courier New"/>
            <w:sz w:val="18"/>
            <w:szCs w:val="18"/>
            <w:lang w:val="en-US"/>
          </w:rPr>
          <w:delText>Line</w:delText>
        </w:r>
        <w:r w:rsidRPr="00426D98" w:rsidDel="00426D98">
          <w:rPr>
            <w:rFonts w:ascii="Garamond" w:hAnsi="Garamond" w:cs="Courier New"/>
            <w:sz w:val="18"/>
            <w:szCs w:val="18"/>
            <w:lang w:val="en-US"/>
          </w:rPr>
          <w:delText>ID&gt;</w:delText>
        </w:r>
        <w:r w:rsidR="00DC000C" w:rsidRPr="00426D98" w:rsidDel="00426D98">
          <w:rPr>
            <w:rFonts w:ascii="Garamond" w:hAnsi="Garamond" w:cs="Courier New"/>
            <w:color w:val="FF0000"/>
            <w:sz w:val="18"/>
            <w:szCs w:val="18"/>
            <w:lang w:val="en-US"/>
          </w:rPr>
          <w:delText>4</w:delText>
        </w:r>
        <w:r w:rsidRPr="00426D98" w:rsidDel="00426D98">
          <w:rPr>
            <w:rFonts w:ascii="Garamond" w:hAnsi="Garamond" w:cs="Courier New"/>
            <w:sz w:val="18"/>
            <w:szCs w:val="18"/>
            <w:lang w:val="en-US"/>
          </w:rPr>
          <w:delText>&lt;/cbc:</w:delText>
        </w:r>
        <w:r w:rsidR="00DC000C" w:rsidRPr="00426D98" w:rsidDel="00426D98">
          <w:rPr>
            <w:rFonts w:ascii="Garamond" w:hAnsi="Garamond" w:cs="Courier New"/>
            <w:sz w:val="18"/>
            <w:szCs w:val="18"/>
            <w:lang w:val="en-US"/>
          </w:rPr>
          <w:delText>Line</w:delText>
        </w:r>
        <w:r w:rsidRPr="00426D98" w:rsidDel="00426D98">
          <w:rPr>
            <w:rFonts w:ascii="Garamond" w:hAnsi="Garamond" w:cs="Courier New"/>
            <w:sz w:val="18"/>
            <w:szCs w:val="18"/>
            <w:lang w:val="en-US"/>
          </w:rPr>
          <w:delText>ID&gt;</w:delText>
        </w:r>
      </w:del>
    </w:p>
    <w:p w14:paraId="6B320A46" w14:textId="77777777" w:rsidR="00DC000C" w:rsidRPr="00426D98" w:rsidDel="00426D98" w:rsidRDefault="00DC000C" w:rsidP="00771AE3">
      <w:pPr>
        <w:rPr>
          <w:del w:id="6092" w:author="Marciante, Teresa Lucia (IT - Roma)" w:date="2019-02-07T19:14:00Z"/>
          <w:rFonts w:ascii="Garamond" w:hAnsi="Garamond" w:cs="Courier New"/>
          <w:sz w:val="18"/>
          <w:szCs w:val="18"/>
          <w:lang w:val="en-US"/>
        </w:rPr>
      </w:pPr>
      <w:del w:id="6093" w:author="Marciante, Teresa Lucia (IT - Roma)" w:date="2019-02-07T19:14:00Z">
        <w:r w:rsidRPr="00426D98" w:rsidDel="00426D98">
          <w:rPr>
            <w:rFonts w:ascii="Garamond" w:hAnsi="Garamond" w:cs="Courier New"/>
            <w:sz w:val="18"/>
            <w:szCs w:val="18"/>
            <w:lang w:val="en-US"/>
          </w:rPr>
          <w:tab/>
          <w:delText>Cac:/OrderLineReference&gt;</w:delText>
        </w:r>
      </w:del>
    </w:p>
    <w:p w14:paraId="79C1040E" w14:textId="77777777" w:rsidR="00DF2AD5" w:rsidRPr="00426D98" w:rsidDel="00426D98" w:rsidRDefault="00DF2AD5" w:rsidP="00771AE3">
      <w:pPr>
        <w:rPr>
          <w:del w:id="6094" w:author="Marciante, Teresa Lucia (IT - Roma)" w:date="2019-02-07T19:14:00Z"/>
          <w:rFonts w:ascii="Garamond" w:hAnsi="Garamond" w:cs="Courier New"/>
          <w:sz w:val="18"/>
          <w:szCs w:val="18"/>
        </w:rPr>
      </w:pPr>
      <w:del w:id="6095" w:author="Marciante, Teresa Lucia (IT - Roma)" w:date="2019-02-07T19:14:00Z">
        <w:r w:rsidRPr="00426D98" w:rsidDel="00426D98">
          <w:rPr>
            <w:rFonts w:ascii="Garamond" w:hAnsi="Garamond" w:cs="Courier New"/>
            <w:sz w:val="18"/>
            <w:szCs w:val="18"/>
          </w:rPr>
          <w:delText>&lt;/cac:OrderLine&gt;</w:delText>
        </w:r>
      </w:del>
    </w:p>
    <w:p w14:paraId="7CC58B30" w14:textId="77777777" w:rsidR="00DF2AD5" w:rsidRPr="00426D98" w:rsidDel="00426D98" w:rsidRDefault="00DF2AD5" w:rsidP="00771AE3">
      <w:pPr>
        <w:rPr>
          <w:del w:id="6096" w:author="Marciante, Teresa Lucia (IT - Roma)" w:date="2019-02-07T19:14:00Z"/>
          <w:rFonts w:ascii="Garamond" w:hAnsi="Garamond" w:cs="Courier New"/>
          <w:sz w:val="18"/>
          <w:szCs w:val="18"/>
        </w:rPr>
      </w:pPr>
      <w:del w:id="6097" w:author="Marciante, Teresa Lucia (IT - Roma)" w:date="2019-02-07T19:14:00Z">
        <w:r w:rsidRPr="00426D98" w:rsidDel="00426D98">
          <w:rPr>
            <w:rFonts w:ascii="Garamond" w:hAnsi="Garamond" w:cs="Courier New"/>
            <w:sz w:val="18"/>
            <w:szCs w:val="18"/>
          </w:rPr>
          <w:delText>…</w:delText>
        </w:r>
      </w:del>
    </w:p>
    <w:p w14:paraId="4179A540" w14:textId="77777777" w:rsidR="00746BDC" w:rsidRPr="00426D98" w:rsidDel="00426D98" w:rsidRDefault="00746BDC" w:rsidP="00771AE3">
      <w:pPr>
        <w:rPr>
          <w:del w:id="6098" w:author="Marciante, Teresa Lucia (IT - Roma)" w:date="2019-02-07T19:14:00Z"/>
          <w:rFonts w:ascii="Garamond" w:hAnsi="Garamond" w:cs="Courier New"/>
          <w:sz w:val="18"/>
          <w:szCs w:val="18"/>
        </w:rPr>
      </w:pPr>
    </w:p>
    <w:p w14:paraId="72C568FB" w14:textId="77777777" w:rsidR="003948D3" w:rsidRPr="00426D98" w:rsidDel="00426D98" w:rsidRDefault="003948D3" w:rsidP="00771AE3">
      <w:pPr>
        <w:rPr>
          <w:del w:id="6099" w:author="Marciante, Teresa Lucia (IT - Roma)" w:date="2019-02-07T19:14:00Z"/>
          <w:rFonts w:ascii="Frutiger LT 45 Light" w:eastAsia="Times New Roman" w:hAnsi="Frutiger LT 45 Light" w:cs="Times New Roman"/>
          <w:b/>
          <w:u w:val="single"/>
        </w:rPr>
      </w:pPr>
      <w:del w:id="6100" w:author="Marciante, Teresa Lucia (IT - Roma)" w:date="2019-02-07T19:14:00Z">
        <w:r w:rsidRPr="00426D98" w:rsidDel="00426D98">
          <w:rPr>
            <w:b/>
            <w:u w:val="single"/>
          </w:rPr>
          <w:br w:type="page"/>
        </w:r>
      </w:del>
    </w:p>
    <w:p w14:paraId="1A595222" w14:textId="77777777" w:rsidR="00746BDC" w:rsidRPr="00426D98" w:rsidDel="00426D98" w:rsidRDefault="00746BDC" w:rsidP="00771AE3">
      <w:pPr>
        <w:rPr>
          <w:del w:id="6101" w:author="Marciante, Teresa Lucia (IT - Roma)" w:date="2019-02-07T19:14:00Z"/>
          <w:b/>
          <w:u w:val="single"/>
        </w:rPr>
      </w:pPr>
      <w:del w:id="6102" w:author="Marciante, Teresa Lucia (IT - Roma)" w:date="2019-02-07T19:14:00Z">
        <w:r w:rsidRPr="00426D98" w:rsidDel="00426D98">
          <w:rPr>
            <w:b/>
            <w:u w:val="single"/>
          </w:rPr>
          <w:delText>Caso 2</w:delText>
        </w:r>
        <w:r w:rsidR="00B9369A" w:rsidRPr="00426D98" w:rsidDel="00426D98">
          <w:rPr>
            <w:b/>
            <w:u w:val="single"/>
          </w:rPr>
          <w:delText xml:space="preserve">: Risposta di diniego emessa </w:delText>
        </w:r>
        <w:r w:rsidR="00483D76" w:rsidRPr="00426D98" w:rsidDel="00426D98">
          <w:rPr>
            <w:b/>
            <w:u w:val="single"/>
          </w:rPr>
          <w:delText>verso Cliente diverso</w:delText>
        </w:r>
        <w:r w:rsidRPr="00426D98" w:rsidDel="00426D98">
          <w:rPr>
            <w:b/>
            <w:u w:val="single"/>
          </w:rPr>
          <w:delText>.</w:delText>
        </w:r>
      </w:del>
    </w:p>
    <w:p w14:paraId="6FB09A05" w14:textId="77777777" w:rsidR="00483D76" w:rsidRPr="00426D98" w:rsidDel="00426D98" w:rsidRDefault="00483D76" w:rsidP="00771AE3">
      <w:pPr>
        <w:rPr>
          <w:del w:id="6103" w:author="Marciante, Teresa Lucia (IT - Roma)" w:date="2019-02-07T19:14:00Z"/>
        </w:rPr>
      </w:pPr>
      <w:del w:id="6104" w:author="Marciante, Teresa Lucia (IT - Roma)" w:date="2019-02-07T19:14:00Z">
        <w:r w:rsidRPr="00426D98" w:rsidDel="00426D98">
          <w:delText xml:space="preserve">In questo esempio l’ente “A” viene acquisito dall’ente “B”, </w:delText>
        </w:r>
        <w:r w:rsidR="002002C9" w:rsidRPr="00426D98" w:rsidDel="00426D98">
          <w:delText>che subentra</w:delText>
        </w:r>
        <w:r w:rsidRPr="00426D98" w:rsidDel="00426D98">
          <w:delText xml:space="preserve"> in tutti i rapporti con i Fornitori.</w:delText>
        </w:r>
      </w:del>
    </w:p>
    <w:p w14:paraId="6511B071" w14:textId="77777777" w:rsidR="00FF1F90" w:rsidRPr="00426D98" w:rsidDel="00426D98" w:rsidRDefault="00FF1F90" w:rsidP="00771AE3">
      <w:pPr>
        <w:rPr>
          <w:del w:id="6105" w:author="Marciante, Teresa Lucia (IT - Roma)" w:date="2019-02-07T19:14:00Z"/>
        </w:rPr>
      </w:pPr>
      <w:del w:id="6106" w:author="Marciante, Teresa Lucia (IT - Roma)" w:date="2019-02-07T19:14:00Z">
        <w:r w:rsidRPr="00426D98" w:rsidDel="00426D98">
          <w:delText xml:space="preserve">Successivamente, l’impresa “C” ha necessità di revocare un Ordine che era stato emesso </w:delText>
        </w:r>
        <w:r w:rsidR="00CB25EF" w:rsidRPr="00426D98" w:rsidDel="00426D98">
          <w:delText xml:space="preserve">dall’ente “A”, pertanto invia una Risposta di diniego. Essa si riferisce a un Ordine che è stato emesso da un Cliente diverso </w:delText>
        </w:r>
        <w:r w:rsidR="00F43D69" w:rsidRPr="00426D98" w:rsidDel="00426D98">
          <w:delText>dal Destinatario</w:delText>
        </w:r>
        <w:r w:rsidR="00CB25EF" w:rsidRPr="00426D98" w:rsidDel="00426D98">
          <w:delText>, in quanto al momento dell’emissione dell’Ordine i due enti erano distinti</w:delText>
        </w:r>
        <w:r w:rsidRPr="00426D98" w:rsidDel="00426D98">
          <w:delText>.</w:delText>
        </w:r>
      </w:del>
    </w:p>
    <w:p w14:paraId="72AADE5A" w14:textId="77777777" w:rsidR="00483D76" w:rsidRPr="00426D98" w:rsidDel="00426D98" w:rsidRDefault="00483D76" w:rsidP="00771AE3">
      <w:pPr>
        <w:rPr>
          <w:del w:id="6107" w:author="Marciante, Teresa Lucia (IT - Roma)" w:date="2019-02-07T19:14:00Z"/>
        </w:rPr>
      </w:pPr>
      <w:del w:id="6108" w:author="Marciante, Teresa Lucia (IT - Roma)" w:date="2019-02-07T19:14:00Z">
        <w:r w:rsidRPr="00426D98" w:rsidDel="00426D98">
          <w:delText xml:space="preserve">Si rammenta che la Tripletta di identificazione di un Documento è composta, oltre che dall’identificativo e dalla data di emissione del documento stesso, anche all’identificativo del soggetto che lo ha emesso (v. Paragrafo </w:delText>
        </w:r>
        <w:r w:rsidR="00A34DD2" w:rsidRPr="00426D98" w:rsidDel="00426D98">
          <w:fldChar w:fldCharType="begin"/>
        </w:r>
        <w:r w:rsidRPr="00426D98" w:rsidDel="00426D98">
          <w:delInstrText xml:space="preserve"> REF _Ref534626517 \r \h </w:delInstrText>
        </w:r>
        <w:r w:rsidR="00BD51D5" w:rsidRPr="00426D98" w:rsidDel="00426D98">
          <w:delInstrText xml:space="preserve"> \* MERGEFORMAT </w:delInstrText>
        </w:r>
        <w:r w:rsidR="00A34DD2" w:rsidRPr="00426D98" w:rsidDel="00426D98">
          <w:fldChar w:fldCharType="separate"/>
        </w:r>
        <w:r w:rsidRPr="00426D98" w:rsidDel="00426D98">
          <w:delText>2.5.1</w:delText>
        </w:r>
        <w:r w:rsidR="00A34DD2" w:rsidRPr="00426D98" w:rsidDel="00426D98">
          <w:fldChar w:fldCharType="end"/>
        </w:r>
        <w:r w:rsidRPr="00426D98" w:rsidDel="00426D98">
          <w:delText xml:space="preserve">). Ciò consente che, ove occorra e ve ne siano i presupposti (come in questo caso), un Documento </w:delText>
        </w:r>
        <w:r w:rsidR="00CB25EF" w:rsidRPr="00426D98" w:rsidDel="00426D98">
          <w:delText xml:space="preserve">inviato a </w:delText>
        </w:r>
        <w:r w:rsidRPr="00426D98" w:rsidDel="00426D98">
          <w:delText xml:space="preserve">un determinato soggetto possa </w:delText>
        </w:r>
        <w:r w:rsidR="00CB25EF" w:rsidRPr="00426D98" w:rsidDel="00426D98">
          <w:delText>far riferimento a un Documento emesso</w:delText>
        </w:r>
        <w:r w:rsidRPr="00426D98" w:rsidDel="00426D98">
          <w:delText xml:space="preserve"> da un soggetto diverso.</w:delText>
        </w:r>
      </w:del>
    </w:p>
    <w:p w14:paraId="202113D7" w14:textId="77777777" w:rsidR="00483D76" w:rsidRPr="00426D98" w:rsidDel="00426D98" w:rsidRDefault="00483D76" w:rsidP="00771AE3">
      <w:pPr>
        <w:rPr>
          <w:del w:id="6109" w:author="Marciante, Teresa Lucia (IT - Roma)" w:date="2019-02-07T19:14:00Z"/>
        </w:rPr>
      </w:pPr>
      <w:del w:id="6110" w:author="Marciante, Teresa Lucia (IT - Roma)" w:date="2019-02-07T19:14:00Z">
        <w:r w:rsidRPr="00426D98" w:rsidDel="00426D98">
          <w:delText xml:space="preserve">Si rammenta che la Risposta </w:delText>
        </w:r>
        <w:r w:rsidR="00FF1F90" w:rsidRPr="00426D98" w:rsidDel="00426D98">
          <w:delText>di diniego</w:delText>
        </w:r>
        <w:r w:rsidRPr="00426D98" w:rsidDel="00426D98">
          <w:delText xml:space="preserve"> </w:delText>
        </w:r>
        <w:r w:rsidR="00FF1F90" w:rsidRPr="00426D98" w:rsidDel="00426D98">
          <w:delText>annulla</w:delText>
        </w:r>
        <w:r w:rsidRPr="00426D98" w:rsidDel="00426D98">
          <w:delText xml:space="preserve"> sia l’Ordine ivi indicato sia tutte le altre Modifiche e Revoche, già trasmesse, riferite al medesimo Ordine iniziale (v. Paragrafo </w:delText>
        </w:r>
        <w:r w:rsidR="00A34DD2" w:rsidRPr="00426D98" w:rsidDel="00426D98">
          <w:fldChar w:fldCharType="begin"/>
        </w:r>
        <w:r w:rsidRPr="00426D98" w:rsidDel="00426D98">
          <w:delInstrText xml:space="preserve"> REF _Ref535059508 \r \h </w:delInstrText>
        </w:r>
        <w:r w:rsidR="00BD51D5" w:rsidRPr="00426D98" w:rsidDel="00426D98">
          <w:delInstrText xml:space="preserve"> \* MERGEFORMAT </w:delInstrText>
        </w:r>
        <w:r w:rsidR="00A34DD2" w:rsidRPr="00426D98" w:rsidDel="00426D98">
          <w:fldChar w:fldCharType="separate"/>
        </w:r>
        <w:r w:rsidRPr="00426D98" w:rsidDel="00426D98">
          <w:delText>2.3.2.3</w:delText>
        </w:r>
        <w:r w:rsidR="00A34DD2" w:rsidRPr="00426D98" w:rsidDel="00426D98">
          <w:fldChar w:fldCharType="end"/>
        </w:r>
        <w:r w:rsidRPr="00426D98" w:rsidDel="00426D98">
          <w:delText>).</w:delText>
        </w:r>
      </w:del>
    </w:p>
    <w:p w14:paraId="3002DD5F" w14:textId="77777777" w:rsidR="00C94867" w:rsidRPr="00426D98" w:rsidDel="00426D98" w:rsidRDefault="00C94867" w:rsidP="00771AE3">
      <w:pPr>
        <w:rPr>
          <w:del w:id="6111" w:author="Marciante, Teresa Lucia (IT - Roma)" w:date="2019-02-07T19:14:00Z"/>
          <w:rFonts w:ascii="Frutiger LT 45 Light" w:eastAsia="Times New Roman" w:hAnsi="Frutiger LT 45 Light" w:cs="Times New Roman"/>
          <w:u w:val="single"/>
        </w:rPr>
      </w:pPr>
      <w:del w:id="6112" w:author="Marciante, Teresa Lucia (IT - Roma)" w:date="2019-02-07T19:14:00Z">
        <w:r w:rsidRPr="00426D98" w:rsidDel="00426D98">
          <w:rPr>
            <w:u w:val="single"/>
          </w:rPr>
          <w:br w:type="page"/>
        </w:r>
      </w:del>
    </w:p>
    <w:p w14:paraId="78F35D2D" w14:textId="77777777" w:rsidR="00FF1F90" w:rsidRPr="00426D98" w:rsidDel="00426D98" w:rsidRDefault="00FF1F90" w:rsidP="00771AE3">
      <w:pPr>
        <w:rPr>
          <w:del w:id="6113" w:author="Marciante, Teresa Lucia (IT - Roma)" w:date="2019-02-07T19:14:00Z"/>
          <w:u w:val="single"/>
        </w:rPr>
      </w:pPr>
      <w:del w:id="6114" w:author="Marciante, Teresa Lucia (IT - Roma)" w:date="2019-02-07T19:14:00Z">
        <w:r w:rsidRPr="00426D98" w:rsidDel="00426D98">
          <w:rPr>
            <w:u w:val="single"/>
          </w:rPr>
          <w:delText>Descrizione del caso</w:delText>
        </w:r>
      </w:del>
    </w:p>
    <w:p w14:paraId="2B4A751F" w14:textId="77777777" w:rsidR="00FF1F90" w:rsidRPr="00426D98" w:rsidDel="00426D98" w:rsidRDefault="00FF1F90" w:rsidP="00771AE3">
      <w:pPr>
        <w:rPr>
          <w:del w:id="6115" w:author="Marciante, Teresa Lucia (IT - Roma)" w:date="2019-02-07T19:14:00Z"/>
        </w:rPr>
      </w:pPr>
      <w:del w:id="6116" w:author="Marciante, Teresa Lucia (IT - Roma)" w:date="2019-02-07T19:14:00Z">
        <w:r w:rsidRPr="00426D98" w:rsidDel="00426D98">
          <w:delText xml:space="preserve">Il 30/1/2018 l’ente “A” invia </w:delText>
        </w:r>
        <w:r w:rsidR="003948D3" w:rsidRPr="00426D98" w:rsidDel="00426D98">
          <w:delText xml:space="preserve">all’impresa “C” </w:delText>
        </w:r>
        <w:r w:rsidR="0020290D" w:rsidRPr="00426D98" w:rsidDel="00426D98">
          <w:delText>l’Ordine n. “110</w:delText>
        </w:r>
        <w:r w:rsidRPr="00426D98" w:rsidDel="00426D98">
          <w:delText>”, utilizzando il processo di Ordinazione completa.</w:delText>
        </w:r>
      </w:del>
    </w:p>
    <w:p w14:paraId="627BDDC8" w14:textId="77777777" w:rsidR="00FF1F90" w:rsidRPr="00426D98" w:rsidDel="00426D98" w:rsidRDefault="00FF1F90" w:rsidP="00771AE3">
      <w:pPr>
        <w:rPr>
          <w:del w:id="6117" w:author="Marciante, Teresa Lucia (IT - Roma)" w:date="2019-02-07T19:14:00Z"/>
        </w:rPr>
      </w:pPr>
      <w:del w:id="6118" w:author="Marciante, Teresa Lucia (IT - Roma)" w:date="2019-02-07T19:14:00Z">
        <w:r w:rsidRPr="00426D98" w:rsidDel="00426D98">
          <w:delText>Il 20/2/2018 l’ente “A” viene acquisito dall’ente “B”.</w:delText>
        </w:r>
      </w:del>
    </w:p>
    <w:p w14:paraId="44F83259" w14:textId="77777777" w:rsidR="00FF1F90" w:rsidRPr="00426D98" w:rsidDel="00426D98" w:rsidRDefault="00FF1F90" w:rsidP="00771AE3">
      <w:pPr>
        <w:rPr>
          <w:del w:id="6119" w:author="Marciante, Teresa Lucia (IT - Roma)" w:date="2019-02-07T19:14:00Z"/>
        </w:rPr>
      </w:pPr>
      <w:del w:id="6120" w:author="Marciante, Teresa Lucia (IT - Roma)" w:date="2019-02-07T19:14:00Z">
        <w:r w:rsidRPr="00426D98" w:rsidDel="00426D98">
          <w:delText xml:space="preserve">Il 15/3/2018 l’impresa “C” invia </w:delText>
        </w:r>
        <w:r w:rsidR="003948D3" w:rsidRPr="00426D98" w:rsidDel="00426D98">
          <w:delText xml:space="preserve">all’ente “B” </w:delText>
        </w:r>
        <w:r w:rsidRPr="00426D98" w:rsidDel="00426D98">
          <w:delText>la Risposta n. “360”</w:delText>
        </w:r>
        <w:r w:rsidR="003948D3" w:rsidRPr="00426D98" w:rsidDel="00426D98">
          <w:delText>,</w:delText>
        </w:r>
        <w:r w:rsidRPr="00426D98" w:rsidDel="00426D98">
          <w:delText xml:space="preserve"> per comunicare che l’Ordine n. “111”, che era stato emesso dall’ente “A”, è declinato.</w:delText>
        </w:r>
      </w:del>
    </w:p>
    <w:p w14:paraId="00B0615E" w14:textId="77777777" w:rsidR="00FF1F90" w:rsidRPr="00426D98" w:rsidDel="00426D98" w:rsidRDefault="00FF1F90" w:rsidP="00771AE3">
      <w:pPr>
        <w:rPr>
          <w:del w:id="6121" w:author="Marciante, Teresa Lucia (IT - Roma)" w:date="2019-02-07T19:14:00Z"/>
        </w:rPr>
      </w:pPr>
      <w:del w:id="6122" w:author="Marciante, Teresa Lucia (IT - Roma)" w:date="2019-02-07T19:14:00Z">
        <w:r w:rsidRPr="00426D98" w:rsidDel="00426D98">
          <w:delText>Si rappresenta, di seguito, il documento emesso nell’esempio, evidenziando in rosso i dati peculiari del caso.</w:delText>
        </w:r>
      </w:del>
    </w:p>
    <w:p w14:paraId="09940F3F" w14:textId="77777777" w:rsidR="0020290D" w:rsidRPr="00426D98" w:rsidDel="00426D98" w:rsidRDefault="0020290D" w:rsidP="00771AE3">
      <w:pPr>
        <w:rPr>
          <w:del w:id="6123" w:author="Marciante, Teresa Lucia (IT - Roma)" w:date="2019-02-07T19:14:00Z"/>
          <w:u w:val="single"/>
          <w:lang w:val="en-US"/>
        </w:rPr>
      </w:pPr>
      <w:del w:id="6124" w:author="Marciante, Teresa Lucia (IT - Roma)" w:date="2019-02-07T19:14:00Z">
        <w:r w:rsidRPr="00426D98" w:rsidDel="00426D98">
          <w:rPr>
            <w:u w:val="single"/>
            <w:lang w:val="en-US"/>
          </w:rPr>
          <w:delText>Ordine iniziale n. 110</w:delText>
        </w:r>
      </w:del>
    </w:p>
    <w:p w14:paraId="10198AEE" w14:textId="77777777" w:rsidR="0020290D" w:rsidRPr="00426D98" w:rsidDel="00426D98" w:rsidRDefault="0020290D" w:rsidP="00771AE3">
      <w:pPr>
        <w:rPr>
          <w:del w:id="6125" w:author="Marciante, Teresa Lucia (IT - Roma)" w:date="2019-02-07T19:14:00Z"/>
          <w:rFonts w:ascii="Garamond" w:hAnsi="Garamond" w:cs="Courier New"/>
          <w:sz w:val="18"/>
          <w:szCs w:val="18"/>
          <w:lang w:val="en-US"/>
        </w:rPr>
      </w:pPr>
    </w:p>
    <w:p w14:paraId="3EF37D6D" w14:textId="77777777" w:rsidR="0020290D" w:rsidRPr="00426D98" w:rsidDel="00426D98" w:rsidRDefault="0020290D" w:rsidP="00771AE3">
      <w:pPr>
        <w:rPr>
          <w:del w:id="6126" w:author="Marciante, Teresa Lucia (IT - Roma)" w:date="2019-02-07T19:14:00Z"/>
          <w:rFonts w:ascii="Garamond" w:hAnsi="Garamond" w:cs="Courier New"/>
          <w:sz w:val="18"/>
          <w:szCs w:val="18"/>
          <w:lang w:val="en-US"/>
        </w:rPr>
      </w:pPr>
      <w:del w:id="6127"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1E1FA032" w14:textId="77777777" w:rsidR="0020290D" w:rsidRPr="00426D98" w:rsidDel="00426D98" w:rsidRDefault="0020290D" w:rsidP="00771AE3">
      <w:pPr>
        <w:rPr>
          <w:del w:id="6128" w:author="Marciante, Teresa Lucia (IT - Roma)" w:date="2019-02-07T19:14:00Z"/>
          <w:rFonts w:ascii="Garamond" w:hAnsi="Garamond" w:cs="Courier New"/>
          <w:sz w:val="18"/>
          <w:szCs w:val="18"/>
          <w:lang w:val="en-US"/>
        </w:rPr>
      </w:pPr>
      <w:del w:id="6129"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bis:ordering:3</w:delText>
        </w:r>
        <w:r w:rsidRPr="00426D98" w:rsidDel="00426D98">
          <w:rPr>
            <w:rFonts w:ascii="Garamond" w:hAnsi="Garamond" w:cs="Courier New"/>
            <w:sz w:val="18"/>
            <w:szCs w:val="18"/>
            <w:lang w:val="en-US"/>
          </w:rPr>
          <w:delText>&lt;/cbc:ProfileID&gt;</w:delText>
        </w:r>
      </w:del>
    </w:p>
    <w:p w14:paraId="3E515503" w14:textId="77777777" w:rsidR="0020290D" w:rsidRPr="00426D98" w:rsidDel="00426D98" w:rsidRDefault="0020290D" w:rsidP="00771AE3">
      <w:pPr>
        <w:rPr>
          <w:del w:id="6130" w:author="Marciante, Teresa Lucia (IT - Roma)" w:date="2019-02-07T19:14:00Z"/>
          <w:rFonts w:ascii="Garamond" w:hAnsi="Garamond" w:cs="Courier New"/>
          <w:sz w:val="18"/>
          <w:szCs w:val="18"/>
          <w:lang w:val="en-US"/>
        </w:rPr>
      </w:pPr>
      <w:del w:id="6131"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110</w:delText>
        </w:r>
        <w:r w:rsidRPr="00426D98" w:rsidDel="00426D98">
          <w:rPr>
            <w:rFonts w:ascii="Garamond" w:hAnsi="Garamond" w:cs="Courier New"/>
            <w:sz w:val="18"/>
            <w:szCs w:val="18"/>
            <w:lang w:val="en-US"/>
          </w:rPr>
          <w:delText>&lt;/cbc:ID&gt;</w:delText>
        </w:r>
      </w:del>
    </w:p>
    <w:p w14:paraId="51372C6E" w14:textId="77777777" w:rsidR="0020290D" w:rsidRPr="00426D98" w:rsidDel="00426D98" w:rsidRDefault="0020290D" w:rsidP="00771AE3">
      <w:pPr>
        <w:rPr>
          <w:del w:id="6132" w:author="Marciante, Teresa Lucia (IT - Roma)" w:date="2019-02-07T19:14:00Z"/>
          <w:rFonts w:ascii="Garamond" w:hAnsi="Garamond" w:cs="Courier New"/>
          <w:sz w:val="18"/>
          <w:szCs w:val="18"/>
          <w:lang w:val="en-US"/>
        </w:rPr>
      </w:pPr>
      <w:del w:id="6133"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&lt;cbc:IssueDate&gt;</w:delText>
        </w:r>
      </w:del>
    </w:p>
    <w:p w14:paraId="4CB057B8" w14:textId="77777777" w:rsidR="0020290D" w:rsidRPr="00426D98" w:rsidDel="00426D98" w:rsidRDefault="0020290D" w:rsidP="00771AE3">
      <w:pPr>
        <w:rPr>
          <w:del w:id="6134" w:author="Marciante, Teresa Lucia (IT - Roma)" w:date="2019-02-07T19:14:00Z"/>
          <w:rFonts w:ascii="Garamond" w:hAnsi="Garamond" w:cs="Courier New"/>
          <w:sz w:val="18"/>
          <w:szCs w:val="18"/>
          <w:lang w:val="en-US"/>
        </w:rPr>
      </w:pPr>
      <w:del w:id="6135" w:author="Marciante, Teresa Lucia (IT - Roma)" w:date="2019-02-07T19:14:00Z">
        <w:r w:rsidRPr="00426D98" w:rsidDel="00426D98">
          <w:rPr>
            <w:rFonts w:ascii="Garamond" w:hAnsi="Garamond" w:cs="Courier New"/>
            <w:sz w:val="18"/>
            <w:szCs w:val="18"/>
            <w:lang w:val="en-US"/>
          </w:rPr>
          <w:delText>…</w:delText>
        </w:r>
      </w:del>
    </w:p>
    <w:p w14:paraId="24220CEE" w14:textId="77777777" w:rsidR="0020290D" w:rsidRPr="00426D98" w:rsidDel="00426D98" w:rsidRDefault="0020290D" w:rsidP="00771AE3">
      <w:pPr>
        <w:rPr>
          <w:del w:id="6136" w:author="Marciante, Teresa Lucia (IT - Roma)" w:date="2019-02-07T19:14:00Z"/>
          <w:rFonts w:ascii="Garamond" w:hAnsi="Garamond" w:cs="Courier New"/>
          <w:sz w:val="18"/>
          <w:szCs w:val="18"/>
          <w:lang w:val="en-US"/>
        </w:rPr>
      </w:pPr>
      <w:del w:id="6137" w:author="Marciante, Teresa Lucia (IT - Roma)" w:date="2019-02-07T19:14:00Z">
        <w:r w:rsidRPr="00426D98" w:rsidDel="00426D98">
          <w:rPr>
            <w:rFonts w:ascii="Garamond" w:hAnsi="Garamond" w:cs="Courier New"/>
            <w:sz w:val="18"/>
            <w:szCs w:val="18"/>
            <w:lang w:val="en-US"/>
          </w:rPr>
          <w:delText>&lt;cac:AdditionalDocumentReference&gt;</w:delText>
        </w:r>
      </w:del>
    </w:p>
    <w:p w14:paraId="4956CD31" w14:textId="77777777" w:rsidR="0020290D" w:rsidRPr="00426D98" w:rsidDel="00426D98" w:rsidRDefault="0020290D" w:rsidP="00771AE3">
      <w:pPr>
        <w:rPr>
          <w:del w:id="6138" w:author="Marciante, Teresa Lucia (IT - Roma)" w:date="2019-02-07T19:14:00Z"/>
          <w:rFonts w:ascii="Garamond" w:hAnsi="Garamond" w:cs="Courier New"/>
          <w:sz w:val="18"/>
          <w:szCs w:val="18"/>
          <w:lang w:val="en-US"/>
        </w:rPr>
      </w:pPr>
      <w:del w:id="6139"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ES07</w:delText>
        </w:r>
        <w:r w:rsidRPr="00426D98" w:rsidDel="00426D98">
          <w:rPr>
            <w:rFonts w:ascii="Garamond" w:hAnsi="Garamond" w:cs="Courier New"/>
            <w:sz w:val="18"/>
            <w:szCs w:val="18"/>
            <w:lang w:val="en-US"/>
          </w:rPr>
          <w:delText>&lt;/cbc:ID&gt;</w:delText>
        </w:r>
      </w:del>
    </w:p>
    <w:p w14:paraId="220ABCA0" w14:textId="77777777" w:rsidR="0020290D" w:rsidRPr="00426D98" w:rsidDel="00426D98" w:rsidRDefault="0020290D" w:rsidP="00771AE3">
      <w:pPr>
        <w:rPr>
          <w:del w:id="6140" w:author="Marciante, Teresa Lucia (IT - Roma)" w:date="2019-02-07T19:14:00Z"/>
          <w:rFonts w:ascii="Garamond" w:hAnsi="Garamond" w:cs="Courier New"/>
          <w:sz w:val="18"/>
          <w:szCs w:val="18"/>
          <w:lang w:val="en-US"/>
        </w:rPr>
      </w:pPr>
      <w:del w:id="6141" w:author="Marciante, Teresa Lucia (IT - Roma)" w:date="2019-02-07T19:14:00Z">
        <w:r w:rsidRPr="00426D98" w:rsidDel="00426D98">
          <w:rPr>
            <w:rFonts w:ascii="Garamond" w:hAnsi="Garamond" w:cs="Courier New"/>
            <w:sz w:val="18"/>
            <w:szCs w:val="18"/>
            <w:lang w:val="en-US"/>
          </w:rPr>
          <w:delText>&lt;cbc:DocumentType&gt;</w:delText>
        </w:r>
        <w:r w:rsidRPr="00426D98" w:rsidDel="00426D98">
          <w:rPr>
            <w:rFonts w:ascii="Garamond" w:hAnsi="Garamond" w:cs="Courier New"/>
            <w:color w:val="FF0000"/>
            <w:sz w:val="18"/>
            <w:szCs w:val="18"/>
            <w:lang w:val="en-US"/>
          </w:rPr>
          <w:delText>CIG</w:delText>
        </w:r>
        <w:r w:rsidRPr="00426D98" w:rsidDel="00426D98">
          <w:rPr>
            <w:rFonts w:ascii="Garamond" w:hAnsi="Garamond" w:cs="Courier New"/>
            <w:sz w:val="18"/>
            <w:szCs w:val="18"/>
            <w:lang w:val="en-US"/>
          </w:rPr>
          <w:delText>&lt;/cbc:DocumentType&gt;</w:delText>
        </w:r>
      </w:del>
    </w:p>
    <w:p w14:paraId="10F30837" w14:textId="77777777" w:rsidR="0020290D" w:rsidRPr="00426D98" w:rsidDel="00426D98" w:rsidRDefault="0020290D" w:rsidP="00771AE3">
      <w:pPr>
        <w:rPr>
          <w:del w:id="6142" w:author="Marciante, Teresa Lucia (IT - Roma)" w:date="2019-02-07T19:14:00Z"/>
          <w:rFonts w:ascii="Garamond" w:hAnsi="Garamond" w:cs="Courier New"/>
          <w:sz w:val="18"/>
          <w:szCs w:val="18"/>
          <w:lang w:val="en-US"/>
        </w:rPr>
      </w:pPr>
      <w:del w:id="6143" w:author="Marciante, Teresa Lucia (IT - Roma)" w:date="2019-02-07T19:14:00Z">
        <w:r w:rsidRPr="00426D98" w:rsidDel="00426D98">
          <w:rPr>
            <w:rFonts w:ascii="Garamond" w:hAnsi="Garamond" w:cs="Courier New"/>
            <w:sz w:val="18"/>
            <w:szCs w:val="18"/>
            <w:lang w:val="en-US"/>
          </w:rPr>
          <w:delText>&lt;/cac:AdditionalDocumentReference&gt;</w:delText>
        </w:r>
      </w:del>
    </w:p>
    <w:p w14:paraId="568EE166" w14:textId="77777777" w:rsidR="0020290D" w:rsidRPr="00426D98" w:rsidDel="00426D98" w:rsidRDefault="0020290D" w:rsidP="00771AE3">
      <w:pPr>
        <w:rPr>
          <w:del w:id="6144" w:author="Marciante, Teresa Lucia (IT - Roma)" w:date="2019-02-07T19:14:00Z"/>
          <w:rFonts w:ascii="Garamond" w:hAnsi="Garamond" w:cs="Courier New"/>
          <w:sz w:val="18"/>
          <w:szCs w:val="18"/>
          <w:lang w:val="en-US"/>
        </w:rPr>
      </w:pPr>
      <w:del w:id="6145" w:author="Marciante, Teresa Lucia (IT - Roma)" w:date="2019-02-07T19:14:00Z">
        <w:r w:rsidRPr="00426D98" w:rsidDel="00426D98">
          <w:rPr>
            <w:rFonts w:ascii="Garamond" w:hAnsi="Garamond" w:cs="Courier New"/>
            <w:sz w:val="18"/>
            <w:szCs w:val="18"/>
            <w:lang w:val="en-US"/>
          </w:rPr>
          <w:delText>…</w:delText>
        </w:r>
      </w:del>
    </w:p>
    <w:p w14:paraId="4269E178" w14:textId="77777777" w:rsidR="0020290D" w:rsidRPr="00426D98" w:rsidDel="00426D98" w:rsidRDefault="0020290D" w:rsidP="00771AE3">
      <w:pPr>
        <w:rPr>
          <w:del w:id="6146" w:author="Marciante, Teresa Lucia (IT - Roma)" w:date="2019-02-07T19:14:00Z"/>
          <w:rFonts w:ascii="Garamond" w:hAnsi="Garamond" w:cs="Courier New"/>
          <w:sz w:val="18"/>
          <w:szCs w:val="18"/>
          <w:lang w:val="en-US"/>
        </w:rPr>
      </w:pPr>
      <w:del w:id="6147" w:author="Marciante, Teresa Lucia (IT - Roma)" w:date="2019-02-07T19:14:00Z">
        <w:r w:rsidRPr="00426D98" w:rsidDel="00426D98">
          <w:rPr>
            <w:rFonts w:ascii="Garamond" w:hAnsi="Garamond" w:cs="Courier New"/>
            <w:sz w:val="18"/>
            <w:szCs w:val="18"/>
            <w:lang w:val="en-US"/>
          </w:rPr>
          <w:delText>&lt;cac:BuyerCustomerParty&gt;</w:delText>
        </w:r>
      </w:del>
    </w:p>
    <w:p w14:paraId="72FB8325" w14:textId="77777777" w:rsidR="0020290D" w:rsidRPr="00426D98" w:rsidDel="00426D98" w:rsidRDefault="0020290D" w:rsidP="00771AE3">
      <w:pPr>
        <w:rPr>
          <w:del w:id="6148" w:author="Marciante, Teresa Lucia (IT - Roma)" w:date="2019-02-07T19:14:00Z"/>
          <w:rFonts w:ascii="Garamond" w:hAnsi="Garamond" w:cs="Courier New"/>
          <w:sz w:val="18"/>
          <w:szCs w:val="18"/>
          <w:lang w:val="en-US"/>
        </w:rPr>
      </w:pPr>
      <w:del w:id="6149" w:author="Marciante, Teresa Lucia (IT - Roma)" w:date="2019-02-07T19:14:00Z">
        <w:r w:rsidRPr="00426D98" w:rsidDel="00426D98">
          <w:rPr>
            <w:rFonts w:ascii="Garamond" w:hAnsi="Garamond" w:cs="Courier New"/>
            <w:sz w:val="18"/>
            <w:szCs w:val="18"/>
            <w:lang w:val="en-US"/>
          </w:rPr>
          <w:delText>&lt;cac:PartyIdentification&gt;</w:delText>
        </w:r>
      </w:del>
    </w:p>
    <w:p w14:paraId="35E31861" w14:textId="77777777" w:rsidR="0020290D" w:rsidRPr="00426D98" w:rsidDel="00426D98" w:rsidRDefault="0020290D" w:rsidP="00771AE3">
      <w:pPr>
        <w:rPr>
          <w:del w:id="6150" w:author="Marciante, Teresa Lucia (IT - Roma)" w:date="2019-02-07T19:14:00Z"/>
          <w:rFonts w:ascii="Garamond" w:hAnsi="Garamond" w:cs="Courier New"/>
          <w:sz w:val="18"/>
          <w:szCs w:val="18"/>
          <w:lang w:val="en-US"/>
        </w:rPr>
      </w:pPr>
      <w:del w:id="615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642B177B" w14:textId="77777777" w:rsidR="0020290D" w:rsidRPr="00426D98" w:rsidDel="00426D98" w:rsidRDefault="0020290D" w:rsidP="00771AE3">
      <w:pPr>
        <w:rPr>
          <w:del w:id="6152" w:author="Marciante, Teresa Lucia (IT - Roma)" w:date="2019-02-07T19:14:00Z"/>
          <w:rFonts w:ascii="Garamond" w:hAnsi="Garamond" w:cs="Courier New"/>
          <w:sz w:val="18"/>
          <w:szCs w:val="18"/>
          <w:lang w:val="en-US"/>
        </w:rPr>
      </w:pPr>
      <w:del w:id="6153" w:author="Marciante, Teresa Lucia (IT - Roma)" w:date="2019-02-07T19:14:00Z">
        <w:r w:rsidRPr="00426D98" w:rsidDel="00426D98">
          <w:rPr>
            <w:rFonts w:ascii="Garamond" w:hAnsi="Garamond" w:cs="Courier New"/>
            <w:sz w:val="18"/>
            <w:szCs w:val="18"/>
            <w:lang w:val="en-US"/>
          </w:rPr>
          <w:delText>&lt;/cac:PartyIdentification&gt;</w:delText>
        </w:r>
      </w:del>
    </w:p>
    <w:p w14:paraId="6430A625" w14:textId="77777777" w:rsidR="0020290D" w:rsidRPr="00426D98" w:rsidDel="00426D98" w:rsidRDefault="0020290D" w:rsidP="00771AE3">
      <w:pPr>
        <w:rPr>
          <w:del w:id="6154" w:author="Marciante, Teresa Lucia (IT - Roma)" w:date="2019-02-07T19:14:00Z"/>
          <w:rFonts w:ascii="Garamond" w:hAnsi="Garamond" w:cs="Courier New"/>
          <w:sz w:val="18"/>
          <w:szCs w:val="18"/>
          <w:lang w:val="en-US"/>
        </w:rPr>
      </w:pPr>
      <w:del w:id="6155" w:author="Marciante, Teresa Lucia (IT - Roma)" w:date="2019-02-07T19:14:00Z">
        <w:r w:rsidRPr="00426D98" w:rsidDel="00426D98">
          <w:rPr>
            <w:rFonts w:ascii="Garamond" w:hAnsi="Garamond" w:cs="Courier New"/>
            <w:sz w:val="18"/>
            <w:szCs w:val="18"/>
            <w:lang w:val="en-US"/>
          </w:rPr>
          <w:delText>&lt;/cac:BuyerCustomerParty&gt;</w:delText>
        </w:r>
      </w:del>
    </w:p>
    <w:p w14:paraId="3962B8D3" w14:textId="77777777" w:rsidR="0020290D" w:rsidRPr="00426D98" w:rsidDel="00426D98" w:rsidRDefault="0020290D" w:rsidP="00771AE3">
      <w:pPr>
        <w:rPr>
          <w:del w:id="6156" w:author="Marciante, Teresa Lucia (IT - Roma)" w:date="2019-02-07T19:14:00Z"/>
          <w:rFonts w:ascii="Garamond" w:hAnsi="Garamond" w:cs="Courier New"/>
          <w:sz w:val="18"/>
          <w:szCs w:val="18"/>
          <w:lang w:val="en-US"/>
        </w:rPr>
      </w:pPr>
      <w:del w:id="6157" w:author="Marciante, Teresa Lucia (IT - Roma)" w:date="2019-02-07T19:14:00Z">
        <w:r w:rsidRPr="00426D98" w:rsidDel="00426D98">
          <w:rPr>
            <w:rFonts w:ascii="Garamond" w:hAnsi="Garamond" w:cs="Courier New"/>
            <w:sz w:val="18"/>
            <w:szCs w:val="18"/>
            <w:lang w:val="en-US"/>
          </w:rPr>
          <w:delText>…</w:delText>
        </w:r>
      </w:del>
    </w:p>
    <w:p w14:paraId="1B595943" w14:textId="77777777" w:rsidR="0020290D" w:rsidRPr="00426D98" w:rsidDel="00426D98" w:rsidRDefault="0020290D" w:rsidP="00771AE3">
      <w:pPr>
        <w:rPr>
          <w:del w:id="6158" w:author="Marciante, Teresa Lucia (IT - Roma)" w:date="2019-02-07T19:14:00Z"/>
          <w:rFonts w:ascii="Garamond" w:hAnsi="Garamond" w:cs="Courier New"/>
          <w:sz w:val="18"/>
          <w:szCs w:val="18"/>
          <w:lang w:val="en-US"/>
        </w:rPr>
      </w:pPr>
      <w:del w:id="6159" w:author="Marciante, Teresa Lucia (IT - Roma)" w:date="2019-02-07T19:14:00Z">
        <w:r w:rsidRPr="00426D98" w:rsidDel="00426D98">
          <w:rPr>
            <w:rFonts w:ascii="Garamond" w:hAnsi="Garamond" w:cs="Courier New"/>
            <w:sz w:val="18"/>
            <w:szCs w:val="18"/>
            <w:lang w:val="en-US"/>
          </w:rPr>
          <w:delText>&lt;cac:SellerSupplierParty&gt;</w:delText>
        </w:r>
      </w:del>
    </w:p>
    <w:p w14:paraId="4DC21450" w14:textId="77777777" w:rsidR="0020290D" w:rsidRPr="00426D98" w:rsidDel="00426D98" w:rsidRDefault="0020290D" w:rsidP="00771AE3">
      <w:pPr>
        <w:rPr>
          <w:del w:id="6160" w:author="Marciante, Teresa Lucia (IT - Roma)" w:date="2019-02-07T19:14:00Z"/>
          <w:rFonts w:ascii="Garamond" w:hAnsi="Garamond" w:cs="Courier New"/>
          <w:sz w:val="18"/>
          <w:szCs w:val="18"/>
          <w:lang w:val="en-US"/>
        </w:rPr>
      </w:pPr>
      <w:del w:id="6161" w:author="Marciante, Teresa Lucia (IT - Roma)" w:date="2019-02-07T19:14:00Z">
        <w:r w:rsidRPr="00426D98" w:rsidDel="00426D98">
          <w:rPr>
            <w:rFonts w:ascii="Garamond" w:hAnsi="Garamond" w:cs="Courier New"/>
            <w:sz w:val="18"/>
            <w:szCs w:val="18"/>
            <w:lang w:val="en-US"/>
          </w:rPr>
          <w:delText>&lt;cac:PartyIdentification&gt;</w:delText>
        </w:r>
      </w:del>
    </w:p>
    <w:p w14:paraId="29922B03" w14:textId="77777777" w:rsidR="0020290D" w:rsidRPr="00426D98" w:rsidDel="00426D98" w:rsidRDefault="0020290D" w:rsidP="00771AE3">
      <w:pPr>
        <w:rPr>
          <w:del w:id="6162" w:author="Marciante, Teresa Lucia (IT - Roma)" w:date="2019-02-07T19:14:00Z"/>
          <w:rFonts w:ascii="Garamond" w:hAnsi="Garamond" w:cs="Courier New"/>
          <w:sz w:val="18"/>
          <w:szCs w:val="18"/>
          <w:lang w:val="en-US"/>
        </w:rPr>
      </w:pPr>
      <w:del w:id="616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lang w:val="en-US"/>
          </w:rPr>
          <w:delText xml:space="preserve"> </w:delText>
        </w:r>
        <w:r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6788E5C8" w14:textId="77777777" w:rsidR="0020290D" w:rsidRPr="00426D98" w:rsidDel="00426D98" w:rsidRDefault="0020290D" w:rsidP="00771AE3">
      <w:pPr>
        <w:rPr>
          <w:del w:id="6164" w:author="Marciante, Teresa Lucia (IT - Roma)" w:date="2019-02-07T19:14:00Z"/>
          <w:rFonts w:ascii="Garamond" w:hAnsi="Garamond" w:cs="Courier New"/>
          <w:sz w:val="18"/>
          <w:szCs w:val="18"/>
          <w:lang w:val="en-US"/>
        </w:rPr>
      </w:pPr>
      <w:del w:id="6165" w:author="Marciante, Teresa Lucia (IT - Roma)" w:date="2019-02-07T19:14:00Z">
        <w:r w:rsidRPr="00426D98" w:rsidDel="00426D98">
          <w:rPr>
            <w:rFonts w:ascii="Garamond" w:hAnsi="Garamond" w:cs="Courier New"/>
            <w:sz w:val="18"/>
            <w:szCs w:val="18"/>
            <w:lang w:val="en-US"/>
          </w:rPr>
          <w:delText>&lt;/cac:PartyIdentification&gt;</w:delText>
        </w:r>
      </w:del>
    </w:p>
    <w:p w14:paraId="09E425BE" w14:textId="77777777" w:rsidR="0020290D" w:rsidRPr="00426D98" w:rsidDel="00426D98" w:rsidRDefault="0020290D" w:rsidP="00771AE3">
      <w:pPr>
        <w:rPr>
          <w:del w:id="6166" w:author="Marciante, Teresa Lucia (IT - Roma)" w:date="2019-02-07T19:14:00Z"/>
          <w:rFonts w:ascii="Garamond" w:hAnsi="Garamond" w:cs="Courier New"/>
          <w:sz w:val="18"/>
          <w:szCs w:val="18"/>
          <w:lang w:val="en-US"/>
        </w:rPr>
      </w:pPr>
      <w:del w:id="6167" w:author="Marciante, Teresa Lucia (IT - Roma)" w:date="2019-02-07T19:14:00Z">
        <w:r w:rsidRPr="00426D98" w:rsidDel="00426D98">
          <w:rPr>
            <w:rFonts w:ascii="Garamond" w:hAnsi="Garamond" w:cs="Courier New"/>
            <w:sz w:val="18"/>
            <w:szCs w:val="18"/>
            <w:lang w:val="en-US"/>
          </w:rPr>
          <w:delText>&lt;/cac:SellerSupplierParty&gt;</w:delText>
        </w:r>
      </w:del>
    </w:p>
    <w:p w14:paraId="108895B6" w14:textId="77777777" w:rsidR="0020290D" w:rsidRPr="00426D98" w:rsidDel="00426D98" w:rsidRDefault="0020290D" w:rsidP="00771AE3">
      <w:pPr>
        <w:rPr>
          <w:del w:id="6168" w:author="Marciante, Teresa Lucia (IT - Roma)" w:date="2019-02-07T19:14:00Z"/>
          <w:rFonts w:ascii="Garamond" w:hAnsi="Garamond" w:cs="Courier New"/>
          <w:sz w:val="18"/>
          <w:szCs w:val="18"/>
          <w:lang w:val="en-US"/>
        </w:rPr>
      </w:pPr>
      <w:del w:id="6169" w:author="Marciante, Teresa Lucia (IT - Roma)" w:date="2019-02-07T19:14:00Z">
        <w:r w:rsidRPr="00426D98" w:rsidDel="00426D98">
          <w:rPr>
            <w:rFonts w:ascii="Garamond" w:hAnsi="Garamond" w:cs="Courier New"/>
            <w:sz w:val="18"/>
            <w:szCs w:val="18"/>
            <w:lang w:val="en-US"/>
          </w:rPr>
          <w:delText>…</w:delText>
        </w:r>
      </w:del>
    </w:p>
    <w:p w14:paraId="62E4169F" w14:textId="77777777" w:rsidR="00042106" w:rsidRPr="00426D98" w:rsidDel="00426D98" w:rsidRDefault="00042106" w:rsidP="00771AE3">
      <w:pPr>
        <w:rPr>
          <w:del w:id="6170" w:author="Marciante, Teresa Lucia (IT - Roma)" w:date="2019-02-07T19:14:00Z"/>
          <w:rFonts w:ascii="Garamond" w:hAnsi="Garamond" w:cs="Courier New"/>
          <w:sz w:val="18"/>
          <w:szCs w:val="18"/>
          <w:lang w:val="en-US"/>
        </w:rPr>
      </w:pPr>
      <w:del w:id="6171" w:author="Marciante, Teresa Lucia (IT - Roma)" w:date="2019-02-07T19:14:00Z">
        <w:r w:rsidRPr="00426D98" w:rsidDel="00426D98">
          <w:rPr>
            <w:rFonts w:ascii="Garamond" w:hAnsi="Garamond" w:cs="Courier New"/>
            <w:sz w:val="18"/>
            <w:szCs w:val="18"/>
            <w:lang w:val="en-US"/>
          </w:rPr>
          <w:delText>&lt;cac:AccountingCustomerParty&gt;</w:delText>
        </w:r>
      </w:del>
    </w:p>
    <w:p w14:paraId="6344B1BE" w14:textId="77777777" w:rsidR="00042106" w:rsidRPr="00426D98" w:rsidDel="00426D98" w:rsidRDefault="00042106" w:rsidP="00771AE3">
      <w:pPr>
        <w:rPr>
          <w:del w:id="6172" w:author="Marciante, Teresa Lucia (IT - Roma)" w:date="2019-02-07T19:14:00Z"/>
          <w:rFonts w:ascii="Garamond" w:hAnsi="Garamond" w:cs="Courier New"/>
          <w:sz w:val="18"/>
          <w:szCs w:val="18"/>
          <w:lang w:val="en-US"/>
        </w:rPr>
      </w:pPr>
      <w:del w:id="6173" w:author="Marciante, Teresa Lucia (IT - Roma)" w:date="2019-02-07T19:14:00Z">
        <w:r w:rsidRPr="00426D98" w:rsidDel="00426D98">
          <w:rPr>
            <w:rFonts w:ascii="Garamond" w:hAnsi="Garamond" w:cs="Courier New"/>
            <w:sz w:val="18"/>
            <w:szCs w:val="18"/>
            <w:lang w:val="en-US"/>
          </w:rPr>
          <w:delText>&lt;cac:Party&gt;</w:delText>
        </w:r>
      </w:del>
    </w:p>
    <w:p w14:paraId="5D63BA03" w14:textId="77777777" w:rsidR="00042106" w:rsidRPr="00426D98" w:rsidDel="00426D98" w:rsidRDefault="00042106" w:rsidP="00771AE3">
      <w:pPr>
        <w:rPr>
          <w:del w:id="6174" w:author="Marciante, Teresa Lucia (IT - Roma)" w:date="2019-02-07T19:14:00Z"/>
          <w:rFonts w:ascii="Garamond" w:hAnsi="Garamond" w:cs="Courier New"/>
          <w:sz w:val="18"/>
          <w:szCs w:val="18"/>
          <w:lang w:val="en-US"/>
        </w:rPr>
      </w:pPr>
      <w:del w:id="6175" w:author="Marciante, Teresa Lucia (IT - Roma)" w:date="2019-02-07T19:14:00Z">
        <w:r w:rsidRPr="00426D98" w:rsidDel="00426D98">
          <w:rPr>
            <w:rFonts w:ascii="Garamond" w:hAnsi="Garamond" w:cs="Courier New"/>
            <w:sz w:val="18"/>
            <w:szCs w:val="18"/>
            <w:lang w:val="en-US"/>
          </w:rPr>
          <w:delText>&lt;cac:PartyIdentification&gt;</w:delText>
        </w:r>
      </w:del>
    </w:p>
    <w:p w14:paraId="55E3E5D2" w14:textId="77777777" w:rsidR="00042106" w:rsidRPr="00426D98" w:rsidDel="00426D98" w:rsidRDefault="00042106" w:rsidP="00771AE3">
      <w:pPr>
        <w:rPr>
          <w:del w:id="6176" w:author="Marciante, Teresa Lucia (IT - Roma)" w:date="2019-02-07T19:14:00Z"/>
          <w:rFonts w:ascii="Garamond" w:hAnsi="Garamond" w:cs="Courier New"/>
          <w:sz w:val="18"/>
          <w:szCs w:val="18"/>
          <w:lang w:val="en-US"/>
        </w:rPr>
      </w:pPr>
      <w:del w:id="617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22F4963D" w14:textId="77777777" w:rsidR="00042106" w:rsidRPr="00426D98" w:rsidDel="00426D98" w:rsidRDefault="00042106" w:rsidP="00771AE3">
      <w:pPr>
        <w:rPr>
          <w:del w:id="6178" w:author="Marciante, Teresa Lucia (IT - Roma)" w:date="2019-02-07T19:14:00Z"/>
          <w:rFonts w:ascii="Garamond" w:hAnsi="Garamond" w:cs="Courier New"/>
          <w:sz w:val="18"/>
          <w:szCs w:val="18"/>
          <w:lang w:val="en-US"/>
        </w:rPr>
      </w:pPr>
      <w:del w:id="6179" w:author="Marciante, Teresa Lucia (IT - Roma)" w:date="2019-02-07T19:14:00Z">
        <w:r w:rsidRPr="00426D98" w:rsidDel="00426D98">
          <w:rPr>
            <w:rFonts w:ascii="Garamond" w:hAnsi="Garamond" w:cs="Courier New"/>
            <w:sz w:val="18"/>
            <w:szCs w:val="18"/>
            <w:lang w:val="en-US"/>
          </w:rPr>
          <w:delText>&lt;/cac:PartyIdentification&gt;</w:delText>
        </w:r>
      </w:del>
    </w:p>
    <w:p w14:paraId="1C3459AF" w14:textId="77777777" w:rsidR="00042106" w:rsidRPr="00426D98" w:rsidDel="00426D98" w:rsidRDefault="00042106" w:rsidP="00771AE3">
      <w:pPr>
        <w:rPr>
          <w:del w:id="6180" w:author="Marciante, Teresa Lucia (IT - Roma)" w:date="2019-02-07T19:14:00Z"/>
          <w:rFonts w:ascii="Garamond" w:hAnsi="Garamond" w:cs="Courier New"/>
          <w:sz w:val="18"/>
          <w:szCs w:val="18"/>
          <w:lang w:val="en-US"/>
        </w:rPr>
      </w:pPr>
      <w:del w:id="6181" w:author="Marciante, Teresa Lucia (IT - Roma)" w:date="2019-02-07T19:14:00Z">
        <w:r w:rsidRPr="00426D98" w:rsidDel="00426D98">
          <w:rPr>
            <w:rFonts w:ascii="Garamond" w:hAnsi="Garamond" w:cs="Courier New"/>
            <w:sz w:val="18"/>
            <w:szCs w:val="18"/>
            <w:lang w:val="en-US"/>
          </w:rPr>
          <w:tab/>
          <w:delText>&lt;cac:/Party&gt;</w:delText>
        </w:r>
      </w:del>
    </w:p>
    <w:p w14:paraId="1F6158E8" w14:textId="77777777" w:rsidR="00042106" w:rsidRPr="00426D98" w:rsidDel="00426D98" w:rsidRDefault="00042106" w:rsidP="00771AE3">
      <w:pPr>
        <w:rPr>
          <w:del w:id="6182" w:author="Marciante, Teresa Lucia (IT - Roma)" w:date="2019-02-07T19:14:00Z"/>
          <w:rFonts w:ascii="Garamond" w:hAnsi="Garamond" w:cs="Courier New"/>
          <w:sz w:val="18"/>
          <w:szCs w:val="18"/>
          <w:lang w:val="en-US"/>
        </w:rPr>
      </w:pPr>
      <w:del w:id="6183" w:author="Marciante, Teresa Lucia (IT - Roma)" w:date="2019-02-07T19:14:00Z">
        <w:r w:rsidRPr="00426D98" w:rsidDel="00426D98">
          <w:rPr>
            <w:rFonts w:ascii="Garamond" w:hAnsi="Garamond" w:cs="Courier New"/>
            <w:sz w:val="18"/>
            <w:szCs w:val="18"/>
            <w:lang w:val="en-US"/>
          </w:rPr>
          <w:delText>&lt;/cac:AccountingCustomerParty&gt;</w:delText>
        </w:r>
      </w:del>
    </w:p>
    <w:p w14:paraId="749C76F2" w14:textId="77777777" w:rsidR="00042106" w:rsidRPr="00426D98" w:rsidDel="00426D98" w:rsidRDefault="00042106" w:rsidP="00771AE3">
      <w:pPr>
        <w:rPr>
          <w:del w:id="6184" w:author="Marciante, Teresa Lucia (IT - Roma)" w:date="2019-02-07T19:14:00Z"/>
          <w:rFonts w:ascii="Garamond" w:hAnsi="Garamond" w:cs="Courier New"/>
          <w:sz w:val="18"/>
          <w:szCs w:val="18"/>
          <w:lang w:val="en-US"/>
        </w:rPr>
      </w:pPr>
      <w:del w:id="6185" w:author="Marciante, Teresa Lucia (IT - Roma)" w:date="2019-02-07T19:14:00Z">
        <w:r w:rsidRPr="00426D98" w:rsidDel="00426D98">
          <w:rPr>
            <w:rFonts w:ascii="Garamond" w:hAnsi="Garamond" w:cs="Courier New"/>
            <w:sz w:val="18"/>
            <w:szCs w:val="18"/>
            <w:lang w:val="en-US"/>
          </w:rPr>
          <w:delText>…</w:delText>
        </w:r>
      </w:del>
    </w:p>
    <w:p w14:paraId="318C2ABC" w14:textId="77777777" w:rsidR="00042106" w:rsidRPr="00426D98" w:rsidDel="00426D98" w:rsidRDefault="00042106" w:rsidP="00771AE3">
      <w:pPr>
        <w:rPr>
          <w:del w:id="6186" w:author="Marciante, Teresa Lucia (IT - Roma)" w:date="2019-02-07T19:14:00Z"/>
          <w:rFonts w:ascii="Garamond" w:hAnsi="Garamond" w:cs="Courier New"/>
          <w:sz w:val="18"/>
          <w:szCs w:val="18"/>
          <w:lang w:val="en-US"/>
        </w:rPr>
      </w:pPr>
    </w:p>
    <w:p w14:paraId="69503BD8" w14:textId="77777777" w:rsidR="00C94867" w:rsidRPr="00426D98" w:rsidDel="00426D98" w:rsidRDefault="00C94867" w:rsidP="00771AE3">
      <w:pPr>
        <w:rPr>
          <w:del w:id="6187" w:author="Marciante, Teresa Lucia (IT - Roma)" w:date="2019-02-07T19:14:00Z"/>
          <w:rFonts w:ascii="Frutiger LT 45 Light" w:eastAsia="Times New Roman" w:hAnsi="Frutiger LT 45 Light" w:cs="Times New Roman"/>
          <w:u w:val="single"/>
          <w:lang w:val="en-US"/>
        </w:rPr>
      </w:pPr>
      <w:del w:id="6188" w:author="Marciante, Teresa Lucia (IT - Roma)" w:date="2019-02-07T19:14:00Z">
        <w:r w:rsidRPr="00426D98" w:rsidDel="00426D98">
          <w:rPr>
            <w:u w:val="single"/>
            <w:lang w:val="en-US"/>
          </w:rPr>
          <w:br w:type="page"/>
        </w:r>
      </w:del>
    </w:p>
    <w:p w14:paraId="4614CD99" w14:textId="77777777" w:rsidR="00746BDC" w:rsidRPr="00426D98" w:rsidDel="00426D98" w:rsidRDefault="00746BDC" w:rsidP="00771AE3">
      <w:pPr>
        <w:rPr>
          <w:del w:id="6189" w:author="Marciante, Teresa Lucia (IT - Roma)" w:date="2019-02-07T19:14:00Z"/>
          <w:u w:val="single"/>
          <w:lang w:val="en-US"/>
        </w:rPr>
      </w:pPr>
      <w:del w:id="6190" w:author="Marciante, Teresa Lucia (IT - Roma)" w:date="2019-02-07T19:14:00Z">
        <w:r w:rsidRPr="00426D98" w:rsidDel="00426D98">
          <w:rPr>
            <w:u w:val="single"/>
            <w:lang w:val="en-US"/>
          </w:rPr>
          <w:delText xml:space="preserve">Risposta </w:delText>
        </w:r>
        <w:r w:rsidR="00113BB3" w:rsidRPr="00426D98" w:rsidDel="00426D98">
          <w:rPr>
            <w:u w:val="single"/>
            <w:lang w:val="en-US"/>
          </w:rPr>
          <w:delText xml:space="preserve">di diniego </w:delText>
        </w:r>
        <w:r w:rsidRPr="00426D98" w:rsidDel="00426D98">
          <w:rPr>
            <w:u w:val="single"/>
            <w:lang w:val="en-US"/>
          </w:rPr>
          <w:delText>n. 360</w:delText>
        </w:r>
      </w:del>
    </w:p>
    <w:p w14:paraId="2720314A" w14:textId="77777777" w:rsidR="003410EE" w:rsidRPr="00426D98" w:rsidDel="00426D98" w:rsidRDefault="003410EE" w:rsidP="00771AE3">
      <w:pPr>
        <w:rPr>
          <w:del w:id="6191" w:author="Marciante, Teresa Lucia (IT - Roma)" w:date="2019-02-07T19:14:00Z"/>
          <w:rFonts w:ascii="Garamond" w:hAnsi="Garamond" w:cs="Courier New"/>
          <w:sz w:val="18"/>
          <w:szCs w:val="18"/>
          <w:lang w:val="en-US"/>
        </w:rPr>
      </w:pPr>
    </w:p>
    <w:p w14:paraId="190F9B08" w14:textId="77777777" w:rsidR="003410EE" w:rsidRPr="00426D98" w:rsidDel="00426D98" w:rsidRDefault="003410EE" w:rsidP="00771AE3">
      <w:pPr>
        <w:rPr>
          <w:del w:id="6192" w:author="Marciante, Teresa Lucia (IT - Roma)" w:date="2019-02-07T19:14:00Z"/>
          <w:rFonts w:ascii="Garamond" w:hAnsi="Garamond" w:cs="Courier New"/>
          <w:sz w:val="18"/>
          <w:szCs w:val="18"/>
          <w:lang w:val="en-US"/>
        </w:rPr>
      </w:pPr>
      <w:del w:id="6193"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trns:order_response:3</w:delText>
        </w:r>
        <w:r w:rsidRPr="00426D98" w:rsidDel="00426D98">
          <w:rPr>
            <w:rFonts w:ascii="Garamond" w:hAnsi="Garamond" w:cs="Courier New"/>
            <w:sz w:val="18"/>
            <w:szCs w:val="18"/>
            <w:lang w:val="en-US"/>
          </w:rPr>
          <w:delText>&lt;cbc:CustomizationID&gt;</w:delText>
        </w:r>
      </w:del>
    </w:p>
    <w:p w14:paraId="06BB4FC3" w14:textId="77777777" w:rsidR="00746BDC" w:rsidRPr="00426D98" w:rsidDel="00426D98" w:rsidRDefault="00746BDC" w:rsidP="00771AE3">
      <w:pPr>
        <w:rPr>
          <w:del w:id="6194" w:author="Marciante, Teresa Lucia (IT - Roma)" w:date="2019-02-07T19:14:00Z"/>
          <w:rFonts w:ascii="Garamond" w:hAnsi="Garamond" w:cs="Courier New"/>
          <w:sz w:val="18"/>
          <w:szCs w:val="18"/>
          <w:lang w:val="en-US"/>
        </w:rPr>
      </w:pPr>
      <w:del w:id="6195" w:author="Marciante, Teresa Lucia (IT - Roma)" w:date="2019-02-07T19:14:00Z">
        <w:r w:rsidRPr="00426D98" w:rsidDel="00426D98">
          <w:rPr>
            <w:rFonts w:ascii="Garamond" w:hAnsi="Garamond" w:cs="Courier New"/>
            <w:sz w:val="18"/>
            <w:szCs w:val="18"/>
            <w:lang w:val="en-US"/>
          </w:rPr>
          <w:delText>&lt;cbc:ProfileID&gt;</w:delText>
        </w:r>
        <w:r w:rsidR="00654BE0" w:rsidRPr="00426D98" w:rsidDel="00426D98">
          <w:rPr>
            <w:rFonts w:ascii="Garamond" w:hAnsi="Garamond" w:cs="Courier New"/>
            <w:sz w:val="18"/>
            <w:szCs w:val="18"/>
            <w:lang w:val="en-US"/>
          </w:rPr>
          <w:delText>urn:fdc:peppol.eu:poacc:</w:delText>
        </w:r>
        <w:r w:rsidR="00654BE0" w:rsidRPr="00426D98" w:rsidDel="00426D98">
          <w:rPr>
            <w:rFonts w:ascii="Garamond" w:hAnsi="Garamond" w:cs="Courier New"/>
            <w:color w:val="FF0000"/>
            <w:sz w:val="18"/>
            <w:szCs w:val="18"/>
            <w:lang w:val="en-US"/>
          </w:rPr>
          <w:delText>bis:ordering:3</w:delText>
        </w:r>
        <w:r w:rsidRPr="00426D98" w:rsidDel="00426D98">
          <w:rPr>
            <w:rFonts w:ascii="Garamond" w:hAnsi="Garamond" w:cs="Courier New"/>
            <w:sz w:val="18"/>
            <w:szCs w:val="18"/>
            <w:lang w:val="en-US"/>
          </w:rPr>
          <w:delText>&lt;/cbc:ProfileID&gt;</w:delText>
        </w:r>
      </w:del>
    </w:p>
    <w:p w14:paraId="5AEF94C0" w14:textId="77777777" w:rsidR="00746BDC" w:rsidRPr="00426D98" w:rsidDel="00426D98" w:rsidRDefault="00746BDC" w:rsidP="00771AE3">
      <w:pPr>
        <w:rPr>
          <w:del w:id="6196" w:author="Marciante, Teresa Lucia (IT - Roma)" w:date="2019-02-07T19:14:00Z"/>
          <w:rFonts w:ascii="Garamond" w:hAnsi="Garamond" w:cs="Courier New"/>
          <w:sz w:val="18"/>
          <w:szCs w:val="18"/>
          <w:lang w:val="en-US"/>
        </w:rPr>
      </w:pPr>
      <w:del w:id="6197"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360</w:delText>
        </w:r>
        <w:r w:rsidRPr="00426D98" w:rsidDel="00426D98">
          <w:rPr>
            <w:rFonts w:ascii="Garamond" w:hAnsi="Garamond" w:cs="Courier New"/>
            <w:sz w:val="18"/>
            <w:szCs w:val="18"/>
            <w:lang w:val="en-US"/>
          </w:rPr>
          <w:delText>&lt;/cbc:ID&gt;</w:delText>
        </w:r>
      </w:del>
    </w:p>
    <w:p w14:paraId="342A6A55" w14:textId="77777777" w:rsidR="00746BDC" w:rsidRPr="00426D98" w:rsidDel="00426D98" w:rsidRDefault="00746BDC" w:rsidP="00771AE3">
      <w:pPr>
        <w:rPr>
          <w:del w:id="6198" w:author="Marciante, Teresa Lucia (IT - Roma)" w:date="2019-02-07T19:14:00Z"/>
          <w:rFonts w:ascii="Garamond" w:hAnsi="Garamond" w:cs="Courier New"/>
          <w:sz w:val="18"/>
          <w:szCs w:val="18"/>
          <w:lang w:val="en-US"/>
        </w:rPr>
      </w:pPr>
      <w:del w:id="6199"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2018-03-15</w:delText>
        </w:r>
        <w:r w:rsidRPr="00426D98" w:rsidDel="00426D98">
          <w:rPr>
            <w:rFonts w:ascii="Garamond" w:hAnsi="Garamond" w:cs="Courier New"/>
            <w:sz w:val="18"/>
            <w:szCs w:val="18"/>
            <w:lang w:val="en-US"/>
          </w:rPr>
          <w:delText>&lt;cbc:IssueDate&gt;</w:delText>
        </w:r>
      </w:del>
    </w:p>
    <w:p w14:paraId="5A3E1DE3" w14:textId="77777777" w:rsidR="00746BDC" w:rsidRPr="00426D98" w:rsidDel="00426D98" w:rsidRDefault="00746BDC" w:rsidP="00771AE3">
      <w:pPr>
        <w:rPr>
          <w:del w:id="6200" w:author="Marciante, Teresa Lucia (IT - Roma)" w:date="2019-02-07T19:14:00Z"/>
          <w:rFonts w:ascii="Garamond" w:hAnsi="Garamond" w:cs="Courier New"/>
          <w:sz w:val="18"/>
          <w:szCs w:val="18"/>
          <w:lang w:val="en-US"/>
        </w:rPr>
      </w:pPr>
      <w:del w:id="6201" w:author="Marciante, Teresa Lucia (IT - Roma)" w:date="2019-02-07T19:14:00Z">
        <w:r w:rsidRPr="00426D98" w:rsidDel="00426D98">
          <w:rPr>
            <w:rFonts w:ascii="Garamond" w:hAnsi="Garamond" w:cs="Courier New"/>
            <w:sz w:val="18"/>
            <w:szCs w:val="18"/>
            <w:lang w:val="en-US"/>
          </w:rPr>
          <w:delText>&lt;cbc:OrderResponseCode&gt;</w:delText>
        </w:r>
        <w:r w:rsidR="00DF6E10" w:rsidRPr="00426D98" w:rsidDel="00426D98">
          <w:rPr>
            <w:rFonts w:ascii="Garamond" w:hAnsi="Garamond" w:cs="Courier New"/>
            <w:color w:val="FF0000"/>
            <w:sz w:val="18"/>
            <w:szCs w:val="18"/>
            <w:lang w:val="en-US"/>
          </w:rPr>
          <w:delText>RE</w:delText>
        </w:r>
        <w:r w:rsidRPr="00426D98" w:rsidDel="00426D98">
          <w:rPr>
            <w:rFonts w:ascii="Garamond" w:hAnsi="Garamond" w:cs="Courier New"/>
            <w:sz w:val="18"/>
            <w:szCs w:val="18"/>
            <w:lang w:val="en-US"/>
          </w:rPr>
          <w:delText>&lt;/cbc:OrderResponseCode&gt;</w:delText>
        </w:r>
      </w:del>
    </w:p>
    <w:p w14:paraId="1C0D7398" w14:textId="77777777" w:rsidR="00746BDC" w:rsidRPr="00426D98" w:rsidDel="00426D98" w:rsidRDefault="00746BDC" w:rsidP="00771AE3">
      <w:pPr>
        <w:rPr>
          <w:del w:id="6202" w:author="Marciante, Teresa Lucia (IT - Roma)" w:date="2019-02-07T19:14:00Z"/>
          <w:rFonts w:ascii="Garamond" w:hAnsi="Garamond" w:cs="Courier New"/>
          <w:sz w:val="18"/>
          <w:szCs w:val="18"/>
          <w:lang w:val="en-US"/>
        </w:rPr>
      </w:pPr>
      <w:del w:id="6203" w:author="Marciante, Teresa Lucia (IT - Roma)" w:date="2019-02-07T19:14:00Z">
        <w:r w:rsidRPr="00426D98" w:rsidDel="00426D98">
          <w:rPr>
            <w:rFonts w:ascii="Garamond" w:hAnsi="Garamond" w:cs="Courier New"/>
            <w:sz w:val="18"/>
            <w:szCs w:val="18"/>
            <w:lang w:val="en-US"/>
          </w:rPr>
          <w:delText>…</w:delText>
        </w:r>
      </w:del>
    </w:p>
    <w:p w14:paraId="4B1857CC" w14:textId="77777777" w:rsidR="009C660A" w:rsidRPr="00426D98" w:rsidDel="00426D98" w:rsidRDefault="009C660A" w:rsidP="00771AE3">
      <w:pPr>
        <w:rPr>
          <w:del w:id="6204" w:author="Marciante, Teresa Lucia (IT - Roma)" w:date="2019-02-07T19:14:00Z"/>
          <w:rFonts w:ascii="Garamond" w:hAnsi="Garamond" w:cs="Courier New"/>
          <w:sz w:val="18"/>
          <w:szCs w:val="18"/>
          <w:lang w:val="en-US"/>
        </w:rPr>
      </w:pPr>
      <w:del w:id="6205" w:author="Marciante, Teresa Lucia (IT - Roma)" w:date="2019-02-07T19:14:00Z">
        <w:r w:rsidRPr="00426D98" w:rsidDel="00426D98">
          <w:rPr>
            <w:rFonts w:ascii="Garamond" w:hAnsi="Garamond" w:cs="Courier New"/>
            <w:sz w:val="18"/>
            <w:szCs w:val="18"/>
            <w:lang w:val="en-US"/>
          </w:rPr>
          <w:delText>&lt;cac:OrderReference&gt;</w:delText>
        </w:r>
      </w:del>
    </w:p>
    <w:p w14:paraId="7FED152E" w14:textId="77777777" w:rsidR="009C660A" w:rsidRPr="00426D98" w:rsidDel="00426D98" w:rsidRDefault="009C660A" w:rsidP="00771AE3">
      <w:pPr>
        <w:rPr>
          <w:del w:id="6206" w:author="Marciante, Teresa Lucia (IT - Roma)" w:date="2019-02-07T19:14:00Z"/>
          <w:rFonts w:ascii="Garamond" w:hAnsi="Garamond" w:cs="Courier New"/>
          <w:sz w:val="18"/>
          <w:szCs w:val="18"/>
          <w:lang w:val="en-US"/>
        </w:rPr>
      </w:pPr>
      <w:del w:id="6207"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w:delText>
        </w:r>
        <w:r w:rsidR="0020290D" w:rsidRPr="00426D98" w:rsidDel="00426D98">
          <w:rPr>
            <w:rFonts w:ascii="Garamond" w:hAnsi="Garamond" w:cs="Courier New"/>
            <w:color w:val="FF0000"/>
            <w:sz w:val="18"/>
            <w:szCs w:val="18"/>
            <w:lang w:val="en-US"/>
          </w:rPr>
          <w:delText>0</w:delText>
        </w:r>
        <w:r w:rsidRPr="00426D98" w:rsidDel="00426D98">
          <w:rPr>
            <w:rFonts w:ascii="Garamond" w:hAnsi="Garamond" w:cs="Courier New"/>
            <w:sz w:val="18"/>
            <w:szCs w:val="18"/>
            <w:lang w:val="en-US"/>
          </w:rPr>
          <w:delText>&lt;/cbc:ID&gt;</w:delText>
        </w:r>
      </w:del>
    </w:p>
    <w:p w14:paraId="45529161" w14:textId="77777777" w:rsidR="009C660A" w:rsidRPr="00426D98" w:rsidDel="00426D98" w:rsidRDefault="009C660A" w:rsidP="00771AE3">
      <w:pPr>
        <w:rPr>
          <w:del w:id="6208" w:author="Marciante, Teresa Lucia (IT - Roma)" w:date="2019-02-07T19:14:00Z"/>
          <w:rFonts w:ascii="Garamond" w:hAnsi="Garamond" w:cs="Courier New"/>
          <w:sz w:val="18"/>
          <w:szCs w:val="18"/>
          <w:lang w:val="en-US"/>
        </w:rPr>
      </w:pPr>
      <w:del w:id="6209"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&lt;/IssueDate&gt;</w:delText>
        </w:r>
      </w:del>
    </w:p>
    <w:p w14:paraId="0B9FFFE5" w14:textId="77777777" w:rsidR="009C660A" w:rsidRPr="00426D98" w:rsidDel="00426D98" w:rsidRDefault="009C660A" w:rsidP="00771AE3">
      <w:pPr>
        <w:rPr>
          <w:del w:id="6210" w:author="Marciante, Teresa Lucia (IT - Roma)" w:date="2019-02-07T19:14:00Z"/>
          <w:rFonts w:ascii="Garamond" w:hAnsi="Garamond" w:cs="Courier New"/>
          <w:sz w:val="18"/>
          <w:szCs w:val="18"/>
          <w:lang w:val="en-US"/>
        </w:rPr>
      </w:pPr>
      <w:del w:id="6211" w:author="Marciante, Teresa Lucia (IT - Roma)" w:date="2019-02-07T19:14:00Z">
        <w:r w:rsidRPr="00426D98" w:rsidDel="00426D98">
          <w:rPr>
            <w:rFonts w:ascii="Garamond" w:hAnsi="Garamond" w:cs="Courier New"/>
            <w:sz w:val="18"/>
            <w:szCs w:val="18"/>
            <w:lang w:val="en-US"/>
          </w:rPr>
          <w:tab/>
          <w:delText>&lt;cac:IssuerParty&gt;</w:delText>
        </w:r>
      </w:del>
    </w:p>
    <w:p w14:paraId="1428BCE0" w14:textId="77777777" w:rsidR="009C660A" w:rsidRPr="00426D98" w:rsidDel="00426D98" w:rsidRDefault="009C660A" w:rsidP="00771AE3">
      <w:pPr>
        <w:rPr>
          <w:del w:id="6212" w:author="Marciante, Teresa Lucia (IT - Roma)" w:date="2019-02-07T19:14:00Z"/>
          <w:rFonts w:ascii="Garamond" w:hAnsi="Garamond" w:cs="Courier New"/>
          <w:sz w:val="18"/>
          <w:szCs w:val="18"/>
          <w:lang w:val="en-US"/>
        </w:rPr>
      </w:pPr>
      <w:del w:id="6213" w:author="Marciante, Teresa Lucia (IT - Roma)" w:date="2019-02-07T19:14:00Z">
        <w:r w:rsidRPr="00426D98" w:rsidDel="00426D98">
          <w:rPr>
            <w:lang w:val="en-US"/>
          </w:rPr>
          <w:tab/>
        </w:r>
        <w:r w:rsidRPr="00426D98" w:rsidDel="00426D98">
          <w:rPr>
            <w:lang w:val="en-US"/>
          </w:rPr>
          <w:tab/>
        </w:r>
        <w:r w:rsidRPr="00426D98" w:rsidDel="00426D98">
          <w:rPr>
            <w:rFonts w:ascii="Garamond" w:hAnsi="Garamond" w:cs="Courier New"/>
            <w:sz w:val="18"/>
            <w:szCs w:val="18"/>
            <w:lang w:val="en-US"/>
          </w:rPr>
          <w:delText>&lt;cac:PartyIdentification&gt;</w:delText>
        </w:r>
      </w:del>
    </w:p>
    <w:p w14:paraId="79E29831" w14:textId="77777777" w:rsidR="009C660A" w:rsidRPr="00426D98" w:rsidDel="00426D98" w:rsidRDefault="009C660A" w:rsidP="00771AE3">
      <w:pPr>
        <w:rPr>
          <w:del w:id="6214" w:author="Marciante, Teresa Lucia (IT - Roma)" w:date="2019-02-07T19:14:00Z"/>
          <w:rFonts w:ascii="Garamond" w:hAnsi="Garamond" w:cs="Courier New"/>
          <w:sz w:val="18"/>
          <w:szCs w:val="18"/>
          <w:lang w:val="en-US"/>
        </w:rPr>
      </w:pPr>
      <w:del w:id="6215" w:author="Marciante, Teresa Lucia (IT - Roma)" w:date="2019-02-07T19:14:00Z">
        <w:r w:rsidRPr="00426D98" w:rsidDel="00426D98">
          <w:rPr>
            <w:rFonts w:ascii="Garamond" w:hAnsi="Garamond" w:cs="Courier New"/>
            <w:sz w:val="18"/>
            <w:szCs w:val="18"/>
            <w:lang w:val="en-US"/>
          </w:rPr>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04F58032" w14:textId="77777777" w:rsidR="009C660A" w:rsidRPr="00426D98" w:rsidDel="00426D98" w:rsidRDefault="009C660A" w:rsidP="00771AE3">
      <w:pPr>
        <w:rPr>
          <w:del w:id="6216" w:author="Marciante, Teresa Lucia (IT - Roma)" w:date="2019-02-07T19:14:00Z"/>
          <w:rFonts w:ascii="Garamond" w:hAnsi="Garamond" w:cs="Courier New"/>
          <w:sz w:val="18"/>
          <w:szCs w:val="18"/>
          <w:lang w:val="en-US"/>
        </w:rPr>
      </w:pPr>
      <w:del w:id="6217" w:author="Marciante, Teresa Lucia (IT - Roma)" w:date="2019-02-07T19:14:00Z">
        <w:r w:rsidRPr="00426D98" w:rsidDel="00426D98">
          <w:rPr>
            <w:rFonts w:ascii="Garamond" w:hAnsi="Garamond" w:cs="Courier New"/>
            <w:sz w:val="18"/>
            <w:szCs w:val="18"/>
            <w:lang w:val="en-US"/>
          </w:rPr>
          <w:delText>&lt;/cac:PartyIdentification&gt;</w:delText>
        </w:r>
      </w:del>
    </w:p>
    <w:p w14:paraId="5943C352" w14:textId="77777777" w:rsidR="009C660A" w:rsidRPr="00426D98" w:rsidDel="00426D98" w:rsidRDefault="009C660A" w:rsidP="00771AE3">
      <w:pPr>
        <w:rPr>
          <w:del w:id="6218" w:author="Marciante, Teresa Lucia (IT - Roma)" w:date="2019-02-07T19:14:00Z"/>
          <w:rFonts w:ascii="Garamond" w:hAnsi="Garamond" w:cs="Courier New"/>
          <w:sz w:val="18"/>
          <w:szCs w:val="18"/>
          <w:lang w:val="en-US"/>
        </w:rPr>
      </w:pPr>
      <w:del w:id="6219" w:author="Marciante, Teresa Lucia (IT - Roma)" w:date="2019-02-07T19:14:00Z">
        <w:r w:rsidRPr="00426D98" w:rsidDel="00426D98">
          <w:rPr>
            <w:rFonts w:ascii="Garamond" w:hAnsi="Garamond" w:cs="Courier New"/>
            <w:sz w:val="18"/>
            <w:szCs w:val="18"/>
            <w:lang w:val="en-US"/>
          </w:rPr>
          <w:delText>&lt;/cac: :IssuerParty &gt;</w:delText>
        </w:r>
      </w:del>
    </w:p>
    <w:p w14:paraId="17A913BB" w14:textId="77777777" w:rsidR="009C660A" w:rsidRPr="00426D98" w:rsidDel="00426D98" w:rsidRDefault="009C660A" w:rsidP="00771AE3">
      <w:pPr>
        <w:rPr>
          <w:del w:id="6220" w:author="Marciante, Teresa Lucia (IT - Roma)" w:date="2019-02-07T19:14:00Z"/>
          <w:rFonts w:ascii="Garamond" w:hAnsi="Garamond" w:cs="Courier New"/>
          <w:sz w:val="18"/>
          <w:szCs w:val="18"/>
          <w:lang w:val="en-US"/>
        </w:rPr>
      </w:pPr>
      <w:del w:id="6221" w:author="Marciante, Teresa Lucia (IT - Roma)" w:date="2019-02-07T19:14:00Z">
        <w:r w:rsidRPr="00426D98" w:rsidDel="00426D98">
          <w:rPr>
            <w:rFonts w:ascii="Garamond" w:hAnsi="Garamond" w:cs="Courier New"/>
            <w:sz w:val="18"/>
            <w:szCs w:val="18"/>
            <w:lang w:val="en-US"/>
          </w:rPr>
          <w:delText>&lt;/cac:OrderReference&gt;</w:delText>
        </w:r>
      </w:del>
    </w:p>
    <w:p w14:paraId="4C66B8D6" w14:textId="77777777" w:rsidR="00746BDC" w:rsidRPr="00426D98" w:rsidDel="00426D98" w:rsidRDefault="00746BDC" w:rsidP="00771AE3">
      <w:pPr>
        <w:rPr>
          <w:del w:id="6222" w:author="Marciante, Teresa Lucia (IT - Roma)" w:date="2019-02-07T19:14:00Z"/>
          <w:rFonts w:ascii="Garamond" w:hAnsi="Garamond" w:cs="Courier New"/>
          <w:sz w:val="18"/>
          <w:szCs w:val="18"/>
          <w:lang w:val="en-US"/>
        </w:rPr>
      </w:pPr>
      <w:del w:id="6223" w:author="Marciante, Teresa Lucia (IT - Roma)" w:date="2019-02-07T19:14:00Z">
        <w:r w:rsidRPr="00426D98" w:rsidDel="00426D98">
          <w:rPr>
            <w:rFonts w:ascii="Garamond" w:hAnsi="Garamond" w:cs="Courier New"/>
            <w:sz w:val="18"/>
            <w:szCs w:val="18"/>
            <w:lang w:val="en-US"/>
          </w:rPr>
          <w:delText>…</w:delText>
        </w:r>
      </w:del>
    </w:p>
    <w:p w14:paraId="1BCDC3A9" w14:textId="77777777" w:rsidR="00746BDC" w:rsidRPr="00426D98" w:rsidDel="00426D98" w:rsidRDefault="00746BDC" w:rsidP="00771AE3">
      <w:pPr>
        <w:rPr>
          <w:del w:id="6224" w:author="Marciante, Teresa Lucia (IT - Roma)" w:date="2019-02-07T19:14:00Z"/>
          <w:rFonts w:ascii="Garamond" w:hAnsi="Garamond" w:cs="Courier New"/>
          <w:sz w:val="18"/>
          <w:szCs w:val="18"/>
          <w:lang w:val="en-US"/>
        </w:rPr>
      </w:pPr>
      <w:del w:id="6225" w:author="Marciante, Teresa Lucia (IT - Roma)" w:date="2019-02-07T19:14:00Z">
        <w:r w:rsidRPr="00426D98" w:rsidDel="00426D98">
          <w:rPr>
            <w:rFonts w:ascii="Garamond" w:hAnsi="Garamond" w:cs="Courier New"/>
            <w:sz w:val="18"/>
            <w:szCs w:val="18"/>
            <w:lang w:val="en-US"/>
          </w:rPr>
          <w:delText>&lt;cac:SellerSupplierParty&gt;</w:delText>
        </w:r>
      </w:del>
    </w:p>
    <w:p w14:paraId="3FD7DCAC" w14:textId="77777777" w:rsidR="00746BDC" w:rsidRPr="00426D98" w:rsidDel="00426D98" w:rsidRDefault="00746BDC" w:rsidP="00771AE3">
      <w:pPr>
        <w:rPr>
          <w:del w:id="6226" w:author="Marciante, Teresa Lucia (IT - Roma)" w:date="2019-02-07T19:14:00Z"/>
          <w:rFonts w:ascii="Garamond" w:hAnsi="Garamond" w:cs="Courier New"/>
          <w:sz w:val="18"/>
          <w:szCs w:val="18"/>
          <w:lang w:val="en-US"/>
        </w:rPr>
      </w:pPr>
      <w:del w:id="6227" w:author="Marciante, Teresa Lucia (IT - Roma)" w:date="2019-02-07T19:14:00Z">
        <w:r w:rsidRPr="00426D98" w:rsidDel="00426D98">
          <w:rPr>
            <w:rFonts w:ascii="Garamond" w:hAnsi="Garamond" w:cs="Courier New"/>
            <w:sz w:val="18"/>
            <w:szCs w:val="18"/>
            <w:lang w:val="en-US"/>
          </w:rPr>
          <w:delText>&lt;cac:PartyIdentification&gt;</w:delText>
        </w:r>
      </w:del>
    </w:p>
    <w:p w14:paraId="573987C0" w14:textId="77777777" w:rsidR="00746BDC" w:rsidRPr="00426D98" w:rsidDel="00426D98" w:rsidRDefault="00C436DF" w:rsidP="00771AE3">
      <w:pPr>
        <w:rPr>
          <w:del w:id="6228" w:author="Marciante, Teresa Lucia (IT - Roma)" w:date="2019-02-07T19:14:00Z"/>
          <w:rFonts w:ascii="Garamond" w:hAnsi="Garamond" w:cs="Courier New"/>
          <w:sz w:val="18"/>
          <w:szCs w:val="18"/>
          <w:lang w:val="en-US"/>
        </w:rPr>
      </w:pPr>
      <w:del w:id="622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w:delText>
        </w:r>
        <w:r w:rsidR="00746BDC" w:rsidRPr="00426D98" w:rsidDel="00426D98">
          <w:rPr>
            <w:rFonts w:ascii="Garamond" w:hAnsi="Garamond" w:cs="Courier New"/>
            <w:sz w:val="18"/>
            <w:szCs w:val="18"/>
            <w:lang w:val="en-US"/>
          </w:rPr>
          <w:delText>”&gt;</w:delText>
        </w:r>
        <w:r w:rsidRPr="00426D98" w:rsidDel="00426D98">
          <w:rPr>
            <w:rFonts w:ascii="Garamond" w:hAnsi="Garamond" w:cs="Courier New"/>
            <w:color w:val="FF0000"/>
            <w:sz w:val="18"/>
            <w:szCs w:val="18"/>
            <w:lang w:val="en-US"/>
          </w:rPr>
          <w:delText>123456789</w:delText>
        </w:r>
        <w:r w:rsidR="00746BDC" w:rsidRPr="00426D98" w:rsidDel="00426D98">
          <w:rPr>
            <w:rFonts w:ascii="Garamond" w:hAnsi="Garamond" w:cs="Courier New"/>
            <w:color w:val="FF0000"/>
            <w:sz w:val="18"/>
            <w:szCs w:val="18"/>
            <w:lang w:val="en-US"/>
          </w:rPr>
          <w:delText>cc</w:delText>
        </w:r>
        <w:r w:rsidR="00746BDC" w:rsidRPr="00426D98" w:rsidDel="00426D98">
          <w:rPr>
            <w:rFonts w:ascii="Garamond" w:hAnsi="Garamond" w:cs="Courier New"/>
            <w:sz w:val="18"/>
            <w:szCs w:val="18"/>
            <w:lang w:val="en-US"/>
          </w:rPr>
          <w:delText>&lt;/cbc:ID&gt;</w:delText>
        </w:r>
      </w:del>
    </w:p>
    <w:p w14:paraId="5519C5B6" w14:textId="77777777" w:rsidR="00746BDC" w:rsidRPr="00426D98" w:rsidDel="00426D98" w:rsidRDefault="00746BDC" w:rsidP="00771AE3">
      <w:pPr>
        <w:rPr>
          <w:del w:id="6230" w:author="Marciante, Teresa Lucia (IT - Roma)" w:date="2019-02-07T19:14:00Z"/>
          <w:rFonts w:ascii="Garamond" w:hAnsi="Garamond" w:cs="Courier New"/>
          <w:sz w:val="18"/>
          <w:szCs w:val="18"/>
          <w:lang w:val="en-US"/>
        </w:rPr>
      </w:pPr>
      <w:del w:id="6231" w:author="Marciante, Teresa Lucia (IT - Roma)" w:date="2019-02-07T19:14:00Z">
        <w:r w:rsidRPr="00426D98" w:rsidDel="00426D98">
          <w:rPr>
            <w:rFonts w:ascii="Garamond" w:hAnsi="Garamond" w:cs="Courier New"/>
            <w:sz w:val="18"/>
            <w:szCs w:val="18"/>
            <w:lang w:val="en-US"/>
          </w:rPr>
          <w:delText>&lt;/cac:PartyIdentification&gt;</w:delText>
        </w:r>
      </w:del>
    </w:p>
    <w:p w14:paraId="58C2C5B6" w14:textId="77777777" w:rsidR="00746BDC" w:rsidRPr="00426D98" w:rsidDel="00426D98" w:rsidRDefault="00746BDC" w:rsidP="00771AE3">
      <w:pPr>
        <w:rPr>
          <w:del w:id="6232" w:author="Marciante, Teresa Lucia (IT - Roma)" w:date="2019-02-07T19:14:00Z"/>
          <w:rFonts w:ascii="Garamond" w:hAnsi="Garamond" w:cs="Courier New"/>
          <w:sz w:val="18"/>
          <w:szCs w:val="18"/>
          <w:lang w:val="en-US"/>
        </w:rPr>
      </w:pPr>
      <w:del w:id="6233" w:author="Marciante, Teresa Lucia (IT - Roma)" w:date="2019-02-07T19:14:00Z">
        <w:r w:rsidRPr="00426D98" w:rsidDel="00426D98">
          <w:rPr>
            <w:rFonts w:ascii="Garamond" w:hAnsi="Garamond" w:cs="Courier New"/>
            <w:sz w:val="18"/>
            <w:szCs w:val="18"/>
            <w:lang w:val="en-US"/>
          </w:rPr>
          <w:delText>&lt;/cac:SellerSupplierParty&gt;</w:delText>
        </w:r>
      </w:del>
    </w:p>
    <w:p w14:paraId="4327B4DA" w14:textId="77777777" w:rsidR="00746BDC" w:rsidRPr="00426D98" w:rsidDel="00426D98" w:rsidRDefault="00746BDC" w:rsidP="00771AE3">
      <w:pPr>
        <w:rPr>
          <w:del w:id="6234" w:author="Marciante, Teresa Lucia (IT - Roma)" w:date="2019-02-07T19:14:00Z"/>
          <w:rFonts w:ascii="Garamond" w:hAnsi="Garamond" w:cs="Courier New"/>
          <w:sz w:val="18"/>
          <w:szCs w:val="18"/>
          <w:lang w:val="en-US"/>
        </w:rPr>
      </w:pPr>
      <w:del w:id="6235" w:author="Marciante, Teresa Lucia (IT - Roma)" w:date="2019-02-07T19:14:00Z">
        <w:r w:rsidRPr="00426D98" w:rsidDel="00426D98">
          <w:rPr>
            <w:rFonts w:ascii="Garamond" w:hAnsi="Garamond" w:cs="Courier New"/>
            <w:sz w:val="18"/>
            <w:szCs w:val="18"/>
            <w:lang w:val="en-US"/>
          </w:rPr>
          <w:delText>…</w:delText>
        </w:r>
      </w:del>
    </w:p>
    <w:p w14:paraId="6551F1F3" w14:textId="77777777" w:rsidR="00746BDC" w:rsidRPr="00426D98" w:rsidDel="00426D98" w:rsidRDefault="00746BDC" w:rsidP="00771AE3">
      <w:pPr>
        <w:rPr>
          <w:del w:id="6236" w:author="Marciante, Teresa Lucia (IT - Roma)" w:date="2019-02-07T19:14:00Z"/>
          <w:rFonts w:ascii="Garamond" w:hAnsi="Garamond" w:cs="Courier New"/>
          <w:sz w:val="18"/>
          <w:szCs w:val="18"/>
          <w:lang w:val="en-US"/>
        </w:rPr>
      </w:pPr>
      <w:del w:id="6237" w:author="Marciante, Teresa Lucia (IT - Roma)" w:date="2019-02-07T19:14:00Z">
        <w:r w:rsidRPr="00426D98" w:rsidDel="00426D98">
          <w:rPr>
            <w:rFonts w:ascii="Garamond" w:hAnsi="Garamond" w:cs="Courier New"/>
            <w:sz w:val="18"/>
            <w:szCs w:val="18"/>
            <w:lang w:val="en-US"/>
          </w:rPr>
          <w:delText>&lt;cac:BuyerCustomerParty&gt;</w:delText>
        </w:r>
      </w:del>
    </w:p>
    <w:p w14:paraId="13BBE08E" w14:textId="77777777" w:rsidR="00746BDC" w:rsidRPr="00426D98" w:rsidDel="00426D98" w:rsidRDefault="00746BDC" w:rsidP="00771AE3">
      <w:pPr>
        <w:rPr>
          <w:del w:id="6238" w:author="Marciante, Teresa Lucia (IT - Roma)" w:date="2019-02-07T19:14:00Z"/>
          <w:rFonts w:ascii="Garamond" w:hAnsi="Garamond" w:cs="Courier New"/>
          <w:sz w:val="18"/>
          <w:szCs w:val="18"/>
          <w:lang w:val="en-US"/>
        </w:rPr>
      </w:pPr>
      <w:del w:id="6239" w:author="Marciante, Teresa Lucia (IT - Roma)" w:date="2019-02-07T19:14:00Z">
        <w:r w:rsidRPr="00426D98" w:rsidDel="00426D98">
          <w:rPr>
            <w:rFonts w:ascii="Garamond" w:hAnsi="Garamond" w:cs="Courier New"/>
            <w:sz w:val="18"/>
            <w:szCs w:val="18"/>
            <w:lang w:val="en-US"/>
          </w:rPr>
          <w:delText>&lt;cac:PartyIdentification&gt;</w:delText>
        </w:r>
      </w:del>
    </w:p>
    <w:p w14:paraId="29A262EE" w14:textId="77777777" w:rsidR="00746BDC" w:rsidRPr="00426D98" w:rsidDel="00426D98" w:rsidRDefault="00746BDC" w:rsidP="00771AE3">
      <w:pPr>
        <w:rPr>
          <w:del w:id="6240" w:author="Marciante, Teresa Lucia (IT - Roma)" w:date="2019-02-07T19:14:00Z"/>
          <w:rFonts w:ascii="Garamond" w:hAnsi="Garamond" w:cs="Courier New"/>
          <w:sz w:val="18"/>
          <w:szCs w:val="18"/>
          <w:lang w:val="en-US"/>
        </w:rPr>
      </w:pPr>
      <w:del w:id="624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bbbbbb</w:delText>
        </w:r>
        <w:r w:rsidRPr="00426D98" w:rsidDel="00426D98">
          <w:rPr>
            <w:rFonts w:ascii="Garamond" w:hAnsi="Garamond" w:cs="Courier New"/>
            <w:sz w:val="18"/>
            <w:szCs w:val="18"/>
            <w:lang w:val="en-US"/>
          </w:rPr>
          <w:delText>&lt;/cbc:ID&gt;</w:delText>
        </w:r>
      </w:del>
    </w:p>
    <w:p w14:paraId="55BA18E7" w14:textId="77777777" w:rsidR="00746BDC" w:rsidRPr="00426D98" w:rsidDel="00426D98" w:rsidRDefault="00746BDC" w:rsidP="00771AE3">
      <w:pPr>
        <w:rPr>
          <w:del w:id="6242" w:author="Marciante, Teresa Lucia (IT - Roma)" w:date="2019-02-07T19:14:00Z"/>
          <w:rFonts w:ascii="Garamond" w:hAnsi="Garamond" w:cs="Courier New"/>
          <w:sz w:val="18"/>
          <w:szCs w:val="18"/>
        </w:rPr>
      </w:pPr>
      <w:del w:id="6243" w:author="Marciante, Teresa Lucia (IT - Roma)" w:date="2019-02-07T19:14:00Z">
        <w:r w:rsidRPr="00426D98" w:rsidDel="00426D98">
          <w:rPr>
            <w:rFonts w:ascii="Garamond" w:hAnsi="Garamond" w:cs="Courier New"/>
            <w:sz w:val="18"/>
            <w:szCs w:val="18"/>
          </w:rPr>
          <w:delText>&lt;/cac:PartyIdentification&gt;</w:delText>
        </w:r>
      </w:del>
    </w:p>
    <w:p w14:paraId="5F5A4AF4" w14:textId="77777777" w:rsidR="00746BDC" w:rsidRPr="00426D98" w:rsidDel="00426D98" w:rsidRDefault="00746BDC" w:rsidP="00771AE3">
      <w:pPr>
        <w:rPr>
          <w:del w:id="6244" w:author="Marciante, Teresa Lucia (IT - Roma)" w:date="2019-02-07T19:14:00Z"/>
          <w:rFonts w:ascii="Garamond" w:hAnsi="Garamond" w:cs="Courier New"/>
          <w:sz w:val="18"/>
          <w:szCs w:val="18"/>
        </w:rPr>
      </w:pPr>
      <w:del w:id="6245" w:author="Marciante, Teresa Lucia (IT - Roma)" w:date="2019-02-07T19:14:00Z">
        <w:r w:rsidRPr="00426D98" w:rsidDel="00426D98">
          <w:rPr>
            <w:rFonts w:ascii="Garamond" w:hAnsi="Garamond" w:cs="Courier New"/>
            <w:sz w:val="18"/>
            <w:szCs w:val="18"/>
          </w:rPr>
          <w:delText>&lt;/cac:BuyerCustomerParty&gt;</w:delText>
        </w:r>
      </w:del>
    </w:p>
    <w:p w14:paraId="25FA6834" w14:textId="77777777" w:rsidR="00746BDC" w:rsidRPr="00426D98" w:rsidDel="00426D98" w:rsidRDefault="00746BDC" w:rsidP="00771AE3">
      <w:pPr>
        <w:rPr>
          <w:del w:id="6246" w:author="Marciante, Teresa Lucia (IT - Roma)" w:date="2019-02-07T19:14:00Z"/>
          <w:rFonts w:ascii="Garamond" w:hAnsi="Garamond" w:cs="Courier New"/>
          <w:sz w:val="18"/>
          <w:szCs w:val="18"/>
        </w:rPr>
      </w:pPr>
      <w:del w:id="6247" w:author="Marciante, Teresa Lucia (IT - Roma)" w:date="2019-02-07T19:14:00Z">
        <w:r w:rsidRPr="00426D98" w:rsidDel="00426D98">
          <w:rPr>
            <w:rFonts w:ascii="Garamond" w:hAnsi="Garamond" w:cs="Courier New"/>
            <w:sz w:val="18"/>
            <w:szCs w:val="18"/>
          </w:rPr>
          <w:delText>…</w:delText>
        </w:r>
      </w:del>
    </w:p>
    <w:p w14:paraId="127C6C82" w14:textId="77777777" w:rsidR="003948D3" w:rsidRPr="00426D98" w:rsidDel="00426D98" w:rsidRDefault="003948D3" w:rsidP="00771AE3">
      <w:pPr>
        <w:rPr>
          <w:del w:id="6248" w:author="Marciante, Teresa Lucia (IT - Roma)" w:date="2019-02-07T19:14:00Z"/>
          <w:rFonts w:ascii="Frutiger LT 45 Light" w:eastAsia="Times New Roman" w:hAnsi="Frutiger LT 45 Light" w:cs="Times New Roman"/>
          <w:b/>
          <w:bCs/>
          <w:smallCaps/>
          <w:szCs w:val="24"/>
        </w:rPr>
      </w:pPr>
      <w:bookmarkStart w:id="6249" w:name="_Ref514781350"/>
      <w:del w:id="6250" w:author="Marciante, Teresa Lucia (IT - Roma)" w:date="2019-02-07T19:14:00Z">
        <w:r w:rsidRPr="00426D98" w:rsidDel="00426D98">
          <w:br w:type="page"/>
        </w:r>
      </w:del>
    </w:p>
    <w:p w14:paraId="4A5B73FE" w14:textId="77777777" w:rsidR="00746BDC" w:rsidRPr="00426D98" w:rsidDel="00426D98" w:rsidRDefault="0019314B" w:rsidP="00771AE3">
      <w:pPr>
        <w:rPr>
          <w:del w:id="6251" w:author="Marciante, Teresa Lucia (IT - Roma)" w:date="2019-02-07T19:14:00Z"/>
        </w:rPr>
      </w:pPr>
      <w:bookmarkStart w:id="6252" w:name="_Ref536481743"/>
      <w:bookmarkStart w:id="6253" w:name="_Toc459585"/>
      <w:del w:id="6254" w:author="Marciante, Teresa Lucia (IT - Roma)" w:date="2019-02-07T19:14:00Z">
        <w:r w:rsidRPr="00426D98" w:rsidDel="00426D98">
          <w:delText xml:space="preserve">Casi di esempio di </w:delText>
        </w:r>
        <w:r w:rsidR="006113A1" w:rsidRPr="00426D98" w:rsidDel="00426D98">
          <w:delText>Ordine di riscontro</w:delText>
        </w:r>
        <w:bookmarkEnd w:id="6249"/>
        <w:bookmarkEnd w:id="6252"/>
        <w:bookmarkEnd w:id="6253"/>
      </w:del>
    </w:p>
    <w:p w14:paraId="317DBD07" w14:textId="77777777" w:rsidR="0019314B" w:rsidRPr="00426D98" w:rsidDel="00426D98" w:rsidRDefault="0019314B" w:rsidP="00771AE3">
      <w:pPr>
        <w:rPr>
          <w:del w:id="6255" w:author="Marciante, Teresa Lucia (IT - Roma)" w:date="2019-02-07T19:14:00Z"/>
        </w:rPr>
      </w:pPr>
      <w:del w:id="6256" w:author="Marciante, Teresa Lucia (IT - Roma)" w:date="2019-02-07T19:14:00Z">
        <w:r w:rsidRPr="00426D98" w:rsidDel="00426D98">
          <w:delText xml:space="preserve">Gli esempi qui riportati si riferiscono </w:delText>
        </w:r>
        <w:r w:rsidR="00EA58F1" w:rsidRPr="00426D98" w:rsidDel="00426D98">
          <w:delText xml:space="preserve">alle regole illustrate </w:delText>
        </w:r>
        <w:r w:rsidRPr="00426D98" w:rsidDel="00426D98">
          <w:delText>nel Paragraf</w:delText>
        </w:r>
        <w:r w:rsidR="00B23194" w:rsidRPr="00426D98" w:rsidDel="00426D98">
          <w:delText xml:space="preserve">o </w:delText>
        </w:r>
        <w:r w:rsidR="00A34DD2" w:rsidRPr="00426D98" w:rsidDel="00426D98">
          <w:fldChar w:fldCharType="begin"/>
        </w:r>
        <w:r w:rsidR="00B23194" w:rsidRPr="00426D98" w:rsidDel="00426D98">
          <w:delInstrText xml:space="preserve"> REF _Ref534872629 \r \h </w:delInstrText>
        </w:r>
        <w:r w:rsidR="00BD51D5" w:rsidRPr="00426D98" w:rsidDel="00426D98">
          <w:delInstrText xml:space="preserve"> \* MERGEFORMAT </w:delInstrText>
        </w:r>
        <w:r w:rsidR="00A34DD2" w:rsidRPr="00426D98" w:rsidDel="00426D98">
          <w:fldChar w:fldCharType="separate"/>
        </w:r>
        <w:r w:rsidR="00B23194" w:rsidRPr="00426D98" w:rsidDel="00426D98">
          <w:delText>3.3.1.6</w:delText>
        </w:r>
        <w:r w:rsidR="00A34DD2" w:rsidRPr="00426D98" w:rsidDel="00426D98">
          <w:fldChar w:fldCharType="end"/>
        </w:r>
        <w:r w:rsidRPr="00426D98" w:rsidDel="00426D98">
          <w:delText>.</w:delText>
        </w:r>
      </w:del>
    </w:p>
    <w:p w14:paraId="3FC982A5" w14:textId="77777777" w:rsidR="0019314B" w:rsidRPr="00426D98" w:rsidDel="00426D98" w:rsidRDefault="0019314B" w:rsidP="00771AE3">
      <w:pPr>
        <w:rPr>
          <w:del w:id="6257" w:author="Marciante, Teresa Lucia (IT - Roma)" w:date="2019-02-07T19:14:00Z"/>
        </w:rPr>
      </w:pPr>
      <w:del w:id="6258" w:author="Marciante, Teresa Lucia (IT - Roma)" w:date="2019-02-07T19:14:00Z">
        <w:r w:rsidRPr="00426D98" w:rsidDel="00426D98">
          <w:delText>Gli attori coinvolti sono:</w:delText>
        </w:r>
      </w:del>
    </w:p>
    <w:p w14:paraId="30A5CA43" w14:textId="77777777" w:rsidR="0019314B" w:rsidRPr="00426D98" w:rsidDel="00426D98" w:rsidRDefault="0019314B" w:rsidP="00771AE3">
      <w:pPr>
        <w:rPr>
          <w:del w:id="6259" w:author="Marciante, Teresa Lucia (IT - Roma)" w:date="2019-02-07T19:14:00Z"/>
        </w:rPr>
      </w:pPr>
      <w:del w:id="6260" w:author="Marciante, Teresa Lucia (IT - Roma)" w:date="2019-02-07T19:14:00Z">
        <w:r w:rsidRPr="00426D98" w:rsidDel="00426D98">
          <w:delText xml:space="preserve">l’ente “A”, </w:delText>
        </w:r>
        <w:r w:rsidR="00042106" w:rsidRPr="00426D98" w:rsidDel="00426D98">
          <w:delText>il cui codice unico per l’emissione di ordini è “aaaaaa” e il codice unico per la fatturazione è “faaaaa”</w:delText>
        </w:r>
        <w:r w:rsidRPr="00426D98" w:rsidDel="00426D98">
          <w:delText>;</w:delText>
        </w:r>
      </w:del>
    </w:p>
    <w:p w14:paraId="634D2968" w14:textId="77777777" w:rsidR="0019314B" w:rsidRPr="00426D98" w:rsidDel="00426D98" w:rsidRDefault="0019314B" w:rsidP="00771AE3">
      <w:pPr>
        <w:rPr>
          <w:del w:id="6261" w:author="Marciante, Teresa Lucia (IT - Roma)" w:date="2019-02-07T19:14:00Z"/>
        </w:rPr>
      </w:pPr>
      <w:del w:id="6262" w:author="Marciante, Teresa Lucia (IT - Roma)" w:date="2019-02-07T19:14:00Z">
        <w:r w:rsidRPr="00426D98" w:rsidDel="00426D98">
          <w:delText>l’impresa “C”, il cui codice unico 123456789cc”;</w:delText>
        </w:r>
      </w:del>
    </w:p>
    <w:p w14:paraId="223A560C" w14:textId="77777777" w:rsidR="0019314B" w:rsidRPr="00426D98" w:rsidDel="00426D98" w:rsidRDefault="0019314B" w:rsidP="00771AE3">
      <w:pPr>
        <w:rPr>
          <w:del w:id="6263" w:author="Marciante, Teresa Lucia (IT - Roma)" w:date="2019-02-07T19:14:00Z"/>
        </w:rPr>
      </w:pPr>
      <w:del w:id="6264" w:author="Marciante, Teresa Lucia (IT - Roma)" w:date="2019-02-07T19:14:00Z">
        <w:r w:rsidRPr="00426D98" w:rsidDel="00426D98">
          <w:delText>l’impresa “D”, il cui codice unico è “987654321dd”, che il 20/2/2018 acquisisce l’impresa “C”.</w:delText>
        </w:r>
      </w:del>
    </w:p>
    <w:p w14:paraId="3303C6FA" w14:textId="77777777" w:rsidR="0019314B" w:rsidRPr="00426D98" w:rsidDel="00426D98" w:rsidRDefault="0019314B" w:rsidP="00771AE3">
      <w:pPr>
        <w:rPr>
          <w:del w:id="6265" w:author="Marciante, Teresa Lucia (IT - Roma)" w:date="2019-02-07T19:14:00Z"/>
          <w:b/>
          <w:u w:val="single"/>
        </w:rPr>
      </w:pPr>
      <w:del w:id="6266" w:author="Marciante, Teresa Lucia (IT - Roma)" w:date="2019-02-07T19:14:00Z">
        <w:r w:rsidRPr="00426D98" w:rsidDel="00426D98">
          <w:rPr>
            <w:b/>
            <w:u w:val="single"/>
          </w:rPr>
          <w:delText>Caso 1</w:delText>
        </w:r>
        <w:r w:rsidR="00B9369A" w:rsidRPr="00426D98" w:rsidDel="00426D98">
          <w:rPr>
            <w:b/>
            <w:u w:val="single"/>
          </w:rPr>
          <w:delText xml:space="preserve">: </w:delText>
        </w:r>
        <w:r w:rsidR="006113A1" w:rsidRPr="00426D98" w:rsidDel="00426D98">
          <w:rPr>
            <w:b/>
            <w:u w:val="single"/>
          </w:rPr>
          <w:delText>Ordine di riscontro</w:delText>
        </w:r>
        <w:r w:rsidR="00B9369A" w:rsidRPr="00426D98" w:rsidDel="00426D98">
          <w:rPr>
            <w:b/>
            <w:u w:val="single"/>
          </w:rPr>
          <w:delText xml:space="preserve"> a Ordine pre-concordato</w:delText>
        </w:r>
        <w:r w:rsidRPr="00426D98" w:rsidDel="00426D98">
          <w:rPr>
            <w:b/>
            <w:u w:val="single"/>
          </w:rPr>
          <w:delText>.</w:delText>
        </w:r>
      </w:del>
    </w:p>
    <w:p w14:paraId="32F53CA3" w14:textId="77777777" w:rsidR="004D617F" w:rsidRPr="00426D98" w:rsidDel="00426D98" w:rsidRDefault="004D617F" w:rsidP="00771AE3">
      <w:pPr>
        <w:rPr>
          <w:del w:id="6267" w:author="Marciante, Teresa Lucia (IT - Roma)" w:date="2019-02-07T19:14:00Z"/>
        </w:rPr>
      </w:pPr>
      <w:del w:id="6268" w:author="Marciante, Teresa Lucia (IT - Roma)" w:date="2019-02-07T19:14:00Z">
        <w:r w:rsidRPr="00426D98" w:rsidDel="00426D98">
          <w:delText xml:space="preserve">In questo esempio il Fornitore invia un Ordine pre-concordato ed il Cliente invia un Ordine di riscontro per </w:delText>
        </w:r>
        <w:r w:rsidR="00714130" w:rsidRPr="00426D98" w:rsidDel="00426D98">
          <w:delText>conferma</w:delText>
        </w:r>
        <w:r w:rsidRPr="00426D98" w:rsidDel="00426D98">
          <w:delText>.</w:delText>
        </w:r>
      </w:del>
    </w:p>
    <w:p w14:paraId="05240E90" w14:textId="77777777" w:rsidR="004D617F" w:rsidRPr="00426D98" w:rsidDel="00426D98" w:rsidRDefault="00F43D69" w:rsidP="00771AE3">
      <w:pPr>
        <w:rPr>
          <w:del w:id="6269" w:author="Marciante, Teresa Lucia (IT - Roma)" w:date="2019-02-07T19:14:00Z"/>
        </w:rPr>
      </w:pPr>
      <w:del w:id="6270" w:author="Marciante, Teresa Lucia (IT - Roma)" w:date="2019-02-07T19:14:00Z">
        <w:r w:rsidRPr="00426D98" w:rsidDel="00426D98">
          <w:delText>E</w:delText>
        </w:r>
        <w:r w:rsidR="004D617F" w:rsidRPr="00426D98" w:rsidDel="00426D98">
          <w:delText xml:space="preserve">ntrambi i Documenti sono inviati utilizzando il processo di Ordinazione pre-concordata (v. Paragrafi </w:delText>
        </w:r>
        <w:r w:rsidR="00A34DD2" w:rsidRPr="00426D98" w:rsidDel="00426D98">
          <w:fldChar w:fldCharType="begin"/>
        </w:r>
        <w:r w:rsidR="004D617F" w:rsidRPr="00426D98" w:rsidDel="00426D98">
          <w:delInstrText xml:space="preserve"> REF _Ref535061443 \r \h </w:delInstrText>
        </w:r>
        <w:r w:rsidR="00BD51D5" w:rsidRPr="00426D98" w:rsidDel="00426D98">
          <w:delInstrText xml:space="preserve"> \* MERGEFORMAT </w:delInstrText>
        </w:r>
        <w:r w:rsidR="00A34DD2" w:rsidRPr="00426D98" w:rsidDel="00426D98">
          <w:fldChar w:fldCharType="separate"/>
        </w:r>
        <w:r w:rsidR="004D617F" w:rsidRPr="00426D98" w:rsidDel="00426D98">
          <w:delText>3.3.1.4</w:delText>
        </w:r>
        <w:r w:rsidR="00A34DD2" w:rsidRPr="00426D98" w:rsidDel="00426D98">
          <w:fldChar w:fldCharType="end"/>
        </w:r>
        <w:r w:rsidR="004D617F" w:rsidRPr="00426D98" w:rsidDel="00426D98">
          <w:delText xml:space="preserve"> e </w:delText>
        </w:r>
        <w:r w:rsidR="00A34DD2" w:rsidRPr="00426D98" w:rsidDel="00426D98">
          <w:fldChar w:fldCharType="begin"/>
        </w:r>
        <w:r w:rsidR="004D617F" w:rsidRPr="00426D98" w:rsidDel="00426D98">
          <w:delInstrText xml:space="preserve"> REF _Ref534872629 \r \h </w:delInstrText>
        </w:r>
        <w:r w:rsidR="00BD51D5" w:rsidRPr="00426D98" w:rsidDel="00426D98">
          <w:delInstrText xml:space="preserve"> \* MERGEFORMAT </w:delInstrText>
        </w:r>
        <w:r w:rsidR="00A34DD2" w:rsidRPr="00426D98" w:rsidDel="00426D98">
          <w:fldChar w:fldCharType="separate"/>
        </w:r>
        <w:r w:rsidR="004D617F" w:rsidRPr="00426D98" w:rsidDel="00426D98">
          <w:delText>3.3.1.6</w:delText>
        </w:r>
        <w:r w:rsidR="00A34DD2" w:rsidRPr="00426D98" w:rsidDel="00426D98">
          <w:fldChar w:fldCharType="end"/>
        </w:r>
        <w:r w:rsidR="004D617F" w:rsidRPr="00426D98" w:rsidDel="00426D98">
          <w:delText>).</w:delText>
        </w:r>
      </w:del>
    </w:p>
    <w:p w14:paraId="534F5984" w14:textId="77777777" w:rsidR="00C94867" w:rsidRPr="00426D98" w:rsidDel="00426D98" w:rsidRDefault="00C94867" w:rsidP="00771AE3">
      <w:pPr>
        <w:rPr>
          <w:del w:id="6271" w:author="Marciante, Teresa Lucia (IT - Roma)" w:date="2019-02-07T19:14:00Z"/>
          <w:rFonts w:ascii="Frutiger LT 45 Light" w:eastAsia="Times New Roman" w:hAnsi="Frutiger LT 45 Light" w:cs="Times New Roman"/>
          <w:u w:val="single"/>
        </w:rPr>
      </w:pPr>
      <w:del w:id="6272" w:author="Marciante, Teresa Lucia (IT - Roma)" w:date="2019-02-07T19:14:00Z">
        <w:r w:rsidRPr="00426D98" w:rsidDel="00426D98">
          <w:rPr>
            <w:u w:val="single"/>
          </w:rPr>
          <w:br w:type="page"/>
        </w:r>
      </w:del>
    </w:p>
    <w:p w14:paraId="262A076E" w14:textId="77777777" w:rsidR="004D617F" w:rsidRPr="00426D98" w:rsidDel="00426D98" w:rsidRDefault="004D617F" w:rsidP="00771AE3">
      <w:pPr>
        <w:rPr>
          <w:del w:id="6273" w:author="Marciante, Teresa Lucia (IT - Roma)" w:date="2019-02-07T19:14:00Z"/>
          <w:u w:val="single"/>
        </w:rPr>
      </w:pPr>
      <w:del w:id="6274" w:author="Marciante, Teresa Lucia (IT - Roma)" w:date="2019-02-07T19:14:00Z">
        <w:r w:rsidRPr="00426D98" w:rsidDel="00426D98">
          <w:rPr>
            <w:u w:val="single"/>
          </w:rPr>
          <w:delText>Descrizione del caso</w:delText>
        </w:r>
      </w:del>
    </w:p>
    <w:p w14:paraId="356BBEB5" w14:textId="77777777" w:rsidR="004D617F" w:rsidRPr="00426D98" w:rsidDel="00426D98" w:rsidRDefault="009879F6" w:rsidP="00771AE3">
      <w:pPr>
        <w:rPr>
          <w:del w:id="6275" w:author="Marciante, Teresa Lucia (IT - Roma)" w:date="2019-02-07T19:14:00Z"/>
        </w:rPr>
      </w:pPr>
      <w:del w:id="6276" w:author="Marciante, Teresa Lucia (IT - Roma)" w:date="2019-02-07T19:14:00Z">
        <w:r w:rsidRPr="00426D98" w:rsidDel="00426D98">
          <w:delText xml:space="preserve">Il 30/1/2018 l’impresa “C” invia </w:delText>
        </w:r>
        <w:r w:rsidR="003948D3" w:rsidRPr="00426D98" w:rsidDel="00426D98">
          <w:delText xml:space="preserve">all’ente “A” </w:delText>
        </w:r>
        <w:r w:rsidRPr="00426D98" w:rsidDel="00426D98">
          <w:delText>l’Ordine pre-concordato n. “220”, utilizzando il processo di Ordinazione pre-concordata</w:delText>
        </w:r>
        <w:r w:rsidR="004D617F" w:rsidRPr="00426D98" w:rsidDel="00426D98">
          <w:delText>.</w:delText>
        </w:r>
      </w:del>
    </w:p>
    <w:p w14:paraId="018004FE" w14:textId="77777777" w:rsidR="009879F6" w:rsidRPr="00426D98" w:rsidDel="00426D98" w:rsidRDefault="009879F6" w:rsidP="00771AE3">
      <w:pPr>
        <w:rPr>
          <w:del w:id="6277" w:author="Marciante, Teresa Lucia (IT - Roma)" w:date="2019-02-07T19:14:00Z"/>
        </w:rPr>
      </w:pPr>
      <w:del w:id="6278" w:author="Marciante, Teresa Lucia (IT - Roma)" w:date="2019-02-07T19:14:00Z">
        <w:r w:rsidRPr="00426D98" w:rsidDel="00426D98">
          <w:delText xml:space="preserve">Il 15/2/2018 l’ente “A” invia </w:delText>
        </w:r>
        <w:r w:rsidR="00113BB3" w:rsidRPr="00426D98" w:rsidDel="00426D98">
          <w:delText xml:space="preserve">all’impresa “C” </w:delText>
        </w:r>
        <w:r w:rsidRPr="00426D98" w:rsidDel="00426D98">
          <w:delText xml:space="preserve">la </w:delText>
        </w:r>
        <w:r w:rsidR="00113BB3" w:rsidRPr="00426D98" w:rsidDel="00426D98">
          <w:delText>l’Ordine di riscontro per conferma</w:delText>
        </w:r>
        <w:r w:rsidRPr="00426D98" w:rsidDel="00426D98">
          <w:delText xml:space="preserve"> n. “450” per comunicare che l’Ordine pre-concordato n. “220” è accettato.</w:delText>
        </w:r>
      </w:del>
    </w:p>
    <w:p w14:paraId="274C3295" w14:textId="77777777" w:rsidR="004D617F" w:rsidRPr="00426D98" w:rsidDel="00426D98" w:rsidRDefault="004D617F" w:rsidP="00771AE3">
      <w:pPr>
        <w:rPr>
          <w:del w:id="6279" w:author="Marciante, Teresa Lucia (IT - Roma)" w:date="2019-02-07T19:14:00Z"/>
        </w:rPr>
      </w:pPr>
      <w:del w:id="6280" w:author="Marciante, Teresa Lucia (IT - Roma)" w:date="2019-02-07T19:14:00Z">
        <w:r w:rsidRPr="00426D98" w:rsidDel="00426D98">
          <w:delText>Si rappresentano, di seguito, i documenti emessi nell’esempio, evidenziando in rosso i dati peculiari del caso.</w:delText>
        </w:r>
      </w:del>
    </w:p>
    <w:p w14:paraId="313D3B59" w14:textId="77777777" w:rsidR="00675A6C" w:rsidRPr="00426D98" w:rsidDel="00426D98" w:rsidRDefault="00675A6C" w:rsidP="00771AE3">
      <w:pPr>
        <w:rPr>
          <w:del w:id="6281" w:author="Marciante, Teresa Lucia (IT - Roma)" w:date="2019-02-07T19:14:00Z"/>
          <w:u w:val="single"/>
        </w:rPr>
      </w:pPr>
      <w:del w:id="6282" w:author="Marciante, Teresa Lucia (IT - Roma)" w:date="2019-02-07T19:14:00Z">
        <w:r w:rsidRPr="00426D98" w:rsidDel="00426D98">
          <w:rPr>
            <w:u w:val="single"/>
          </w:rPr>
          <w:delText>Ordine pre-concordato iniziale n. 220</w:delText>
        </w:r>
      </w:del>
    </w:p>
    <w:p w14:paraId="151A93AC" w14:textId="77777777" w:rsidR="00675A6C" w:rsidRPr="00426D98" w:rsidDel="00426D98" w:rsidRDefault="00675A6C" w:rsidP="00771AE3">
      <w:pPr>
        <w:rPr>
          <w:del w:id="6283" w:author="Marciante, Teresa Lucia (IT - Roma)" w:date="2019-02-07T19:14:00Z"/>
          <w:rFonts w:ascii="Garamond" w:hAnsi="Garamond" w:cs="Courier New"/>
          <w:sz w:val="18"/>
          <w:szCs w:val="18"/>
        </w:rPr>
      </w:pPr>
    </w:p>
    <w:p w14:paraId="379FF082" w14:textId="77777777" w:rsidR="00675A6C" w:rsidRPr="00426D98" w:rsidDel="00426D98" w:rsidRDefault="00675A6C" w:rsidP="00771AE3">
      <w:pPr>
        <w:rPr>
          <w:del w:id="6284" w:author="Marciante, Teresa Lucia (IT - Roma)" w:date="2019-02-07T19:14:00Z"/>
          <w:rFonts w:ascii="Garamond" w:hAnsi="Garamond" w:cs="Courier New"/>
          <w:sz w:val="18"/>
          <w:szCs w:val="18"/>
          <w:lang w:val="en-US"/>
        </w:rPr>
      </w:pPr>
      <w:del w:id="6285"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trns:order_agreement:3</w:delText>
        </w:r>
        <w:r w:rsidRPr="00426D98" w:rsidDel="00426D98">
          <w:rPr>
            <w:rFonts w:ascii="Garamond" w:hAnsi="Garamond" w:cs="Courier New"/>
            <w:sz w:val="18"/>
            <w:szCs w:val="18"/>
            <w:lang w:val="en-US"/>
          </w:rPr>
          <w:delText>&lt;cbc:CustomizationID&gt;</w:delText>
        </w:r>
      </w:del>
    </w:p>
    <w:p w14:paraId="0DDA8435" w14:textId="77777777" w:rsidR="00675A6C" w:rsidRPr="00426D98" w:rsidDel="00426D98" w:rsidRDefault="00675A6C" w:rsidP="00771AE3">
      <w:pPr>
        <w:rPr>
          <w:del w:id="6286" w:author="Marciante, Teresa Lucia (IT - Roma)" w:date="2019-02-07T19:14:00Z"/>
          <w:rFonts w:ascii="Garamond" w:hAnsi="Garamond" w:cs="Courier New"/>
          <w:sz w:val="18"/>
          <w:szCs w:val="18"/>
          <w:lang w:val="en-US"/>
        </w:rPr>
      </w:pPr>
      <w:del w:id="6287"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bis:order_agreement:3</w:delText>
        </w:r>
        <w:r w:rsidRPr="00426D98" w:rsidDel="00426D98">
          <w:rPr>
            <w:rFonts w:ascii="Garamond" w:hAnsi="Garamond" w:cs="Courier New"/>
            <w:sz w:val="18"/>
            <w:szCs w:val="18"/>
            <w:lang w:val="en-US"/>
          </w:rPr>
          <w:delText>&lt;/cbc:ProfileID&gt;</w:delText>
        </w:r>
      </w:del>
    </w:p>
    <w:p w14:paraId="130EA04D" w14:textId="77777777" w:rsidR="00675A6C" w:rsidRPr="00426D98" w:rsidDel="00426D98" w:rsidRDefault="00675A6C" w:rsidP="00771AE3">
      <w:pPr>
        <w:rPr>
          <w:del w:id="6288" w:author="Marciante, Teresa Lucia (IT - Roma)" w:date="2019-02-07T19:14:00Z"/>
          <w:rFonts w:ascii="Garamond" w:hAnsi="Garamond" w:cs="Courier New"/>
          <w:sz w:val="18"/>
          <w:szCs w:val="18"/>
          <w:lang w:val="en-US"/>
        </w:rPr>
      </w:pPr>
      <w:del w:id="6289"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220</w:delText>
        </w:r>
        <w:r w:rsidRPr="00426D98" w:rsidDel="00426D98">
          <w:rPr>
            <w:rFonts w:ascii="Garamond" w:hAnsi="Garamond" w:cs="Courier New"/>
            <w:sz w:val="18"/>
            <w:szCs w:val="18"/>
            <w:lang w:val="en-US"/>
          </w:rPr>
          <w:delText>&lt;/cbc:ID&gt;</w:delText>
        </w:r>
      </w:del>
    </w:p>
    <w:p w14:paraId="3328628B" w14:textId="77777777" w:rsidR="00675A6C" w:rsidRPr="00426D98" w:rsidDel="00426D98" w:rsidRDefault="00675A6C" w:rsidP="00771AE3">
      <w:pPr>
        <w:rPr>
          <w:del w:id="6290" w:author="Marciante, Teresa Lucia (IT - Roma)" w:date="2019-02-07T19:14:00Z"/>
          <w:rFonts w:ascii="Garamond" w:hAnsi="Garamond" w:cs="Courier New"/>
          <w:sz w:val="18"/>
          <w:szCs w:val="18"/>
          <w:lang w:val="en-US"/>
        </w:rPr>
      </w:pPr>
      <w:del w:id="6291"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&lt;cbc:IssueDate&gt;</w:delText>
        </w:r>
      </w:del>
    </w:p>
    <w:p w14:paraId="2F594DA8" w14:textId="77777777" w:rsidR="00675A6C" w:rsidRPr="00426D98" w:rsidDel="00426D98" w:rsidRDefault="00675A6C" w:rsidP="00771AE3">
      <w:pPr>
        <w:rPr>
          <w:del w:id="6292" w:author="Marciante, Teresa Lucia (IT - Roma)" w:date="2019-02-07T19:14:00Z"/>
          <w:rFonts w:ascii="Garamond" w:hAnsi="Garamond" w:cs="Courier New"/>
          <w:sz w:val="18"/>
          <w:szCs w:val="18"/>
          <w:lang w:val="en-US"/>
        </w:rPr>
      </w:pPr>
      <w:del w:id="6293" w:author="Marciante, Teresa Lucia (IT - Roma)" w:date="2019-02-07T19:14:00Z">
        <w:r w:rsidRPr="00426D98" w:rsidDel="00426D98">
          <w:rPr>
            <w:rFonts w:ascii="Garamond" w:hAnsi="Garamond" w:cs="Courier New"/>
            <w:sz w:val="18"/>
            <w:szCs w:val="18"/>
            <w:lang w:val="en-US"/>
          </w:rPr>
          <w:delText>…</w:delText>
        </w:r>
      </w:del>
    </w:p>
    <w:p w14:paraId="1004F3BC" w14:textId="77777777" w:rsidR="00675A6C" w:rsidRPr="00426D98" w:rsidDel="00426D98" w:rsidRDefault="00675A6C" w:rsidP="00771AE3">
      <w:pPr>
        <w:rPr>
          <w:del w:id="6294" w:author="Marciante, Teresa Lucia (IT - Roma)" w:date="2019-02-07T19:14:00Z"/>
          <w:rFonts w:ascii="Garamond" w:hAnsi="Garamond" w:cs="Courier New"/>
          <w:sz w:val="18"/>
          <w:szCs w:val="18"/>
          <w:lang w:val="en-US"/>
        </w:rPr>
      </w:pPr>
      <w:del w:id="6295" w:author="Marciante, Teresa Lucia (IT - Roma)" w:date="2019-02-07T19:14:00Z">
        <w:r w:rsidRPr="00426D98" w:rsidDel="00426D98">
          <w:rPr>
            <w:rFonts w:ascii="Garamond" w:hAnsi="Garamond" w:cs="Courier New"/>
            <w:sz w:val="18"/>
            <w:szCs w:val="18"/>
            <w:lang w:val="en-US"/>
          </w:rPr>
          <w:delText>&lt;cac:AdditionalDocumentReference&gt;</w:delText>
        </w:r>
      </w:del>
    </w:p>
    <w:p w14:paraId="290734A3" w14:textId="77777777" w:rsidR="00675A6C" w:rsidRPr="00426D98" w:rsidDel="00426D98" w:rsidRDefault="00675A6C" w:rsidP="00771AE3">
      <w:pPr>
        <w:rPr>
          <w:del w:id="6296" w:author="Marciante, Teresa Lucia (IT - Roma)" w:date="2019-02-07T19:14:00Z"/>
          <w:rFonts w:ascii="Garamond" w:hAnsi="Garamond" w:cs="Courier New"/>
          <w:sz w:val="18"/>
          <w:szCs w:val="18"/>
          <w:lang w:val="en-US"/>
        </w:rPr>
      </w:pPr>
      <w:del w:id="6297"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 xml:space="preserve"> ES07</w:delText>
        </w:r>
        <w:r w:rsidRPr="00426D98" w:rsidDel="00426D98">
          <w:rPr>
            <w:rFonts w:ascii="Garamond" w:hAnsi="Garamond" w:cs="Courier New"/>
            <w:sz w:val="18"/>
            <w:szCs w:val="18"/>
            <w:lang w:val="en-US"/>
          </w:rPr>
          <w:delText>&lt;/cbc:ID&gt;</w:delText>
        </w:r>
      </w:del>
    </w:p>
    <w:p w14:paraId="147B13AE" w14:textId="77777777" w:rsidR="00675A6C" w:rsidRPr="00426D98" w:rsidDel="00426D98" w:rsidRDefault="00675A6C" w:rsidP="00771AE3">
      <w:pPr>
        <w:rPr>
          <w:del w:id="6298" w:author="Marciante, Teresa Lucia (IT - Roma)" w:date="2019-02-07T19:14:00Z"/>
          <w:rFonts w:ascii="Garamond" w:hAnsi="Garamond" w:cs="Courier New"/>
          <w:sz w:val="18"/>
          <w:szCs w:val="18"/>
          <w:lang w:val="en-US"/>
        </w:rPr>
      </w:pPr>
      <w:del w:id="6299" w:author="Marciante, Teresa Lucia (IT - Roma)" w:date="2019-02-07T19:14:00Z">
        <w:r w:rsidRPr="00426D98" w:rsidDel="00426D98">
          <w:rPr>
            <w:rFonts w:ascii="Garamond" w:hAnsi="Garamond" w:cs="Courier New"/>
            <w:sz w:val="18"/>
            <w:szCs w:val="18"/>
            <w:lang w:val="en-US"/>
          </w:rPr>
          <w:delText>&lt;cbc:DocumentType&gt;</w:delText>
        </w:r>
        <w:r w:rsidRPr="00426D98" w:rsidDel="00426D98">
          <w:rPr>
            <w:rFonts w:ascii="Garamond" w:hAnsi="Garamond" w:cs="Courier New"/>
            <w:color w:val="FF0000"/>
            <w:sz w:val="18"/>
            <w:szCs w:val="18"/>
            <w:lang w:val="en-US"/>
          </w:rPr>
          <w:delText>CIG</w:delText>
        </w:r>
        <w:r w:rsidRPr="00426D98" w:rsidDel="00426D98">
          <w:rPr>
            <w:rFonts w:ascii="Garamond" w:hAnsi="Garamond" w:cs="Courier New"/>
            <w:sz w:val="18"/>
            <w:szCs w:val="18"/>
            <w:lang w:val="en-US"/>
          </w:rPr>
          <w:delText>&lt;/cbc:DocumentType&gt;</w:delText>
        </w:r>
      </w:del>
    </w:p>
    <w:p w14:paraId="50AEB21B" w14:textId="77777777" w:rsidR="00675A6C" w:rsidRPr="00426D98" w:rsidDel="00426D98" w:rsidRDefault="00675A6C" w:rsidP="00771AE3">
      <w:pPr>
        <w:rPr>
          <w:del w:id="6300" w:author="Marciante, Teresa Lucia (IT - Roma)" w:date="2019-02-07T19:14:00Z"/>
          <w:rFonts w:ascii="Garamond" w:hAnsi="Garamond" w:cs="Courier New"/>
          <w:sz w:val="18"/>
          <w:szCs w:val="18"/>
          <w:lang w:val="en-US"/>
        </w:rPr>
      </w:pPr>
      <w:del w:id="6301" w:author="Marciante, Teresa Lucia (IT - Roma)" w:date="2019-02-07T19:14:00Z">
        <w:r w:rsidRPr="00426D98" w:rsidDel="00426D98">
          <w:rPr>
            <w:rFonts w:ascii="Garamond" w:hAnsi="Garamond" w:cs="Courier New"/>
            <w:sz w:val="18"/>
            <w:szCs w:val="18"/>
            <w:lang w:val="en-US"/>
          </w:rPr>
          <w:delText>&lt;/cac:AdditionalDocumentReference&gt;</w:delText>
        </w:r>
      </w:del>
    </w:p>
    <w:p w14:paraId="58F3A2FA" w14:textId="77777777" w:rsidR="00675A6C" w:rsidRPr="00426D98" w:rsidDel="00426D98" w:rsidRDefault="00675A6C" w:rsidP="00771AE3">
      <w:pPr>
        <w:rPr>
          <w:del w:id="6302" w:author="Marciante, Teresa Lucia (IT - Roma)" w:date="2019-02-07T19:14:00Z"/>
          <w:rFonts w:ascii="Garamond" w:hAnsi="Garamond" w:cs="Courier New"/>
          <w:sz w:val="18"/>
          <w:szCs w:val="18"/>
          <w:lang w:val="en-US"/>
        </w:rPr>
      </w:pPr>
      <w:del w:id="6303" w:author="Marciante, Teresa Lucia (IT - Roma)" w:date="2019-02-07T19:14:00Z">
        <w:r w:rsidRPr="00426D98" w:rsidDel="00426D98">
          <w:rPr>
            <w:rFonts w:ascii="Garamond" w:hAnsi="Garamond" w:cs="Courier New"/>
            <w:sz w:val="18"/>
            <w:szCs w:val="18"/>
            <w:lang w:val="en-US"/>
          </w:rPr>
          <w:delText>…</w:delText>
        </w:r>
      </w:del>
    </w:p>
    <w:p w14:paraId="15C0439D" w14:textId="77777777" w:rsidR="00675A6C" w:rsidRPr="00426D98" w:rsidDel="00426D98" w:rsidRDefault="00675A6C" w:rsidP="00771AE3">
      <w:pPr>
        <w:rPr>
          <w:del w:id="6304" w:author="Marciante, Teresa Lucia (IT - Roma)" w:date="2019-02-07T19:14:00Z"/>
          <w:rFonts w:ascii="Garamond" w:hAnsi="Garamond" w:cs="Courier New"/>
          <w:sz w:val="18"/>
          <w:szCs w:val="18"/>
          <w:lang w:val="en-US"/>
        </w:rPr>
      </w:pPr>
      <w:del w:id="6305" w:author="Marciante, Teresa Lucia (IT - Roma)" w:date="2019-02-07T19:14:00Z">
        <w:r w:rsidRPr="00426D98" w:rsidDel="00426D98">
          <w:rPr>
            <w:rFonts w:ascii="Garamond" w:hAnsi="Garamond" w:cs="Courier New"/>
            <w:sz w:val="18"/>
            <w:szCs w:val="18"/>
            <w:lang w:val="en-US"/>
          </w:rPr>
          <w:delText>&lt;cac:SellerSupplierParty&gt;</w:delText>
        </w:r>
      </w:del>
    </w:p>
    <w:p w14:paraId="0BEE9C01" w14:textId="77777777" w:rsidR="00675A6C" w:rsidRPr="00426D98" w:rsidDel="00426D98" w:rsidRDefault="00675A6C" w:rsidP="00771AE3">
      <w:pPr>
        <w:rPr>
          <w:del w:id="6306" w:author="Marciante, Teresa Lucia (IT - Roma)" w:date="2019-02-07T19:14:00Z"/>
          <w:rFonts w:ascii="Garamond" w:hAnsi="Garamond" w:cs="Courier New"/>
          <w:sz w:val="18"/>
          <w:szCs w:val="18"/>
          <w:lang w:val="en-US"/>
        </w:rPr>
      </w:pPr>
      <w:del w:id="6307" w:author="Marciante, Teresa Lucia (IT - Roma)" w:date="2019-02-07T19:14:00Z">
        <w:r w:rsidRPr="00426D98" w:rsidDel="00426D98">
          <w:rPr>
            <w:rFonts w:ascii="Garamond" w:hAnsi="Garamond" w:cs="Courier New"/>
            <w:sz w:val="18"/>
            <w:szCs w:val="18"/>
            <w:lang w:val="en-US"/>
          </w:rPr>
          <w:delText>&lt;cac:PartyIdentification&gt;</w:delText>
        </w:r>
      </w:del>
    </w:p>
    <w:p w14:paraId="5BE38E28" w14:textId="77777777" w:rsidR="00675A6C" w:rsidRPr="00426D98" w:rsidDel="00426D98" w:rsidRDefault="00675A6C" w:rsidP="00771AE3">
      <w:pPr>
        <w:rPr>
          <w:del w:id="6308" w:author="Marciante, Teresa Lucia (IT - Roma)" w:date="2019-02-07T19:14:00Z"/>
          <w:rFonts w:ascii="Garamond" w:hAnsi="Garamond" w:cs="Courier New"/>
          <w:sz w:val="18"/>
          <w:szCs w:val="18"/>
          <w:lang w:val="en-US"/>
        </w:rPr>
      </w:pPr>
      <w:del w:id="630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43D16C6C" w14:textId="77777777" w:rsidR="00675A6C" w:rsidRPr="00426D98" w:rsidDel="00426D98" w:rsidRDefault="00675A6C" w:rsidP="00771AE3">
      <w:pPr>
        <w:rPr>
          <w:del w:id="6310" w:author="Marciante, Teresa Lucia (IT - Roma)" w:date="2019-02-07T19:14:00Z"/>
          <w:rFonts w:ascii="Garamond" w:hAnsi="Garamond" w:cs="Courier New"/>
          <w:sz w:val="18"/>
          <w:szCs w:val="18"/>
          <w:lang w:val="en-US"/>
        </w:rPr>
      </w:pPr>
      <w:del w:id="6311" w:author="Marciante, Teresa Lucia (IT - Roma)" w:date="2019-02-07T19:14:00Z">
        <w:r w:rsidRPr="00426D98" w:rsidDel="00426D98">
          <w:rPr>
            <w:rFonts w:ascii="Garamond" w:hAnsi="Garamond" w:cs="Courier New"/>
            <w:sz w:val="18"/>
            <w:szCs w:val="18"/>
            <w:lang w:val="en-US"/>
          </w:rPr>
          <w:delText>&lt;/cac:PartyIdentification&gt;</w:delText>
        </w:r>
      </w:del>
    </w:p>
    <w:p w14:paraId="5439478C" w14:textId="77777777" w:rsidR="00675A6C" w:rsidRPr="00426D98" w:rsidDel="00426D98" w:rsidRDefault="00675A6C" w:rsidP="00771AE3">
      <w:pPr>
        <w:rPr>
          <w:del w:id="6312" w:author="Marciante, Teresa Lucia (IT - Roma)" w:date="2019-02-07T19:14:00Z"/>
          <w:rFonts w:ascii="Garamond" w:hAnsi="Garamond" w:cs="Courier New"/>
          <w:sz w:val="18"/>
          <w:szCs w:val="18"/>
          <w:lang w:val="en-US"/>
        </w:rPr>
      </w:pPr>
      <w:del w:id="6313" w:author="Marciante, Teresa Lucia (IT - Roma)" w:date="2019-02-07T19:14:00Z">
        <w:r w:rsidRPr="00426D98" w:rsidDel="00426D98">
          <w:rPr>
            <w:rFonts w:ascii="Garamond" w:hAnsi="Garamond" w:cs="Courier New"/>
            <w:sz w:val="18"/>
            <w:szCs w:val="18"/>
            <w:lang w:val="en-US"/>
          </w:rPr>
          <w:delText>&lt;/cac:SellerSupplierParty&gt;</w:delText>
        </w:r>
      </w:del>
    </w:p>
    <w:p w14:paraId="347A974F" w14:textId="77777777" w:rsidR="00675A6C" w:rsidRPr="00426D98" w:rsidDel="00426D98" w:rsidRDefault="00675A6C" w:rsidP="00771AE3">
      <w:pPr>
        <w:rPr>
          <w:del w:id="6314" w:author="Marciante, Teresa Lucia (IT - Roma)" w:date="2019-02-07T19:14:00Z"/>
          <w:rFonts w:ascii="Garamond" w:hAnsi="Garamond" w:cs="Courier New"/>
          <w:sz w:val="18"/>
          <w:szCs w:val="18"/>
          <w:lang w:val="en-US"/>
        </w:rPr>
      </w:pPr>
      <w:del w:id="6315" w:author="Marciante, Teresa Lucia (IT - Roma)" w:date="2019-02-07T19:14:00Z">
        <w:r w:rsidRPr="00426D98" w:rsidDel="00426D98">
          <w:rPr>
            <w:rFonts w:ascii="Garamond" w:hAnsi="Garamond" w:cs="Courier New"/>
            <w:sz w:val="18"/>
            <w:szCs w:val="18"/>
            <w:lang w:val="en-US"/>
          </w:rPr>
          <w:delText>…</w:delText>
        </w:r>
      </w:del>
    </w:p>
    <w:p w14:paraId="5E0B762F" w14:textId="77777777" w:rsidR="00675A6C" w:rsidRPr="00426D98" w:rsidDel="00426D98" w:rsidRDefault="00675A6C" w:rsidP="00771AE3">
      <w:pPr>
        <w:rPr>
          <w:del w:id="6316" w:author="Marciante, Teresa Lucia (IT - Roma)" w:date="2019-02-07T19:14:00Z"/>
          <w:rFonts w:ascii="Garamond" w:hAnsi="Garamond" w:cs="Courier New"/>
          <w:sz w:val="18"/>
          <w:szCs w:val="18"/>
          <w:lang w:val="en-US"/>
        </w:rPr>
      </w:pPr>
      <w:del w:id="6317" w:author="Marciante, Teresa Lucia (IT - Roma)" w:date="2019-02-07T19:14:00Z">
        <w:r w:rsidRPr="00426D98" w:rsidDel="00426D98">
          <w:rPr>
            <w:rFonts w:ascii="Garamond" w:hAnsi="Garamond" w:cs="Courier New"/>
            <w:sz w:val="18"/>
            <w:szCs w:val="18"/>
            <w:lang w:val="en-US"/>
          </w:rPr>
          <w:delText>&lt;cac:BuyerCustomerParty&gt;</w:delText>
        </w:r>
      </w:del>
    </w:p>
    <w:p w14:paraId="78C1C3A9" w14:textId="77777777" w:rsidR="00675A6C" w:rsidRPr="00426D98" w:rsidDel="00426D98" w:rsidRDefault="00675A6C" w:rsidP="00771AE3">
      <w:pPr>
        <w:rPr>
          <w:del w:id="6318" w:author="Marciante, Teresa Lucia (IT - Roma)" w:date="2019-02-07T19:14:00Z"/>
          <w:rFonts w:ascii="Garamond" w:hAnsi="Garamond" w:cs="Courier New"/>
          <w:sz w:val="18"/>
          <w:szCs w:val="18"/>
          <w:lang w:val="en-US"/>
        </w:rPr>
      </w:pPr>
      <w:del w:id="6319" w:author="Marciante, Teresa Lucia (IT - Roma)" w:date="2019-02-07T19:14:00Z">
        <w:r w:rsidRPr="00426D98" w:rsidDel="00426D98">
          <w:rPr>
            <w:rFonts w:ascii="Garamond" w:hAnsi="Garamond" w:cs="Courier New"/>
            <w:sz w:val="18"/>
            <w:szCs w:val="18"/>
            <w:lang w:val="en-US"/>
          </w:rPr>
          <w:delText>&lt;cac:PartyIdentification&gt;</w:delText>
        </w:r>
      </w:del>
    </w:p>
    <w:p w14:paraId="3C7C1B63" w14:textId="77777777" w:rsidR="00675A6C" w:rsidRPr="00426D98" w:rsidDel="00426D98" w:rsidRDefault="00675A6C" w:rsidP="00771AE3">
      <w:pPr>
        <w:rPr>
          <w:del w:id="6320" w:author="Marciante, Teresa Lucia (IT - Roma)" w:date="2019-02-07T19:14:00Z"/>
          <w:rFonts w:ascii="Garamond" w:hAnsi="Garamond" w:cs="Courier New"/>
          <w:sz w:val="18"/>
          <w:szCs w:val="18"/>
          <w:lang w:val="en-US"/>
        </w:rPr>
      </w:pPr>
      <w:del w:id="632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00337B83" w14:textId="77777777" w:rsidR="00675A6C" w:rsidRPr="00426D98" w:rsidDel="00426D98" w:rsidRDefault="00675A6C" w:rsidP="00771AE3">
      <w:pPr>
        <w:rPr>
          <w:del w:id="6322" w:author="Marciante, Teresa Lucia (IT - Roma)" w:date="2019-02-07T19:14:00Z"/>
          <w:rFonts w:ascii="Garamond" w:hAnsi="Garamond" w:cs="Courier New"/>
          <w:sz w:val="18"/>
          <w:szCs w:val="18"/>
          <w:lang w:val="en-US"/>
        </w:rPr>
      </w:pPr>
      <w:del w:id="6323" w:author="Marciante, Teresa Lucia (IT - Roma)" w:date="2019-02-07T19:14:00Z">
        <w:r w:rsidRPr="00426D98" w:rsidDel="00426D98">
          <w:rPr>
            <w:rFonts w:ascii="Garamond" w:hAnsi="Garamond" w:cs="Courier New"/>
            <w:sz w:val="18"/>
            <w:szCs w:val="18"/>
            <w:lang w:val="en-US"/>
          </w:rPr>
          <w:delText>&lt;/cac:PartyIdentification&gt;</w:delText>
        </w:r>
      </w:del>
    </w:p>
    <w:p w14:paraId="5215FC33" w14:textId="77777777" w:rsidR="00675A6C" w:rsidRPr="00426D98" w:rsidDel="00426D98" w:rsidRDefault="00675A6C" w:rsidP="00771AE3">
      <w:pPr>
        <w:rPr>
          <w:del w:id="6324" w:author="Marciante, Teresa Lucia (IT - Roma)" w:date="2019-02-07T19:14:00Z"/>
          <w:rFonts w:ascii="Garamond" w:hAnsi="Garamond" w:cs="Courier New"/>
          <w:sz w:val="18"/>
          <w:szCs w:val="18"/>
          <w:lang w:val="en-US"/>
        </w:rPr>
      </w:pPr>
      <w:del w:id="6325" w:author="Marciante, Teresa Lucia (IT - Roma)" w:date="2019-02-07T19:14:00Z">
        <w:r w:rsidRPr="00426D98" w:rsidDel="00426D98">
          <w:rPr>
            <w:rFonts w:ascii="Garamond" w:hAnsi="Garamond" w:cs="Courier New"/>
            <w:sz w:val="18"/>
            <w:szCs w:val="18"/>
            <w:lang w:val="en-US"/>
          </w:rPr>
          <w:delText>&lt;/cac:BuyerCustomerParty&gt;</w:delText>
        </w:r>
      </w:del>
    </w:p>
    <w:p w14:paraId="3078FF6E" w14:textId="77777777" w:rsidR="00675A6C" w:rsidRPr="00426D98" w:rsidDel="00426D98" w:rsidRDefault="00675A6C" w:rsidP="00771AE3">
      <w:pPr>
        <w:rPr>
          <w:del w:id="6326" w:author="Marciante, Teresa Lucia (IT - Roma)" w:date="2019-02-07T19:14:00Z"/>
          <w:rFonts w:ascii="Garamond" w:hAnsi="Garamond" w:cs="Courier New"/>
          <w:sz w:val="18"/>
          <w:szCs w:val="18"/>
          <w:lang w:val="en-US"/>
        </w:rPr>
      </w:pPr>
      <w:del w:id="6327" w:author="Marciante, Teresa Lucia (IT - Roma)" w:date="2019-02-07T19:14:00Z">
        <w:r w:rsidRPr="00426D98" w:rsidDel="00426D98">
          <w:rPr>
            <w:rFonts w:ascii="Garamond" w:hAnsi="Garamond" w:cs="Courier New"/>
            <w:sz w:val="18"/>
            <w:szCs w:val="18"/>
            <w:lang w:val="en-US"/>
          </w:rPr>
          <w:delText>…</w:delText>
        </w:r>
      </w:del>
    </w:p>
    <w:p w14:paraId="2CEBEB17" w14:textId="77777777" w:rsidR="00042106" w:rsidRPr="00426D98" w:rsidDel="00426D98" w:rsidRDefault="00042106" w:rsidP="00771AE3">
      <w:pPr>
        <w:rPr>
          <w:del w:id="6328" w:author="Marciante, Teresa Lucia (IT - Roma)" w:date="2019-02-07T19:14:00Z"/>
          <w:rFonts w:ascii="Garamond" w:hAnsi="Garamond" w:cs="Courier New"/>
          <w:sz w:val="18"/>
          <w:szCs w:val="18"/>
          <w:lang w:val="en-US"/>
        </w:rPr>
      </w:pPr>
      <w:del w:id="6329" w:author="Marciante, Teresa Lucia (IT - Roma)" w:date="2019-02-07T19:14:00Z">
        <w:r w:rsidRPr="00426D98" w:rsidDel="00426D98">
          <w:rPr>
            <w:rFonts w:ascii="Garamond" w:hAnsi="Garamond" w:cs="Courier New"/>
            <w:sz w:val="18"/>
            <w:szCs w:val="18"/>
            <w:lang w:val="en-US"/>
          </w:rPr>
          <w:delText>&lt;cac:AccountingCustomerParty&gt;</w:delText>
        </w:r>
      </w:del>
    </w:p>
    <w:p w14:paraId="71A699CF" w14:textId="77777777" w:rsidR="00042106" w:rsidRPr="00426D98" w:rsidDel="00426D98" w:rsidRDefault="00042106" w:rsidP="00771AE3">
      <w:pPr>
        <w:rPr>
          <w:del w:id="6330" w:author="Marciante, Teresa Lucia (IT - Roma)" w:date="2019-02-07T19:14:00Z"/>
          <w:rFonts w:ascii="Garamond" w:hAnsi="Garamond" w:cs="Courier New"/>
          <w:sz w:val="18"/>
          <w:szCs w:val="18"/>
          <w:lang w:val="en-US"/>
        </w:rPr>
      </w:pPr>
      <w:del w:id="6331" w:author="Marciante, Teresa Lucia (IT - Roma)" w:date="2019-02-07T19:14:00Z">
        <w:r w:rsidRPr="00426D98" w:rsidDel="00426D98">
          <w:rPr>
            <w:rFonts w:ascii="Garamond" w:hAnsi="Garamond" w:cs="Courier New"/>
            <w:sz w:val="18"/>
            <w:szCs w:val="18"/>
            <w:lang w:val="en-US"/>
          </w:rPr>
          <w:delText>&lt;cac:Party&gt;</w:delText>
        </w:r>
      </w:del>
    </w:p>
    <w:p w14:paraId="1F678CD8" w14:textId="77777777" w:rsidR="00042106" w:rsidRPr="00426D98" w:rsidDel="00426D98" w:rsidRDefault="00042106" w:rsidP="00771AE3">
      <w:pPr>
        <w:rPr>
          <w:del w:id="6332" w:author="Marciante, Teresa Lucia (IT - Roma)" w:date="2019-02-07T19:14:00Z"/>
          <w:rFonts w:ascii="Garamond" w:hAnsi="Garamond" w:cs="Courier New"/>
          <w:sz w:val="18"/>
          <w:szCs w:val="18"/>
          <w:lang w:val="en-US"/>
        </w:rPr>
      </w:pPr>
      <w:del w:id="6333" w:author="Marciante, Teresa Lucia (IT - Roma)" w:date="2019-02-07T19:14:00Z">
        <w:r w:rsidRPr="00426D98" w:rsidDel="00426D98">
          <w:rPr>
            <w:rFonts w:ascii="Garamond" w:hAnsi="Garamond" w:cs="Courier New"/>
            <w:sz w:val="18"/>
            <w:szCs w:val="18"/>
            <w:lang w:val="en-US"/>
          </w:rPr>
          <w:delText>&lt;cac:PartyIdentification&gt;</w:delText>
        </w:r>
      </w:del>
    </w:p>
    <w:p w14:paraId="6292EAA5" w14:textId="77777777" w:rsidR="00042106" w:rsidRPr="00426D98" w:rsidDel="00426D98" w:rsidRDefault="00042106" w:rsidP="00771AE3">
      <w:pPr>
        <w:rPr>
          <w:del w:id="6334" w:author="Marciante, Teresa Lucia (IT - Roma)" w:date="2019-02-07T19:14:00Z"/>
          <w:rFonts w:ascii="Garamond" w:hAnsi="Garamond" w:cs="Courier New"/>
          <w:sz w:val="18"/>
          <w:szCs w:val="18"/>
          <w:lang w:val="en-US"/>
        </w:rPr>
      </w:pPr>
      <w:del w:id="633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3940B447" w14:textId="77777777" w:rsidR="00042106" w:rsidRPr="00426D98" w:rsidDel="00426D98" w:rsidRDefault="00042106" w:rsidP="00771AE3">
      <w:pPr>
        <w:rPr>
          <w:del w:id="6336" w:author="Marciante, Teresa Lucia (IT - Roma)" w:date="2019-02-07T19:14:00Z"/>
          <w:rFonts w:ascii="Garamond" w:hAnsi="Garamond" w:cs="Courier New"/>
          <w:sz w:val="18"/>
          <w:szCs w:val="18"/>
          <w:lang w:val="en-US"/>
        </w:rPr>
      </w:pPr>
      <w:del w:id="6337" w:author="Marciante, Teresa Lucia (IT - Roma)" w:date="2019-02-07T19:14:00Z">
        <w:r w:rsidRPr="00426D98" w:rsidDel="00426D98">
          <w:rPr>
            <w:rFonts w:ascii="Garamond" w:hAnsi="Garamond" w:cs="Courier New"/>
            <w:sz w:val="18"/>
            <w:szCs w:val="18"/>
            <w:lang w:val="en-US"/>
          </w:rPr>
          <w:delText>&lt;/cac:PartyIdentification&gt;</w:delText>
        </w:r>
      </w:del>
    </w:p>
    <w:p w14:paraId="0250D6B2" w14:textId="77777777" w:rsidR="00042106" w:rsidRPr="00426D98" w:rsidDel="00426D98" w:rsidRDefault="00042106" w:rsidP="00771AE3">
      <w:pPr>
        <w:rPr>
          <w:del w:id="6338" w:author="Marciante, Teresa Lucia (IT - Roma)" w:date="2019-02-07T19:14:00Z"/>
          <w:rFonts w:ascii="Garamond" w:hAnsi="Garamond" w:cs="Courier New"/>
          <w:sz w:val="18"/>
          <w:szCs w:val="18"/>
          <w:lang w:val="en-US"/>
        </w:rPr>
      </w:pPr>
      <w:del w:id="6339" w:author="Marciante, Teresa Lucia (IT - Roma)" w:date="2019-02-07T19:14:00Z">
        <w:r w:rsidRPr="00426D98" w:rsidDel="00426D98">
          <w:rPr>
            <w:rFonts w:ascii="Garamond" w:hAnsi="Garamond" w:cs="Courier New"/>
            <w:sz w:val="18"/>
            <w:szCs w:val="18"/>
            <w:lang w:val="en-US"/>
          </w:rPr>
          <w:tab/>
          <w:delText>&lt;cac:/Party&gt;</w:delText>
        </w:r>
      </w:del>
    </w:p>
    <w:p w14:paraId="72492867" w14:textId="77777777" w:rsidR="00042106" w:rsidRPr="00426D98" w:rsidDel="00426D98" w:rsidRDefault="00042106" w:rsidP="00771AE3">
      <w:pPr>
        <w:rPr>
          <w:del w:id="6340" w:author="Marciante, Teresa Lucia (IT - Roma)" w:date="2019-02-07T19:14:00Z"/>
          <w:rFonts w:ascii="Garamond" w:hAnsi="Garamond" w:cs="Courier New"/>
          <w:sz w:val="18"/>
          <w:szCs w:val="18"/>
          <w:lang w:val="en-US"/>
        </w:rPr>
      </w:pPr>
      <w:del w:id="6341" w:author="Marciante, Teresa Lucia (IT - Roma)" w:date="2019-02-07T19:14:00Z">
        <w:r w:rsidRPr="00426D98" w:rsidDel="00426D98">
          <w:rPr>
            <w:rFonts w:ascii="Garamond" w:hAnsi="Garamond" w:cs="Courier New"/>
            <w:sz w:val="18"/>
            <w:szCs w:val="18"/>
            <w:lang w:val="en-US"/>
          </w:rPr>
          <w:delText>&lt;/cac:AccountingCustomerParty&gt;</w:delText>
        </w:r>
      </w:del>
    </w:p>
    <w:p w14:paraId="7B9FEB08" w14:textId="77777777" w:rsidR="00042106" w:rsidRPr="00426D98" w:rsidDel="00426D98" w:rsidRDefault="00042106" w:rsidP="00771AE3">
      <w:pPr>
        <w:rPr>
          <w:del w:id="6342" w:author="Marciante, Teresa Lucia (IT - Roma)" w:date="2019-02-07T19:14:00Z"/>
          <w:rFonts w:ascii="Garamond" w:hAnsi="Garamond" w:cs="Courier New"/>
          <w:sz w:val="18"/>
          <w:szCs w:val="18"/>
        </w:rPr>
      </w:pPr>
      <w:del w:id="6343" w:author="Marciante, Teresa Lucia (IT - Roma)" w:date="2019-02-07T19:14:00Z">
        <w:r w:rsidRPr="00426D98" w:rsidDel="00426D98">
          <w:rPr>
            <w:rFonts w:ascii="Garamond" w:hAnsi="Garamond" w:cs="Courier New"/>
            <w:sz w:val="18"/>
            <w:szCs w:val="18"/>
          </w:rPr>
          <w:delText>…</w:delText>
        </w:r>
      </w:del>
    </w:p>
    <w:p w14:paraId="41088D2A" w14:textId="77777777" w:rsidR="00042106" w:rsidRPr="00426D98" w:rsidDel="00426D98" w:rsidRDefault="00042106" w:rsidP="00771AE3">
      <w:pPr>
        <w:rPr>
          <w:del w:id="6344" w:author="Marciante, Teresa Lucia (IT - Roma)" w:date="2019-02-07T19:14:00Z"/>
          <w:rFonts w:ascii="Garamond" w:hAnsi="Garamond" w:cs="Courier New"/>
          <w:sz w:val="18"/>
          <w:szCs w:val="18"/>
        </w:rPr>
      </w:pPr>
    </w:p>
    <w:p w14:paraId="001C5675" w14:textId="77777777" w:rsidR="00C94867" w:rsidRPr="00426D98" w:rsidDel="00426D98" w:rsidRDefault="00C94867" w:rsidP="00771AE3">
      <w:pPr>
        <w:rPr>
          <w:del w:id="6345" w:author="Marciante, Teresa Lucia (IT - Roma)" w:date="2019-02-07T19:14:00Z"/>
          <w:rFonts w:ascii="Frutiger LT 45 Light" w:eastAsia="Times New Roman" w:hAnsi="Frutiger LT 45 Light" w:cs="Times New Roman"/>
          <w:u w:val="single"/>
        </w:rPr>
      </w:pPr>
      <w:del w:id="6346" w:author="Marciante, Teresa Lucia (IT - Roma)" w:date="2019-02-07T19:14:00Z">
        <w:r w:rsidRPr="00426D98" w:rsidDel="00426D98">
          <w:rPr>
            <w:u w:val="single"/>
          </w:rPr>
          <w:br w:type="page"/>
        </w:r>
      </w:del>
    </w:p>
    <w:p w14:paraId="5A2D83F2" w14:textId="77777777" w:rsidR="0019314B" w:rsidRPr="00426D98" w:rsidDel="00426D98" w:rsidRDefault="006113A1" w:rsidP="00771AE3">
      <w:pPr>
        <w:rPr>
          <w:del w:id="6347" w:author="Marciante, Teresa Lucia (IT - Roma)" w:date="2019-02-07T19:14:00Z"/>
          <w:u w:val="single"/>
        </w:rPr>
      </w:pPr>
      <w:del w:id="6348" w:author="Marciante, Teresa Lucia (IT - Roma)" w:date="2019-02-07T19:14:00Z">
        <w:r w:rsidRPr="00426D98" w:rsidDel="00426D98">
          <w:rPr>
            <w:u w:val="single"/>
          </w:rPr>
          <w:delText>Ordine di riscontro</w:delText>
        </w:r>
        <w:r w:rsidR="00113BB3" w:rsidRPr="00426D98" w:rsidDel="00426D98">
          <w:rPr>
            <w:u w:val="single"/>
          </w:rPr>
          <w:delText xml:space="preserve"> per conferma</w:delText>
        </w:r>
        <w:r w:rsidR="0019314B" w:rsidRPr="00426D98" w:rsidDel="00426D98">
          <w:rPr>
            <w:u w:val="single"/>
          </w:rPr>
          <w:delText xml:space="preserve"> n. 450</w:delText>
        </w:r>
      </w:del>
    </w:p>
    <w:p w14:paraId="1F2BB2A9" w14:textId="77777777" w:rsidR="00F51CE4" w:rsidRPr="00426D98" w:rsidDel="00426D98" w:rsidRDefault="00F51CE4" w:rsidP="00771AE3">
      <w:pPr>
        <w:rPr>
          <w:del w:id="6349" w:author="Marciante, Teresa Lucia (IT - Roma)" w:date="2019-02-07T19:14:00Z"/>
          <w:rFonts w:ascii="Garamond" w:hAnsi="Garamond" w:cs="Courier New"/>
          <w:sz w:val="18"/>
          <w:szCs w:val="18"/>
        </w:rPr>
      </w:pPr>
    </w:p>
    <w:p w14:paraId="6A71B3CA" w14:textId="77777777" w:rsidR="00F51CE4" w:rsidRPr="00426D98" w:rsidDel="00426D98" w:rsidRDefault="00F51CE4" w:rsidP="00771AE3">
      <w:pPr>
        <w:rPr>
          <w:del w:id="6350" w:author="Marciante, Teresa Lucia (IT - Roma)" w:date="2019-02-07T19:14:00Z"/>
          <w:rFonts w:ascii="Garamond" w:hAnsi="Garamond" w:cs="Courier New"/>
          <w:sz w:val="18"/>
          <w:szCs w:val="18"/>
          <w:lang w:val="en-US"/>
        </w:rPr>
      </w:pPr>
      <w:del w:id="6351"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270B47A4" w14:textId="77777777" w:rsidR="0019314B" w:rsidRPr="00426D98" w:rsidDel="00426D98" w:rsidRDefault="0019314B" w:rsidP="00771AE3">
      <w:pPr>
        <w:rPr>
          <w:del w:id="6352" w:author="Marciante, Teresa Lucia (IT - Roma)" w:date="2019-02-07T19:14:00Z"/>
          <w:rFonts w:ascii="Garamond" w:hAnsi="Garamond" w:cs="Courier New"/>
          <w:sz w:val="18"/>
          <w:szCs w:val="18"/>
          <w:lang w:val="en-US"/>
        </w:rPr>
      </w:pPr>
      <w:del w:id="6353" w:author="Marciante, Teresa Lucia (IT - Roma)" w:date="2019-02-07T19:14:00Z">
        <w:r w:rsidRPr="00426D98" w:rsidDel="00426D98">
          <w:rPr>
            <w:rFonts w:ascii="Garamond" w:hAnsi="Garamond" w:cs="Courier New"/>
            <w:sz w:val="18"/>
            <w:szCs w:val="18"/>
            <w:lang w:val="en-US"/>
          </w:rPr>
          <w:delText>&lt;cbc:ProfileID&gt;</w:delText>
        </w:r>
        <w:r w:rsidR="00654BE0" w:rsidRPr="00426D98" w:rsidDel="00426D98">
          <w:rPr>
            <w:rFonts w:ascii="Garamond" w:hAnsi="Garamond" w:cs="Courier New"/>
            <w:sz w:val="18"/>
            <w:szCs w:val="18"/>
            <w:lang w:val="en-US"/>
          </w:rPr>
          <w:delText>urn:fdc:peppol.eu:poacc:</w:delText>
        </w:r>
        <w:r w:rsidR="00654BE0" w:rsidRPr="00426D98" w:rsidDel="00426D98">
          <w:rPr>
            <w:rFonts w:ascii="Garamond" w:hAnsi="Garamond" w:cs="Courier New"/>
            <w:color w:val="FF0000"/>
            <w:sz w:val="18"/>
            <w:szCs w:val="18"/>
            <w:lang w:val="en-US"/>
          </w:rPr>
          <w:delText>bis:order_agreement:3</w:delText>
        </w:r>
        <w:r w:rsidR="00654BE0"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delText>&lt;/cbc:ProfileID&gt;</w:delText>
        </w:r>
      </w:del>
    </w:p>
    <w:p w14:paraId="76C830B2" w14:textId="77777777" w:rsidR="0019314B" w:rsidRPr="00426D98" w:rsidDel="00426D98" w:rsidRDefault="0019314B" w:rsidP="00771AE3">
      <w:pPr>
        <w:rPr>
          <w:del w:id="6354" w:author="Marciante, Teresa Lucia (IT - Roma)" w:date="2019-02-07T19:14:00Z"/>
          <w:rFonts w:ascii="Garamond" w:hAnsi="Garamond" w:cs="Courier New"/>
          <w:sz w:val="18"/>
          <w:szCs w:val="18"/>
          <w:lang w:val="en-US"/>
        </w:rPr>
      </w:pPr>
      <w:del w:id="6355"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450</w:delText>
        </w:r>
        <w:r w:rsidRPr="00426D98" w:rsidDel="00426D98">
          <w:rPr>
            <w:rFonts w:ascii="Garamond" w:hAnsi="Garamond" w:cs="Courier New"/>
            <w:sz w:val="18"/>
            <w:szCs w:val="18"/>
            <w:lang w:val="en-US"/>
          </w:rPr>
          <w:delText>&lt;/cbc:ID&gt;</w:delText>
        </w:r>
      </w:del>
    </w:p>
    <w:p w14:paraId="79011FDC" w14:textId="77777777" w:rsidR="0019314B" w:rsidRPr="00426D98" w:rsidDel="00426D98" w:rsidRDefault="0019314B" w:rsidP="00771AE3">
      <w:pPr>
        <w:rPr>
          <w:del w:id="6356" w:author="Marciante, Teresa Lucia (IT - Roma)" w:date="2019-02-07T19:14:00Z"/>
          <w:rFonts w:ascii="Garamond" w:hAnsi="Garamond" w:cs="Courier New"/>
          <w:sz w:val="18"/>
          <w:szCs w:val="18"/>
          <w:lang w:val="en-US"/>
        </w:rPr>
      </w:pPr>
      <w:del w:id="6357"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2018-02-15</w:delText>
        </w:r>
        <w:r w:rsidRPr="00426D98" w:rsidDel="00426D98">
          <w:rPr>
            <w:rFonts w:ascii="Garamond" w:hAnsi="Garamond" w:cs="Courier New"/>
            <w:sz w:val="18"/>
            <w:szCs w:val="18"/>
            <w:lang w:val="en-US"/>
          </w:rPr>
          <w:delText>&lt;cbc:IssueDate&gt;</w:delText>
        </w:r>
      </w:del>
    </w:p>
    <w:p w14:paraId="3B303D39" w14:textId="77777777" w:rsidR="0019314B" w:rsidRPr="00426D98" w:rsidDel="00426D98" w:rsidRDefault="0019314B" w:rsidP="00771AE3">
      <w:pPr>
        <w:rPr>
          <w:del w:id="6358" w:author="Marciante, Teresa Lucia (IT - Roma)" w:date="2019-02-07T19:14:00Z"/>
          <w:rFonts w:ascii="Garamond" w:hAnsi="Garamond" w:cs="Courier New"/>
          <w:sz w:val="18"/>
          <w:szCs w:val="18"/>
          <w:lang w:val="en-US"/>
        </w:rPr>
      </w:pPr>
      <w:del w:id="6359" w:author="Marciante, Teresa Lucia (IT - Roma)" w:date="2019-02-07T19:14:00Z">
        <w:r w:rsidRPr="00426D98" w:rsidDel="00426D98">
          <w:rPr>
            <w:rFonts w:ascii="Garamond" w:hAnsi="Garamond" w:cs="Courier New"/>
            <w:sz w:val="18"/>
            <w:szCs w:val="18"/>
            <w:lang w:val="en-US"/>
          </w:rPr>
          <w:delText>…</w:delText>
        </w:r>
      </w:del>
    </w:p>
    <w:p w14:paraId="44A988C0" w14:textId="77777777" w:rsidR="009C660A" w:rsidRPr="00426D98" w:rsidDel="00426D98" w:rsidRDefault="009C660A" w:rsidP="00771AE3">
      <w:pPr>
        <w:rPr>
          <w:del w:id="6360" w:author="Marciante, Teresa Lucia (IT - Roma)" w:date="2019-02-07T19:14:00Z"/>
          <w:rFonts w:ascii="Garamond" w:hAnsi="Garamond" w:cs="Courier New"/>
          <w:sz w:val="18"/>
          <w:szCs w:val="18"/>
          <w:lang w:val="en-US"/>
        </w:rPr>
      </w:pPr>
      <w:del w:id="6361" w:author="Marciante, Teresa Lucia (IT - Roma)" w:date="2019-02-07T19:14:00Z">
        <w:r w:rsidRPr="00426D98" w:rsidDel="00426D98">
          <w:rPr>
            <w:rFonts w:ascii="Garamond" w:hAnsi="Garamond" w:cs="Courier New"/>
            <w:sz w:val="18"/>
            <w:szCs w:val="18"/>
            <w:lang w:val="en-US"/>
          </w:rPr>
          <w:delText>&lt;cac:OrderDocumentReference&gt;</w:delText>
        </w:r>
      </w:del>
    </w:p>
    <w:p w14:paraId="36F00DCF" w14:textId="77777777" w:rsidR="009C660A" w:rsidRPr="00426D98" w:rsidDel="00426D98" w:rsidRDefault="009C660A" w:rsidP="00771AE3">
      <w:pPr>
        <w:rPr>
          <w:del w:id="6362" w:author="Marciante, Teresa Lucia (IT - Roma)" w:date="2019-02-07T19:14:00Z"/>
          <w:rFonts w:ascii="Garamond" w:hAnsi="Garamond" w:cs="Courier New"/>
          <w:sz w:val="18"/>
          <w:szCs w:val="18"/>
          <w:lang w:val="en-US"/>
        </w:rPr>
      </w:pPr>
      <w:del w:id="6363"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220</w:delText>
        </w:r>
        <w:r w:rsidRPr="00426D98" w:rsidDel="00426D98">
          <w:rPr>
            <w:rFonts w:ascii="Garamond" w:hAnsi="Garamond" w:cs="Courier New"/>
            <w:sz w:val="18"/>
            <w:szCs w:val="18"/>
            <w:lang w:val="en-US"/>
          </w:rPr>
          <w:delText>&lt;/cbc:ID&gt;</w:delText>
        </w:r>
      </w:del>
    </w:p>
    <w:p w14:paraId="324E92CB" w14:textId="77777777" w:rsidR="009C660A" w:rsidRPr="00426D98" w:rsidDel="00426D98" w:rsidRDefault="009C660A" w:rsidP="00771AE3">
      <w:pPr>
        <w:rPr>
          <w:del w:id="6364" w:author="Marciante, Teresa Lucia (IT - Roma)" w:date="2019-02-07T19:14:00Z"/>
          <w:rFonts w:ascii="Garamond" w:hAnsi="Garamond" w:cs="Courier New"/>
          <w:sz w:val="18"/>
          <w:szCs w:val="18"/>
          <w:lang w:val="en-US"/>
        </w:rPr>
      </w:pPr>
      <w:del w:id="6365"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&lt;/IssueDate&gt;</w:delText>
        </w:r>
      </w:del>
    </w:p>
    <w:p w14:paraId="0B62525C" w14:textId="77777777" w:rsidR="009C660A" w:rsidRPr="00426D98" w:rsidDel="00426D98" w:rsidRDefault="009C660A" w:rsidP="00771AE3">
      <w:pPr>
        <w:rPr>
          <w:del w:id="6366" w:author="Marciante, Teresa Lucia (IT - Roma)" w:date="2019-02-07T19:14:00Z"/>
          <w:rFonts w:ascii="Garamond" w:hAnsi="Garamond" w:cs="Courier New"/>
          <w:sz w:val="18"/>
          <w:szCs w:val="18"/>
          <w:lang w:val="en-US"/>
        </w:rPr>
      </w:pPr>
      <w:del w:id="6367" w:author="Marciante, Teresa Lucia (IT - Roma)" w:date="2019-02-07T19:14:00Z">
        <w:r w:rsidRPr="00426D98" w:rsidDel="00426D98">
          <w:rPr>
            <w:rFonts w:ascii="Garamond" w:hAnsi="Garamond" w:cs="Courier New"/>
            <w:sz w:val="18"/>
            <w:szCs w:val="18"/>
            <w:lang w:val="en-US"/>
          </w:rPr>
          <w:delText>&lt;cac:IssuerParty&gt;</w:delText>
        </w:r>
      </w:del>
    </w:p>
    <w:p w14:paraId="55FE5A61" w14:textId="77777777" w:rsidR="009C660A" w:rsidRPr="00426D98" w:rsidDel="00426D98" w:rsidRDefault="009C660A" w:rsidP="00771AE3">
      <w:pPr>
        <w:rPr>
          <w:del w:id="6368" w:author="Marciante, Teresa Lucia (IT - Roma)" w:date="2019-02-07T19:14:00Z"/>
          <w:rFonts w:ascii="Garamond" w:hAnsi="Garamond" w:cs="Courier New"/>
          <w:sz w:val="18"/>
          <w:szCs w:val="18"/>
          <w:lang w:val="en-US"/>
        </w:rPr>
      </w:pPr>
      <w:del w:id="6369" w:author="Marciante, Teresa Lucia (IT - Roma)" w:date="2019-02-07T19:14:00Z">
        <w:r w:rsidRPr="00426D98" w:rsidDel="00426D98">
          <w:rPr>
            <w:rFonts w:ascii="Garamond" w:hAnsi="Garamond" w:cs="Courier New"/>
            <w:sz w:val="18"/>
            <w:szCs w:val="18"/>
            <w:lang w:val="en-US"/>
          </w:rPr>
          <w:delText>&lt;cac:PartyIdentification&gt;</w:delText>
        </w:r>
      </w:del>
    </w:p>
    <w:p w14:paraId="19DE159B" w14:textId="77777777" w:rsidR="009C660A" w:rsidRPr="00426D98" w:rsidDel="00426D98" w:rsidRDefault="009C660A" w:rsidP="00771AE3">
      <w:pPr>
        <w:rPr>
          <w:del w:id="6370" w:author="Marciante, Teresa Lucia (IT - Roma)" w:date="2019-02-07T19:14:00Z"/>
          <w:rFonts w:ascii="Garamond" w:hAnsi="Garamond" w:cs="Courier New"/>
          <w:sz w:val="18"/>
          <w:szCs w:val="18"/>
          <w:lang w:val="en-US"/>
        </w:rPr>
      </w:pPr>
      <w:del w:id="6371" w:author="Marciante, Teresa Lucia (IT - Roma)" w:date="2019-02-07T19:14:00Z">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123456789cc</w:delText>
        </w:r>
        <w:r w:rsidRPr="00426D98" w:rsidDel="00426D98">
          <w:rPr>
            <w:rFonts w:ascii="Garamond" w:hAnsi="Garamond" w:cs="Courier New"/>
            <w:sz w:val="18"/>
            <w:szCs w:val="18"/>
            <w:lang w:val="en-US"/>
          </w:rPr>
          <w:delText xml:space="preserve"> &lt;/cbc:ID&gt;</w:delText>
        </w:r>
      </w:del>
    </w:p>
    <w:p w14:paraId="77EF9107" w14:textId="77777777" w:rsidR="009C660A" w:rsidRPr="00426D98" w:rsidDel="00426D98" w:rsidRDefault="009C660A" w:rsidP="00771AE3">
      <w:pPr>
        <w:rPr>
          <w:del w:id="6372" w:author="Marciante, Teresa Lucia (IT - Roma)" w:date="2019-02-07T19:14:00Z"/>
          <w:rFonts w:ascii="Garamond" w:hAnsi="Garamond" w:cs="Courier New"/>
          <w:sz w:val="18"/>
          <w:szCs w:val="18"/>
          <w:lang w:val="en-US"/>
        </w:rPr>
      </w:pPr>
      <w:del w:id="6373" w:author="Marciante, Teresa Lucia (IT - Roma)" w:date="2019-02-07T19:14:00Z">
        <w:r w:rsidRPr="00426D98" w:rsidDel="00426D98">
          <w:rPr>
            <w:rFonts w:ascii="Garamond" w:hAnsi="Garamond" w:cs="Courier New"/>
            <w:sz w:val="18"/>
            <w:szCs w:val="18"/>
            <w:lang w:val="en-US"/>
          </w:rPr>
          <w:delText>&lt;/cac:PartyIdentification&gt;</w:delText>
        </w:r>
      </w:del>
    </w:p>
    <w:p w14:paraId="3C9BC2D0" w14:textId="77777777" w:rsidR="009C660A" w:rsidRPr="00426D98" w:rsidDel="00426D98" w:rsidRDefault="009C660A" w:rsidP="00771AE3">
      <w:pPr>
        <w:rPr>
          <w:del w:id="6374" w:author="Marciante, Teresa Lucia (IT - Roma)" w:date="2019-02-07T19:14:00Z"/>
          <w:rFonts w:ascii="Garamond" w:hAnsi="Garamond" w:cs="Courier New"/>
          <w:sz w:val="18"/>
          <w:szCs w:val="18"/>
          <w:lang w:val="en-US"/>
        </w:rPr>
      </w:pPr>
      <w:del w:id="6375" w:author="Marciante, Teresa Lucia (IT - Roma)" w:date="2019-02-07T19:14:00Z">
        <w:r w:rsidRPr="00426D98" w:rsidDel="00426D98">
          <w:rPr>
            <w:rFonts w:ascii="Garamond" w:hAnsi="Garamond" w:cs="Courier New"/>
            <w:sz w:val="18"/>
            <w:szCs w:val="18"/>
            <w:lang w:val="en-US"/>
          </w:rPr>
          <w:delText>&lt;/cac: :IssuerParty &gt;</w:delText>
        </w:r>
      </w:del>
    </w:p>
    <w:p w14:paraId="3E8D7669" w14:textId="77777777" w:rsidR="009C660A" w:rsidRPr="00426D98" w:rsidDel="00426D98" w:rsidRDefault="009C660A" w:rsidP="00771AE3">
      <w:pPr>
        <w:rPr>
          <w:del w:id="6376" w:author="Marciante, Teresa Lucia (IT - Roma)" w:date="2019-02-07T19:14:00Z"/>
          <w:rFonts w:ascii="Garamond" w:hAnsi="Garamond" w:cs="Courier New"/>
          <w:sz w:val="18"/>
          <w:szCs w:val="18"/>
          <w:lang w:val="en-US"/>
        </w:rPr>
      </w:pPr>
      <w:del w:id="6377" w:author="Marciante, Teresa Lucia (IT - Roma)" w:date="2019-02-07T19:14:00Z">
        <w:r w:rsidRPr="00426D98" w:rsidDel="00426D98">
          <w:rPr>
            <w:rFonts w:ascii="Garamond" w:hAnsi="Garamond" w:cs="Courier New"/>
            <w:sz w:val="18"/>
            <w:szCs w:val="18"/>
            <w:lang w:val="en-US"/>
          </w:rPr>
          <w:delText>&lt;cbc:DocumentStatusCode&gt;</w:delText>
        </w:r>
        <w:r w:rsidRPr="00426D98" w:rsidDel="00426D98">
          <w:rPr>
            <w:rFonts w:ascii="Garamond" w:hAnsi="Garamond" w:cs="Courier New"/>
            <w:color w:val="FF0000"/>
            <w:sz w:val="18"/>
            <w:szCs w:val="18"/>
            <w:lang w:val="en-US"/>
          </w:rPr>
          <w:delText>Accepted</w:delText>
        </w:r>
        <w:r w:rsidRPr="00426D98" w:rsidDel="00426D98">
          <w:rPr>
            <w:rFonts w:ascii="Garamond" w:hAnsi="Garamond" w:cs="Courier New"/>
            <w:sz w:val="18"/>
            <w:szCs w:val="18"/>
            <w:lang w:val="en-US"/>
          </w:rPr>
          <w:delText>&lt;/DocumentStatusCode&gt;</w:delText>
        </w:r>
      </w:del>
    </w:p>
    <w:p w14:paraId="5404739C" w14:textId="77777777" w:rsidR="009C660A" w:rsidRPr="00426D98" w:rsidDel="00426D98" w:rsidRDefault="009C660A" w:rsidP="00771AE3">
      <w:pPr>
        <w:rPr>
          <w:del w:id="6378" w:author="Marciante, Teresa Lucia (IT - Roma)" w:date="2019-02-07T19:14:00Z"/>
          <w:rFonts w:ascii="Garamond" w:hAnsi="Garamond" w:cs="Courier New"/>
          <w:sz w:val="18"/>
          <w:szCs w:val="18"/>
          <w:lang w:val="en-US"/>
        </w:rPr>
      </w:pPr>
      <w:del w:id="6379" w:author="Marciante, Teresa Lucia (IT - Roma)" w:date="2019-02-07T19:14:00Z">
        <w:r w:rsidRPr="00426D98" w:rsidDel="00426D98">
          <w:rPr>
            <w:rFonts w:ascii="Garamond" w:hAnsi="Garamond" w:cs="Courier New"/>
            <w:sz w:val="18"/>
            <w:szCs w:val="18"/>
            <w:lang w:val="en-US"/>
          </w:rPr>
          <w:delText>&lt;/cac:OrderDocumentReference &gt;</w:delText>
        </w:r>
      </w:del>
    </w:p>
    <w:p w14:paraId="49D3FCDD" w14:textId="77777777" w:rsidR="009C660A" w:rsidRPr="00426D98" w:rsidDel="00426D98" w:rsidRDefault="009C660A" w:rsidP="00771AE3">
      <w:pPr>
        <w:rPr>
          <w:del w:id="6380" w:author="Marciante, Teresa Lucia (IT - Roma)" w:date="2019-02-07T19:14:00Z"/>
          <w:rFonts w:ascii="Garamond" w:hAnsi="Garamond" w:cs="Courier New"/>
          <w:sz w:val="18"/>
          <w:szCs w:val="18"/>
          <w:lang w:val="en-US"/>
        </w:rPr>
      </w:pPr>
      <w:del w:id="6381" w:author="Marciante, Teresa Lucia (IT - Roma)" w:date="2019-02-07T19:14:00Z">
        <w:r w:rsidRPr="00426D98" w:rsidDel="00426D98">
          <w:rPr>
            <w:rFonts w:ascii="Garamond" w:hAnsi="Garamond" w:cs="Courier New"/>
            <w:sz w:val="18"/>
            <w:szCs w:val="18"/>
            <w:lang w:val="en-US"/>
          </w:rPr>
          <w:delText>…</w:delText>
        </w:r>
      </w:del>
    </w:p>
    <w:p w14:paraId="64989847" w14:textId="77777777" w:rsidR="009C660A" w:rsidRPr="00426D98" w:rsidDel="00426D98" w:rsidRDefault="009C660A" w:rsidP="00771AE3">
      <w:pPr>
        <w:rPr>
          <w:del w:id="6382" w:author="Marciante, Teresa Lucia (IT - Roma)" w:date="2019-02-07T19:14:00Z"/>
          <w:rFonts w:ascii="Garamond" w:hAnsi="Garamond" w:cs="Courier New"/>
          <w:sz w:val="18"/>
          <w:szCs w:val="18"/>
          <w:lang w:val="en-US"/>
        </w:rPr>
      </w:pPr>
      <w:del w:id="6383" w:author="Marciante, Teresa Lucia (IT - Roma)" w:date="2019-02-07T19:14:00Z">
        <w:r w:rsidRPr="00426D98" w:rsidDel="00426D98">
          <w:rPr>
            <w:rFonts w:ascii="Garamond" w:hAnsi="Garamond" w:cs="Courier New"/>
            <w:sz w:val="18"/>
            <w:szCs w:val="18"/>
            <w:lang w:val="en-US"/>
          </w:rPr>
          <w:delText>&lt;cac:BuyerCustomerParty&gt;</w:delText>
        </w:r>
      </w:del>
    </w:p>
    <w:p w14:paraId="4D16CE82" w14:textId="77777777" w:rsidR="009C660A" w:rsidRPr="00426D98" w:rsidDel="00426D98" w:rsidRDefault="009C660A" w:rsidP="00771AE3">
      <w:pPr>
        <w:rPr>
          <w:del w:id="6384" w:author="Marciante, Teresa Lucia (IT - Roma)" w:date="2019-02-07T19:14:00Z"/>
          <w:rFonts w:ascii="Garamond" w:hAnsi="Garamond" w:cs="Courier New"/>
          <w:sz w:val="18"/>
          <w:szCs w:val="18"/>
          <w:lang w:val="en-US"/>
        </w:rPr>
      </w:pPr>
      <w:del w:id="6385" w:author="Marciante, Teresa Lucia (IT - Roma)" w:date="2019-02-07T19:14:00Z">
        <w:r w:rsidRPr="00426D98" w:rsidDel="00426D98">
          <w:rPr>
            <w:rFonts w:ascii="Garamond" w:hAnsi="Garamond" w:cs="Courier New"/>
            <w:sz w:val="18"/>
            <w:szCs w:val="18"/>
            <w:lang w:val="en-US"/>
          </w:rPr>
          <w:delText>&lt;cac:PartyIdentification&gt;</w:delText>
        </w:r>
      </w:del>
    </w:p>
    <w:p w14:paraId="7EFD2E95" w14:textId="77777777" w:rsidR="009C660A" w:rsidRPr="00426D98" w:rsidDel="00426D98" w:rsidRDefault="009C660A" w:rsidP="00771AE3">
      <w:pPr>
        <w:rPr>
          <w:del w:id="6386" w:author="Marciante, Teresa Lucia (IT - Roma)" w:date="2019-02-07T19:14:00Z"/>
          <w:rFonts w:ascii="Garamond" w:hAnsi="Garamond" w:cs="Courier New"/>
          <w:sz w:val="18"/>
          <w:szCs w:val="18"/>
          <w:lang w:val="en-US"/>
        </w:rPr>
      </w:pPr>
      <w:del w:id="638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51F116C5" w14:textId="77777777" w:rsidR="009C660A" w:rsidRPr="00426D98" w:rsidDel="00426D98" w:rsidRDefault="009C660A" w:rsidP="00771AE3">
      <w:pPr>
        <w:rPr>
          <w:del w:id="6388" w:author="Marciante, Teresa Lucia (IT - Roma)" w:date="2019-02-07T19:14:00Z"/>
          <w:rFonts w:ascii="Garamond" w:hAnsi="Garamond" w:cs="Courier New"/>
          <w:sz w:val="18"/>
          <w:szCs w:val="18"/>
          <w:lang w:val="en-US"/>
        </w:rPr>
      </w:pPr>
      <w:del w:id="6389" w:author="Marciante, Teresa Lucia (IT - Roma)" w:date="2019-02-07T19:14:00Z">
        <w:r w:rsidRPr="00426D98" w:rsidDel="00426D98">
          <w:rPr>
            <w:rFonts w:ascii="Garamond" w:hAnsi="Garamond" w:cs="Courier New"/>
            <w:sz w:val="18"/>
            <w:szCs w:val="18"/>
            <w:lang w:val="en-US"/>
          </w:rPr>
          <w:delText>&lt;/cac:PartyIdentification&gt;</w:delText>
        </w:r>
      </w:del>
    </w:p>
    <w:p w14:paraId="29035B29" w14:textId="77777777" w:rsidR="009C660A" w:rsidRPr="00426D98" w:rsidDel="00426D98" w:rsidRDefault="009C660A" w:rsidP="00771AE3">
      <w:pPr>
        <w:rPr>
          <w:del w:id="6390" w:author="Marciante, Teresa Lucia (IT - Roma)" w:date="2019-02-07T19:14:00Z"/>
          <w:rFonts w:ascii="Garamond" w:hAnsi="Garamond" w:cs="Courier New"/>
          <w:sz w:val="18"/>
          <w:szCs w:val="18"/>
          <w:lang w:val="en-US"/>
        </w:rPr>
      </w:pPr>
      <w:del w:id="6391" w:author="Marciante, Teresa Lucia (IT - Roma)" w:date="2019-02-07T19:14:00Z">
        <w:r w:rsidRPr="00426D98" w:rsidDel="00426D98">
          <w:rPr>
            <w:rFonts w:ascii="Garamond" w:hAnsi="Garamond" w:cs="Courier New"/>
            <w:sz w:val="18"/>
            <w:szCs w:val="18"/>
            <w:lang w:val="en-US"/>
          </w:rPr>
          <w:delText>&lt;/cac:BuyerCustomerParty&gt;</w:delText>
        </w:r>
      </w:del>
    </w:p>
    <w:p w14:paraId="00CCF456" w14:textId="77777777" w:rsidR="00113BB3" w:rsidRPr="00426D98" w:rsidDel="00426D98" w:rsidRDefault="00113BB3" w:rsidP="00771AE3">
      <w:pPr>
        <w:rPr>
          <w:del w:id="6392" w:author="Marciante, Teresa Lucia (IT - Roma)" w:date="2019-02-07T19:14:00Z"/>
          <w:rFonts w:ascii="Garamond" w:hAnsi="Garamond" w:cs="Courier New"/>
          <w:sz w:val="18"/>
          <w:szCs w:val="18"/>
          <w:lang w:val="en-US"/>
        </w:rPr>
      </w:pPr>
      <w:del w:id="6393" w:author="Marciante, Teresa Lucia (IT - Roma)" w:date="2019-02-07T19:14:00Z">
        <w:r w:rsidRPr="00426D98" w:rsidDel="00426D98">
          <w:rPr>
            <w:rFonts w:ascii="Garamond" w:hAnsi="Garamond" w:cs="Courier New"/>
            <w:sz w:val="18"/>
            <w:szCs w:val="18"/>
            <w:lang w:val="en-US"/>
          </w:rPr>
          <w:delText>…</w:delText>
        </w:r>
      </w:del>
    </w:p>
    <w:p w14:paraId="51C642CF" w14:textId="77777777" w:rsidR="00113BB3" w:rsidRPr="00426D98" w:rsidDel="00426D98" w:rsidRDefault="00113BB3" w:rsidP="00771AE3">
      <w:pPr>
        <w:rPr>
          <w:del w:id="6394" w:author="Marciante, Teresa Lucia (IT - Roma)" w:date="2019-02-07T19:14:00Z"/>
          <w:rFonts w:ascii="Garamond" w:hAnsi="Garamond" w:cs="Courier New"/>
          <w:sz w:val="18"/>
          <w:szCs w:val="18"/>
          <w:lang w:val="en-US"/>
        </w:rPr>
      </w:pPr>
      <w:del w:id="6395" w:author="Marciante, Teresa Lucia (IT - Roma)" w:date="2019-02-07T19:14:00Z">
        <w:r w:rsidRPr="00426D98" w:rsidDel="00426D98">
          <w:rPr>
            <w:rFonts w:ascii="Garamond" w:hAnsi="Garamond" w:cs="Courier New"/>
            <w:sz w:val="18"/>
            <w:szCs w:val="18"/>
            <w:lang w:val="en-US"/>
          </w:rPr>
          <w:delText>&lt;cac:SellerSupplierParty&gt;</w:delText>
        </w:r>
      </w:del>
    </w:p>
    <w:p w14:paraId="3DFDE88D" w14:textId="77777777" w:rsidR="00113BB3" w:rsidRPr="00426D98" w:rsidDel="00426D98" w:rsidRDefault="00113BB3" w:rsidP="00771AE3">
      <w:pPr>
        <w:rPr>
          <w:del w:id="6396" w:author="Marciante, Teresa Lucia (IT - Roma)" w:date="2019-02-07T19:14:00Z"/>
          <w:rFonts w:ascii="Garamond" w:hAnsi="Garamond" w:cs="Courier New"/>
          <w:sz w:val="18"/>
          <w:szCs w:val="18"/>
          <w:lang w:val="en-US"/>
        </w:rPr>
      </w:pPr>
      <w:del w:id="6397" w:author="Marciante, Teresa Lucia (IT - Roma)" w:date="2019-02-07T19:14:00Z">
        <w:r w:rsidRPr="00426D98" w:rsidDel="00426D98">
          <w:rPr>
            <w:rFonts w:ascii="Garamond" w:hAnsi="Garamond" w:cs="Courier New"/>
            <w:sz w:val="18"/>
            <w:szCs w:val="18"/>
            <w:lang w:val="en-US"/>
          </w:rPr>
          <w:delText>&lt;cac:PartyIdentification&gt;</w:delText>
        </w:r>
      </w:del>
    </w:p>
    <w:p w14:paraId="50CF36FF" w14:textId="77777777" w:rsidR="00113BB3" w:rsidRPr="00426D98" w:rsidDel="00426D98" w:rsidRDefault="00113BB3" w:rsidP="00771AE3">
      <w:pPr>
        <w:rPr>
          <w:del w:id="6398" w:author="Marciante, Teresa Lucia (IT - Roma)" w:date="2019-02-07T19:14:00Z"/>
          <w:rFonts w:ascii="Garamond" w:hAnsi="Garamond" w:cs="Courier New"/>
          <w:sz w:val="18"/>
          <w:szCs w:val="18"/>
          <w:lang w:val="en-US"/>
        </w:rPr>
      </w:pPr>
      <w:del w:id="6399"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123456789cc</w:delText>
        </w:r>
        <w:r w:rsidRPr="00426D98" w:rsidDel="00426D98">
          <w:rPr>
            <w:rFonts w:ascii="Garamond" w:hAnsi="Garamond" w:cs="Courier New"/>
            <w:sz w:val="18"/>
            <w:szCs w:val="18"/>
            <w:lang w:val="en-US"/>
          </w:rPr>
          <w:delText>&lt;/cbc:ID&gt;</w:delText>
        </w:r>
      </w:del>
    </w:p>
    <w:p w14:paraId="387DC34E" w14:textId="77777777" w:rsidR="00113BB3" w:rsidRPr="00426D98" w:rsidDel="00426D98" w:rsidRDefault="00113BB3" w:rsidP="00771AE3">
      <w:pPr>
        <w:rPr>
          <w:del w:id="6400" w:author="Marciante, Teresa Lucia (IT - Roma)" w:date="2019-02-07T19:14:00Z"/>
          <w:rFonts w:ascii="Garamond" w:hAnsi="Garamond" w:cs="Courier New"/>
          <w:sz w:val="18"/>
          <w:szCs w:val="18"/>
        </w:rPr>
      </w:pPr>
      <w:del w:id="6401" w:author="Marciante, Teresa Lucia (IT - Roma)" w:date="2019-02-07T19:14:00Z">
        <w:r w:rsidRPr="00426D98" w:rsidDel="00426D98">
          <w:rPr>
            <w:rFonts w:ascii="Garamond" w:hAnsi="Garamond" w:cs="Courier New"/>
            <w:sz w:val="18"/>
            <w:szCs w:val="18"/>
          </w:rPr>
          <w:delText>&lt;/cac:PartyIdentification&gt;</w:delText>
        </w:r>
      </w:del>
    </w:p>
    <w:p w14:paraId="4BBA6C0A" w14:textId="77777777" w:rsidR="00113BB3" w:rsidRPr="00426D98" w:rsidDel="00426D98" w:rsidRDefault="00113BB3" w:rsidP="00771AE3">
      <w:pPr>
        <w:rPr>
          <w:del w:id="6402" w:author="Marciante, Teresa Lucia (IT - Roma)" w:date="2019-02-07T19:14:00Z"/>
          <w:rFonts w:ascii="Garamond" w:hAnsi="Garamond" w:cs="Courier New"/>
          <w:sz w:val="18"/>
          <w:szCs w:val="18"/>
        </w:rPr>
      </w:pPr>
      <w:del w:id="6403" w:author="Marciante, Teresa Lucia (IT - Roma)" w:date="2019-02-07T19:14:00Z">
        <w:r w:rsidRPr="00426D98" w:rsidDel="00426D98">
          <w:rPr>
            <w:rFonts w:ascii="Garamond" w:hAnsi="Garamond" w:cs="Courier New"/>
            <w:sz w:val="18"/>
            <w:szCs w:val="18"/>
          </w:rPr>
          <w:delText>&lt;/cac:SellerSupplierParty&gt;</w:delText>
        </w:r>
      </w:del>
    </w:p>
    <w:p w14:paraId="49CF9A44" w14:textId="77777777" w:rsidR="00113BB3" w:rsidRPr="00426D98" w:rsidDel="00426D98" w:rsidRDefault="00113BB3" w:rsidP="00771AE3">
      <w:pPr>
        <w:rPr>
          <w:del w:id="6404" w:author="Marciante, Teresa Lucia (IT - Roma)" w:date="2019-02-07T19:14:00Z"/>
          <w:rFonts w:ascii="Garamond" w:hAnsi="Garamond" w:cs="Courier New"/>
          <w:sz w:val="18"/>
          <w:szCs w:val="18"/>
        </w:rPr>
      </w:pPr>
      <w:del w:id="6405" w:author="Marciante, Teresa Lucia (IT - Roma)" w:date="2019-02-07T19:14:00Z">
        <w:r w:rsidRPr="00426D98" w:rsidDel="00426D98">
          <w:rPr>
            <w:rFonts w:ascii="Garamond" w:hAnsi="Garamond" w:cs="Courier New"/>
            <w:sz w:val="18"/>
            <w:szCs w:val="18"/>
          </w:rPr>
          <w:delText>…</w:delText>
        </w:r>
      </w:del>
    </w:p>
    <w:p w14:paraId="3C5E0C5A" w14:textId="77777777" w:rsidR="00113BB3" w:rsidRPr="00426D98" w:rsidDel="00426D98" w:rsidRDefault="00113BB3" w:rsidP="00771AE3">
      <w:pPr>
        <w:rPr>
          <w:del w:id="6406" w:author="Marciante, Teresa Lucia (IT - Roma)" w:date="2019-02-07T19:14:00Z"/>
          <w:rFonts w:ascii="Garamond" w:hAnsi="Garamond" w:cs="Courier New"/>
          <w:sz w:val="18"/>
          <w:szCs w:val="18"/>
        </w:rPr>
      </w:pPr>
    </w:p>
    <w:p w14:paraId="7F0CB6E0" w14:textId="77777777" w:rsidR="00C94867" w:rsidRPr="00426D98" w:rsidDel="00426D98" w:rsidRDefault="00C94867" w:rsidP="00771AE3">
      <w:pPr>
        <w:rPr>
          <w:del w:id="6407" w:author="Marciante, Teresa Lucia (IT - Roma)" w:date="2019-02-07T19:14:00Z"/>
          <w:rFonts w:ascii="Frutiger LT 45 Light" w:eastAsia="Times New Roman" w:hAnsi="Frutiger LT 45 Light" w:cs="Times New Roman"/>
          <w:b/>
          <w:u w:val="single"/>
        </w:rPr>
      </w:pPr>
      <w:del w:id="6408" w:author="Marciante, Teresa Lucia (IT - Roma)" w:date="2019-02-07T19:14:00Z">
        <w:r w:rsidRPr="00426D98" w:rsidDel="00426D98">
          <w:rPr>
            <w:b/>
            <w:u w:val="single"/>
          </w:rPr>
          <w:br w:type="page"/>
        </w:r>
      </w:del>
    </w:p>
    <w:p w14:paraId="25D0BBF1" w14:textId="77777777" w:rsidR="0019314B" w:rsidRPr="00426D98" w:rsidDel="00426D98" w:rsidRDefault="0019314B" w:rsidP="00771AE3">
      <w:pPr>
        <w:rPr>
          <w:del w:id="6409" w:author="Marciante, Teresa Lucia (IT - Roma)" w:date="2019-02-07T19:14:00Z"/>
          <w:b/>
          <w:u w:val="single"/>
        </w:rPr>
      </w:pPr>
      <w:del w:id="6410" w:author="Marciante, Teresa Lucia (IT - Roma)" w:date="2019-02-07T19:14:00Z">
        <w:r w:rsidRPr="00426D98" w:rsidDel="00426D98">
          <w:rPr>
            <w:b/>
            <w:u w:val="single"/>
          </w:rPr>
          <w:delText>Caso 2</w:delText>
        </w:r>
        <w:r w:rsidR="00B9369A" w:rsidRPr="00426D98" w:rsidDel="00426D98">
          <w:rPr>
            <w:b/>
            <w:u w:val="single"/>
          </w:rPr>
          <w:delText xml:space="preserve">: </w:delText>
        </w:r>
        <w:r w:rsidR="006113A1" w:rsidRPr="00426D98" w:rsidDel="00426D98">
          <w:rPr>
            <w:b/>
            <w:u w:val="single"/>
          </w:rPr>
          <w:delText>Ordine di riscontro</w:delText>
        </w:r>
        <w:r w:rsidR="00B9369A" w:rsidRPr="00426D98" w:rsidDel="00426D98">
          <w:rPr>
            <w:b/>
            <w:u w:val="single"/>
          </w:rPr>
          <w:delText xml:space="preserve"> a Risposta</w:delText>
        </w:r>
        <w:r w:rsidR="00966010" w:rsidRPr="00426D98" w:rsidDel="00426D98">
          <w:rPr>
            <w:b/>
            <w:u w:val="single"/>
          </w:rPr>
          <w:delText xml:space="preserve"> di impresa diversa</w:delText>
        </w:r>
        <w:r w:rsidRPr="00426D98" w:rsidDel="00426D98">
          <w:rPr>
            <w:b/>
            <w:u w:val="single"/>
          </w:rPr>
          <w:delText>.</w:delText>
        </w:r>
      </w:del>
    </w:p>
    <w:p w14:paraId="53C6DD19" w14:textId="77777777" w:rsidR="00966010" w:rsidRPr="00426D98" w:rsidDel="00426D98" w:rsidRDefault="009879F6" w:rsidP="00771AE3">
      <w:pPr>
        <w:rPr>
          <w:del w:id="6411" w:author="Marciante, Teresa Lucia (IT - Roma)" w:date="2019-02-07T19:14:00Z"/>
        </w:rPr>
      </w:pPr>
      <w:del w:id="6412" w:author="Marciante, Teresa Lucia (IT - Roma)" w:date="2019-02-07T19:14:00Z">
        <w:r w:rsidRPr="00426D98" w:rsidDel="00426D98">
          <w:delText>In questo esempio</w:delText>
        </w:r>
        <w:r w:rsidR="005C590F" w:rsidRPr="00426D98" w:rsidDel="00426D98">
          <w:delText xml:space="preserve">, </w:delText>
        </w:r>
        <w:r w:rsidR="002002C9" w:rsidRPr="00426D98" w:rsidDel="00426D98">
          <w:delText xml:space="preserve">l’impresa “C” viene acquisita dall’impresa “D”, che subentra in tutti i rapporti con i Clienti. </w:delText>
        </w:r>
        <w:r w:rsidR="005C590F" w:rsidRPr="00426D98" w:rsidDel="00426D98">
          <w:delText xml:space="preserve">a fronte di un Ordine </w:delText>
        </w:r>
        <w:r w:rsidR="00966010" w:rsidRPr="00426D98" w:rsidDel="00426D98">
          <w:delText>emesso dall’ente “A”</w:delText>
        </w:r>
        <w:r w:rsidR="005C590F" w:rsidRPr="00426D98" w:rsidDel="00426D98">
          <w:delText xml:space="preserve">, </w:delText>
        </w:r>
        <w:r w:rsidR="00966010" w:rsidRPr="00426D98" w:rsidDel="00426D98">
          <w:delText>l’impresa “C”</w:delText>
        </w:r>
        <w:r w:rsidRPr="00426D98" w:rsidDel="00426D98">
          <w:delText xml:space="preserve"> invia una Risposta con modifiche</w:delText>
        </w:r>
        <w:r w:rsidR="00966010" w:rsidRPr="00426D98" w:rsidDel="00426D98">
          <w:delText>.</w:delText>
        </w:r>
      </w:del>
    </w:p>
    <w:p w14:paraId="0F1CEC0A" w14:textId="77777777" w:rsidR="002002C9" w:rsidRPr="00426D98" w:rsidDel="00426D98" w:rsidRDefault="002002C9" w:rsidP="00771AE3">
      <w:pPr>
        <w:rPr>
          <w:del w:id="6413" w:author="Marciante, Teresa Lucia (IT - Roma)" w:date="2019-02-07T19:14:00Z"/>
        </w:rPr>
      </w:pPr>
      <w:del w:id="6414" w:author="Marciante, Teresa Lucia (IT - Roma)" w:date="2019-02-07T19:14:00Z">
        <w:r w:rsidRPr="00426D98" w:rsidDel="00426D98">
          <w:delText>Successivamente, l’ente “A” ha necessità di respingere un</w:delText>
        </w:r>
        <w:r w:rsidR="00F43D69" w:rsidRPr="00426D98" w:rsidDel="00426D98">
          <w:delText>a</w:delText>
        </w:r>
        <w:r w:rsidRPr="00426D98" w:rsidDel="00426D98">
          <w:delText xml:space="preserve"> </w:delText>
        </w:r>
        <w:r w:rsidR="00F43D69" w:rsidRPr="00426D98" w:rsidDel="00426D98">
          <w:delText>Risposta</w:delText>
        </w:r>
        <w:r w:rsidRPr="00426D98" w:rsidDel="00426D98">
          <w:delText xml:space="preserve"> che aveva ricevuto dall’impresa “C”, pertanto invia un Ordine di riscontro di diniego. Esso si riferisce a un</w:delText>
        </w:r>
        <w:r w:rsidR="00F43D69" w:rsidRPr="00426D98" w:rsidDel="00426D98">
          <w:delText>a</w:delText>
        </w:r>
        <w:r w:rsidRPr="00426D98" w:rsidDel="00426D98">
          <w:delText xml:space="preserve"> </w:delText>
        </w:r>
        <w:r w:rsidR="00F43D69" w:rsidRPr="00426D98" w:rsidDel="00426D98">
          <w:delText>Risposta</w:delText>
        </w:r>
        <w:r w:rsidRPr="00426D98" w:rsidDel="00426D98">
          <w:delText xml:space="preserve"> che è stat</w:delText>
        </w:r>
        <w:r w:rsidR="00F43D69" w:rsidRPr="00426D98" w:rsidDel="00426D98">
          <w:delText>a</w:delText>
        </w:r>
        <w:r w:rsidRPr="00426D98" w:rsidDel="00426D98">
          <w:delText xml:space="preserve"> emess</w:delText>
        </w:r>
        <w:r w:rsidR="00F43D69" w:rsidRPr="00426D98" w:rsidDel="00426D98">
          <w:delText>a</w:delText>
        </w:r>
        <w:r w:rsidRPr="00426D98" w:rsidDel="00426D98">
          <w:delText xml:space="preserve"> da un </w:delText>
        </w:r>
        <w:r w:rsidR="00F43D69" w:rsidRPr="00426D98" w:rsidDel="00426D98">
          <w:delText>Fornitore</w:delText>
        </w:r>
        <w:r w:rsidRPr="00426D98" w:rsidDel="00426D98">
          <w:delText xml:space="preserve"> diverso</w:delText>
        </w:r>
        <w:r w:rsidR="00F43D69" w:rsidRPr="00426D98" w:rsidDel="00426D98">
          <w:delText xml:space="preserve"> dal Destinatario</w:delText>
        </w:r>
        <w:r w:rsidRPr="00426D98" w:rsidDel="00426D98">
          <w:delText>, in quanto al momento dell’emissione dell</w:delText>
        </w:r>
        <w:r w:rsidR="00F43D69" w:rsidRPr="00426D98" w:rsidDel="00426D98">
          <w:delText>a Risposta</w:delText>
        </w:r>
        <w:r w:rsidRPr="00426D98" w:rsidDel="00426D98">
          <w:delText xml:space="preserve"> </w:delText>
        </w:r>
        <w:r w:rsidR="00F43D69" w:rsidRPr="00426D98" w:rsidDel="00426D98">
          <w:delText>le due imprese erano</w:delText>
        </w:r>
        <w:r w:rsidRPr="00426D98" w:rsidDel="00426D98">
          <w:delText xml:space="preserve"> distint</w:delText>
        </w:r>
        <w:r w:rsidR="00F43D69" w:rsidRPr="00426D98" w:rsidDel="00426D98">
          <w:delText>e</w:delText>
        </w:r>
        <w:r w:rsidRPr="00426D98" w:rsidDel="00426D98">
          <w:delText>.</w:delText>
        </w:r>
      </w:del>
    </w:p>
    <w:p w14:paraId="6397FAF2" w14:textId="77777777" w:rsidR="00D1136F" w:rsidRPr="00426D98" w:rsidDel="00426D98" w:rsidRDefault="00D1136F" w:rsidP="00771AE3">
      <w:pPr>
        <w:rPr>
          <w:del w:id="6415" w:author="Marciante, Teresa Lucia (IT - Roma)" w:date="2019-02-07T19:14:00Z"/>
        </w:rPr>
      </w:pPr>
      <w:del w:id="6416" w:author="Marciante, Teresa Lucia (IT - Roma)" w:date="2019-02-07T19:14:00Z">
        <w:r w:rsidRPr="00426D98" w:rsidDel="00426D98">
          <w:delText xml:space="preserve">Si rammenta che la Tripletta di identificazione di un Documento è composta, oltre che dall’identificativo e dalla data di emissione del documento stesso, anche all’identificativo del soggetto che lo ha emesso (v. Paragrafo </w:delText>
        </w:r>
        <w:r w:rsidR="00A34DD2" w:rsidRPr="00426D98" w:rsidDel="00426D98">
          <w:fldChar w:fldCharType="begin"/>
        </w:r>
        <w:r w:rsidRPr="00426D98" w:rsidDel="00426D98">
          <w:delInstrText xml:space="preserve"> REF _Ref534626517 \r \h </w:delInstrText>
        </w:r>
        <w:r w:rsidR="00BD51D5" w:rsidRPr="00426D98" w:rsidDel="00426D98">
          <w:delInstrText xml:space="preserve"> \* MERGEFORMAT </w:delInstrText>
        </w:r>
        <w:r w:rsidR="00A34DD2" w:rsidRPr="00426D98" w:rsidDel="00426D98">
          <w:fldChar w:fldCharType="separate"/>
        </w:r>
        <w:r w:rsidRPr="00426D98" w:rsidDel="00426D98">
          <w:delText>2.5.1</w:delText>
        </w:r>
        <w:r w:rsidR="00A34DD2" w:rsidRPr="00426D98" w:rsidDel="00426D98">
          <w:fldChar w:fldCharType="end"/>
        </w:r>
        <w:r w:rsidRPr="00426D98" w:rsidDel="00426D98">
          <w:delText>). Ciò consente che, ove occorra e ve ne siano i presupposti (come in questo caso), un Documento inviato a un determinato soggetto possa far riferimento a un Documento emesso da un soggetto diverso.</w:delText>
        </w:r>
      </w:del>
    </w:p>
    <w:p w14:paraId="58830269" w14:textId="77777777" w:rsidR="009879F6" w:rsidRPr="00426D98" w:rsidDel="00426D98" w:rsidRDefault="00F43D69" w:rsidP="00771AE3">
      <w:pPr>
        <w:rPr>
          <w:del w:id="6417" w:author="Marciante, Teresa Lucia (IT - Roma)" w:date="2019-02-07T19:14:00Z"/>
        </w:rPr>
      </w:pPr>
      <w:del w:id="6418" w:author="Marciante, Teresa Lucia (IT - Roma)" w:date="2019-02-07T19:14:00Z">
        <w:r w:rsidRPr="00426D98" w:rsidDel="00426D98">
          <w:delText>T</w:delText>
        </w:r>
        <w:r w:rsidR="005C590F" w:rsidRPr="00426D98" w:rsidDel="00426D98">
          <w:delText>utti</w:delText>
        </w:r>
        <w:r w:rsidR="009879F6" w:rsidRPr="00426D98" w:rsidDel="00426D98">
          <w:delText xml:space="preserve"> i Documenti sono inviati utilizzando il processo di Ordinazione </w:delText>
        </w:r>
        <w:r w:rsidR="005C590F" w:rsidRPr="00426D98" w:rsidDel="00426D98">
          <w:delText>completa</w:delText>
        </w:r>
        <w:r w:rsidR="009879F6" w:rsidRPr="00426D98" w:rsidDel="00426D98">
          <w:delText xml:space="preserve"> (v. Paragrafi </w:delText>
        </w:r>
        <w:r w:rsidR="00A34DD2" w:rsidRPr="00426D98" w:rsidDel="00426D98">
          <w:fldChar w:fldCharType="begin"/>
        </w:r>
        <w:r w:rsidR="005C590F" w:rsidRPr="00426D98" w:rsidDel="00426D98">
          <w:delInstrText xml:space="preserve"> REF _Ref534872413 \r \h </w:delInstrText>
        </w:r>
        <w:r w:rsidR="00BD51D5" w:rsidRPr="00426D98" w:rsidDel="00426D98">
          <w:delInstrText xml:space="preserve"> \* MERGEFORMAT </w:delInstrText>
        </w:r>
        <w:r w:rsidR="00A34DD2" w:rsidRPr="00426D98" w:rsidDel="00426D98">
          <w:fldChar w:fldCharType="separate"/>
        </w:r>
        <w:r w:rsidR="005C590F" w:rsidRPr="00426D98" w:rsidDel="00426D98">
          <w:delText>3.3.1.3</w:delText>
        </w:r>
        <w:r w:rsidR="00A34DD2" w:rsidRPr="00426D98" w:rsidDel="00426D98">
          <w:fldChar w:fldCharType="end"/>
        </w:r>
        <w:r w:rsidR="005C590F" w:rsidRPr="00426D98" w:rsidDel="00426D98">
          <w:delText xml:space="preserve">, </w:delText>
        </w:r>
        <w:r w:rsidR="00A34DD2" w:rsidRPr="00426D98" w:rsidDel="00426D98">
          <w:fldChar w:fldCharType="begin"/>
        </w:r>
        <w:r w:rsidR="005C590F" w:rsidRPr="00426D98" w:rsidDel="00426D98">
          <w:delInstrText xml:space="preserve"> REF _Ref535062628 \r \h </w:delInstrText>
        </w:r>
        <w:r w:rsidR="00BD51D5" w:rsidRPr="00426D98" w:rsidDel="00426D98">
          <w:delInstrText xml:space="preserve"> \* MERGEFORMAT </w:delInstrText>
        </w:r>
        <w:r w:rsidR="00A34DD2" w:rsidRPr="00426D98" w:rsidDel="00426D98">
          <w:fldChar w:fldCharType="separate"/>
        </w:r>
        <w:r w:rsidR="005C590F" w:rsidRPr="00426D98" w:rsidDel="00426D98">
          <w:delText>3.3.1.5</w:delText>
        </w:r>
        <w:r w:rsidR="00A34DD2" w:rsidRPr="00426D98" w:rsidDel="00426D98">
          <w:fldChar w:fldCharType="end"/>
        </w:r>
        <w:r w:rsidR="00A34DD2" w:rsidRPr="00426D98" w:rsidDel="00426D98">
          <w:fldChar w:fldCharType="begin"/>
        </w:r>
        <w:r w:rsidR="009879F6" w:rsidRPr="00426D98" w:rsidDel="00426D98">
          <w:delInstrText xml:space="preserve"> REF _Ref535061443 \r \h </w:delInstrText>
        </w:r>
        <w:r w:rsidR="00BD51D5" w:rsidRPr="00426D98" w:rsidDel="00426D98">
          <w:delInstrText xml:space="preserve"> \* MERGEFORMAT </w:delInstrText>
        </w:r>
        <w:r w:rsidR="00A34DD2" w:rsidRPr="00426D98" w:rsidDel="00426D98">
          <w:fldChar w:fldCharType="end"/>
        </w:r>
        <w:r w:rsidR="009879F6" w:rsidRPr="00426D98" w:rsidDel="00426D98">
          <w:delText xml:space="preserve"> e </w:delText>
        </w:r>
        <w:r w:rsidR="00A34DD2" w:rsidRPr="00426D98" w:rsidDel="00426D98">
          <w:fldChar w:fldCharType="begin"/>
        </w:r>
        <w:r w:rsidR="009879F6" w:rsidRPr="00426D98" w:rsidDel="00426D98">
          <w:delInstrText xml:space="preserve"> REF _Ref534872629 \r \h </w:delInstrText>
        </w:r>
        <w:r w:rsidR="00BD51D5" w:rsidRPr="00426D98" w:rsidDel="00426D98">
          <w:delInstrText xml:space="preserve"> \* MERGEFORMAT </w:delInstrText>
        </w:r>
        <w:r w:rsidR="00A34DD2" w:rsidRPr="00426D98" w:rsidDel="00426D98">
          <w:fldChar w:fldCharType="separate"/>
        </w:r>
        <w:r w:rsidR="009879F6" w:rsidRPr="00426D98" w:rsidDel="00426D98">
          <w:delText>3.3.1.6</w:delText>
        </w:r>
        <w:r w:rsidR="00A34DD2" w:rsidRPr="00426D98" w:rsidDel="00426D98">
          <w:fldChar w:fldCharType="end"/>
        </w:r>
        <w:r w:rsidR="009879F6" w:rsidRPr="00426D98" w:rsidDel="00426D98">
          <w:delText>).</w:delText>
        </w:r>
      </w:del>
    </w:p>
    <w:p w14:paraId="35005095" w14:textId="77777777" w:rsidR="00113BB3" w:rsidRPr="00426D98" w:rsidDel="00426D98" w:rsidRDefault="00113BB3" w:rsidP="00771AE3">
      <w:pPr>
        <w:rPr>
          <w:del w:id="6419" w:author="Marciante, Teresa Lucia (IT - Roma)" w:date="2019-02-07T19:14:00Z"/>
          <w:rFonts w:ascii="Frutiger LT 45 Light" w:eastAsia="Times New Roman" w:hAnsi="Frutiger LT 45 Light" w:cs="Times New Roman"/>
          <w:u w:val="single"/>
        </w:rPr>
      </w:pPr>
      <w:del w:id="6420" w:author="Marciante, Teresa Lucia (IT - Roma)" w:date="2019-02-07T19:14:00Z">
        <w:r w:rsidRPr="00426D98" w:rsidDel="00426D98">
          <w:rPr>
            <w:u w:val="single"/>
          </w:rPr>
          <w:br w:type="page"/>
        </w:r>
      </w:del>
    </w:p>
    <w:p w14:paraId="6820472F" w14:textId="77777777" w:rsidR="005C590F" w:rsidRPr="00426D98" w:rsidDel="00426D98" w:rsidRDefault="005C590F" w:rsidP="00771AE3">
      <w:pPr>
        <w:rPr>
          <w:del w:id="6421" w:author="Marciante, Teresa Lucia (IT - Roma)" w:date="2019-02-07T19:14:00Z"/>
          <w:u w:val="single"/>
        </w:rPr>
      </w:pPr>
      <w:del w:id="6422" w:author="Marciante, Teresa Lucia (IT - Roma)" w:date="2019-02-07T19:14:00Z">
        <w:r w:rsidRPr="00426D98" w:rsidDel="00426D98">
          <w:rPr>
            <w:u w:val="single"/>
          </w:rPr>
          <w:delText>Descrizione del caso</w:delText>
        </w:r>
      </w:del>
    </w:p>
    <w:p w14:paraId="3957B4DC" w14:textId="77777777" w:rsidR="005C590F" w:rsidRPr="00426D98" w:rsidDel="00426D98" w:rsidRDefault="00D1136F" w:rsidP="00771AE3">
      <w:pPr>
        <w:rPr>
          <w:del w:id="6423" w:author="Marciante, Teresa Lucia (IT - Roma)" w:date="2019-02-07T19:14:00Z"/>
        </w:rPr>
      </w:pPr>
      <w:del w:id="6424" w:author="Marciante, Teresa Lucia (IT - Roma)" w:date="2019-02-07T19:14:00Z">
        <w:r w:rsidRPr="00426D98" w:rsidDel="00426D98">
          <w:delText xml:space="preserve">Il 30/1/2018 l’ente “A” invia </w:delText>
        </w:r>
        <w:r w:rsidR="00113BB3" w:rsidRPr="00426D98" w:rsidDel="00426D98">
          <w:delText xml:space="preserve">all’impresa “C” </w:delText>
        </w:r>
        <w:r w:rsidR="00675A6C" w:rsidRPr="00426D98" w:rsidDel="00426D98">
          <w:delText>l’Ordine n. “111</w:delText>
        </w:r>
        <w:r w:rsidRPr="00426D98" w:rsidDel="00426D98">
          <w:delText>”, utilizzando il processo di Ordinazione completa</w:delText>
        </w:r>
        <w:r w:rsidR="005C590F" w:rsidRPr="00426D98" w:rsidDel="00426D98">
          <w:delText>.</w:delText>
        </w:r>
      </w:del>
    </w:p>
    <w:p w14:paraId="74C22D24" w14:textId="77777777" w:rsidR="00D1136F" w:rsidRPr="00426D98" w:rsidDel="00426D98" w:rsidRDefault="00D1136F" w:rsidP="00771AE3">
      <w:pPr>
        <w:rPr>
          <w:del w:id="6425" w:author="Marciante, Teresa Lucia (IT - Roma)" w:date="2019-02-07T19:14:00Z"/>
        </w:rPr>
      </w:pPr>
      <w:del w:id="6426" w:author="Marciante, Teresa Lucia (IT - Roma)" w:date="2019-02-07T19:14:00Z">
        <w:r w:rsidRPr="00426D98" w:rsidDel="00426D98">
          <w:delText>Il 16/2/2018 l’impresa “C”, invia</w:delText>
        </w:r>
        <w:r w:rsidR="00113BB3" w:rsidRPr="00426D98" w:rsidDel="00426D98">
          <w:delText xml:space="preserve"> all’ente “A”</w:delText>
        </w:r>
        <w:r w:rsidRPr="00426D98" w:rsidDel="00426D98">
          <w:delText xml:space="preserve"> la Risposta</w:delText>
        </w:r>
        <w:r w:rsidR="00113BB3" w:rsidRPr="00426D98" w:rsidDel="00426D98">
          <w:delText xml:space="preserve"> con modifiche</w:delText>
        </w:r>
        <w:r w:rsidRPr="00426D98" w:rsidDel="00426D98">
          <w:delText xml:space="preserve"> n. “350”, che contiene modifiche all’Odine n. “110” emesso dall’ente “A”.</w:delText>
        </w:r>
      </w:del>
    </w:p>
    <w:p w14:paraId="584ABA62" w14:textId="77777777" w:rsidR="00D1136F" w:rsidRPr="00426D98" w:rsidDel="00426D98" w:rsidRDefault="00D1136F" w:rsidP="00771AE3">
      <w:pPr>
        <w:rPr>
          <w:del w:id="6427" w:author="Marciante, Teresa Lucia (IT - Roma)" w:date="2019-02-07T19:14:00Z"/>
        </w:rPr>
      </w:pPr>
      <w:del w:id="6428" w:author="Marciante, Teresa Lucia (IT - Roma)" w:date="2019-02-07T19:14:00Z">
        <w:r w:rsidRPr="00426D98" w:rsidDel="00426D98">
          <w:delText>Il 20/2/2018 l’impresa “C” viene acquisita dall’impresa “D”.</w:delText>
        </w:r>
      </w:del>
    </w:p>
    <w:p w14:paraId="45DD28A1" w14:textId="77777777" w:rsidR="00D1136F" w:rsidRPr="00426D98" w:rsidDel="00426D98" w:rsidRDefault="00D1136F" w:rsidP="00771AE3">
      <w:pPr>
        <w:rPr>
          <w:del w:id="6429" w:author="Marciante, Teresa Lucia (IT - Roma)" w:date="2019-02-07T19:14:00Z"/>
        </w:rPr>
      </w:pPr>
      <w:del w:id="6430" w:author="Marciante, Teresa Lucia (IT - Roma)" w:date="2019-02-07T19:14:00Z">
        <w:r w:rsidRPr="00426D98" w:rsidDel="00426D98">
          <w:delText xml:space="preserve">Il 15/3/2018 l’ente “A” invia all’impresa “D” </w:delText>
        </w:r>
        <w:r w:rsidR="00113BB3" w:rsidRPr="00426D98" w:rsidDel="00426D98">
          <w:delText>l</w:delText>
        </w:r>
        <w:r w:rsidRPr="00426D98" w:rsidDel="00426D98">
          <w:delText xml:space="preserve">’Ordine di riscontro </w:delText>
        </w:r>
        <w:r w:rsidR="00113BB3" w:rsidRPr="00426D98" w:rsidDel="00426D98">
          <w:delText xml:space="preserve">per diniego </w:delText>
        </w:r>
        <w:r w:rsidRPr="00426D98" w:rsidDel="00426D98">
          <w:delText>n. “460”</w:delText>
        </w:r>
        <w:r w:rsidR="00113BB3" w:rsidRPr="00426D98" w:rsidDel="00426D98">
          <w:delText>,</w:delText>
        </w:r>
        <w:r w:rsidRPr="00426D98" w:rsidDel="00426D98">
          <w:delText xml:space="preserve"> per comunicare che la Risposta “350”, che era stata emessa dall’impresa “C”, è respinta.</w:delText>
        </w:r>
      </w:del>
    </w:p>
    <w:p w14:paraId="506C78F6" w14:textId="77777777" w:rsidR="005C590F" w:rsidRPr="00426D98" w:rsidDel="00426D98" w:rsidRDefault="005C590F" w:rsidP="00771AE3">
      <w:pPr>
        <w:rPr>
          <w:del w:id="6431" w:author="Marciante, Teresa Lucia (IT - Roma)" w:date="2019-02-07T19:14:00Z"/>
        </w:rPr>
      </w:pPr>
      <w:del w:id="6432" w:author="Marciante, Teresa Lucia (IT - Roma)" w:date="2019-02-07T19:14:00Z">
        <w:r w:rsidRPr="00426D98" w:rsidDel="00426D98">
          <w:delText>Si rappresentano, di seguito, i documenti emessi nell’esempio, evidenziando in rosso i dati peculiari del caso.</w:delText>
        </w:r>
      </w:del>
    </w:p>
    <w:p w14:paraId="6C69525A" w14:textId="77777777" w:rsidR="00675A6C" w:rsidRPr="00426D98" w:rsidDel="00426D98" w:rsidRDefault="00675A6C" w:rsidP="00771AE3">
      <w:pPr>
        <w:rPr>
          <w:del w:id="6433" w:author="Marciante, Teresa Lucia (IT - Roma)" w:date="2019-02-07T19:14:00Z"/>
          <w:u w:val="single"/>
          <w:lang w:val="en-US"/>
        </w:rPr>
      </w:pPr>
      <w:del w:id="6434" w:author="Marciante, Teresa Lucia (IT - Roma)" w:date="2019-02-07T19:14:00Z">
        <w:r w:rsidRPr="00426D98" w:rsidDel="00426D98">
          <w:rPr>
            <w:u w:val="single"/>
            <w:lang w:val="en-US"/>
          </w:rPr>
          <w:delText>Ordine iniziale n. 111</w:delText>
        </w:r>
      </w:del>
    </w:p>
    <w:p w14:paraId="1F89307F" w14:textId="77777777" w:rsidR="00675A6C" w:rsidRPr="00426D98" w:rsidDel="00426D98" w:rsidRDefault="00675A6C" w:rsidP="00771AE3">
      <w:pPr>
        <w:rPr>
          <w:del w:id="6435" w:author="Marciante, Teresa Lucia (IT - Roma)" w:date="2019-02-07T19:14:00Z"/>
          <w:rFonts w:ascii="Garamond" w:hAnsi="Garamond" w:cs="Courier New"/>
          <w:sz w:val="18"/>
          <w:szCs w:val="18"/>
          <w:lang w:val="en-US"/>
        </w:rPr>
      </w:pPr>
    </w:p>
    <w:p w14:paraId="6D163DE4" w14:textId="77777777" w:rsidR="00675A6C" w:rsidRPr="00426D98" w:rsidDel="00426D98" w:rsidRDefault="00675A6C" w:rsidP="00771AE3">
      <w:pPr>
        <w:rPr>
          <w:del w:id="6436" w:author="Marciante, Teresa Lucia (IT - Roma)" w:date="2019-02-07T19:14:00Z"/>
          <w:rFonts w:ascii="Garamond" w:hAnsi="Garamond" w:cs="Courier New"/>
          <w:sz w:val="18"/>
          <w:szCs w:val="18"/>
          <w:lang w:val="en-US"/>
        </w:rPr>
      </w:pPr>
      <w:del w:id="6437"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09515828" w14:textId="77777777" w:rsidR="00675A6C" w:rsidRPr="00426D98" w:rsidDel="00426D98" w:rsidRDefault="00675A6C" w:rsidP="00771AE3">
      <w:pPr>
        <w:rPr>
          <w:del w:id="6438" w:author="Marciante, Teresa Lucia (IT - Roma)" w:date="2019-02-07T19:14:00Z"/>
          <w:rFonts w:ascii="Garamond" w:hAnsi="Garamond" w:cs="Courier New"/>
          <w:sz w:val="18"/>
          <w:szCs w:val="18"/>
          <w:lang w:val="en-US"/>
        </w:rPr>
      </w:pPr>
      <w:del w:id="6439"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 xml:space="preserve"> bis:ordering:3</w:delText>
        </w:r>
        <w:r w:rsidRPr="00426D98" w:rsidDel="00426D98">
          <w:rPr>
            <w:rFonts w:ascii="Garamond" w:hAnsi="Garamond" w:cs="Courier New"/>
            <w:sz w:val="18"/>
            <w:szCs w:val="18"/>
            <w:lang w:val="en-US"/>
          </w:rPr>
          <w:delText>&lt;/cbc:ProfileID&gt;</w:delText>
        </w:r>
      </w:del>
    </w:p>
    <w:p w14:paraId="10AFA19E" w14:textId="77777777" w:rsidR="00675A6C" w:rsidRPr="00426D98" w:rsidDel="00426D98" w:rsidRDefault="00675A6C" w:rsidP="00771AE3">
      <w:pPr>
        <w:rPr>
          <w:del w:id="6440" w:author="Marciante, Teresa Lucia (IT - Roma)" w:date="2019-02-07T19:14:00Z"/>
          <w:rFonts w:ascii="Garamond" w:hAnsi="Garamond" w:cs="Courier New"/>
          <w:sz w:val="18"/>
          <w:szCs w:val="18"/>
          <w:lang w:val="en-US"/>
        </w:rPr>
      </w:pPr>
      <w:del w:id="6441"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111</w:delText>
        </w:r>
        <w:r w:rsidRPr="00426D98" w:rsidDel="00426D98">
          <w:rPr>
            <w:rFonts w:ascii="Garamond" w:hAnsi="Garamond" w:cs="Courier New"/>
            <w:sz w:val="18"/>
            <w:szCs w:val="18"/>
            <w:lang w:val="en-US"/>
          </w:rPr>
          <w:delText>&lt;/cbc:ID&gt;</w:delText>
        </w:r>
      </w:del>
    </w:p>
    <w:p w14:paraId="3CD7EEE2" w14:textId="77777777" w:rsidR="00675A6C" w:rsidRPr="00426D98" w:rsidDel="00426D98" w:rsidRDefault="00675A6C" w:rsidP="00771AE3">
      <w:pPr>
        <w:rPr>
          <w:del w:id="6442" w:author="Marciante, Teresa Lucia (IT - Roma)" w:date="2019-02-07T19:14:00Z"/>
          <w:rFonts w:ascii="Garamond" w:hAnsi="Garamond" w:cs="Courier New"/>
          <w:sz w:val="18"/>
          <w:szCs w:val="18"/>
          <w:lang w:val="en-US"/>
        </w:rPr>
      </w:pPr>
      <w:del w:id="6443"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&lt;cbc:IssueDate&gt;</w:delText>
        </w:r>
      </w:del>
    </w:p>
    <w:p w14:paraId="42F42EB1" w14:textId="77777777" w:rsidR="00675A6C" w:rsidRPr="00426D98" w:rsidDel="00426D98" w:rsidRDefault="00675A6C" w:rsidP="00771AE3">
      <w:pPr>
        <w:rPr>
          <w:del w:id="6444" w:author="Marciante, Teresa Lucia (IT - Roma)" w:date="2019-02-07T19:14:00Z"/>
          <w:rFonts w:ascii="Garamond" w:hAnsi="Garamond" w:cs="Courier New"/>
          <w:sz w:val="18"/>
          <w:szCs w:val="18"/>
          <w:lang w:val="en-US"/>
        </w:rPr>
      </w:pPr>
      <w:del w:id="6445" w:author="Marciante, Teresa Lucia (IT - Roma)" w:date="2019-02-07T19:14:00Z">
        <w:r w:rsidRPr="00426D98" w:rsidDel="00426D98">
          <w:rPr>
            <w:rFonts w:ascii="Garamond" w:hAnsi="Garamond" w:cs="Courier New"/>
            <w:sz w:val="18"/>
            <w:szCs w:val="18"/>
            <w:lang w:val="en-US"/>
          </w:rPr>
          <w:delText>…</w:delText>
        </w:r>
      </w:del>
    </w:p>
    <w:p w14:paraId="2CB006EE" w14:textId="77777777" w:rsidR="00675A6C" w:rsidRPr="00426D98" w:rsidDel="00426D98" w:rsidRDefault="00675A6C" w:rsidP="00771AE3">
      <w:pPr>
        <w:rPr>
          <w:del w:id="6446" w:author="Marciante, Teresa Lucia (IT - Roma)" w:date="2019-02-07T19:14:00Z"/>
          <w:rFonts w:ascii="Garamond" w:hAnsi="Garamond" w:cs="Courier New"/>
          <w:sz w:val="18"/>
          <w:szCs w:val="18"/>
          <w:lang w:val="en-US"/>
        </w:rPr>
      </w:pPr>
      <w:del w:id="6447" w:author="Marciante, Teresa Lucia (IT - Roma)" w:date="2019-02-07T19:14:00Z">
        <w:r w:rsidRPr="00426D98" w:rsidDel="00426D98">
          <w:rPr>
            <w:rFonts w:ascii="Garamond" w:hAnsi="Garamond" w:cs="Courier New"/>
            <w:sz w:val="18"/>
            <w:szCs w:val="18"/>
            <w:lang w:val="en-US"/>
          </w:rPr>
          <w:delText>&lt;cac:BuyerCustomerParty&gt;</w:delText>
        </w:r>
      </w:del>
    </w:p>
    <w:p w14:paraId="7806AF00" w14:textId="77777777" w:rsidR="00675A6C" w:rsidRPr="00426D98" w:rsidDel="00426D98" w:rsidRDefault="00675A6C" w:rsidP="00771AE3">
      <w:pPr>
        <w:rPr>
          <w:del w:id="6448" w:author="Marciante, Teresa Lucia (IT - Roma)" w:date="2019-02-07T19:14:00Z"/>
          <w:rFonts w:ascii="Garamond" w:hAnsi="Garamond" w:cs="Courier New"/>
          <w:sz w:val="18"/>
          <w:szCs w:val="18"/>
          <w:lang w:val="en-US"/>
        </w:rPr>
      </w:pPr>
      <w:del w:id="6449" w:author="Marciante, Teresa Lucia (IT - Roma)" w:date="2019-02-07T19:14:00Z">
        <w:r w:rsidRPr="00426D98" w:rsidDel="00426D98">
          <w:rPr>
            <w:rFonts w:ascii="Garamond" w:hAnsi="Garamond" w:cs="Courier New"/>
            <w:sz w:val="18"/>
            <w:szCs w:val="18"/>
            <w:lang w:val="en-US"/>
          </w:rPr>
          <w:delText>&lt;cac:PartyIdentification&gt;</w:delText>
        </w:r>
      </w:del>
    </w:p>
    <w:p w14:paraId="33748B56" w14:textId="77777777" w:rsidR="00675A6C" w:rsidRPr="00426D98" w:rsidDel="00426D98" w:rsidRDefault="00675A6C" w:rsidP="00771AE3">
      <w:pPr>
        <w:rPr>
          <w:del w:id="6450" w:author="Marciante, Teresa Lucia (IT - Roma)" w:date="2019-02-07T19:14:00Z"/>
          <w:rFonts w:ascii="Garamond" w:hAnsi="Garamond" w:cs="Courier New"/>
          <w:sz w:val="18"/>
          <w:szCs w:val="18"/>
          <w:lang w:val="en-US"/>
        </w:rPr>
      </w:pPr>
      <w:del w:id="645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1912314B" w14:textId="77777777" w:rsidR="00675A6C" w:rsidRPr="00426D98" w:rsidDel="00426D98" w:rsidRDefault="00675A6C" w:rsidP="00771AE3">
      <w:pPr>
        <w:rPr>
          <w:del w:id="6452" w:author="Marciante, Teresa Lucia (IT - Roma)" w:date="2019-02-07T19:14:00Z"/>
          <w:rFonts w:ascii="Garamond" w:hAnsi="Garamond" w:cs="Courier New"/>
          <w:sz w:val="18"/>
          <w:szCs w:val="18"/>
          <w:lang w:val="en-US"/>
        </w:rPr>
      </w:pPr>
      <w:del w:id="6453" w:author="Marciante, Teresa Lucia (IT - Roma)" w:date="2019-02-07T19:14:00Z">
        <w:r w:rsidRPr="00426D98" w:rsidDel="00426D98">
          <w:rPr>
            <w:rFonts w:ascii="Garamond" w:hAnsi="Garamond" w:cs="Courier New"/>
            <w:sz w:val="18"/>
            <w:szCs w:val="18"/>
            <w:lang w:val="en-US"/>
          </w:rPr>
          <w:delText>&lt;/cac:PartyIdentification&gt;</w:delText>
        </w:r>
      </w:del>
    </w:p>
    <w:p w14:paraId="69F9D5EC" w14:textId="77777777" w:rsidR="00675A6C" w:rsidRPr="00426D98" w:rsidDel="00426D98" w:rsidRDefault="00675A6C" w:rsidP="00771AE3">
      <w:pPr>
        <w:rPr>
          <w:del w:id="6454" w:author="Marciante, Teresa Lucia (IT - Roma)" w:date="2019-02-07T19:14:00Z"/>
          <w:rFonts w:ascii="Garamond" w:hAnsi="Garamond" w:cs="Courier New"/>
          <w:sz w:val="18"/>
          <w:szCs w:val="18"/>
          <w:lang w:val="en-US"/>
        </w:rPr>
      </w:pPr>
      <w:del w:id="6455" w:author="Marciante, Teresa Lucia (IT - Roma)" w:date="2019-02-07T19:14:00Z">
        <w:r w:rsidRPr="00426D98" w:rsidDel="00426D98">
          <w:rPr>
            <w:rFonts w:ascii="Garamond" w:hAnsi="Garamond" w:cs="Courier New"/>
            <w:sz w:val="18"/>
            <w:szCs w:val="18"/>
            <w:lang w:val="en-US"/>
          </w:rPr>
          <w:delText>&lt;/cac:BuyerCustomerParty&gt;</w:delText>
        </w:r>
      </w:del>
    </w:p>
    <w:p w14:paraId="3090AA1C" w14:textId="77777777" w:rsidR="00675A6C" w:rsidRPr="00426D98" w:rsidDel="00426D98" w:rsidRDefault="00675A6C" w:rsidP="00771AE3">
      <w:pPr>
        <w:rPr>
          <w:del w:id="6456" w:author="Marciante, Teresa Lucia (IT - Roma)" w:date="2019-02-07T19:14:00Z"/>
          <w:rFonts w:ascii="Garamond" w:hAnsi="Garamond" w:cs="Courier New"/>
          <w:sz w:val="18"/>
          <w:szCs w:val="18"/>
          <w:lang w:val="en-US"/>
        </w:rPr>
      </w:pPr>
      <w:del w:id="6457" w:author="Marciante, Teresa Lucia (IT - Roma)" w:date="2019-02-07T19:14:00Z">
        <w:r w:rsidRPr="00426D98" w:rsidDel="00426D98">
          <w:rPr>
            <w:rFonts w:ascii="Garamond" w:hAnsi="Garamond" w:cs="Courier New"/>
            <w:sz w:val="18"/>
            <w:szCs w:val="18"/>
            <w:lang w:val="en-US"/>
          </w:rPr>
          <w:delText>…</w:delText>
        </w:r>
      </w:del>
    </w:p>
    <w:p w14:paraId="38DAB2D0" w14:textId="77777777" w:rsidR="00675A6C" w:rsidRPr="00426D98" w:rsidDel="00426D98" w:rsidRDefault="00675A6C" w:rsidP="00771AE3">
      <w:pPr>
        <w:rPr>
          <w:del w:id="6458" w:author="Marciante, Teresa Lucia (IT - Roma)" w:date="2019-02-07T19:14:00Z"/>
          <w:rFonts w:ascii="Garamond" w:hAnsi="Garamond" w:cs="Courier New"/>
          <w:sz w:val="18"/>
          <w:szCs w:val="18"/>
          <w:lang w:val="en-US"/>
        </w:rPr>
      </w:pPr>
      <w:del w:id="6459" w:author="Marciante, Teresa Lucia (IT - Roma)" w:date="2019-02-07T19:14:00Z">
        <w:r w:rsidRPr="00426D98" w:rsidDel="00426D98">
          <w:rPr>
            <w:rFonts w:ascii="Garamond" w:hAnsi="Garamond" w:cs="Courier New"/>
            <w:sz w:val="18"/>
            <w:szCs w:val="18"/>
            <w:lang w:val="en-US"/>
          </w:rPr>
          <w:delText>&lt;cac:SellerSupplierParty&gt;</w:delText>
        </w:r>
      </w:del>
    </w:p>
    <w:p w14:paraId="390AA9B5" w14:textId="77777777" w:rsidR="00675A6C" w:rsidRPr="00426D98" w:rsidDel="00426D98" w:rsidRDefault="00675A6C" w:rsidP="00771AE3">
      <w:pPr>
        <w:rPr>
          <w:del w:id="6460" w:author="Marciante, Teresa Lucia (IT - Roma)" w:date="2019-02-07T19:14:00Z"/>
          <w:rFonts w:ascii="Garamond" w:hAnsi="Garamond" w:cs="Courier New"/>
          <w:sz w:val="18"/>
          <w:szCs w:val="18"/>
          <w:lang w:val="en-US"/>
        </w:rPr>
      </w:pPr>
      <w:del w:id="6461" w:author="Marciante, Teresa Lucia (IT - Roma)" w:date="2019-02-07T19:14:00Z">
        <w:r w:rsidRPr="00426D98" w:rsidDel="00426D98">
          <w:rPr>
            <w:rFonts w:ascii="Garamond" w:hAnsi="Garamond" w:cs="Courier New"/>
            <w:sz w:val="18"/>
            <w:szCs w:val="18"/>
            <w:lang w:val="en-US"/>
          </w:rPr>
          <w:delText>&lt;cac:PartyIdentification&gt;</w:delText>
        </w:r>
      </w:del>
    </w:p>
    <w:p w14:paraId="691D5DEB" w14:textId="77777777" w:rsidR="00675A6C" w:rsidRPr="00426D98" w:rsidDel="00426D98" w:rsidRDefault="00675A6C" w:rsidP="00771AE3">
      <w:pPr>
        <w:rPr>
          <w:del w:id="6462" w:author="Marciante, Teresa Lucia (IT - Roma)" w:date="2019-02-07T19:14:00Z"/>
          <w:rFonts w:ascii="Garamond" w:hAnsi="Garamond" w:cs="Courier New"/>
          <w:sz w:val="18"/>
          <w:szCs w:val="18"/>
          <w:lang w:val="en-US"/>
        </w:rPr>
      </w:pPr>
      <w:del w:id="646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 xml:space="preserve">123456789cc </w:delText>
        </w:r>
        <w:r w:rsidRPr="00426D98" w:rsidDel="00426D98">
          <w:rPr>
            <w:rFonts w:ascii="Garamond" w:hAnsi="Garamond" w:cs="Courier New"/>
            <w:sz w:val="18"/>
            <w:szCs w:val="18"/>
            <w:lang w:val="en-US"/>
          </w:rPr>
          <w:delText>&lt;/cbc:ID&gt;</w:delText>
        </w:r>
      </w:del>
    </w:p>
    <w:p w14:paraId="26A8E00E" w14:textId="77777777" w:rsidR="00675A6C" w:rsidRPr="00426D98" w:rsidDel="00426D98" w:rsidRDefault="00675A6C" w:rsidP="00771AE3">
      <w:pPr>
        <w:rPr>
          <w:del w:id="6464" w:author="Marciante, Teresa Lucia (IT - Roma)" w:date="2019-02-07T19:14:00Z"/>
          <w:rFonts w:ascii="Garamond" w:hAnsi="Garamond" w:cs="Courier New"/>
          <w:sz w:val="18"/>
          <w:szCs w:val="18"/>
          <w:lang w:val="en-US"/>
        </w:rPr>
      </w:pPr>
      <w:del w:id="6465" w:author="Marciante, Teresa Lucia (IT - Roma)" w:date="2019-02-07T19:14:00Z">
        <w:r w:rsidRPr="00426D98" w:rsidDel="00426D98">
          <w:rPr>
            <w:rFonts w:ascii="Garamond" w:hAnsi="Garamond" w:cs="Courier New"/>
            <w:sz w:val="18"/>
            <w:szCs w:val="18"/>
            <w:lang w:val="en-US"/>
          </w:rPr>
          <w:delText>&lt;/cac:PartyIdentification&gt;</w:delText>
        </w:r>
      </w:del>
    </w:p>
    <w:p w14:paraId="37A85134" w14:textId="77777777" w:rsidR="00675A6C" w:rsidRPr="00426D98" w:rsidDel="00426D98" w:rsidRDefault="00675A6C" w:rsidP="00771AE3">
      <w:pPr>
        <w:rPr>
          <w:del w:id="6466" w:author="Marciante, Teresa Lucia (IT - Roma)" w:date="2019-02-07T19:14:00Z"/>
          <w:rFonts w:ascii="Garamond" w:hAnsi="Garamond" w:cs="Courier New"/>
          <w:sz w:val="18"/>
          <w:szCs w:val="18"/>
          <w:lang w:val="en-US"/>
        </w:rPr>
      </w:pPr>
      <w:del w:id="6467" w:author="Marciante, Teresa Lucia (IT - Roma)" w:date="2019-02-07T19:14:00Z">
        <w:r w:rsidRPr="00426D98" w:rsidDel="00426D98">
          <w:rPr>
            <w:rFonts w:ascii="Garamond" w:hAnsi="Garamond" w:cs="Courier New"/>
            <w:sz w:val="18"/>
            <w:szCs w:val="18"/>
            <w:lang w:val="en-US"/>
          </w:rPr>
          <w:delText>&lt;/cac:SellerSupplierParty&gt;</w:delText>
        </w:r>
      </w:del>
    </w:p>
    <w:p w14:paraId="4F4002BE" w14:textId="77777777" w:rsidR="00675A6C" w:rsidRPr="00426D98" w:rsidDel="00426D98" w:rsidRDefault="00675A6C" w:rsidP="00771AE3">
      <w:pPr>
        <w:rPr>
          <w:del w:id="6468" w:author="Marciante, Teresa Lucia (IT - Roma)" w:date="2019-02-07T19:14:00Z"/>
          <w:rFonts w:ascii="Garamond" w:hAnsi="Garamond" w:cs="Courier New"/>
          <w:sz w:val="18"/>
          <w:szCs w:val="18"/>
          <w:lang w:val="en-US"/>
        </w:rPr>
      </w:pPr>
      <w:del w:id="6469" w:author="Marciante, Teresa Lucia (IT - Roma)" w:date="2019-02-07T19:14:00Z">
        <w:r w:rsidRPr="00426D98" w:rsidDel="00426D98">
          <w:rPr>
            <w:rFonts w:ascii="Garamond" w:hAnsi="Garamond" w:cs="Courier New"/>
            <w:sz w:val="18"/>
            <w:szCs w:val="18"/>
            <w:lang w:val="en-US"/>
          </w:rPr>
          <w:delText>…</w:delText>
        </w:r>
      </w:del>
    </w:p>
    <w:p w14:paraId="65B61E78" w14:textId="77777777" w:rsidR="00EF6A3A" w:rsidRPr="00426D98" w:rsidDel="00426D98" w:rsidRDefault="00EF6A3A" w:rsidP="00771AE3">
      <w:pPr>
        <w:rPr>
          <w:del w:id="6470" w:author="Marciante, Teresa Lucia (IT - Roma)" w:date="2019-02-07T19:14:00Z"/>
          <w:rFonts w:ascii="Garamond" w:hAnsi="Garamond" w:cs="Courier New"/>
          <w:sz w:val="18"/>
          <w:szCs w:val="18"/>
          <w:lang w:val="en-US"/>
        </w:rPr>
      </w:pPr>
      <w:del w:id="6471" w:author="Marciante, Teresa Lucia (IT - Roma)" w:date="2019-02-07T19:14:00Z">
        <w:r w:rsidRPr="00426D98" w:rsidDel="00426D98">
          <w:rPr>
            <w:rFonts w:ascii="Garamond" w:hAnsi="Garamond" w:cs="Courier New"/>
            <w:sz w:val="18"/>
            <w:szCs w:val="18"/>
            <w:lang w:val="en-US"/>
          </w:rPr>
          <w:delText>&lt;cac:AccountingCustomerParty&gt;</w:delText>
        </w:r>
      </w:del>
    </w:p>
    <w:p w14:paraId="16BBCD91" w14:textId="77777777" w:rsidR="00EF6A3A" w:rsidRPr="00426D98" w:rsidDel="00426D98" w:rsidRDefault="00EF6A3A" w:rsidP="00771AE3">
      <w:pPr>
        <w:rPr>
          <w:del w:id="6472" w:author="Marciante, Teresa Lucia (IT - Roma)" w:date="2019-02-07T19:14:00Z"/>
          <w:rFonts w:ascii="Garamond" w:hAnsi="Garamond" w:cs="Courier New"/>
          <w:sz w:val="18"/>
          <w:szCs w:val="18"/>
          <w:lang w:val="en-US"/>
        </w:rPr>
      </w:pPr>
      <w:del w:id="6473" w:author="Marciante, Teresa Lucia (IT - Roma)" w:date="2019-02-07T19:14:00Z">
        <w:r w:rsidRPr="00426D98" w:rsidDel="00426D98">
          <w:rPr>
            <w:rFonts w:ascii="Garamond" w:hAnsi="Garamond" w:cs="Courier New"/>
            <w:sz w:val="18"/>
            <w:szCs w:val="18"/>
            <w:lang w:val="en-US"/>
          </w:rPr>
          <w:delText>&lt;cac:Party&gt;</w:delText>
        </w:r>
      </w:del>
    </w:p>
    <w:p w14:paraId="3DCA03B3" w14:textId="77777777" w:rsidR="00EF6A3A" w:rsidRPr="00426D98" w:rsidDel="00426D98" w:rsidRDefault="00EF6A3A" w:rsidP="00771AE3">
      <w:pPr>
        <w:rPr>
          <w:del w:id="6474" w:author="Marciante, Teresa Lucia (IT - Roma)" w:date="2019-02-07T19:14:00Z"/>
          <w:rFonts w:ascii="Garamond" w:hAnsi="Garamond" w:cs="Courier New"/>
          <w:sz w:val="18"/>
          <w:szCs w:val="18"/>
          <w:lang w:val="en-US"/>
        </w:rPr>
      </w:pPr>
      <w:del w:id="6475" w:author="Marciante, Teresa Lucia (IT - Roma)" w:date="2019-02-07T19:14:00Z">
        <w:r w:rsidRPr="00426D98" w:rsidDel="00426D98">
          <w:rPr>
            <w:rFonts w:ascii="Garamond" w:hAnsi="Garamond" w:cs="Courier New"/>
            <w:sz w:val="18"/>
            <w:szCs w:val="18"/>
            <w:lang w:val="en-US"/>
          </w:rPr>
          <w:delText>&lt;cac:PartyIdentification&gt;</w:delText>
        </w:r>
      </w:del>
    </w:p>
    <w:p w14:paraId="09FCC392" w14:textId="77777777" w:rsidR="00EF6A3A" w:rsidRPr="00426D98" w:rsidDel="00426D98" w:rsidRDefault="00EF6A3A" w:rsidP="00771AE3">
      <w:pPr>
        <w:rPr>
          <w:del w:id="6476" w:author="Marciante, Teresa Lucia (IT - Roma)" w:date="2019-02-07T19:14:00Z"/>
          <w:rFonts w:ascii="Garamond" w:hAnsi="Garamond" w:cs="Courier New"/>
          <w:sz w:val="18"/>
          <w:szCs w:val="18"/>
          <w:lang w:val="en-US"/>
        </w:rPr>
      </w:pPr>
      <w:del w:id="647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faaaaa</w:delText>
        </w:r>
        <w:r w:rsidRPr="00426D98" w:rsidDel="00426D98">
          <w:rPr>
            <w:rFonts w:ascii="Garamond" w:hAnsi="Garamond" w:cs="Courier New"/>
            <w:sz w:val="18"/>
            <w:szCs w:val="18"/>
            <w:lang w:val="en-US"/>
          </w:rPr>
          <w:delText>&lt;/cbc:ID&gt;</w:delText>
        </w:r>
      </w:del>
    </w:p>
    <w:p w14:paraId="40E76DD6" w14:textId="77777777" w:rsidR="00EF6A3A" w:rsidRPr="00426D98" w:rsidDel="00426D98" w:rsidRDefault="00EF6A3A" w:rsidP="00771AE3">
      <w:pPr>
        <w:rPr>
          <w:del w:id="6478" w:author="Marciante, Teresa Lucia (IT - Roma)" w:date="2019-02-07T19:14:00Z"/>
          <w:rFonts w:ascii="Garamond" w:hAnsi="Garamond" w:cs="Courier New"/>
          <w:sz w:val="18"/>
          <w:szCs w:val="18"/>
          <w:lang w:val="en-US"/>
        </w:rPr>
      </w:pPr>
      <w:del w:id="6479" w:author="Marciante, Teresa Lucia (IT - Roma)" w:date="2019-02-07T19:14:00Z">
        <w:r w:rsidRPr="00426D98" w:rsidDel="00426D98">
          <w:rPr>
            <w:rFonts w:ascii="Garamond" w:hAnsi="Garamond" w:cs="Courier New"/>
            <w:sz w:val="18"/>
            <w:szCs w:val="18"/>
            <w:lang w:val="en-US"/>
          </w:rPr>
          <w:delText>&lt;/cac:PartyIdentification&gt;</w:delText>
        </w:r>
      </w:del>
    </w:p>
    <w:p w14:paraId="096D949F" w14:textId="77777777" w:rsidR="00EF6A3A" w:rsidRPr="00426D98" w:rsidDel="00426D98" w:rsidRDefault="00EF6A3A" w:rsidP="00771AE3">
      <w:pPr>
        <w:rPr>
          <w:del w:id="6480" w:author="Marciante, Teresa Lucia (IT - Roma)" w:date="2019-02-07T19:14:00Z"/>
          <w:rFonts w:ascii="Garamond" w:hAnsi="Garamond" w:cs="Courier New"/>
          <w:sz w:val="18"/>
          <w:szCs w:val="18"/>
          <w:lang w:val="en-US"/>
        </w:rPr>
      </w:pPr>
      <w:del w:id="6481" w:author="Marciante, Teresa Lucia (IT - Roma)" w:date="2019-02-07T19:14:00Z">
        <w:r w:rsidRPr="00426D98" w:rsidDel="00426D98">
          <w:rPr>
            <w:rFonts w:ascii="Garamond" w:hAnsi="Garamond" w:cs="Courier New"/>
            <w:sz w:val="18"/>
            <w:szCs w:val="18"/>
            <w:lang w:val="en-US"/>
          </w:rPr>
          <w:tab/>
          <w:delText>&lt;cac:/Party&gt;</w:delText>
        </w:r>
      </w:del>
    </w:p>
    <w:p w14:paraId="4BEB3E20" w14:textId="77777777" w:rsidR="00EF6A3A" w:rsidRPr="00426D98" w:rsidDel="00426D98" w:rsidRDefault="00EF6A3A" w:rsidP="00771AE3">
      <w:pPr>
        <w:rPr>
          <w:del w:id="6482" w:author="Marciante, Teresa Lucia (IT - Roma)" w:date="2019-02-07T19:14:00Z"/>
          <w:rFonts w:ascii="Garamond" w:hAnsi="Garamond" w:cs="Courier New"/>
          <w:sz w:val="18"/>
          <w:szCs w:val="18"/>
          <w:lang w:val="en-US"/>
        </w:rPr>
      </w:pPr>
      <w:del w:id="6483" w:author="Marciante, Teresa Lucia (IT - Roma)" w:date="2019-02-07T19:14:00Z">
        <w:r w:rsidRPr="00426D98" w:rsidDel="00426D98">
          <w:rPr>
            <w:rFonts w:ascii="Garamond" w:hAnsi="Garamond" w:cs="Courier New"/>
            <w:sz w:val="18"/>
            <w:szCs w:val="18"/>
            <w:lang w:val="en-US"/>
          </w:rPr>
          <w:delText>&lt;/cac:AccountingCustomerParty&gt;</w:delText>
        </w:r>
      </w:del>
    </w:p>
    <w:p w14:paraId="1ABB2B77" w14:textId="77777777" w:rsidR="00EF6A3A" w:rsidRPr="00426D98" w:rsidDel="00426D98" w:rsidRDefault="00EF6A3A" w:rsidP="00771AE3">
      <w:pPr>
        <w:rPr>
          <w:del w:id="6484" w:author="Marciante, Teresa Lucia (IT - Roma)" w:date="2019-02-07T19:14:00Z"/>
          <w:rFonts w:ascii="Garamond" w:hAnsi="Garamond" w:cs="Courier New"/>
          <w:sz w:val="18"/>
          <w:szCs w:val="18"/>
          <w:lang w:val="en-US"/>
        </w:rPr>
      </w:pPr>
      <w:del w:id="6485" w:author="Marciante, Teresa Lucia (IT - Roma)" w:date="2019-02-07T19:14:00Z">
        <w:r w:rsidRPr="00426D98" w:rsidDel="00426D98">
          <w:rPr>
            <w:rFonts w:ascii="Garamond" w:hAnsi="Garamond" w:cs="Courier New"/>
            <w:sz w:val="18"/>
            <w:szCs w:val="18"/>
            <w:lang w:val="en-US"/>
          </w:rPr>
          <w:delText>…</w:delText>
        </w:r>
      </w:del>
    </w:p>
    <w:p w14:paraId="197F45E8" w14:textId="77777777" w:rsidR="00675A6C" w:rsidRPr="00426D98" w:rsidDel="00426D98" w:rsidRDefault="00675A6C" w:rsidP="00771AE3">
      <w:pPr>
        <w:rPr>
          <w:del w:id="6486" w:author="Marciante, Teresa Lucia (IT - Roma)" w:date="2019-02-07T19:14:00Z"/>
          <w:rFonts w:ascii="Garamond" w:hAnsi="Garamond" w:cs="Courier New"/>
          <w:sz w:val="18"/>
          <w:szCs w:val="18"/>
          <w:lang w:val="en-US"/>
        </w:rPr>
      </w:pPr>
      <w:del w:id="6487" w:author="Marciante, Teresa Lucia (IT - Roma)" w:date="2019-02-07T19:14:00Z">
        <w:r w:rsidRPr="00426D98" w:rsidDel="00426D98">
          <w:rPr>
            <w:rFonts w:ascii="Garamond" w:hAnsi="Garamond" w:cs="Courier New"/>
            <w:sz w:val="18"/>
            <w:szCs w:val="18"/>
            <w:lang w:val="en-US"/>
          </w:rPr>
          <w:delText>&lt;cac:OrderLine&gt;</w:delText>
        </w:r>
      </w:del>
    </w:p>
    <w:p w14:paraId="42A9884F" w14:textId="77777777" w:rsidR="00675A6C" w:rsidRPr="00426D98" w:rsidDel="00426D98" w:rsidRDefault="00675A6C" w:rsidP="00771AE3">
      <w:pPr>
        <w:rPr>
          <w:del w:id="6488" w:author="Marciante, Teresa Lucia (IT - Roma)" w:date="2019-02-07T19:14:00Z"/>
          <w:rFonts w:ascii="Garamond" w:hAnsi="Garamond" w:cs="Courier New"/>
          <w:sz w:val="18"/>
          <w:szCs w:val="18"/>
          <w:lang w:val="en-US"/>
        </w:rPr>
      </w:pPr>
      <w:del w:id="6489" w:author="Marciante, Teresa Lucia (IT - Roma)" w:date="2019-02-07T19:14:00Z">
        <w:r w:rsidRPr="00426D98" w:rsidDel="00426D98">
          <w:rPr>
            <w:rFonts w:ascii="Garamond" w:hAnsi="Garamond" w:cs="Courier New"/>
            <w:sz w:val="18"/>
            <w:szCs w:val="18"/>
            <w:lang w:val="en-US"/>
          </w:rPr>
          <w:tab/>
          <w:delText>&lt;cac:LineItem&gt;</w:delText>
        </w:r>
      </w:del>
    </w:p>
    <w:p w14:paraId="7CDF0CEC" w14:textId="77777777" w:rsidR="00675A6C" w:rsidRPr="00426D98" w:rsidDel="00426D98" w:rsidRDefault="00675A6C" w:rsidP="00771AE3">
      <w:pPr>
        <w:rPr>
          <w:del w:id="6490" w:author="Marciante, Teresa Lucia (IT - Roma)" w:date="2019-02-07T19:14:00Z"/>
          <w:rFonts w:ascii="Garamond" w:hAnsi="Garamond" w:cs="Courier New"/>
          <w:sz w:val="18"/>
          <w:szCs w:val="18"/>
          <w:lang w:val="en-US"/>
        </w:rPr>
      </w:pPr>
      <w:del w:id="6491"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Pr="00426D98" w:rsidDel="00426D98">
          <w:rPr>
            <w:rFonts w:ascii="Garamond" w:hAnsi="Garamond" w:cs="Courier New"/>
            <w:color w:val="FF0000"/>
            <w:sz w:val="18"/>
            <w:szCs w:val="18"/>
            <w:lang w:val="en-US"/>
          </w:rPr>
          <w:delText>4</w:delText>
        </w:r>
        <w:r w:rsidRPr="00426D98" w:rsidDel="00426D98">
          <w:rPr>
            <w:rFonts w:ascii="Garamond" w:hAnsi="Garamond" w:cs="Courier New"/>
            <w:sz w:val="18"/>
            <w:szCs w:val="18"/>
            <w:lang w:val="en-US"/>
          </w:rPr>
          <w:delText>&lt;/cbc:ID&gt;</w:delText>
        </w:r>
      </w:del>
    </w:p>
    <w:p w14:paraId="13FFABDA" w14:textId="77777777" w:rsidR="00675A6C" w:rsidRPr="00426D98" w:rsidDel="00426D98" w:rsidRDefault="00675A6C" w:rsidP="00771AE3">
      <w:pPr>
        <w:rPr>
          <w:del w:id="6492" w:author="Marciante, Teresa Lucia (IT - Roma)" w:date="2019-02-07T19:14:00Z"/>
          <w:rFonts w:ascii="Garamond" w:hAnsi="Garamond" w:cs="Courier New"/>
          <w:sz w:val="18"/>
          <w:szCs w:val="18"/>
        </w:rPr>
      </w:pPr>
      <w:del w:id="6493"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rPr>
          <w:delText>&lt;cbc:Quantity unitCode=”EA”&gt;</w:delText>
        </w:r>
        <w:r w:rsidRPr="00426D98" w:rsidDel="00426D98">
          <w:rPr>
            <w:rFonts w:ascii="Garamond" w:hAnsi="Garamond" w:cs="Courier New"/>
            <w:color w:val="FF0000"/>
            <w:sz w:val="18"/>
            <w:szCs w:val="18"/>
          </w:rPr>
          <w:delText>10</w:delText>
        </w:r>
        <w:r w:rsidRPr="00426D98" w:rsidDel="00426D98">
          <w:rPr>
            <w:rFonts w:ascii="Garamond" w:hAnsi="Garamond" w:cs="Courier New"/>
            <w:sz w:val="18"/>
            <w:szCs w:val="18"/>
          </w:rPr>
          <w:delText>&lt;/cbc:Quantity&gt;</w:delText>
        </w:r>
      </w:del>
    </w:p>
    <w:p w14:paraId="5270963F" w14:textId="77777777" w:rsidR="00675A6C" w:rsidRPr="00426D98" w:rsidDel="00426D98" w:rsidRDefault="00675A6C" w:rsidP="00771AE3">
      <w:pPr>
        <w:rPr>
          <w:del w:id="6494" w:author="Marciante, Teresa Lucia (IT - Roma)" w:date="2019-02-07T19:14:00Z"/>
          <w:rFonts w:ascii="Garamond" w:hAnsi="Garamond" w:cs="Courier New"/>
          <w:sz w:val="18"/>
          <w:szCs w:val="18"/>
          <w:lang w:val="en-US"/>
        </w:rPr>
      </w:pPr>
      <w:del w:id="6495" w:author="Marciante, Teresa Lucia (IT - Roma)" w:date="2019-02-07T19:14:00Z">
        <w:r w:rsidRPr="00426D98" w:rsidDel="00426D98">
          <w:rPr>
            <w:rFonts w:ascii="Garamond" w:hAnsi="Garamond" w:cs="Courier New"/>
            <w:sz w:val="18"/>
            <w:szCs w:val="18"/>
          </w:rPr>
          <w:tab/>
        </w:r>
        <w:r w:rsidRPr="00426D98" w:rsidDel="00426D98">
          <w:rPr>
            <w:rFonts w:ascii="Garamond" w:hAnsi="Garamond" w:cs="Courier New"/>
            <w:sz w:val="18"/>
            <w:szCs w:val="18"/>
          </w:rPr>
          <w:tab/>
        </w:r>
        <w:r w:rsidRPr="00426D98" w:rsidDel="00426D98">
          <w:rPr>
            <w:rFonts w:ascii="Garamond" w:hAnsi="Garamond" w:cs="Courier New"/>
            <w:sz w:val="18"/>
            <w:szCs w:val="18"/>
            <w:lang w:val="en-US"/>
          </w:rPr>
          <w:delText>&lt;cac:price&gt;</w:delText>
        </w:r>
      </w:del>
    </w:p>
    <w:p w14:paraId="4440D6BD" w14:textId="77777777" w:rsidR="00675A6C" w:rsidRPr="00426D98" w:rsidDel="00426D98" w:rsidRDefault="00675A6C" w:rsidP="00771AE3">
      <w:pPr>
        <w:rPr>
          <w:del w:id="6496" w:author="Marciante, Teresa Lucia (IT - Roma)" w:date="2019-02-07T19:14:00Z"/>
          <w:rFonts w:ascii="Garamond" w:hAnsi="Garamond" w:cs="Courier New"/>
          <w:sz w:val="18"/>
          <w:szCs w:val="18"/>
          <w:lang w:val="en-US"/>
        </w:rPr>
      </w:pPr>
      <w:del w:id="649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&lt;cbc:PriceAmount currencyID=”EUR”&gt;</w:delText>
        </w:r>
        <w:r w:rsidRPr="00426D98" w:rsidDel="00426D98">
          <w:rPr>
            <w:rFonts w:ascii="Garamond" w:hAnsi="Garamond" w:cs="Courier New"/>
            <w:color w:val="FF0000"/>
            <w:sz w:val="18"/>
            <w:szCs w:val="18"/>
            <w:lang w:val="en-US"/>
          </w:rPr>
          <w:delText>100.00</w:delText>
        </w:r>
        <w:r w:rsidRPr="00426D98" w:rsidDel="00426D98">
          <w:rPr>
            <w:rFonts w:ascii="Garamond" w:hAnsi="Garamond" w:cs="Courier New"/>
            <w:sz w:val="18"/>
            <w:szCs w:val="18"/>
            <w:lang w:val="en-US"/>
          </w:rPr>
          <w:delText>&lt;/cbc:PriceAmount&gt;</w:delText>
        </w:r>
      </w:del>
    </w:p>
    <w:p w14:paraId="067AE110" w14:textId="77777777" w:rsidR="00675A6C" w:rsidRPr="00426D98" w:rsidDel="00426D98" w:rsidRDefault="00675A6C" w:rsidP="00771AE3">
      <w:pPr>
        <w:rPr>
          <w:del w:id="6498" w:author="Marciante, Teresa Lucia (IT - Roma)" w:date="2019-02-07T19:14:00Z"/>
          <w:rFonts w:ascii="Garamond" w:hAnsi="Garamond" w:cs="Courier New"/>
          <w:sz w:val="18"/>
          <w:szCs w:val="18"/>
          <w:lang w:val="en-US"/>
        </w:rPr>
      </w:pPr>
      <w:del w:id="6499" w:author="Marciante, Teresa Lucia (IT - Roma)" w:date="2019-02-07T19:14:00Z">
        <w:r w:rsidRPr="00426D98" w:rsidDel="00426D98">
          <w:rPr>
            <w:rFonts w:ascii="Garamond" w:hAnsi="Garamond" w:cs="Courier New"/>
            <w:sz w:val="18"/>
            <w:szCs w:val="18"/>
            <w:lang w:val="en-US"/>
          </w:rPr>
          <w:delText>&lt;/cac:Price&gt;</w:delText>
        </w:r>
      </w:del>
    </w:p>
    <w:p w14:paraId="3318D278" w14:textId="77777777" w:rsidR="00675A6C" w:rsidRPr="00426D98" w:rsidDel="00426D98" w:rsidRDefault="00675A6C" w:rsidP="00771AE3">
      <w:pPr>
        <w:rPr>
          <w:del w:id="6500" w:author="Marciante, Teresa Lucia (IT - Roma)" w:date="2019-02-07T19:14:00Z"/>
          <w:rFonts w:ascii="Garamond" w:hAnsi="Garamond" w:cs="Courier New"/>
          <w:sz w:val="18"/>
          <w:szCs w:val="18"/>
          <w:lang w:val="en-US"/>
        </w:rPr>
      </w:pPr>
      <w:del w:id="6501" w:author="Marciante, Teresa Lucia (IT - Roma)" w:date="2019-02-07T19:14:00Z">
        <w:r w:rsidRPr="00426D98" w:rsidDel="00426D98">
          <w:rPr>
            <w:rFonts w:ascii="Garamond" w:hAnsi="Garamond" w:cs="Courier New"/>
            <w:sz w:val="18"/>
            <w:szCs w:val="18"/>
            <w:lang w:val="en-US"/>
          </w:rPr>
          <w:delText>&lt;cac:Item&gt;</w:delText>
        </w:r>
      </w:del>
    </w:p>
    <w:p w14:paraId="5A4F0D26" w14:textId="77777777" w:rsidR="00675A6C" w:rsidRPr="00426D98" w:rsidDel="00426D98" w:rsidRDefault="00675A6C" w:rsidP="00771AE3">
      <w:pPr>
        <w:rPr>
          <w:del w:id="6502" w:author="Marciante, Teresa Lucia (IT - Roma)" w:date="2019-02-07T19:14:00Z"/>
          <w:rFonts w:ascii="Garamond" w:hAnsi="Garamond" w:cs="Courier New"/>
          <w:sz w:val="18"/>
          <w:szCs w:val="18"/>
          <w:lang w:val="en-US"/>
        </w:rPr>
      </w:pPr>
      <w:del w:id="6503" w:author="Marciante, Teresa Lucia (IT - Roma)" w:date="2019-02-07T19:14:00Z">
        <w:r w:rsidRPr="00426D98" w:rsidDel="00426D98">
          <w:rPr>
            <w:rFonts w:ascii="Garamond" w:hAnsi="Garamond" w:cs="Courier New"/>
            <w:sz w:val="18"/>
            <w:szCs w:val="18"/>
            <w:lang w:val="en-US"/>
          </w:rPr>
          <w:tab/>
          <w:delText>&lt;cbc:Name&gt;</w:delText>
        </w:r>
        <w:r w:rsidRPr="00426D98" w:rsidDel="00426D98">
          <w:rPr>
            <w:rFonts w:ascii="Garamond" w:hAnsi="Garamond" w:cs="Courier New"/>
            <w:color w:val="FF0000"/>
            <w:sz w:val="18"/>
            <w:szCs w:val="18"/>
            <w:lang w:val="en-US"/>
          </w:rPr>
          <w:delText>Prodotto_1</w:delText>
        </w:r>
        <w:r w:rsidRPr="00426D98" w:rsidDel="00426D98">
          <w:rPr>
            <w:rFonts w:ascii="Garamond" w:hAnsi="Garamond" w:cs="Courier New"/>
            <w:sz w:val="18"/>
            <w:szCs w:val="18"/>
            <w:lang w:val="en-US"/>
          </w:rPr>
          <w:delText>&lt;/cbc:Name&gt;</w:delText>
        </w:r>
      </w:del>
    </w:p>
    <w:p w14:paraId="25B8568E" w14:textId="77777777" w:rsidR="00675A6C" w:rsidRPr="00426D98" w:rsidDel="00426D98" w:rsidRDefault="00675A6C" w:rsidP="00771AE3">
      <w:pPr>
        <w:rPr>
          <w:del w:id="6504" w:author="Marciante, Teresa Lucia (IT - Roma)" w:date="2019-02-07T19:14:00Z"/>
          <w:rFonts w:ascii="Garamond" w:hAnsi="Garamond" w:cs="Courier New"/>
          <w:sz w:val="18"/>
          <w:szCs w:val="18"/>
          <w:lang w:val="en-US"/>
        </w:rPr>
      </w:pPr>
      <w:del w:id="650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&lt;/cac:Item&gt;</w:delText>
        </w:r>
      </w:del>
    </w:p>
    <w:p w14:paraId="2BDD40B5" w14:textId="77777777" w:rsidR="00675A6C" w:rsidRPr="00426D98" w:rsidDel="00426D98" w:rsidRDefault="00675A6C" w:rsidP="00771AE3">
      <w:pPr>
        <w:rPr>
          <w:del w:id="6506" w:author="Marciante, Teresa Lucia (IT - Roma)" w:date="2019-02-07T19:14:00Z"/>
          <w:rFonts w:ascii="Garamond" w:hAnsi="Garamond" w:cs="Courier New"/>
          <w:sz w:val="18"/>
          <w:szCs w:val="18"/>
          <w:lang w:val="en-US"/>
        </w:rPr>
      </w:pPr>
      <w:del w:id="6507" w:author="Marciante, Teresa Lucia (IT - Roma)" w:date="2019-02-07T19:14:00Z">
        <w:r w:rsidRPr="00426D98" w:rsidDel="00426D98">
          <w:rPr>
            <w:rFonts w:ascii="Garamond" w:hAnsi="Garamond" w:cs="Courier New"/>
            <w:sz w:val="18"/>
            <w:szCs w:val="18"/>
            <w:lang w:val="en-US"/>
          </w:rPr>
          <w:delText>&lt;/cac:LineItem&gt;</w:delText>
        </w:r>
      </w:del>
    </w:p>
    <w:p w14:paraId="62081F4B" w14:textId="77777777" w:rsidR="00675A6C" w:rsidRPr="00426D98" w:rsidDel="00426D98" w:rsidRDefault="00675A6C" w:rsidP="00771AE3">
      <w:pPr>
        <w:rPr>
          <w:del w:id="6508" w:author="Marciante, Teresa Lucia (IT - Roma)" w:date="2019-02-07T19:14:00Z"/>
          <w:rFonts w:ascii="Garamond" w:hAnsi="Garamond" w:cs="Courier New"/>
          <w:sz w:val="18"/>
          <w:szCs w:val="18"/>
          <w:lang w:val="en-US"/>
        </w:rPr>
      </w:pPr>
      <w:del w:id="6509" w:author="Marciante, Teresa Lucia (IT - Roma)" w:date="2019-02-07T19:14:00Z">
        <w:r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tab/>
          <w:delText>&lt;cac:DocumentReference&gt;</w:delText>
        </w:r>
      </w:del>
    </w:p>
    <w:p w14:paraId="6CA55B48" w14:textId="77777777" w:rsidR="00675A6C" w:rsidRPr="00426D98" w:rsidDel="00426D98" w:rsidRDefault="00675A6C" w:rsidP="00771AE3">
      <w:pPr>
        <w:rPr>
          <w:del w:id="6510" w:author="Marciante, Teresa Lucia (IT - Roma)" w:date="2019-02-07T19:14:00Z"/>
          <w:rFonts w:ascii="Garamond" w:hAnsi="Garamond" w:cs="Courier New"/>
          <w:sz w:val="18"/>
          <w:szCs w:val="18"/>
          <w:lang w:val="en-US"/>
        </w:rPr>
      </w:pPr>
      <w:del w:id="6511"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123456789A</w:delText>
        </w:r>
        <w:r w:rsidRPr="00426D98" w:rsidDel="00426D98">
          <w:rPr>
            <w:rFonts w:ascii="Garamond" w:hAnsi="Garamond" w:cs="Courier New"/>
            <w:sz w:val="18"/>
            <w:szCs w:val="18"/>
            <w:lang w:val="en-US"/>
          </w:rPr>
          <w:delText>&lt;/cbc:ID&gt;</w:delText>
        </w:r>
      </w:del>
    </w:p>
    <w:p w14:paraId="1EABCD99" w14:textId="77777777" w:rsidR="00675A6C" w:rsidRPr="00426D98" w:rsidDel="00426D98" w:rsidRDefault="00675A6C" w:rsidP="00771AE3">
      <w:pPr>
        <w:rPr>
          <w:del w:id="6512" w:author="Marciante, Teresa Lucia (IT - Roma)" w:date="2019-02-07T19:14:00Z"/>
          <w:rFonts w:ascii="Garamond" w:hAnsi="Garamond" w:cs="Courier New"/>
          <w:sz w:val="18"/>
          <w:szCs w:val="18"/>
        </w:rPr>
      </w:pPr>
      <w:del w:id="6513" w:author="Marciante, Teresa Lucia (IT - Roma)" w:date="2019-02-07T19:14:00Z">
        <w:r w:rsidRPr="00426D98" w:rsidDel="00426D98">
          <w:rPr>
            <w:rFonts w:ascii="Garamond" w:hAnsi="Garamond" w:cs="Courier New"/>
            <w:sz w:val="18"/>
            <w:szCs w:val="18"/>
          </w:rPr>
          <w:delText>&lt;cbc:DocumentType&gt;</w:delText>
        </w:r>
        <w:r w:rsidRPr="00426D98" w:rsidDel="00426D98">
          <w:rPr>
            <w:rFonts w:ascii="Garamond" w:hAnsi="Garamond" w:cs="Courier New"/>
            <w:color w:val="FF0000"/>
            <w:sz w:val="18"/>
            <w:szCs w:val="18"/>
          </w:rPr>
          <w:delText>CIG</w:delText>
        </w:r>
        <w:r w:rsidRPr="00426D98" w:rsidDel="00426D98">
          <w:rPr>
            <w:rFonts w:ascii="Garamond" w:hAnsi="Garamond" w:cs="Courier New"/>
            <w:sz w:val="18"/>
            <w:szCs w:val="18"/>
          </w:rPr>
          <w:delText>&lt;/cbc:DocumentType&gt;</w:delText>
        </w:r>
      </w:del>
    </w:p>
    <w:p w14:paraId="3FFB248C" w14:textId="77777777" w:rsidR="00675A6C" w:rsidRPr="00426D98" w:rsidDel="00426D98" w:rsidRDefault="00675A6C" w:rsidP="00771AE3">
      <w:pPr>
        <w:rPr>
          <w:del w:id="6514" w:author="Marciante, Teresa Lucia (IT - Roma)" w:date="2019-02-07T19:14:00Z"/>
          <w:rFonts w:ascii="Garamond" w:hAnsi="Garamond" w:cs="Courier New"/>
          <w:sz w:val="18"/>
          <w:szCs w:val="18"/>
        </w:rPr>
      </w:pPr>
      <w:del w:id="6515" w:author="Marciante, Teresa Lucia (IT - Roma)" w:date="2019-02-07T19:14:00Z">
        <w:r w:rsidRPr="00426D98" w:rsidDel="00426D98">
          <w:rPr>
            <w:rFonts w:ascii="Garamond" w:hAnsi="Garamond" w:cs="Courier New"/>
            <w:sz w:val="18"/>
            <w:szCs w:val="18"/>
          </w:rPr>
          <w:delText>&lt;/cac:DocumentReference&gt;</w:delText>
        </w:r>
      </w:del>
    </w:p>
    <w:p w14:paraId="20B5F105" w14:textId="77777777" w:rsidR="00675A6C" w:rsidRPr="00426D98" w:rsidDel="00426D98" w:rsidRDefault="00675A6C" w:rsidP="00771AE3">
      <w:pPr>
        <w:rPr>
          <w:del w:id="6516" w:author="Marciante, Teresa Lucia (IT - Roma)" w:date="2019-02-07T19:14:00Z"/>
          <w:rFonts w:ascii="Garamond" w:hAnsi="Garamond" w:cs="Courier New"/>
          <w:sz w:val="18"/>
          <w:szCs w:val="18"/>
        </w:rPr>
      </w:pPr>
      <w:del w:id="6517" w:author="Marciante, Teresa Lucia (IT - Roma)" w:date="2019-02-07T19:14:00Z">
        <w:r w:rsidRPr="00426D98" w:rsidDel="00426D98">
          <w:rPr>
            <w:rFonts w:ascii="Garamond" w:hAnsi="Garamond" w:cs="Courier New"/>
            <w:sz w:val="18"/>
            <w:szCs w:val="18"/>
          </w:rPr>
          <w:delText>&lt;/cac:OrderLine&gt;</w:delText>
        </w:r>
      </w:del>
    </w:p>
    <w:p w14:paraId="7EEBFE57" w14:textId="77777777" w:rsidR="00675A6C" w:rsidRPr="00426D98" w:rsidDel="00426D98" w:rsidRDefault="00675A6C" w:rsidP="00771AE3">
      <w:pPr>
        <w:rPr>
          <w:del w:id="6518" w:author="Marciante, Teresa Lucia (IT - Roma)" w:date="2019-02-07T19:14:00Z"/>
          <w:rFonts w:ascii="Garamond" w:hAnsi="Garamond" w:cs="Courier New"/>
          <w:sz w:val="18"/>
          <w:szCs w:val="18"/>
        </w:rPr>
      </w:pPr>
      <w:del w:id="6519" w:author="Marciante, Teresa Lucia (IT - Roma)" w:date="2019-02-07T19:14:00Z">
        <w:r w:rsidRPr="00426D98" w:rsidDel="00426D98">
          <w:rPr>
            <w:rFonts w:ascii="Garamond" w:hAnsi="Garamond" w:cs="Courier New"/>
            <w:sz w:val="18"/>
            <w:szCs w:val="18"/>
          </w:rPr>
          <w:delText>…</w:delText>
        </w:r>
      </w:del>
    </w:p>
    <w:p w14:paraId="3E895248" w14:textId="77777777" w:rsidR="00675A6C" w:rsidRPr="00426D98" w:rsidDel="00426D98" w:rsidRDefault="00675A6C" w:rsidP="00771AE3">
      <w:pPr>
        <w:rPr>
          <w:del w:id="6520" w:author="Marciante, Teresa Lucia (IT - Roma)" w:date="2019-02-07T19:14:00Z"/>
          <w:rFonts w:ascii="Frutiger LT 45 Light" w:eastAsia="Times New Roman" w:hAnsi="Frutiger LT 45 Light" w:cs="Times New Roman"/>
          <w:u w:val="single"/>
        </w:rPr>
      </w:pPr>
      <w:del w:id="6521" w:author="Marciante, Teresa Lucia (IT - Roma)" w:date="2019-02-07T19:14:00Z">
        <w:r w:rsidRPr="00426D98" w:rsidDel="00426D98">
          <w:rPr>
            <w:u w:val="single"/>
          </w:rPr>
          <w:br w:type="page"/>
        </w:r>
      </w:del>
    </w:p>
    <w:p w14:paraId="3526659B" w14:textId="77777777" w:rsidR="00675A6C" w:rsidRPr="00426D98" w:rsidDel="00426D98" w:rsidRDefault="00675A6C" w:rsidP="00771AE3">
      <w:pPr>
        <w:rPr>
          <w:del w:id="6522" w:author="Marciante, Teresa Lucia (IT - Roma)" w:date="2019-02-07T19:14:00Z"/>
          <w:u w:val="single"/>
        </w:rPr>
      </w:pPr>
      <w:del w:id="6523" w:author="Marciante, Teresa Lucia (IT - Roma)" w:date="2019-02-07T19:14:00Z">
        <w:r w:rsidRPr="00426D98" w:rsidDel="00426D98">
          <w:rPr>
            <w:u w:val="single"/>
          </w:rPr>
          <w:delText>Risposta con modifiche n. 350</w:delText>
        </w:r>
      </w:del>
    </w:p>
    <w:p w14:paraId="1D14AFCC" w14:textId="77777777" w:rsidR="00675A6C" w:rsidRPr="00426D98" w:rsidDel="00426D98" w:rsidRDefault="00675A6C" w:rsidP="00771AE3">
      <w:pPr>
        <w:rPr>
          <w:del w:id="6524" w:author="Marciante, Teresa Lucia (IT - Roma)" w:date="2019-02-07T19:14:00Z"/>
          <w:rFonts w:ascii="Garamond" w:hAnsi="Garamond" w:cs="Courier New"/>
          <w:sz w:val="18"/>
          <w:szCs w:val="18"/>
        </w:rPr>
      </w:pPr>
    </w:p>
    <w:p w14:paraId="3DA8D956" w14:textId="77777777" w:rsidR="00675A6C" w:rsidRPr="00426D98" w:rsidDel="00426D98" w:rsidRDefault="00675A6C" w:rsidP="00771AE3">
      <w:pPr>
        <w:rPr>
          <w:del w:id="6525" w:author="Marciante, Teresa Lucia (IT - Roma)" w:date="2019-02-07T19:14:00Z"/>
          <w:rFonts w:ascii="Garamond" w:hAnsi="Garamond" w:cs="Courier New"/>
          <w:sz w:val="18"/>
          <w:szCs w:val="18"/>
          <w:lang w:val="en-US"/>
        </w:rPr>
      </w:pPr>
      <w:del w:id="6526"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trns:order_response:3</w:delText>
        </w:r>
        <w:r w:rsidRPr="00426D98" w:rsidDel="00426D98">
          <w:rPr>
            <w:rFonts w:ascii="Garamond" w:hAnsi="Garamond" w:cs="Courier New"/>
            <w:sz w:val="18"/>
            <w:szCs w:val="18"/>
            <w:lang w:val="en-US"/>
          </w:rPr>
          <w:delText>&lt;cbc:CustomizationID&gt;</w:delText>
        </w:r>
      </w:del>
    </w:p>
    <w:p w14:paraId="11A682E0" w14:textId="77777777" w:rsidR="00675A6C" w:rsidRPr="00426D98" w:rsidDel="00426D98" w:rsidRDefault="00675A6C" w:rsidP="00771AE3">
      <w:pPr>
        <w:rPr>
          <w:del w:id="6527" w:author="Marciante, Teresa Lucia (IT - Roma)" w:date="2019-02-07T19:14:00Z"/>
          <w:rFonts w:ascii="Garamond" w:hAnsi="Garamond" w:cs="Courier New"/>
          <w:sz w:val="18"/>
          <w:szCs w:val="18"/>
          <w:lang w:val="en-US"/>
        </w:rPr>
      </w:pPr>
      <w:del w:id="6528" w:author="Marciante, Teresa Lucia (IT - Roma)" w:date="2019-02-07T19:14:00Z">
        <w:r w:rsidRPr="00426D98" w:rsidDel="00426D98">
          <w:rPr>
            <w:rFonts w:ascii="Garamond" w:hAnsi="Garamond" w:cs="Courier New"/>
            <w:sz w:val="18"/>
            <w:szCs w:val="18"/>
            <w:lang w:val="en-US"/>
          </w:rPr>
          <w:delText>&lt;cbc:ProfileID&gt;urn:fdc:peppol.eu:poacc:</w:delText>
        </w:r>
        <w:r w:rsidRPr="00426D98" w:rsidDel="00426D98">
          <w:rPr>
            <w:rFonts w:ascii="Garamond" w:hAnsi="Garamond" w:cs="Courier New"/>
            <w:color w:val="FF0000"/>
            <w:sz w:val="18"/>
            <w:szCs w:val="18"/>
            <w:lang w:val="en-US"/>
          </w:rPr>
          <w:delText>bis:ordering:3</w:delText>
        </w:r>
        <w:r w:rsidRPr="00426D98" w:rsidDel="00426D98">
          <w:rPr>
            <w:rFonts w:ascii="Garamond" w:hAnsi="Garamond" w:cs="Courier New"/>
            <w:sz w:val="18"/>
            <w:szCs w:val="18"/>
            <w:lang w:val="en-US"/>
          </w:rPr>
          <w:delText>&lt;/cbc:ProfileID&gt;</w:delText>
        </w:r>
      </w:del>
    </w:p>
    <w:p w14:paraId="3BF77B8E" w14:textId="77777777" w:rsidR="00675A6C" w:rsidRPr="00426D98" w:rsidDel="00426D98" w:rsidRDefault="00675A6C" w:rsidP="00771AE3">
      <w:pPr>
        <w:rPr>
          <w:del w:id="6529" w:author="Marciante, Teresa Lucia (IT - Roma)" w:date="2019-02-07T19:14:00Z"/>
          <w:rFonts w:ascii="Garamond" w:hAnsi="Garamond" w:cs="Courier New"/>
          <w:sz w:val="18"/>
          <w:szCs w:val="18"/>
          <w:lang w:val="en-US"/>
        </w:rPr>
      </w:pPr>
      <w:del w:id="6530"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350</w:delText>
        </w:r>
        <w:r w:rsidRPr="00426D98" w:rsidDel="00426D98">
          <w:rPr>
            <w:rFonts w:ascii="Garamond" w:hAnsi="Garamond" w:cs="Courier New"/>
            <w:sz w:val="18"/>
            <w:szCs w:val="18"/>
            <w:lang w:val="en-US"/>
          </w:rPr>
          <w:delText>&lt;/cbc:ID&gt;</w:delText>
        </w:r>
      </w:del>
    </w:p>
    <w:p w14:paraId="204BC88F" w14:textId="77777777" w:rsidR="00675A6C" w:rsidRPr="00426D98" w:rsidDel="00426D98" w:rsidRDefault="00675A6C" w:rsidP="00771AE3">
      <w:pPr>
        <w:rPr>
          <w:del w:id="6531" w:author="Marciante, Teresa Lucia (IT - Roma)" w:date="2019-02-07T19:14:00Z"/>
          <w:rFonts w:ascii="Garamond" w:hAnsi="Garamond" w:cs="Courier New"/>
          <w:sz w:val="18"/>
          <w:szCs w:val="18"/>
          <w:lang w:val="en-US"/>
        </w:rPr>
      </w:pPr>
      <w:del w:id="6532"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2018-02-15</w:delText>
        </w:r>
        <w:r w:rsidRPr="00426D98" w:rsidDel="00426D98">
          <w:rPr>
            <w:rFonts w:ascii="Garamond" w:hAnsi="Garamond" w:cs="Courier New"/>
            <w:sz w:val="18"/>
            <w:szCs w:val="18"/>
            <w:lang w:val="en-US"/>
          </w:rPr>
          <w:delText>&lt;cbc:IssueDate&gt;</w:delText>
        </w:r>
      </w:del>
    </w:p>
    <w:p w14:paraId="1659E4DA" w14:textId="77777777" w:rsidR="00675A6C" w:rsidRPr="00426D98" w:rsidDel="00426D98" w:rsidRDefault="00675A6C" w:rsidP="00771AE3">
      <w:pPr>
        <w:rPr>
          <w:del w:id="6533" w:author="Marciante, Teresa Lucia (IT - Roma)" w:date="2019-02-07T19:14:00Z"/>
          <w:rFonts w:ascii="Garamond" w:hAnsi="Garamond" w:cs="Courier New"/>
          <w:sz w:val="18"/>
          <w:szCs w:val="18"/>
          <w:lang w:val="en-US"/>
        </w:rPr>
      </w:pPr>
      <w:del w:id="6534" w:author="Marciante, Teresa Lucia (IT - Roma)" w:date="2019-02-07T19:14:00Z">
        <w:r w:rsidRPr="00426D98" w:rsidDel="00426D98">
          <w:rPr>
            <w:rFonts w:ascii="Garamond" w:hAnsi="Garamond" w:cs="Courier New"/>
            <w:sz w:val="18"/>
            <w:szCs w:val="18"/>
            <w:lang w:val="en-US"/>
          </w:rPr>
          <w:delText>&lt;cbc:OrderResponseCode&gt;</w:delText>
        </w:r>
        <w:r w:rsidRPr="00426D98" w:rsidDel="00426D98">
          <w:rPr>
            <w:rFonts w:ascii="Garamond" w:hAnsi="Garamond" w:cs="Courier New"/>
            <w:color w:val="FF0000"/>
            <w:sz w:val="18"/>
            <w:szCs w:val="18"/>
            <w:lang w:val="en-US"/>
          </w:rPr>
          <w:delText>CA</w:delText>
        </w:r>
        <w:r w:rsidRPr="00426D98" w:rsidDel="00426D98">
          <w:rPr>
            <w:rFonts w:ascii="Garamond" w:hAnsi="Garamond" w:cs="Courier New"/>
            <w:sz w:val="18"/>
            <w:szCs w:val="18"/>
            <w:lang w:val="en-US"/>
          </w:rPr>
          <w:delText>&lt;/cbc:OrderResponseCode&gt;</w:delText>
        </w:r>
      </w:del>
    </w:p>
    <w:p w14:paraId="11AD3CF0" w14:textId="77777777" w:rsidR="00675A6C" w:rsidRPr="00426D98" w:rsidDel="00426D98" w:rsidRDefault="00675A6C" w:rsidP="00771AE3">
      <w:pPr>
        <w:rPr>
          <w:del w:id="6535" w:author="Marciante, Teresa Lucia (IT - Roma)" w:date="2019-02-07T19:14:00Z"/>
          <w:rFonts w:ascii="Garamond" w:hAnsi="Garamond" w:cs="Courier New"/>
          <w:sz w:val="18"/>
          <w:szCs w:val="18"/>
          <w:lang w:val="en-US"/>
        </w:rPr>
      </w:pPr>
      <w:del w:id="6536" w:author="Marciante, Teresa Lucia (IT - Roma)" w:date="2019-02-07T19:14:00Z">
        <w:r w:rsidRPr="00426D98" w:rsidDel="00426D98">
          <w:rPr>
            <w:rFonts w:ascii="Garamond" w:hAnsi="Garamond" w:cs="Courier New"/>
            <w:sz w:val="18"/>
            <w:szCs w:val="18"/>
            <w:lang w:val="en-US"/>
          </w:rPr>
          <w:delText>…</w:delText>
        </w:r>
      </w:del>
    </w:p>
    <w:p w14:paraId="3E079070" w14:textId="77777777" w:rsidR="00675A6C" w:rsidRPr="00426D98" w:rsidDel="00426D98" w:rsidRDefault="00675A6C" w:rsidP="00771AE3">
      <w:pPr>
        <w:rPr>
          <w:del w:id="6537" w:author="Marciante, Teresa Lucia (IT - Roma)" w:date="2019-02-07T19:14:00Z"/>
          <w:rFonts w:ascii="Garamond" w:hAnsi="Garamond" w:cs="Courier New"/>
          <w:sz w:val="18"/>
          <w:szCs w:val="18"/>
          <w:lang w:val="en-US"/>
        </w:rPr>
      </w:pPr>
      <w:del w:id="6538" w:author="Marciante, Teresa Lucia (IT - Roma)" w:date="2019-02-07T19:14:00Z">
        <w:r w:rsidRPr="00426D98" w:rsidDel="00426D98">
          <w:rPr>
            <w:rFonts w:ascii="Garamond" w:hAnsi="Garamond" w:cs="Courier New"/>
            <w:sz w:val="18"/>
            <w:szCs w:val="18"/>
            <w:lang w:val="en-US"/>
          </w:rPr>
          <w:delText>&lt;cac:OrderReference&gt;</w:delText>
        </w:r>
      </w:del>
    </w:p>
    <w:p w14:paraId="433CFCF1" w14:textId="77777777" w:rsidR="00675A6C" w:rsidRPr="00426D98" w:rsidDel="00426D98" w:rsidRDefault="00675A6C" w:rsidP="00771AE3">
      <w:pPr>
        <w:rPr>
          <w:del w:id="6539" w:author="Marciante, Teresa Lucia (IT - Roma)" w:date="2019-02-07T19:14:00Z"/>
          <w:rFonts w:ascii="Garamond" w:hAnsi="Garamond" w:cs="Courier New"/>
          <w:sz w:val="18"/>
          <w:szCs w:val="18"/>
          <w:lang w:val="en-US"/>
        </w:rPr>
      </w:pPr>
      <w:del w:id="6540"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111</w:delText>
        </w:r>
        <w:r w:rsidRPr="00426D98" w:rsidDel="00426D98">
          <w:rPr>
            <w:rFonts w:ascii="Garamond" w:hAnsi="Garamond" w:cs="Courier New"/>
            <w:sz w:val="18"/>
            <w:szCs w:val="18"/>
            <w:lang w:val="en-US"/>
          </w:rPr>
          <w:delText>&lt;/cbc:ID&gt;</w:delText>
        </w:r>
      </w:del>
    </w:p>
    <w:p w14:paraId="15C084BE" w14:textId="77777777" w:rsidR="00675A6C" w:rsidRPr="00426D98" w:rsidDel="00426D98" w:rsidRDefault="00675A6C" w:rsidP="00771AE3">
      <w:pPr>
        <w:rPr>
          <w:del w:id="6541" w:author="Marciante, Teresa Lucia (IT - Roma)" w:date="2019-02-07T19:14:00Z"/>
          <w:rFonts w:ascii="Garamond" w:hAnsi="Garamond" w:cs="Courier New"/>
          <w:sz w:val="18"/>
          <w:szCs w:val="18"/>
          <w:lang w:val="en-US"/>
        </w:rPr>
      </w:pPr>
      <w:del w:id="6542"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2018-01-30</w:delText>
        </w:r>
        <w:r w:rsidRPr="00426D98" w:rsidDel="00426D98">
          <w:rPr>
            <w:rFonts w:ascii="Garamond" w:hAnsi="Garamond" w:cs="Courier New"/>
            <w:sz w:val="18"/>
            <w:szCs w:val="18"/>
            <w:lang w:val="en-US"/>
          </w:rPr>
          <w:delText>&lt;/IssueDate&gt;</w:delText>
        </w:r>
      </w:del>
    </w:p>
    <w:p w14:paraId="15B122AD" w14:textId="77777777" w:rsidR="00675A6C" w:rsidRPr="00426D98" w:rsidDel="00426D98" w:rsidRDefault="00675A6C" w:rsidP="00771AE3">
      <w:pPr>
        <w:rPr>
          <w:del w:id="6543" w:author="Marciante, Teresa Lucia (IT - Roma)" w:date="2019-02-07T19:14:00Z"/>
          <w:rFonts w:ascii="Garamond" w:hAnsi="Garamond" w:cs="Courier New"/>
          <w:sz w:val="18"/>
          <w:szCs w:val="18"/>
          <w:lang w:val="en-US"/>
        </w:rPr>
      </w:pPr>
      <w:del w:id="6544" w:author="Marciante, Teresa Lucia (IT - Roma)" w:date="2019-02-07T19:14:00Z">
        <w:r w:rsidRPr="00426D98" w:rsidDel="00426D98">
          <w:rPr>
            <w:rFonts w:ascii="Garamond" w:hAnsi="Garamond" w:cs="Courier New"/>
            <w:sz w:val="18"/>
            <w:szCs w:val="18"/>
            <w:lang w:val="en-US"/>
          </w:rPr>
          <w:tab/>
          <w:delText>&lt;cac:IssuerParty&gt;</w:delText>
        </w:r>
      </w:del>
    </w:p>
    <w:p w14:paraId="478BFC6C" w14:textId="77777777" w:rsidR="00675A6C" w:rsidRPr="00426D98" w:rsidDel="00426D98" w:rsidRDefault="00675A6C" w:rsidP="00771AE3">
      <w:pPr>
        <w:rPr>
          <w:del w:id="6545" w:author="Marciante, Teresa Lucia (IT - Roma)" w:date="2019-02-07T19:14:00Z"/>
          <w:rFonts w:ascii="Garamond" w:hAnsi="Garamond" w:cs="Courier New"/>
          <w:sz w:val="18"/>
          <w:szCs w:val="18"/>
          <w:lang w:val="en-US"/>
        </w:rPr>
      </w:pPr>
      <w:del w:id="6546" w:author="Marciante, Teresa Lucia (IT - Roma)" w:date="2019-02-07T19:14:00Z">
        <w:r w:rsidRPr="00426D98" w:rsidDel="00426D98">
          <w:rPr>
            <w:lang w:val="en-US"/>
          </w:rPr>
          <w:tab/>
        </w:r>
        <w:r w:rsidRPr="00426D98" w:rsidDel="00426D98">
          <w:rPr>
            <w:lang w:val="en-US"/>
          </w:rPr>
          <w:tab/>
        </w:r>
        <w:r w:rsidRPr="00426D98" w:rsidDel="00426D98">
          <w:rPr>
            <w:rFonts w:ascii="Garamond" w:hAnsi="Garamond" w:cs="Courier New"/>
            <w:sz w:val="18"/>
            <w:szCs w:val="18"/>
            <w:lang w:val="en-US"/>
          </w:rPr>
          <w:delText>&lt;cac:PartyIdentification&gt;</w:delText>
        </w:r>
      </w:del>
    </w:p>
    <w:p w14:paraId="605F9034" w14:textId="77777777" w:rsidR="00675A6C" w:rsidRPr="00426D98" w:rsidDel="00426D98" w:rsidRDefault="00675A6C" w:rsidP="00771AE3">
      <w:pPr>
        <w:rPr>
          <w:del w:id="6547" w:author="Marciante, Teresa Lucia (IT - Roma)" w:date="2019-02-07T19:14:00Z"/>
          <w:rFonts w:ascii="Garamond" w:hAnsi="Garamond" w:cs="Courier New"/>
          <w:sz w:val="18"/>
          <w:szCs w:val="18"/>
          <w:lang w:val="en-US"/>
        </w:rPr>
      </w:pPr>
      <w:del w:id="6548" w:author="Marciante, Teresa Lucia (IT - Roma)" w:date="2019-02-07T19:14:00Z">
        <w:r w:rsidRPr="00426D98" w:rsidDel="00426D98">
          <w:rPr>
            <w:rFonts w:ascii="Garamond" w:hAnsi="Garamond" w:cs="Courier New"/>
            <w:sz w:val="18"/>
            <w:szCs w:val="18"/>
            <w:lang w:val="en-US"/>
          </w:rPr>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4D2BF3FB" w14:textId="77777777" w:rsidR="00675A6C" w:rsidRPr="00426D98" w:rsidDel="00426D98" w:rsidRDefault="00675A6C" w:rsidP="00771AE3">
      <w:pPr>
        <w:rPr>
          <w:del w:id="6549" w:author="Marciante, Teresa Lucia (IT - Roma)" w:date="2019-02-07T19:14:00Z"/>
          <w:rFonts w:ascii="Garamond" w:hAnsi="Garamond" w:cs="Courier New"/>
          <w:sz w:val="18"/>
          <w:szCs w:val="18"/>
          <w:lang w:val="en-US"/>
        </w:rPr>
      </w:pPr>
      <w:del w:id="6550" w:author="Marciante, Teresa Lucia (IT - Roma)" w:date="2019-02-07T19:14:00Z">
        <w:r w:rsidRPr="00426D98" w:rsidDel="00426D98">
          <w:rPr>
            <w:rFonts w:ascii="Garamond" w:hAnsi="Garamond" w:cs="Courier New"/>
            <w:sz w:val="18"/>
            <w:szCs w:val="18"/>
            <w:lang w:val="en-US"/>
          </w:rPr>
          <w:delText>&lt;/cac:PartyIdentification&gt;</w:delText>
        </w:r>
      </w:del>
    </w:p>
    <w:p w14:paraId="2A3BBCE6" w14:textId="77777777" w:rsidR="00675A6C" w:rsidRPr="00426D98" w:rsidDel="00426D98" w:rsidRDefault="00675A6C" w:rsidP="00771AE3">
      <w:pPr>
        <w:rPr>
          <w:del w:id="6551" w:author="Marciante, Teresa Lucia (IT - Roma)" w:date="2019-02-07T19:14:00Z"/>
          <w:rFonts w:ascii="Garamond" w:hAnsi="Garamond" w:cs="Courier New"/>
          <w:sz w:val="18"/>
          <w:szCs w:val="18"/>
          <w:lang w:val="en-US"/>
        </w:rPr>
      </w:pPr>
      <w:del w:id="6552" w:author="Marciante, Teresa Lucia (IT - Roma)" w:date="2019-02-07T19:14:00Z">
        <w:r w:rsidRPr="00426D98" w:rsidDel="00426D98">
          <w:rPr>
            <w:rFonts w:ascii="Garamond" w:hAnsi="Garamond" w:cs="Courier New"/>
            <w:sz w:val="18"/>
            <w:szCs w:val="18"/>
            <w:lang w:val="en-US"/>
          </w:rPr>
          <w:delText>&lt;/cac: :IssuerParty &gt;</w:delText>
        </w:r>
      </w:del>
    </w:p>
    <w:p w14:paraId="50CA9FCA" w14:textId="77777777" w:rsidR="00675A6C" w:rsidRPr="00426D98" w:rsidDel="00426D98" w:rsidRDefault="00675A6C" w:rsidP="00771AE3">
      <w:pPr>
        <w:rPr>
          <w:del w:id="6553" w:author="Marciante, Teresa Lucia (IT - Roma)" w:date="2019-02-07T19:14:00Z"/>
          <w:rFonts w:ascii="Garamond" w:hAnsi="Garamond" w:cs="Courier New"/>
          <w:sz w:val="18"/>
          <w:szCs w:val="18"/>
          <w:lang w:val="en-US"/>
        </w:rPr>
      </w:pPr>
      <w:del w:id="6554" w:author="Marciante, Teresa Lucia (IT - Roma)" w:date="2019-02-07T19:14:00Z">
        <w:r w:rsidRPr="00426D98" w:rsidDel="00426D98">
          <w:rPr>
            <w:rFonts w:ascii="Garamond" w:hAnsi="Garamond" w:cs="Courier New"/>
            <w:sz w:val="18"/>
            <w:szCs w:val="18"/>
            <w:lang w:val="en-US"/>
          </w:rPr>
          <w:delText>&lt;/cac:OrderReference&gt;</w:delText>
        </w:r>
      </w:del>
    </w:p>
    <w:p w14:paraId="0860F93B" w14:textId="77777777" w:rsidR="00675A6C" w:rsidRPr="00426D98" w:rsidDel="00426D98" w:rsidRDefault="00675A6C" w:rsidP="00771AE3">
      <w:pPr>
        <w:rPr>
          <w:del w:id="6555" w:author="Marciante, Teresa Lucia (IT - Roma)" w:date="2019-02-07T19:14:00Z"/>
          <w:rFonts w:ascii="Garamond" w:hAnsi="Garamond" w:cs="Courier New"/>
          <w:sz w:val="18"/>
          <w:szCs w:val="18"/>
          <w:lang w:val="en-US"/>
        </w:rPr>
      </w:pPr>
      <w:del w:id="6556" w:author="Marciante, Teresa Lucia (IT - Roma)" w:date="2019-02-07T19:14:00Z">
        <w:r w:rsidRPr="00426D98" w:rsidDel="00426D98">
          <w:rPr>
            <w:rFonts w:ascii="Garamond" w:hAnsi="Garamond" w:cs="Courier New"/>
            <w:sz w:val="18"/>
            <w:szCs w:val="18"/>
            <w:lang w:val="en-US"/>
          </w:rPr>
          <w:delText>…</w:delText>
        </w:r>
      </w:del>
    </w:p>
    <w:p w14:paraId="0B45EEAE" w14:textId="77777777" w:rsidR="00675A6C" w:rsidRPr="00426D98" w:rsidDel="00426D98" w:rsidRDefault="00675A6C" w:rsidP="00771AE3">
      <w:pPr>
        <w:rPr>
          <w:del w:id="6557" w:author="Marciante, Teresa Lucia (IT - Roma)" w:date="2019-02-07T19:14:00Z"/>
          <w:rFonts w:ascii="Garamond" w:hAnsi="Garamond" w:cs="Courier New"/>
          <w:sz w:val="18"/>
          <w:szCs w:val="18"/>
          <w:lang w:val="en-US"/>
        </w:rPr>
      </w:pPr>
      <w:del w:id="6558" w:author="Marciante, Teresa Lucia (IT - Roma)" w:date="2019-02-07T19:14:00Z">
        <w:r w:rsidRPr="00426D98" w:rsidDel="00426D98">
          <w:rPr>
            <w:rFonts w:ascii="Garamond" w:hAnsi="Garamond" w:cs="Courier New"/>
            <w:sz w:val="18"/>
            <w:szCs w:val="18"/>
            <w:lang w:val="en-US"/>
          </w:rPr>
          <w:delText>&lt;cac:SellerSupplierParty&gt;</w:delText>
        </w:r>
      </w:del>
    </w:p>
    <w:p w14:paraId="14E23D10" w14:textId="77777777" w:rsidR="00675A6C" w:rsidRPr="00426D98" w:rsidDel="00426D98" w:rsidRDefault="00675A6C" w:rsidP="00771AE3">
      <w:pPr>
        <w:rPr>
          <w:del w:id="6559" w:author="Marciante, Teresa Lucia (IT - Roma)" w:date="2019-02-07T19:14:00Z"/>
          <w:rFonts w:ascii="Garamond" w:hAnsi="Garamond" w:cs="Courier New"/>
          <w:sz w:val="18"/>
          <w:szCs w:val="18"/>
          <w:lang w:val="en-US"/>
        </w:rPr>
      </w:pPr>
      <w:del w:id="6560" w:author="Marciante, Teresa Lucia (IT - Roma)" w:date="2019-02-07T19:14:00Z">
        <w:r w:rsidRPr="00426D98" w:rsidDel="00426D98">
          <w:rPr>
            <w:rFonts w:ascii="Garamond" w:hAnsi="Garamond" w:cs="Courier New"/>
            <w:sz w:val="18"/>
            <w:szCs w:val="18"/>
            <w:lang w:val="en-US"/>
          </w:rPr>
          <w:delText>&lt;cac:PartyIdentification&gt;</w:delText>
        </w:r>
      </w:del>
    </w:p>
    <w:p w14:paraId="464D5CF6" w14:textId="77777777" w:rsidR="00675A6C" w:rsidRPr="00426D98" w:rsidDel="00426D98" w:rsidRDefault="00675A6C" w:rsidP="00771AE3">
      <w:pPr>
        <w:rPr>
          <w:del w:id="6561" w:author="Marciante, Teresa Lucia (IT - Roma)" w:date="2019-02-07T19:14:00Z"/>
          <w:rFonts w:ascii="Garamond" w:hAnsi="Garamond" w:cs="Courier New"/>
          <w:sz w:val="18"/>
          <w:szCs w:val="18"/>
          <w:lang w:val="en-US"/>
        </w:rPr>
      </w:pPr>
      <w:del w:id="6562"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123456789cc</w:delText>
        </w:r>
        <w:r w:rsidRPr="00426D98" w:rsidDel="00426D98">
          <w:rPr>
            <w:rFonts w:ascii="Garamond" w:hAnsi="Garamond" w:cs="Courier New"/>
            <w:sz w:val="18"/>
            <w:szCs w:val="18"/>
            <w:lang w:val="en-US"/>
          </w:rPr>
          <w:delText>&lt;/cbc:ID&gt;</w:delText>
        </w:r>
      </w:del>
    </w:p>
    <w:p w14:paraId="20F43484" w14:textId="77777777" w:rsidR="00675A6C" w:rsidRPr="00426D98" w:rsidDel="00426D98" w:rsidRDefault="00675A6C" w:rsidP="00771AE3">
      <w:pPr>
        <w:rPr>
          <w:del w:id="6563" w:author="Marciante, Teresa Lucia (IT - Roma)" w:date="2019-02-07T19:14:00Z"/>
          <w:rFonts w:ascii="Garamond" w:hAnsi="Garamond" w:cs="Courier New"/>
          <w:sz w:val="18"/>
          <w:szCs w:val="18"/>
          <w:lang w:val="en-US"/>
        </w:rPr>
      </w:pPr>
      <w:del w:id="6564" w:author="Marciante, Teresa Lucia (IT - Roma)" w:date="2019-02-07T19:14:00Z">
        <w:r w:rsidRPr="00426D98" w:rsidDel="00426D98">
          <w:rPr>
            <w:rFonts w:ascii="Garamond" w:hAnsi="Garamond" w:cs="Courier New"/>
            <w:sz w:val="18"/>
            <w:szCs w:val="18"/>
            <w:lang w:val="en-US"/>
          </w:rPr>
          <w:delText>&lt;/cac:PartyIdentification&gt;</w:delText>
        </w:r>
      </w:del>
    </w:p>
    <w:p w14:paraId="538F7C0D" w14:textId="77777777" w:rsidR="00675A6C" w:rsidRPr="00426D98" w:rsidDel="00426D98" w:rsidRDefault="00675A6C" w:rsidP="00771AE3">
      <w:pPr>
        <w:rPr>
          <w:del w:id="6565" w:author="Marciante, Teresa Lucia (IT - Roma)" w:date="2019-02-07T19:14:00Z"/>
          <w:rFonts w:ascii="Garamond" w:hAnsi="Garamond" w:cs="Courier New"/>
          <w:sz w:val="18"/>
          <w:szCs w:val="18"/>
          <w:lang w:val="en-US"/>
        </w:rPr>
      </w:pPr>
      <w:del w:id="6566" w:author="Marciante, Teresa Lucia (IT - Roma)" w:date="2019-02-07T19:14:00Z">
        <w:r w:rsidRPr="00426D98" w:rsidDel="00426D98">
          <w:rPr>
            <w:rFonts w:ascii="Garamond" w:hAnsi="Garamond" w:cs="Courier New"/>
            <w:sz w:val="18"/>
            <w:szCs w:val="18"/>
            <w:lang w:val="en-US"/>
          </w:rPr>
          <w:delText>&lt;/cac:SellerSupplierParty&gt;</w:delText>
        </w:r>
      </w:del>
    </w:p>
    <w:p w14:paraId="4296DF3B" w14:textId="77777777" w:rsidR="00675A6C" w:rsidRPr="00426D98" w:rsidDel="00426D98" w:rsidRDefault="00675A6C" w:rsidP="00771AE3">
      <w:pPr>
        <w:rPr>
          <w:del w:id="6567" w:author="Marciante, Teresa Lucia (IT - Roma)" w:date="2019-02-07T19:14:00Z"/>
          <w:rFonts w:ascii="Garamond" w:hAnsi="Garamond" w:cs="Courier New"/>
          <w:sz w:val="18"/>
          <w:szCs w:val="18"/>
          <w:lang w:val="en-US"/>
        </w:rPr>
      </w:pPr>
      <w:del w:id="6568" w:author="Marciante, Teresa Lucia (IT - Roma)" w:date="2019-02-07T19:14:00Z">
        <w:r w:rsidRPr="00426D98" w:rsidDel="00426D98">
          <w:rPr>
            <w:rFonts w:ascii="Garamond" w:hAnsi="Garamond" w:cs="Courier New"/>
            <w:sz w:val="18"/>
            <w:szCs w:val="18"/>
            <w:lang w:val="en-US"/>
          </w:rPr>
          <w:delText>…</w:delText>
        </w:r>
      </w:del>
    </w:p>
    <w:p w14:paraId="30FEB27A" w14:textId="77777777" w:rsidR="00675A6C" w:rsidRPr="00426D98" w:rsidDel="00426D98" w:rsidRDefault="00675A6C" w:rsidP="00771AE3">
      <w:pPr>
        <w:rPr>
          <w:del w:id="6569" w:author="Marciante, Teresa Lucia (IT - Roma)" w:date="2019-02-07T19:14:00Z"/>
          <w:rFonts w:ascii="Garamond" w:hAnsi="Garamond" w:cs="Courier New"/>
          <w:sz w:val="18"/>
          <w:szCs w:val="18"/>
          <w:lang w:val="en-US"/>
        </w:rPr>
      </w:pPr>
      <w:del w:id="6570" w:author="Marciante, Teresa Lucia (IT - Roma)" w:date="2019-02-07T19:14:00Z">
        <w:r w:rsidRPr="00426D98" w:rsidDel="00426D98">
          <w:rPr>
            <w:rFonts w:ascii="Garamond" w:hAnsi="Garamond" w:cs="Courier New"/>
            <w:sz w:val="18"/>
            <w:szCs w:val="18"/>
            <w:lang w:val="en-US"/>
          </w:rPr>
          <w:delText>&lt;cac:BuyerCustomerParty&gt;</w:delText>
        </w:r>
      </w:del>
    </w:p>
    <w:p w14:paraId="3611B635" w14:textId="77777777" w:rsidR="00675A6C" w:rsidRPr="00426D98" w:rsidDel="00426D98" w:rsidRDefault="00675A6C" w:rsidP="00771AE3">
      <w:pPr>
        <w:rPr>
          <w:del w:id="6571" w:author="Marciante, Teresa Lucia (IT - Roma)" w:date="2019-02-07T19:14:00Z"/>
          <w:rFonts w:ascii="Garamond" w:hAnsi="Garamond" w:cs="Courier New"/>
          <w:sz w:val="18"/>
          <w:szCs w:val="18"/>
          <w:lang w:val="en-US"/>
        </w:rPr>
      </w:pPr>
      <w:del w:id="6572" w:author="Marciante, Teresa Lucia (IT - Roma)" w:date="2019-02-07T19:14:00Z">
        <w:r w:rsidRPr="00426D98" w:rsidDel="00426D98">
          <w:rPr>
            <w:rFonts w:ascii="Garamond" w:hAnsi="Garamond" w:cs="Courier New"/>
            <w:sz w:val="18"/>
            <w:szCs w:val="18"/>
            <w:lang w:val="en-US"/>
          </w:rPr>
          <w:delText>&lt;cac:PartyIdentification&gt;</w:delText>
        </w:r>
      </w:del>
    </w:p>
    <w:p w14:paraId="6087D875" w14:textId="77777777" w:rsidR="00675A6C" w:rsidRPr="00426D98" w:rsidDel="00426D98" w:rsidRDefault="00675A6C" w:rsidP="00771AE3">
      <w:pPr>
        <w:rPr>
          <w:del w:id="6573" w:author="Marciante, Teresa Lucia (IT - Roma)" w:date="2019-02-07T19:14:00Z"/>
          <w:rFonts w:ascii="Garamond" w:hAnsi="Garamond" w:cs="Courier New"/>
          <w:sz w:val="18"/>
          <w:szCs w:val="18"/>
          <w:lang w:val="en-US"/>
        </w:rPr>
      </w:pPr>
      <w:del w:id="6574"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5687EC1A" w14:textId="77777777" w:rsidR="00675A6C" w:rsidRPr="00426D98" w:rsidDel="00426D98" w:rsidRDefault="00675A6C" w:rsidP="00771AE3">
      <w:pPr>
        <w:rPr>
          <w:del w:id="6575" w:author="Marciante, Teresa Lucia (IT - Roma)" w:date="2019-02-07T19:14:00Z"/>
          <w:rFonts w:ascii="Garamond" w:hAnsi="Garamond" w:cs="Courier New"/>
          <w:sz w:val="18"/>
          <w:szCs w:val="18"/>
          <w:lang w:val="en-US"/>
        </w:rPr>
      </w:pPr>
      <w:del w:id="6576" w:author="Marciante, Teresa Lucia (IT - Roma)" w:date="2019-02-07T19:14:00Z">
        <w:r w:rsidRPr="00426D98" w:rsidDel="00426D98">
          <w:rPr>
            <w:rFonts w:ascii="Garamond" w:hAnsi="Garamond" w:cs="Courier New"/>
            <w:sz w:val="18"/>
            <w:szCs w:val="18"/>
            <w:lang w:val="en-US"/>
          </w:rPr>
          <w:delText>&lt;/cac:PartyIdentification&gt;</w:delText>
        </w:r>
      </w:del>
    </w:p>
    <w:p w14:paraId="377974FE" w14:textId="77777777" w:rsidR="00675A6C" w:rsidRPr="00426D98" w:rsidDel="00426D98" w:rsidRDefault="00675A6C" w:rsidP="00771AE3">
      <w:pPr>
        <w:rPr>
          <w:del w:id="6577" w:author="Marciante, Teresa Lucia (IT - Roma)" w:date="2019-02-07T19:14:00Z"/>
          <w:rFonts w:ascii="Garamond" w:hAnsi="Garamond" w:cs="Courier New"/>
          <w:sz w:val="18"/>
          <w:szCs w:val="18"/>
          <w:lang w:val="en-US"/>
        </w:rPr>
      </w:pPr>
      <w:del w:id="6578" w:author="Marciante, Teresa Lucia (IT - Roma)" w:date="2019-02-07T19:14:00Z">
        <w:r w:rsidRPr="00426D98" w:rsidDel="00426D98">
          <w:rPr>
            <w:rFonts w:ascii="Garamond" w:hAnsi="Garamond" w:cs="Courier New"/>
            <w:sz w:val="18"/>
            <w:szCs w:val="18"/>
            <w:lang w:val="en-US"/>
          </w:rPr>
          <w:delText>&lt;/cac:BuyerCustomerParty&gt;</w:delText>
        </w:r>
      </w:del>
    </w:p>
    <w:p w14:paraId="4989FC0E" w14:textId="77777777" w:rsidR="00675A6C" w:rsidRPr="00426D98" w:rsidDel="00426D98" w:rsidRDefault="00675A6C" w:rsidP="00771AE3">
      <w:pPr>
        <w:rPr>
          <w:del w:id="6579" w:author="Marciante, Teresa Lucia (IT - Roma)" w:date="2019-02-07T19:14:00Z"/>
          <w:rFonts w:ascii="Garamond" w:hAnsi="Garamond" w:cs="Courier New"/>
          <w:sz w:val="18"/>
          <w:szCs w:val="18"/>
          <w:lang w:val="en-US"/>
        </w:rPr>
      </w:pPr>
      <w:del w:id="6580" w:author="Marciante, Teresa Lucia (IT - Roma)" w:date="2019-02-07T19:14:00Z">
        <w:r w:rsidRPr="00426D98" w:rsidDel="00426D98">
          <w:rPr>
            <w:rFonts w:ascii="Garamond" w:hAnsi="Garamond" w:cs="Courier New"/>
            <w:sz w:val="18"/>
            <w:szCs w:val="18"/>
            <w:lang w:val="en-US"/>
          </w:rPr>
          <w:delText>…</w:delText>
        </w:r>
      </w:del>
    </w:p>
    <w:p w14:paraId="4D977F60" w14:textId="77777777" w:rsidR="00675A6C" w:rsidRPr="00426D98" w:rsidDel="00426D98" w:rsidRDefault="00675A6C" w:rsidP="00771AE3">
      <w:pPr>
        <w:rPr>
          <w:del w:id="6581" w:author="Marciante, Teresa Lucia (IT - Roma)" w:date="2019-02-07T19:14:00Z"/>
          <w:rFonts w:ascii="Garamond" w:hAnsi="Garamond" w:cs="Courier New"/>
          <w:sz w:val="18"/>
          <w:szCs w:val="18"/>
          <w:lang w:val="en-US"/>
        </w:rPr>
      </w:pPr>
      <w:del w:id="6582" w:author="Marciante, Teresa Lucia (IT - Roma)" w:date="2019-02-07T19:14:00Z">
        <w:r w:rsidRPr="00426D98" w:rsidDel="00426D98">
          <w:rPr>
            <w:rFonts w:ascii="Garamond" w:hAnsi="Garamond" w:cs="Courier New"/>
            <w:sz w:val="18"/>
            <w:szCs w:val="18"/>
            <w:lang w:val="en-US"/>
          </w:rPr>
          <w:delText>&lt;cac:OrderLine&gt;</w:delText>
        </w:r>
      </w:del>
    </w:p>
    <w:p w14:paraId="47FE5AFE" w14:textId="77777777" w:rsidR="00675A6C" w:rsidRPr="00426D98" w:rsidDel="00426D98" w:rsidRDefault="00675A6C" w:rsidP="00771AE3">
      <w:pPr>
        <w:rPr>
          <w:del w:id="6583" w:author="Marciante, Teresa Lucia (IT - Roma)" w:date="2019-02-07T19:14:00Z"/>
          <w:rFonts w:ascii="Garamond" w:hAnsi="Garamond" w:cs="Courier New"/>
          <w:sz w:val="18"/>
          <w:szCs w:val="18"/>
          <w:lang w:val="en-US"/>
        </w:rPr>
      </w:pPr>
      <w:del w:id="6584" w:author="Marciante, Teresa Lucia (IT - Roma)" w:date="2019-02-07T19:14:00Z">
        <w:r w:rsidRPr="00426D98" w:rsidDel="00426D98">
          <w:rPr>
            <w:rFonts w:ascii="Garamond" w:hAnsi="Garamond" w:cs="Courier New"/>
            <w:sz w:val="18"/>
            <w:szCs w:val="18"/>
            <w:lang w:val="en-US"/>
          </w:rPr>
          <w:tab/>
          <w:delText>&lt;cac:LineItem&gt;</w:delText>
        </w:r>
      </w:del>
    </w:p>
    <w:p w14:paraId="03F5A94E" w14:textId="77777777" w:rsidR="00675A6C" w:rsidRPr="00426D98" w:rsidDel="00426D98" w:rsidRDefault="00675A6C" w:rsidP="00771AE3">
      <w:pPr>
        <w:rPr>
          <w:del w:id="6585" w:author="Marciante, Teresa Lucia (IT - Roma)" w:date="2019-02-07T19:14:00Z"/>
          <w:rFonts w:ascii="Garamond" w:hAnsi="Garamond" w:cs="Courier New"/>
          <w:sz w:val="18"/>
          <w:szCs w:val="18"/>
          <w:lang w:val="en-US"/>
        </w:rPr>
      </w:pPr>
      <w:del w:id="6586"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&lt;cbc:ID&gt;</w:delText>
        </w:r>
        <w:r w:rsidRPr="00426D98" w:rsidDel="00426D98">
          <w:rPr>
            <w:rFonts w:ascii="Garamond" w:hAnsi="Garamond" w:cs="Courier New"/>
            <w:color w:val="FF0000"/>
            <w:sz w:val="18"/>
            <w:szCs w:val="18"/>
            <w:lang w:val="en-US"/>
          </w:rPr>
          <w:delText>6</w:delText>
        </w:r>
        <w:r w:rsidRPr="00426D98" w:rsidDel="00426D98">
          <w:rPr>
            <w:rFonts w:ascii="Garamond" w:hAnsi="Garamond" w:cs="Courier New"/>
            <w:sz w:val="18"/>
            <w:szCs w:val="18"/>
            <w:lang w:val="en-US"/>
          </w:rPr>
          <w:delText>&lt;/cbc:ID&gt;</w:delText>
        </w:r>
      </w:del>
    </w:p>
    <w:p w14:paraId="026CBF73" w14:textId="77777777" w:rsidR="00675A6C" w:rsidRPr="00426D98" w:rsidDel="00426D98" w:rsidRDefault="00675A6C" w:rsidP="00771AE3">
      <w:pPr>
        <w:rPr>
          <w:del w:id="6587" w:author="Marciante, Teresa Lucia (IT - Roma)" w:date="2019-02-07T19:14:00Z"/>
          <w:rFonts w:ascii="Garamond" w:hAnsi="Garamond" w:cs="Courier New"/>
          <w:sz w:val="18"/>
          <w:szCs w:val="18"/>
          <w:lang w:val="en-US"/>
        </w:rPr>
      </w:pPr>
      <w:del w:id="6588" w:author="Marciante, Teresa Lucia (IT - Roma)" w:date="2019-02-07T19:14:00Z">
        <w:r w:rsidRPr="00426D98" w:rsidDel="00426D98">
          <w:rPr>
            <w:rFonts w:ascii="Garamond" w:hAnsi="Garamond" w:cs="Courier New"/>
            <w:sz w:val="18"/>
            <w:szCs w:val="18"/>
            <w:lang w:val="en-US"/>
          </w:rPr>
          <w:delText>&lt;cbc:LineStatusCode&gt;</w:delText>
        </w:r>
        <w:r w:rsidRPr="00426D98" w:rsidDel="00426D98">
          <w:rPr>
            <w:rFonts w:ascii="Garamond" w:hAnsi="Garamond" w:cs="Courier New"/>
            <w:color w:val="FF0000"/>
            <w:sz w:val="18"/>
            <w:szCs w:val="18"/>
            <w:lang w:val="en-US"/>
          </w:rPr>
          <w:delText>3</w:delText>
        </w:r>
        <w:r w:rsidRPr="00426D98" w:rsidDel="00426D98">
          <w:rPr>
            <w:rFonts w:ascii="Garamond" w:hAnsi="Garamond" w:cs="Courier New"/>
            <w:sz w:val="18"/>
            <w:szCs w:val="18"/>
            <w:lang w:val="en-US"/>
          </w:rPr>
          <w:delText>&lt;/cbc:LineStatusCode&gt;</w:delText>
        </w:r>
      </w:del>
    </w:p>
    <w:p w14:paraId="20F95567" w14:textId="77777777" w:rsidR="00675A6C" w:rsidRPr="00426D98" w:rsidDel="00426D98" w:rsidRDefault="00675A6C" w:rsidP="00771AE3">
      <w:pPr>
        <w:rPr>
          <w:del w:id="6589" w:author="Marciante, Teresa Lucia (IT - Roma)" w:date="2019-02-07T19:14:00Z"/>
          <w:rFonts w:ascii="Garamond" w:hAnsi="Garamond" w:cs="Courier New"/>
          <w:sz w:val="18"/>
          <w:szCs w:val="18"/>
          <w:lang w:val="en-US"/>
        </w:rPr>
      </w:pPr>
      <w:del w:id="6590"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&lt;cac:price&gt;</w:delText>
        </w:r>
      </w:del>
    </w:p>
    <w:p w14:paraId="184E13DC" w14:textId="77777777" w:rsidR="00675A6C" w:rsidRPr="00426D98" w:rsidDel="00426D98" w:rsidRDefault="00675A6C" w:rsidP="00771AE3">
      <w:pPr>
        <w:rPr>
          <w:del w:id="6591" w:author="Marciante, Teresa Lucia (IT - Roma)" w:date="2019-02-07T19:14:00Z"/>
          <w:rFonts w:ascii="Garamond" w:hAnsi="Garamond" w:cs="Courier New"/>
          <w:sz w:val="18"/>
          <w:szCs w:val="18"/>
          <w:lang w:val="en-US"/>
        </w:rPr>
      </w:pPr>
      <w:del w:id="6592"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&lt;cbc:PriceAmount currencyID=”EUR”&gt;</w:delText>
        </w:r>
        <w:r w:rsidRPr="00426D98" w:rsidDel="00426D98">
          <w:rPr>
            <w:rFonts w:ascii="Garamond" w:hAnsi="Garamond" w:cs="Courier New"/>
            <w:color w:val="FF0000"/>
            <w:sz w:val="18"/>
            <w:szCs w:val="18"/>
            <w:lang w:val="en-US"/>
          </w:rPr>
          <w:delText>90.00</w:delText>
        </w:r>
        <w:r w:rsidRPr="00426D98" w:rsidDel="00426D98">
          <w:rPr>
            <w:rFonts w:ascii="Garamond" w:hAnsi="Garamond" w:cs="Courier New"/>
            <w:sz w:val="18"/>
            <w:szCs w:val="18"/>
            <w:lang w:val="en-US"/>
          </w:rPr>
          <w:delText>&lt;/cbc:PriceAmount&gt;</w:delText>
        </w:r>
      </w:del>
    </w:p>
    <w:p w14:paraId="065C9553" w14:textId="77777777" w:rsidR="00675A6C" w:rsidRPr="00426D98" w:rsidDel="00426D98" w:rsidRDefault="00675A6C" w:rsidP="00771AE3">
      <w:pPr>
        <w:rPr>
          <w:del w:id="6593" w:author="Marciante, Teresa Lucia (IT - Roma)" w:date="2019-02-07T19:14:00Z"/>
          <w:rFonts w:ascii="Garamond" w:hAnsi="Garamond" w:cs="Courier New"/>
          <w:sz w:val="18"/>
          <w:szCs w:val="18"/>
          <w:lang w:val="en-US"/>
        </w:rPr>
      </w:pPr>
      <w:del w:id="6594" w:author="Marciante, Teresa Lucia (IT - Roma)" w:date="2019-02-07T19:14:00Z">
        <w:r w:rsidRPr="00426D98" w:rsidDel="00426D98">
          <w:rPr>
            <w:rFonts w:ascii="Garamond" w:hAnsi="Garamond" w:cs="Courier New"/>
            <w:sz w:val="18"/>
            <w:szCs w:val="18"/>
            <w:lang w:val="en-US"/>
          </w:rPr>
          <w:delText>&lt;/cac:Price&gt;</w:delText>
        </w:r>
      </w:del>
    </w:p>
    <w:p w14:paraId="28D93FAF" w14:textId="77777777" w:rsidR="00675A6C" w:rsidRPr="00426D98" w:rsidDel="00426D98" w:rsidRDefault="00675A6C" w:rsidP="00771AE3">
      <w:pPr>
        <w:rPr>
          <w:del w:id="6595" w:author="Marciante, Teresa Lucia (IT - Roma)" w:date="2019-02-07T19:14:00Z"/>
          <w:rFonts w:ascii="Garamond" w:hAnsi="Garamond" w:cs="Courier New"/>
          <w:sz w:val="18"/>
          <w:szCs w:val="18"/>
          <w:lang w:val="en-US"/>
        </w:rPr>
      </w:pPr>
      <w:del w:id="6596" w:author="Marciante, Teresa Lucia (IT - Roma)" w:date="2019-02-07T19:14:00Z">
        <w:r w:rsidRPr="00426D98" w:rsidDel="00426D98">
          <w:rPr>
            <w:rFonts w:ascii="Garamond" w:hAnsi="Garamond" w:cs="Courier New"/>
            <w:sz w:val="18"/>
            <w:szCs w:val="18"/>
            <w:lang w:val="en-US"/>
          </w:rPr>
          <w:delText>&lt;cac:Item&gt;</w:delText>
        </w:r>
      </w:del>
    </w:p>
    <w:p w14:paraId="316CEEB2" w14:textId="77777777" w:rsidR="00675A6C" w:rsidRPr="00426D98" w:rsidDel="00426D98" w:rsidRDefault="00675A6C" w:rsidP="00771AE3">
      <w:pPr>
        <w:rPr>
          <w:del w:id="6597" w:author="Marciante, Teresa Lucia (IT - Roma)" w:date="2019-02-07T19:14:00Z"/>
          <w:rFonts w:ascii="Garamond" w:hAnsi="Garamond" w:cs="Courier New"/>
          <w:sz w:val="18"/>
          <w:szCs w:val="18"/>
          <w:lang w:val="en-US"/>
        </w:rPr>
      </w:pPr>
      <w:del w:id="6598" w:author="Marciante, Teresa Lucia (IT - Roma)" w:date="2019-02-07T19:14:00Z">
        <w:r w:rsidRPr="00426D98" w:rsidDel="00426D98">
          <w:rPr>
            <w:rFonts w:ascii="Garamond" w:hAnsi="Garamond" w:cs="Courier New"/>
            <w:sz w:val="18"/>
            <w:szCs w:val="18"/>
            <w:lang w:val="en-US"/>
          </w:rPr>
          <w:tab/>
          <w:delText>&lt;cbc:Name&gt;</w:delText>
        </w:r>
        <w:r w:rsidRPr="00426D98" w:rsidDel="00426D98">
          <w:rPr>
            <w:rFonts w:ascii="Garamond" w:hAnsi="Garamond" w:cs="Courier New"/>
            <w:color w:val="FF0000"/>
            <w:sz w:val="18"/>
            <w:szCs w:val="18"/>
            <w:lang w:val="en-US"/>
          </w:rPr>
          <w:delText>Prodotto_1</w:delText>
        </w:r>
        <w:r w:rsidRPr="00426D98" w:rsidDel="00426D98">
          <w:rPr>
            <w:rFonts w:ascii="Garamond" w:hAnsi="Garamond" w:cs="Courier New"/>
            <w:sz w:val="18"/>
            <w:szCs w:val="18"/>
            <w:lang w:val="en-US"/>
          </w:rPr>
          <w:delText>&lt;/cbc:Name&gt;</w:delText>
        </w:r>
      </w:del>
    </w:p>
    <w:p w14:paraId="3B0DFF80" w14:textId="77777777" w:rsidR="00675A6C" w:rsidRPr="00426D98" w:rsidDel="00426D98" w:rsidRDefault="00675A6C" w:rsidP="00771AE3">
      <w:pPr>
        <w:rPr>
          <w:del w:id="6599" w:author="Marciante, Teresa Lucia (IT - Roma)" w:date="2019-02-07T19:14:00Z"/>
          <w:rFonts w:ascii="Garamond" w:hAnsi="Garamond" w:cs="Courier New"/>
          <w:sz w:val="18"/>
          <w:szCs w:val="18"/>
          <w:lang w:val="en-US"/>
        </w:rPr>
      </w:pPr>
      <w:del w:id="6600"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&lt;/cac:Item&gt;</w:delText>
        </w:r>
      </w:del>
    </w:p>
    <w:p w14:paraId="230FAD5D" w14:textId="77777777" w:rsidR="00675A6C" w:rsidRPr="00426D98" w:rsidDel="00426D98" w:rsidRDefault="00675A6C" w:rsidP="00771AE3">
      <w:pPr>
        <w:rPr>
          <w:del w:id="6601" w:author="Marciante, Teresa Lucia (IT - Roma)" w:date="2019-02-07T19:14:00Z"/>
          <w:rFonts w:ascii="Garamond" w:hAnsi="Garamond" w:cs="Courier New"/>
          <w:sz w:val="18"/>
          <w:szCs w:val="18"/>
          <w:lang w:val="en-US"/>
        </w:rPr>
      </w:pPr>
      <w:del w:id="6602" w:author="Marciante, Teresa Lucia (IT - Roma)" w:date="2019-02-07T19:14:00Z">
        <w:r w:rsidRPr="00426D98" w:rsidDel="00426D98">
          <w:rPr>
            <w:rFonts w:ascii="Garamond" w:hAnsi="Garamond" w:cs="Courier New"/>
            <w:sz w:val="18"/>
            <w:szCs w:val="18"/>
            <w:lang w:val="en-US"/>
          </w:rPr>
          <w:delText>&lt;/cac:LineItem&gt;</w:delText>
        </w:r>
      </w:del>
    </w:p>
    <w:p w14:paraId="2B7A96C9" w14:textId="77777777" w:rsidR="00675A6C" w:rsidRPr="00426D98" w:rsidDel="00426D98" w:rsidRDefault="00675A6C" w:rsidP="00771AE3">
      <w:pPr>
        <w:rPr>
          <w:del w:id="6603" w:author="Marciante, Teresa Lucia (IT - Roma)" w:date="2019-02-07T19:14:00Z"/>
          <w:rFonts w:ascii="Garamond" w:hAnsi="Garamond" w:cs="Courier New"/>
          <w:sz w:val="18"/>
          <w:szCs w:val="18"/>
          <w:lang w:val="en-US"/>
        </w:rPr>
      </w:pPr>
      <w:del w:id="6604" w:author="Marciante, Teresa Lucia (IT - Roma)" w:date="2019-02-07T19:14:00Z">
        <w:r w:rsidRPr="00426D98" w:rsidDel="00426D98">
          <w:rPr>
            <w:rFonts w:ascii="Garamond" w:hAnsi="Garamond" w:cs="Courier New"/>
            <w:sz w:val="18"/>
            <w:szCs w:val="18"/>
            <w:lang w:val="en-US"/>
          </w:rPr>
          <w:delText xml:space="preserve"> </w:delText>
        </w:r>
        <w:r w:rsidRPr="00426D98" w:rsidDel="00426D98">
          <w:rPr>
            <w:rFonts w:ascii="Garamond" w:hAnsi="Garamond" w:cs="Courier New"/>
            <w:sz w:val="18"/>
            <w:szCs w:val="18"/>
            <w:lang w:val="en-US"/>
          </w:rPr>
          <w:tab/>
          <w:delText>&lt;cac:OrderLineReference&gt;</w:delText>
        </w:r>
      </w:del>
    </w:p>
    <w:p w14:paraId="18F77A3C" w14:textId="77777777" w:rsidR="00675A6C" w:rsidRPr="00426D98" w:rsidDel="00426D98" w:rsidRDefault="00675A6C" w:rsidP="00771AE3">
      <w:pPr>
        <w:rPr>
          <w:del w:id="6605" w:author="Marciante, Teresa Lucia (IT - Roma)" w:date="2019-02-07T19:14:00Z"/>
          <w:rFonts w:ascii="Garamond" w:hAnsi="Garamond" w:cs="Courier New"/>
          <w:sz w:val="18"/>
          <w:szCs w:val="18"/>
          <w:lang w:val="en-US"/>
        </w:rPr>
      </w:pPr>
      <w:del w:id="6606" w:author="Marciante, Teresa Lucia (IT - Roma)" w:date="2019-02-07T19:14:00Z">
        <w:r w:rsidRPr="00426D98" w:rsidDel="00426D98">
          <w:rPr>
            <w:rFonts w:ascii="Garamond" w:hAnsi="Garamond" w:cs="Courier New"/>
            <w:sz w:val="18"/>
            <w:szCs w:val="18"/>
            <w:lang w:val="en-US"/>
          </w:rPr>
          <w:delText>&lt;cbc:LineID&gt;</w:delText>
        </w:r>
        <w:r w:rsidRPr="00426D98" w:rsidDel="00426D98">
          <w:rPr>
            <w:rFonts w:ascii="Garamond" w:hAnsi="Garamond" w:cs="Courier New"/>
            <w:color w:val="FF0000"/>
            <w:sz w:val="18"/>
            <w:szCs w:val="18"/>
            <w:lang w:val="en-US"/>
          </w:rPr>
          <w:delText>4</w:delText>
        </w:r>
        <w:r w:rsidRPr="00426D98" w:rsidDel="00426D98">
          <w:rPr>
            <w:rFonts w:ascii="Garamond" w:hAnsi="Garamond" w:cs="Courier New"/>
            <w:sz w:val="18"/>
            <w:szCs w:val="18"/>
            <w:lang w:val="en-US"/>
          </w:rPr>
          <w:delText>&lt;/cbc:LineID&gt;</w:delText>
        </w:r>
      </w:del>
    </w:p>
    <w:p w14:paraId="691901C6" w14:textId="77777777" w:rsidR="00675A6C" w:rsidRPr="00426D98" w:rsidDel="00426D98" w:rsidRDefault="00675A6C" w:rsidP="00771AE3">
      <w:pPr>
        <w:rPr>
          <w:del w:id="6607" w:author="Marciante, Teresa Lucia (IT - Roma)" w:date="2019-02-07T19:14:00Z"/>
          <w:rFonts w:ascii="Garamond" w:hAnsi="Garamond" w:cs="Courier New"/>
          <w:sz w:val="18"/>
          <w:szCs w:val="18"/>
          <w:lang w:val="en-US"/>
        </w:rPr>
      </w:pPr>
      <w:del w:id="6608" w:author="Marciante, Teresa Lucia (IT - Roma)" w:date="2019-02-07T19:14:00Z">
        <w:r w:rsidRPr="00426D98" w:rsidDel="00426D98">
          <w:rPr>
            <w:rFonts w:ascii="Garamond" w:hAnsi="Garamond" w:cs="Courier New"/>
            <w:sz w:val="18"/>
            <w:szCs w:val="18"/>
            <w:lang w:val="en-US"/>
          </w:rPr>
          <w:tab/>
          <w:delText>Cac:/OrderLineReference&gt;</w:delText>
        </w:r>
      </w:del>
    </w:p>
    <w:p w14:paraId="7F65E8AF" w14:textId="77777777" w:rsidR="00675A6C" w:rsidRPr="00426D98" w:rsidDel="00426D98" w:rsidRDefault="00675A6C" w:rsidP="00771AE3">
      <w:pPr>
        <w:rPr>
          <w:del w:id="6609" w:author="Marciante, Teresa Lucia (IT - Roma)" w:date="2019-02-07T19:14:00Z"/>
          <w:rFonts w:ascii="Garamond" w:hAnsi="Garamond" w:cs="Courier New"/>
          <w:sz w:val="18"/>
          <w:szCs w:val="18"/>
        </w:rPr>
      </w:pPr>
      <w:del w:id="6610" w:author="Marciante, Teresa Lucia (IT - Roma)" w:date="2019-02-07T19:14:00Z">
        <w:r w:rsidRPr="00426D98" w:rsidDel="00426D98">
          <w:rPr>
            <w:rFonts w:ascii="Garamond" w:hAnsi="Garamond" w:cs="Courier New"/>
            <w:sz w:val="18"/>
            <w:szCs w:val="18"/>
          </w:rPr>
          <w:delText>&lt;/cac:OrderLine&gt;</w:delText>
        </w:r>
      </w:del>
    </w:p>
    <w:p w14:paraId="039C8707" w14:textId="77777777" w:rsidR="00675A6C" w:rsidRPr="00426D98" w:rsidDel="00426D98" w:rsidRDefault="00675A6C" w:rsidP="00771AE3">
      <w:pPr>
        <w:rPr>
          <w:del w:id="6611" w:author="Marciante, Teresa Lucia (IT - Roma)" w:date="2019-02-07T19:14:00Z"/>
          <w:rFonts w:ascii="Garamond" w:hAnsi="Garamond" w:cs="Courier New"/>
          <w:sz w:val="18"/>
          <w:szCs w:val="18"/>
        </w:rPr>
      </w:pPr>
      <w:del w:id="6612" w:author="Marciante, Teresa Lucia (IT - Roma)" w:date="2019-02-07T19:14:00Z">
        <w:r w:rsidRPr="00426D98" w:rsidDel="00426D98">
          <w:rPr>
            <w:rFonts w:ascii="Garamond" w:hAnsi="Garamond" w:cs="Courier New"/>
            <w:sz w:val="18"/>
            <w:szCs w:val="18"/>
          </w:rPr>
          <w:delText>…</w:delText>
        </w:r>
      </w:del>
    </w:p>
    <w:p w14:paraId="26F4B7FD" w14:textId="77777777" w:rsidR="00675A6C" w:rsidRPr="00426D98" w:rsidDel="00426D98" w:rsidRDefault="00675A6C" w:rsidP="00771AE3">
      <w:pPr>
        <w:rPr>
          <w:del w:id="6613" w:author="Marciante, Teresa Lucia (IT - Roma)" w:date="2019-02-07T19:14:00Z"/>
          <w:rFonts w:ascii="Frutiger LT 45 Light" w:eastAsia="Times New Roman" w:hAnsi="Frutiger LT 45 Light" w:cs="Times New Roman"/>
          <w:u w:val="single"/>
        </w:rPr>
      </w:pPr>
      <w:del w:id="6614" w:author="Marciante, Teresa Lucia (IT - Roma)" w:date="2019-02-07T19:14:00Z">
        <w:r w:rsidRPr="00426D98" w:rsidDel="00426D98">
          <w:rPr>
            <w:u w:val="single"/>
          </w:rPr>
          <w:br w:type="page"/>
        </w:r>
      </w:del>
    </w:p>
    <w:p w14:paraId="15433157" w14:textId="77777777" w:rsidR="0019314B" w:rsidRPr="00426D98" w:rsidDel="00426D98" w:rsidRDefault="006113A1" w:rsidP="00771AE3">
      <w:pPr>
        <w:rPr>
          <w:del w:id="6615" w:author="Marciante, Teresa Lucia (IT - Roma)" w:date="2019-02-07T19:14:00Z"/>
          <w:u w:val="single"/>
        </w:rPr>
      </w:pPr>
      <w:del w:id="6616" w:author="Marciante, Teresa Lucia (IT - Roma)" w:date="2019-02-07T19:14:00Z">
        <w:r w:rsidRPr="00426D98" w:rsidDel="00426D98">
          <w:rPr>
            <w:u w:val="single"/>
          </w:rPr>
          <w:delText>Ordine di riscontro</w:delText>
        </w:r>
        <w:r w:rsidR="0019314B" w:rsidRPr="00426D98" w:rsidDel="00426D98">
          <w:rPr>
            <w:u w:val="single"/>
          </w:rPr>
          <w:delText xml:space="preserve"> </w:delText>
        </w:r>
        <w:r w:rsidR="006C52F8" w:rsidRPr="00426D98" w:rsidDel="00426D98">
          <w:rPr>
            <w:u w:val="single"/>
          </w:rPr>
          <w:delText xml:space="preserve">per diniego </w:delText>
        </w:r>
        <w:r w:rsidR="0019314B" w:rsidRPr="00426D98" w:rsidDel="00426D98">
          <w:rPr>
            <w:u w:val="single"/>
          </w:rPr>
          <w:delText>n. 460</w:delText>
        </w:r>
      </w:del>
    </w:p>
    <w:p w14:paraId="4DC89492" w14:textId="77777777" w:rsidR="00F51CE4" w:rsidRPr="00426D98" w:rsidDel="00426D98" w:rsidRDefault="00F51CE4" w:rsidP="00771AE3">
      <w:pPr>
        <w:rPr>
          <w:del w:id="6617" w:author="Marciante, Teresa Lucia (IT - Roma)" w:date="2019-02-07T19:14:00Z"/>
          <w:rFonts w:ascii="Garamond" w:hAnsi="Garamond" w:cs="Courier New"/>
          <w:sz w:val="18"/>
          <w:szCs w:val="18"/>
        </w:rPr>
      </w:pPr>
    </w:p>
    <w:p w14:paraId="22F88732" w14:textId="77777777" w:rsidR="00F51CE4" w:rsidRPr="00426D98" w:rsidDel="00426D98" w:rsidRDefault="00F51CE4" w:rsidP="00771AE3">
      <w:pPr>
        <w:rPr>
          <w:del w:id="6618" w:author="Marciante, Teresa Lucia (IT - Roma)" w:date="2019-02-07T19:14:00Z"/>
          <w:rFonts w:ascii="Garamond" w:hAnsi="Garamond" w:cs="Courier New"/>
          <w:sz w:val="18"/>
          <w:szCs w:val="18"/>
          <w:lang w:val="en-US"/>
        </w:rPr>
      </w:pPr>
      <w:del w:id="6619" w:author="Marciante, Teresa Lucia (IT - Roma)" w:date="2019-02-07T19:14:00Z">
        <w:r w:rsidRPr="00426D98" w:rsidDel="00426D98">
          <w:rPr>
            <w:rFonts w:ascii="Garamond" w:hAnsi="Garamond" w:cs="Courier New"/>
            <w:sz w:val="18"/>
            <w:szCs w:val="18"/>
            <w:lang w:val="en-US"/>
          </w:rPr>
          <w:delText>&lt;cbc:CustomizationID&gt;urn:fdc:peppol.eu:poacc:</w:delText>
        </w:r>
        <w:r w:rsidRPr="00426D98" w:rsidDel="00426D98">
          <w:rPr>
            <w:rFonts w:ascii="Garamond" w:hAnsi="Garamond" w:cs="Courier New"/>
            <w:color w:val="FF0000"/>
            <w:sz w:val="18"/>
            <w:szCs w:val="18"/>
            <w:lang w:val="en-US"/>
          </w:rPr>
          <w:delText>trns:order:3</w:delText>
        </w:r>
        <w:r w:rsidRPr="00426D98" w:rsidDel="00426D98">
          <w:rPr>
            <w:rFonts w:ascii="Garamond" w:hAnsi="Garamond" w:cs="Courier New"/>
            <w:sz w:val="18"/>
            <w:szCs w:val="18"/>
            <w:lang w:val="en-US"/>
          </w:rPr>
          <w:delText>&lt;cbc:CustomizationID&gt;</w:delText>
        </w:r>
      </w:del>
    </w:p>
    <w:p w14:paraId="3367610E" w14:textId="77777777" w:rsidR="0019314B" w:rsidRPr="00426D98" w:rsidDel="00426D98" w:rsidRDefault="0019314B" w:rsidP="00771AE3">
      <w:pPr>
        <w:rPr>
          <w:del w:id="6620" w:author="Marciante, Teresa Lucia (IT - Roma)" w:date="2019-02-07T19:14:00Z"/>
          <w:rFonts w:ascii="Garamond" w:hAnsi="Garamond" w:cs="Courier New"/>
          <w:sz w:val="18"/>
          <w:szCs w:val="18"/>
          <w:lang w:val="en-US"/>
        </w:rPr>
      </w:pPr>
      <w:del w:id="6621" w:author="Marciante, Teresa Lucia (IT - Roma)" w:date="2019-02-07T19:14:00Z">
        <w:r w:rsidRPr="00426D98" w:rsidDel="00426D98">
          <w:rPr>
            <w:rFonts w:ascii="Garamond" w:hAnsi="Garamond" w:cs="Courier New"/>
            <w:sz w:val="18"/>
            <w:szCs w:val="18"/>
            <w:lang w:val="en-US"/>
          </w:rPr>
          <w:delText>&lt;cbc:ProfileID&gt;</w:delText>
        </w:r>
        <w:r w:rsidR="007B2140" w:rsidRPr="00426D98" w:rsidDel="00426D98">
          <w:rPr>
            <w:rFonts w:ascii="Garamond" w:hAnsi="Garamond" w:cs="Courier New"/>
            <w:sz w:val="18"/>
            <w:szCs w:val="18"/>
            <w:lang w:val="en-US"/>
          </w:rPr>
          <w:delText>urn:fdc:peppol.eu:poacc:</w:delText>
        </w:r>
        <w:r w:rsidR="007B2140" w:rsidRPr="00426D98" w:rsidDel="00426D98">
          <w:rPr>
            <w:rFonts w:ascii="Garamond" w:hAnsi="Garamond" w:cs="Courier New"/>
            <w:color w:val="FF0000"/>
            <w:sz w:val="18"/>
            <w:szCs w:val="18"/>
            <w:lang w:val="en-US"/>
          </w:rPr>
          <w:delText>bis:ordering:3</w:delText>
        </w:r>
        <w:r w:rsidRPr="00426D98" w:rsidDel="00426D98">
          <w:rPr>
            <w:rFonts w:ascii="Garamond" w:hAnsi="Garamond" w:cs="Courier New"/>
            <w:sz w:val="18"/>
            <w:szCs w:val="18"/>
            <w:lang w:val="en-US"/>
          </w:rPr>
          <w:delText>&lt;/cbc:ProfileID&gt;</w:delText>
        </w:r>
      </w:del>
    </w:p>
    <w:p w14:paraId="20033266" w14:textId="77777777" w:rsidR="0019314B" w:rsidRPr="00426D98" w:rsidDel="00426D98" w:rsidRDefault="0019314B" w:rsidP="00771AE3">
      <w:pPr>
        <w:rPr>
          <w:del w:id="6622" w:author="Marciante, Teresa Lucia (IT - Roma)" w:date="2019-02-07T19:14:00Z"/>
          <w:rFonts w:ascii="Garamond" w:hAnsi="Garamond" w:cs="Courier New"/>
          <w:sz w:val="18"/>
          <w:szCs w:val="18"/>
          <w:lang w:val="en-US"/>
        </w:rPr>
      </w:pPr>
      <w:del w:id="6623"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460</w:delText>
        </w:r>
        <w:r w:rsidRPr="00426D98" w:rsidDel="00426D98">
          <w:rPr>
            <w:rFonts w:ascii="Garamond" w:hAnsi="Garamond" w:cs="Courier New"/>
            <w:sz w:val="18"/>
            <w:szCs w:val="18"/>
            <w:lang w:val="en-US"/>
          </w:rPr>
          <w:delText>&lt;/cbc:ID&gt;</w:delText>
        </w:r>
      </w:del>
    </w:p>
    <w:p w14:paraId="35B14481" w14:textId="77777777" w:rsidR="0019314B" w:rsidRPr="00426D98" w:rsidDel="00426D98" w:rsidRDefault="0019314B" w:rsidP="00771AE3">
      <w:pPr>
        <w:rPr>
          <w:del w:id="6624" w:author="Marciante, Teresa Lucia (IT - Roma)" w:date="2019-02-07T19:14:00Z"/>
          <w:rFonts w:ascii="Garamond" w:hAnsi="Garamond" w:cs="Courier New"/>
          <w:sz w:val="18"/>
          <w:szCs w:val="18"/>
          <w:lang w:val="en-US"/>
        </w:rPr>
      </w:pPr>
      <w:del w:id="6625"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2018-03-15</w:delText>
        </w:r>
        <w:r w:rsidRPr="00426D98" w:rsidDel="00426D98">
          <w:rPr>
            <w:rFonts w:ascii="Garamond" w:hAnsi="Garamond" w:cs="Courier New"/>
            <w:sz w:val="18"/>
            <w:szCs w:val="18"/>
            <w:lang w:val="en-US"/>
          </w:rPr>
          <w:delText>&lt;cbc:IssueDate&gt;</w:delText>
        </w:r>
      </w:del>
    </w:p>
    <w:p w14:paraId="6C9DCD58" w14:textId="77777777" w:rsidR="0019314B" w:rsidRPr="00426D98" w:rsidDel="00426D98" w:rsidRDefault="0019314B" w:rsidP="00771AE3">
      <w:pPr>
        <w:rPr>
          <w:del w:id="6626" w:author="Marciante, Teresa Lucia (IT - Roma)" w:date="2019-02-07T19:14:00Z"/>
          <w:rFonts w:ascii="Garamond" w:hAnsi="Garamond" w:cs="Courier New"/>
          <w:sz w:val="18"/>
          <w:szCs w:val="18"/>
          <w:lang w:val="en-US"/>
        </w:rPr>
      </w:pPr>
      <w:del w:id="6627" w:author="Marciante, Teresa Lucia (IT - Roma)" w:date="2019-02-07T19:14:00Z">
        <w:r w:rsidRPr="00426D98" w:rsidDel="00426D98">
          <w:rPr>
            <w:rFonts w:ascii="Garamond" w:hAnsi="Garamond" w:cs="Courier New"/>
            <w:sz w:val="18"/>
            <w:szCs w:val="18"/>
            <w:lang w:val="en-US"/>
          </w:rPr>
          <w:delText>…</w:delText>
        </w:r>
      </w:del>
    </w:p>
    <w:p w14:paraId="7CDBA9EB" w14:textId="77777777" w:rsidR="00F71703" w:rsidRPr="00426D98" w:rsidDel="00426D98" w:rsidRDefault="00F71703" w:rsidP="00771AE3">
      <w:pPr>
        <w:rPr>
          <w:del w:id="6628" w:author="Marciante, Teresa Lucia (IT - Roma)" w:date="2019-02-07T19:14:00Z"/>
          <w:rFonts w:ascii="Garamond" w:hAnsi="Garamond" w:cs="Courier New"/>
          <w:sz w:val="18"/>
          <w:szCs w:val="18"/>
          <w:lang w:val="en-US"/>
        </w:rPr>
      </w:pPr>
      <w:del w:id="6629" w:author="Marciante, Teresa Lucia (IT - Roma)" w:date="2019-02-07T19:14:00Z">
        <w:r w:rsidRPr="00426D98" w:rsidDel="00426D98">
          <w:rPr>
            <w:rFonts w:ascii="Garamond" w:hAnsi="Garamond" w:cs="Courier New"/>
            <w:sz w:val="18"/>
            <w:szCs w:val="18"/>
            <w:lang w:val="en-US"/>
          </w:rPr>
          <w:delText>&lt;cac:OrderDocumentReference&gt;</w:delText>
        </w:r>
      </w:del>
    </w:p>
    <w:p w14:paraId="12128D71" w14:textId="77777777" w:rsidR="00F71703" w:rsidRPr="00426D98" w:rsidDel="00426D98" w:rsidRDefault="00F71703" w:rsidP="00771AE3">
      <w:pPr>
        <w:rPr>
          <w:del w:id="6630" w:author="Marciante, Teresa Lucia (IT - Roma)" w:date="2019-02-07T19:14:00Z"/>
          <w:rFonts w:ascii="Garamond" w:hAnsi="Garamond" w:cs="Courier New"/>
          <w:sz w:val="18"/>
          <w:szCs w:val="18"/>
          <w:lang w:val="en-US"/>
        </w:rPr>
      </w:pPr>
      <w:del w:id="6631" w:author="Marciante, Teresa Lucia (IT - Roma)" w:date="2019-02-07T19:14:00Z">
        <w:r w:rsidRPr="00426D98" w:rsidDel="00426D98">
          <w:rPr>
            <w:rFonts w:ascii="Garamond" w:hAnsi="Garamond" w:cs="Courier New"/>
            <w:sz w:val="18"/>
            <w:szCs w:val="18"/>
            <w:lang w:val="en-US"/>
          </w:rPr>
          <w:delText>&lt;cbc:ID&gt;</w:delText>
        </w:r>
        <w:r w:rsidRPr="00426D98" w:rsidDel="00426D98">
          <w:rPr>
            <w:rFonts w:ascii="Garamond" w:hAnsi="Garamond" w:cs="Courier New"/>
            <w:color w:val="FF0000"/>
            <w:sz w:val="18"/>
            <w:szCs w:val="18"/>
            <w:lang w:val="en-US"/>
          </w:rPr>
          <w:delText>350</w:delText>
        </w:r>
        <w:r w:rsidRPr="00426D98" w:rsidDel="00426D98">
          <w:rPr>
            <w:rFonts w:ascii="Garamond" w:hAnsi="Garamond" w:cs="Courier New"/>
            <w:sz w:val="18"/>
            <w:szCs w:val="18"/>
            <w:lang w:val="en-US"/>
          </w:rPr>
          <w:delText>&lt;/cbc:ID&gt;</w:delText>
        </w:r>
      </w:del>
    </w:p>
    <w:p w14:paraId="6CC8DF45" w14:textId="77777777" w:rsidR="00F71703" w:rsidRPr="00426D98" w:rsidDel="00426D98" w:rsidRDefault="00F71703" w:rsidP="00771AE3">
      <w:pPr>
        <w:rPr>
          <w:del w:id="6632" w:author="Marciante, Teresa Lucia (IT - Roma)" w:date="2019-02-07T19:14:00Z"/>
          <w:rFonts w:ascii="Garamond" w:hAnsi="Garamond" w:cs="Courier New"/>
          <w:sz w:val="18"/>
          <w:szCs w:val="18"/>
          <w:lang w:val="en-US"/>
        </w:rPr>
      </w:pPr>
      <w:del w:id="6633" w:author="Marciante, Teresa Lucia (IT - Roma)" w:date="2019-02-07T19:14:00Z">
        <w:r w:rsidRPr="00426D98" w:rsidDel="00426D98">
          <w:rPr>
            <w:rFonts w:ascii="Garamond" w:hAnsi="Garamond" w:cs="Courier New"/>
            <w:sz w:val="18"/>
            <w:szCs w:val="18"/>
            <w:lang w:val="en-US"/>
          </w:rPr>
          <w:delText>&lt;cbc:IssueDate&gt;</w:delText>
        </w:r>
        <w:r w:rsidRPr="00426D98" w:rsidDel="00426D98">
          <w:rPr>
            <w:rFonts w:ascii="Garamond" w:hAnsi="Garamond" w:cs="Courier New"/>
            <w:color w:val="FF0000"/>
            <w:sz w:val="18"/>
            <w:szCs w:val="18"/>
            <w:lang w:val="en-US"/>
          </w:rPr>
          <w:delText>2018-02-16</w:delText>
        </w:r>
        <w:r w:rsidRPr="00426D98" w:rsidDel="00426D98">
          <w:rPr>
            <w:rFonts w:ascii="Garamond" w:hAnsi="Garamond" w:cs="Courier New"/>
            <w:sz w:val="18"/>
            <w:szCs w:val="18"/>
            <w:lang w:val="en-US"/>
          </w:rPr>
          <w:delText>&lt;/IssueDate&gt;</w:delText>
        </w:r>
      </w:del>
    </w:p>
    <w:p w14:paraId="712A553F" w14:textId="77777777" w:rsidR="00F71703" w:rsidRPr="00426D98" w:rsidDel="00426D98" w:rsidRDefault="00F71703" w:rsidP="00771AE3">
      <w:pPr>
        <w:rPr>
          <w:del w:id="6634" w:author="Marciante, Teresa Lucia (IT - Roma)" w:date="2019-02-07T19:14:00Z"/>
          <w:rFonts w:ascii="Garamond" w:hAnsi="Garamond" w:cs="Courier New"/>
          <w:sz w:val="18"/>
          <w:szCs w:val="18"/>
          <w:lang w:val="en-US"/>
        </w:rPr>
      </w:pPr>
      <w:del w:id="6635" w:author="Marciante, Teresa Lucia (IT - Roma)" w:date="2019-02-07T19:14:00Z">
        <w:r w:rsidRPr="00426D98" w:rsidDel="00426D98">
          <w:rPr>
            <w:rFonts w:ascii="Garamond" w:hAnsi="Garamond" w:cs="Courier New"/>
            <w:sz w:val="18"/>
            <w:szCs w:val="18"/>
            <w:lang w:val="en-US"/>
          </w:rPr>
          <w:delText>&lt;cac:IssuerParty&gt;</w:delText>
        </w:r>
      </w:del>
    </w:p>
    <w:p w14:paraId="00154368" w14:textId="77777777" w:rsidR="00F71703" w:rsidRPr="00426D98" w:rsidDel="00426D98" w:rsidRDefault="00F71703" w:rsidP="00771AE3">
      <w:pPr>
        <w:rPr>
          <w:del w:id="6636" w:author="Marciante, Teresa Lucia (IT - Roma)" w:date="2019-02-07T19:14:00Z"/>
          <w:rFonts w:ascii="Garamond" w:hAnsi="Garamond" w:cs="Courier New"/>
          <w:sz w:val="18"/>
          <w:szCs w:val="18"/>
          <w:lang w:val="en-US"/>
        </w:rPr>
      </w:pPr>
      <w:del w:id="6637" w:author="Marciante, Teresa Lucia (IT - Roma)" w:date="2019-02-07T19:14:00Z">
        <w:r w:rsidRPr="00426D98" w:rsidDel="00426D98">
          <w:rPr>
            <w:rFonts w:ascii="Garamond" w:hAnsi="Garamond" w:cs="Courier New"/>
            <w:sz w:val="18"/>
            <w:szCs w:val="18"/>
            <w:lang w:val="en-US"/>
          </w:rPr>
          <w:delText>&lt;cac:PartyIdentification&gt;</w:delText>
        </w:r>
      </w:del>
    </w:p>
    <w:p w14:paraId="4AC7A773" w14:textId="77777777" w:rsidR="00F71703" w:rsidRPr="00426D98" w:rsidDel="00426D98" w:rsidRDefault="00F71703" w:rsidP="00771AE3">
      <w:pPr>
        <w:rPr>
          <w:del w:id="6638" w:author="Marciante, Teresa Lucia (IT - Roma)" w:date="2019-02-07T19:14:00Z"/>
          <w:rFonts w:ascii="Garamond" w:hAnsi="Garamond" w:cs="Courier New"/>
          <w:sz w:val="18"/>
          <w:szCs w:val="18"/>
          <w:lang w:val="en-US"/>
        </w:rPr>
      </w:pPr>
      <w:del w:id="6639" w:author="Marciante, Teresa Lucia (IT - Roma)" w:date="2019-02-07T19:14:00Z">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123456789cc</w:delText>
        </w:r>
        <w:r w:rsidRPr="00426D98" w:rsidDel="00426D98">
          <w:rPr>
            <w:rFonts w:ascii="Garamond" w:hAnsi="Garamond" w:cs="Courier New"/>
            <w:sz w:val="18"/>
            <w:szCs w:val="18"/>
            <w:lang w:val="en-US"/>
          </w:rPr>
          <w:delText xml:space="preserve"> &lt;/cbc:ID&gt;</w:delText>
        </w:r>
      </w:del>
    </w:p>
    <w:p w14:paraId="686FC93B" w14:textId="77777777" w:rsidR="00F71703" w:rsidRPr="00426D98" w:rsidDel="00426D98" w:rsidRDefault="00F71703" w:rsidP="00771AE3">
      <w:pPr>
        <w:rPr>
          <w:del w:id="6640" w:author="Marciante, Teresa Lucia (IT - Roma)" w:date="2019-02-07T19:14:00Z"/>
          <w:rFonts w:ascii="Garamond" w:hAnsi="Garamond" w:cs="Courier New"/>
          <w:sz w:val="18"/>
          <w:szCs w:val="18"/>
          <w:lang w:val="en-US"/>
        </w:rPr>
      </w:pPr>
      <w:del w:id="6641" w:author="Marciante, Teresa Lucia (IT - Roma)" w:date="2019-02-07T19:14:00Z">
        <w:r w:rsidRPr="00426D98" w:rsidDel="00426D98">
          <w:rPr>
            <w:rFonts w:ascii="Garamond" w:hAnsi="Garamond" w:cs="Courier New"/>
            <w:sz w:val="18"/>
            <w:szCs w:val="18"/>
            <w:lang w:val="en-US"/>
          </w:rPr>
          <w:delText>&lt;/cac:PartyIdentification&gt;</w:delText>
        </w:r>
      </w:del>
    </w:p>
    <w:p w14:paraId="2387DDD6" w14:textId="77777777" w:rsidR="00F71703" w:rsidRPr="00426D98" w:rsidDel="00426D98" w:rsidRDefault="00F71703" w:rsidP="00771AE3">
      <w:pPr>
        <w:rPr>
          <w:del w:id="6642" w:author="Marciante, Teresa Lucia (IT - Roma)" w:date="2019-02-07T19:14:00Z"/>
          <w:rFonts w:ascii="Garamond" w:hAnsi="Garamond" w:cs="Courier New"/>
          <w:sz w:val="18"/>
          <w:szCs w:val="18"/>
          <w:lang w:val="en-US"/>
        </w:rPr>
      </w:pPr>
      <w:del w:id="6643" w:author="Marciante, Teresa Lucia (IT - Roma)" w:date="2019-02-07T19:14:00Z">
        <w:r w:rsidRPr="00426D98" w:rsidDel="00426D98">
          <w:rPr>
            <w:rFonts w:ascii="Garamond" w:hAnsi="Garamond" w:cs="Courier New"/>
            <w:sz w:val="18"/>
            <w:szCs w:val="18"/>
            <w:lang w:val="en-US"/>
          </w:rPr>
          <w:delText>&lt;/cac: :IssuerParty &gt;</w:delText>
        </w:r>
      </w:del>
    </w:p>
    <w:p w14:paraId="2E5628D2" w14:textId="77777777" w:rsidR="00F71703" w:rsidRPr="00426D98" w:rsidDel="00426D98" w:rsidRDefault="00F71703" w:rsidP="00771AE3">
      <w:pPr>
        <w:rPr>
          <w:del w:id="6644" w:author="Marciante, Teresa Lucia (IT - Roma)" w:date="2019-02-07T19:14:00Z"/>
          <w:rFonts w:ascii="Garamond" w:hAnsi="Garamond" w:cs="Courier New"/>
          <w:sz w:val="18"/>
          <w:szCs w:val="18"/>
          <w:lang w:val="en-US"/>
        </w:rPr>
      </w:pPr>
      <w:del w:id="6645" w:author="Marciante, Teresa Lucia (IT - Roma)" w:date="2019-02-07T19:14:00Z">
        <w:r w:rsidRPr="00426D98" w:rsidDel="00426D98">
          <w:rPr>
            <w:rFonts w:ascii="Garamond" w:hAnsi="Garamond" w:cs="Courier New"/>
            <w:sz w:val="18"/>
            <w:szCs w:val="18"/>
            <w:lang w:val="en-US"/>
          </w:rPr>
          <w:delText>&lt;cbc:DocumentStatusCode&gt;</w:delText>
        </w:r>
        <w:r w:rsidRPr="00426D98" w:rsidDel="00426D98">
          <w:rPr>
            <w:rFonts w:ascii="Garamond" w:hAnsi="Garamond" w:cs="Courier New"/>
            <w:color w:val="FF0000"/>
            <w:sz w:val="18"/>
            <w:szCs w:val="18"/>
            <w:lang w:val="en-US"/>
          </w:rPr>
          <w:delText>Cancelled</w:delText>
        </w:r>
        <w:r w:rsidRPr="00426D98" w:rsidDel="00426D98">
          <w:rPr>
            <w:rFonts w:ascii="Garamond" w:hAnsi="Garamond" w:cs="Courier New"/>
            <w:sz w:val="18"/>
            <w:szCs w:val="18"/>
            <w:lang w:val="en-US"/>
          </w:rPr>
          <w:delText>&lt;/DocumentStatusCode&gt;</w:delText>
        </w:r>
      </w:del>
    </w:p>
    <w:p w14:paraId="3A68BE1B" w14:textId="77777777" w:rsidR="00F71703" w:rsidRPr="00426D98" w:rsidDel="00426D98" w:rsidRDefault="00F71703" w:rsidP="00771AE3">
      <w:pPr>
        <w:rPr>
          <w:del w:id="6646" w:author="Marciante, Teresa Lucia (IT - Roma)" w:date="2019-02-07T19:14:00Z"/>
          <w:rFonts w:ascii="Garamond" w:hAnsi="Garamond" w:cs="Courier New"/>
          <w:sz w:val="18"/>
          <w:szCs w:val="18"/>
          <w:lang w:val="en-US"/>
        </w:rPr>
      </w:pPr>
      <w:del w:id="6647" w:author="Marciante, Teresa Lucia (IT - Roma)" w:date="2019-02-07T19:14:00Z">
        <w:r w:rsidRPr="00426D98" w:rsidDel="00426D98">
          <w:rPr>
            <w:rFonts w:ascii="Garamond" w:hAnsi="Garamond" w:cs="Courier New"/>
            <w:sz w:val="18"/>
            <w:szCs w:val="18"/>
            <w:lang w:val="en-US"/>
          </w:rPr>
          <w:delText>&lt;/cac:OrderDocumentReference &gt;</w:delText>
        </w:r>
      </w:del>
    </w:p>
    <w:p w14:paraId="5F51E607" w14:textId="77777777" w:rsidR="00F71703" w:rsidRPr="00426D98" w:rsidDel="00426D98" w:rsidRDefault="00F71703" w:rsidP="00771AE3">
      <w:pPr>
        <w:rPr>
          <w:del w:id="6648" w:author="Marciante, Teresa Lucia (IT - Roma)" w:date="2019-02-07T19:14:00Z"/>
          <w:rFonts w:ascii="Garamond" w:hAnsi="Garamond" w:cs="Courier New"/>
          <w:sz w:val="18"/>
          <w:szCs w:val="18"/>
          <w:lang w:val="en-US"/>
        </w:rPr>
      </w:pPr>
      <w:del w:id="6649" w:author="Marciante, Teresa Lucia (IT - Roma)" w:date="2019-02-07T19:14:00Z">
        <w:r w:rsidRPr="00426D98" w:rsidDel="00426D98">
          <w:rPr>
            <w:rFonts w:ascii="Garamond" w:hAnsi="Garamond" w:cs="Courier New"/>
            <w:sz w:val="18"/>
            <w:szCs w:val="18"/>
            <w:lang w:val="en-US"/>
          </w:rPr>
          <w:delText>…</w:delText>
        </w:r>
      </w:del>
    </w:p>
    <w:p w14:paraId="63F27AAD" w14:textId="77777777" w:rsidR="00F71703" w:rsidRPr="00426D98" w:rsidDel="00426D98" w:rsidRDefault="00F71703" w:rsidP="00771AE3">
      <w:pPr>
        <w:rPr>
          <w:del w:id="6650" w:author="Marciante, Teresa Lucia (IT - Roma)" w:date="2019-02-07T19:14:00Z"/>
          <w:rFonts w:ascii="Garamond" w:hAnsi="Garamond" w:cs="Courier New"/>
          <w:sz w:val="18"/>
          <w:szCs w:val="18"/>
          <w:lang w:val="en-US"/>
        </w:rPr>
      </w:pPr>
      <w:del w:id="6651" w:author="Marciante, Teresa Lucia (IT - Roma)" w:date="2019-02-07T19:14:00Z">
        <w:r w:rsidRPr="00426D98" w:rsidDel="00426D98">
          <w:rPr>
            <w:rFonts w:ascii="Garamond" w:hAnsi="Garamond" w:cs="Courier New"/>
            <w:sz w:val="18"/>
            <w:szCs w:val="18"/>
            <w:lang w:val="en-US"/>
          </w:rPr>
          <w:delText>&lt;cac:BuyerCustomerParty&gt;</w:delText>
        </w:r>
      </w:del>
    </w:p>
    <w:p w14:paraId="68591A68" w14:textId="77777777" w:rsidR="00F71703" w:rsidRPr="00426D98" w:rsidDel="00426D98" w:rsidRDefault="00F71703" w:rsidP="00771AE3">
      <w:pPr>
        <w:rPr>
          <w:del w:id="6652" w:author="Marciante, Teresa Lucia (IT - Roma)" w:date="2019-02-07T19:14:00Z"/>
          <w:rFonts w:ascii="Garamond" w:hAnsi="Garamond" w:cs="Courier New"/>
          <w:sz w:val="18"/>
          <w:szCs w:val="18"/>
          <w:lang w:val="en-US"/>
        </w:rPr>
      </w:pPr>
      <w:del w:id="6653" w:author="Marciante, Teresa Lucia (IT - Roma)" w:date="2019-02-07T19:14:00Z">
        <w:r w:rsidRPr="00426D98" w:rsidDel="00426D98">
          <w:rPr>
            <w:rFonts w:ascii="Garamond" w:hAnsi="Garamond" w:cs="Courier New"/>
            <w:sz w:val="18"/>
            <w:szCs w:val="18"/>
            <w:lang w:val="en-US"/>
          </w:rPr>
          <w:delText>&lt;cac:PartyIdentification&gt;</w:delText>
        </w:r>
      </w:del>
    </w:p>
    <w:p w14:paraId="3D5706A3" w14:textId="77777777" w:rsidR="00F71703" w:rsidRPr="00426D98" w:rsidDel="00426D98" w:rsidRDefault="00F71703" w:rsidP="00771AE3">
      <w:pPr>
        <w:rPr>
          <w:del w:id="6654" w:author="Marciante, Teresa Lucia (IT - Roma)" w:date="2019-02-07T19:14:00Z"/>
          <w:rFonts w:ascii="Garamond" w:hAnsi="Garamond" w:cs="Courier New"/>
          <w:sz w:val="18"/>
          <w:szCs w:val="18"/>
          <w:lang w:val="en-US"/>
        </w:rPr>
      </w:pPr>
      <w:del w:id="6655"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schemeID=”IT:IPA”&gt;</w:delText>
        </w:r>
        <w:r w:rsidRPr="00426D98" w:rsidDel="00426D98">
          <w:rPr>
            <w:rFonts w:ascii="Garamond" w:hAnsi="Garamond" w:cs="Courier New"/>
            <w:color w:val="FF0000"/>
            <w:sz w:val="18"/>
            <w:szCs w:val="18"/>
            <w:lang w:val="en-US"/>
          </w:rPr>
          <w:delText>aaaaaa</w:delText>
        </w:r>
        <w:r w:rsidRPr="00426D98" w:rsidDel="00426D98">
          <w:rPr>
            <w:rFonts w:ascii="Garamond" w:hAnsi="Garamond" w:cs="Courier New"/>
            <w:sz w:val="18"/>
            <w:szCs w:val="18"/>
            <w:lang w:val="en-US"/>
          </w:rPr>
          <w:delText>&lt;/cbc:ID&gt;</w:delText>
        </w:r>
      </w:del>
    </w:p>
    <w:p w14:paraId="4EA6628C" w14:textId="77777777" w:rsidR="00F71703" w:rsidRPr="00426D98" w:rsidDel="00426D98" w:rsidRDefault="00F71703" w:rsidP="00771AE3">
      <w:pPr>
        <w:rPr>
          <w:del w:id="6656" w:author="Marciante, Teresa Lucia (IT - Roma)" w:date="2019-02-07T19:14:00Z"/>
          <w:rFonts w:ascii="Garamond" w:hAnsi="Garamond" w:cs="Courier New"/>
          <w:sz w:val="18"/>
          <w:szCs w:val="18"/>
          <w:lang w:val="en-US"/>
        </w:rPr>
      </w:pPr>
      <w:del w:id="6657" w:author="Marciante, Teresa Lucia (IT - Roma)" w:date="2019-02-07T19:14:00Z">
        <w:r w:rsidRPr="00426D98" w:rsidDel="00426D98">
          <w:rPr>
            <w:rFonts w:ascii="Garamond" w:hAnsi="Garamond" w:cs="Courier New"/>
            <w:sz w:val="18"/>
            <w:szCs w:val="18"/>
            <w:lang w:val="en-US"/>
          </w:rPr>
          <w:delText>&lt;/cac:PartyIdentification&gt;</w:delText>
        </w:r>
      </w:del>
    </w:p>
    <w:p w14:paraId="601F6BB3" w14:textId="77777777" w:rsidR="00F71703" w:rsidRPr="00426D98" w:rsidDel="00426D98" w:rsidRDefault="00F71703" w:rsidP="00771AE3">
      <w:pPr>
        <w:rPr>
          <w:del w:id="6658" w:author="Marciante, Teresa Lucia (IT - Roma)" w:date="2019-02-07T19:14:00Z"/>
          <w:rFonts w:ascii="Garamond" w:hAnsi="Garamond" w:cs="Courier New"/>
          <w:sz w:val="18"/>
          <w:szCs w:val="18"/>
          <w:lang w:val="en-US"/>
        </w:rPr>
      </w:pPr>
      <w:del w:id="6659" w:author="Marciante, Teresa Lucia (IT - Roma)" w:date="2019-02-07T19:14:00Z">
        <w:r w:rsidRPr="00426D98" w:rsidDel="00426D98">
          <w:rPr>
            <w:rFonts w:ascii="Garamond" w:hAnsi="Garamond" w:cs="Courier New"/>
            <w:sz w:val="18"/>
            <w:szCs w:val="18"/>
            <w:lang w:val="en-US"/>
          </w:rPr>
          <w:delText>&lt;/cac:BuyerCustomerParty&gt;</w:delText>
        </w:r>
      </w:del>
    </w:p>
    <w:p w14:paraId="30739FE0" w14:textId="77777777" w:rsidR="006C52F8" w:rsidRPr="00426D98" w:rsidDel="00426D98" w:rsidRDefault="006C52F8" w:rsidP="00771AE3">
      <w:pPr>
        <w:rPr>
          <w:del w:id="6660" w:author="Marciante, Teresa Lucia (IT - Roma)" w:date="2019-02-07T19:14:00Z"/>
          <w:rFonts w:ascii="Garamond" w:hAnsi="Garamond" w:cs="Courier New"/>
          <w:sz w:val="18"/>
          <w:szCs w:val="18"/>
          <w:lang w:val="en-US"/>
        </w:rPr>
      </w:pPr>
      <w:del w:id="6661" w:author="Marciante, Teresa Lucia (IT - Roma)" w:date="2019-02-07T19:14:00Z">
        <w:r w:rsidRPr="00426D98" w:rsidDel="00426D98">
          <w:rPr>
            <w:rFonts w:ascii="Garamond" w:hAnsi="Garamond" w:cs="Courier New"/>
            <w:sz w:val="18"/>
            <w:szCs w:val="18"/>
            <w:lang w:val="en-US"/>
          </w:rPr>
          <w:delText>…</w:delText>
        </w:r>
      </w:del>
    </w:p>
    <w:p w14:paraId="5EC912CA" w14:textId="77777777" w:rsidR="006C52F8" w:rsidRPr="00426D98" w:rsidDel="00426D98" w:rsidRDefault="006C52F8" w:rsidP="00771AE3">
      <w:pPr>
        <w:rPr>
          <w:del w:id="6662" w:author="Marciante, Teresa Lucia (IT - Roma)" w:date="2019-02-07T19:14:00Z"/>
          <w:rFonts w:ascii="Garamond" w:hAnsi="Garamond" w:cs="Courier New"/>
          <w:sz w:val="18"/>
          <w:szCs w:val="18"/>
          <w:lang w:val="en-US"/>
        </w:rPr>
      </w:pPr>
      <w:del w:id="6663" w:author="Marciante, Teresa Lucia (IT - Roma)" w:date="2019-02-07T19:14:00Z">
        <w:r w:rsidRPr="00426D98" w:rsidDel="00426D98">
          <w:rPr>
            <w:rFonts w:ascii="Garamond" w:hAnsi="Garamond" w:cs="Courier New"/>
            <w:sz w:val="18"/>
            <w:szCs w:val="18"/>
            <w:lang w:val="en-US"/>
          </w:rPr>
          <w:delText>&lt;cac:SellerSupplierParty&gt;</w:delText>
        </w:r>
      </w:del>
    </w:p>
    <w:p w14:paraId="62E2B4FC" w14:textId="77777777" w:rsidR="006C52F8" w:rsidRPr="00426D98" w:rsidDel="00426D98" w:rsidRDefault="006C52F8" w:rsidP="00771AE3">
      <w:pPr>
        <w:rPr>
          <w:del w:id="6664" w:author="Marciante, Teresa Lucia (IT - Roma)" w:date="2019-02-07T19:14:00Z"/>
          <w:rFonts w:ascii="Garamond" w:hAnsi="Garamond" w:cs="Courier New"/>
          <w:sz w:val="18"/>
          <w:szCs w:val="18"/>
          <w:lang w:val="en-US"/>
        </w:rPr>
      </w:pPr>
      <w:del w:id="6665" w:author="Marciante, Teresa Lucia (IT - Roma)" w:date="2019-02-07T19:14:00Z">
        <w:r w:rsidRPr="00426D98" w:rsidDel="00426D98">
          <w:rPr>
            <w:rFonts w:ascii="Garamond" w:hAnsi="Garamond" w:cs="Courier New"/>
            <w:sz w:val="18"/>
            <w:szCs w:val="18"/>
            <w:lang w:val="en-US"/>
          </w:rPr>
          <w:delText>&lt;cac:PartyIdentification&gt;</w:delText>
        </w:r>
      </w:del>
    </w:p>
    <w:p w14:paraId="2E460D13" w14:textId="77777777" w:rsidR="006C52F8" w:rsidRPr="00426D98" w:rsidDel="00426D98" w:rsidRDefault="006C52F8" w:rsidP="00771AE3">
      <w:pPr>
        <w:rPr>
          <w:del w:id="6666" w:author="Marciante, Teresa Lucia (IT - Roma)" w:date="2019-02-07T19:14:00Z"/>
          <w:rFonts w:ascii="Garamond" w:hAnsi="Garamond" w:cs="Courier New"/>
          <w:sz w:val="18"/>
          <w:szCs w:val="18"/>
          <w:lang w:val="en-US"/>
        </w:rPr>
      </w:pPr>
      <w:del w:id="6667" w:author="Marciante, Teresa Lucia (IT - Roma)" w:date="2019-02-07T19:14:00Z">
        <w:r w:rsidRPr="00426D98" w:rsidDel="00426D98">
          <w:rPr>
            <w:rFonts w:ascii="Garamond" w:hAnsi="Garamond" w:cs="Courier New"/>
            <w:sz w:val="18"/>
            <w:szCs w:val="18"/>
            <w:lang w:val="en-US"/>
          </w:rPr>
          <w:tab/>
        </w:r>
        <w:r w:rsidRPr="00426D98" w:rsidDel="00426D98">
          <w:rPr>
            <w:rFonts w:ascii="Garamond" w:hAnsi="Garamond" w:cs="Courier New"/>
            <w:sz w:val="18"/>
            <w:szCs w:val="18"/>
            <w:lang w:val="en-US"/>
          </w:rPr>
          <w:tab/>
          <w:delText>&lt;cbc:ID schemeID=”IT:VAT”&gt;</w:delText>
        </w:r>
        <w:r w:rsidRPr="00426D98" w:rsidDel="00426D98">
          <w:rPr>
            <w:rFonts w:ascii="Garamond" w:hAnsi="Garamond" w:cs="Courier New"/>
            <w:color w:val="FF0000"/>
            <w:sz w:val="18"/>
            <w:szCs w:val="18"/>
            <w:lang w:val="en-US"/>
          </w:rPr>
          <w:delText>987654321dd</w:delText>
        </w:r>
        <w:r w:rsidRPr="00426D98" w:rsidDel="00426D98">
          <w:rPr>
            <w:rFonts w:ascii="Garamond" w:hAnsi="Garamond" w:cs="Courier New"/>
            <w:sz w:val="18"/>
            <w:szCs w:val="18"/>
            <w:lang w:val="en-US"/>
          </w:rPr>
          <w:delText>&lt;/cbc:ID&gt;</w:delText>
        </w:r>
      </w:del>
    </w:p>
    <w:p w14:paraId="50707076" w14:textId="77777777" w:rsidR="006C52F8" w:rsidRPr="00426D98" w:rsidDel="00426D98" w:rsidRDefault="006C52F8" w:rsidP="00771AE3">
      <w:pPr>
        <w:rPr>
          <w:del w:id="6668" w:author="Marciante, Teresa Lucia (IT - Roma)" w:date="2019-02-07T19:14:00Z"/>
          <w:rFonts w:ascii="Garamond" w:hAnsi="Garamond" w:cs="Courier New"/>
          <w:sz w:val="18"/>
          <w:szCs w:val="18"/>
          <w:lang w:val="en-US"/>
        </w:rPr>
      </w:pPr>
      <w:del w:id="6669" w:author="Marciante, Teresa Lucia (IT - Roma)" w:date="2019-02-07T19:14:00Z">
        <w:r w:rsidRPr="00426D98" w:rsidDel="00426D98">
          <w:rPr>
            <w:rFonts w:ascii="Garamond" w:hAnsi="Garamond" w:cs="Courier New"/>
            <w:sz w:val="18"/>
            <w:szCs w:val="18"/>
            <w:lang w:val="en-US"/>
          </w:rPr>
          <w:delText>&lt;/cac:PartyIdentification&gt;</w:delText>
        </w:r>
      </w:del>
    </w:p>
    <w:p w14:paraId="0497418D" w14:textId="77777777" w:rsidR="006C52F8" w:rsidRPr="00426D98" w:rsidDel="00426D98" w:rsidRDefault="006C52F8" w:rsidP="00771AE3">
      <w:pPr>
        <w:rPr>
          <w:del w:id="6670" w:author="Marciante, Teresa Lucia (IT - Roma)" w:date="2019-02-07T19:14:00Z"/>
          <w:rFonts w:ascii="Garamond" w:hAnsi="Garamond" w:cs="Courier New"/>
          <w:sz w:val="18"/>
          <w:szCs w:val="18"/>
          <w:lang w:val="en-US"/>
        </w:rPr>
      </w:pPr>
      <w:del w:id="6671" w:author="Marciante, Teresa Lucia (IT - Roma)" w:date="2019-02-07T19:14:00Z">
        <w:r w:rsidRPr="00426D98" w:rsidDel="00426D98">
          <w:rPr>
            <w:rFonts w:ascii="Garamond" w:hAnsi="Garamond" w:cs="Courier New"/>
            <w:sz w:val="18"/>
            <w:szCs w:val="18"/>
            <w:lang w:val="en-US"/>
          </w:rPr>
          <w:delText>&lt;/cac:SellerSupplierParty&gt;</w:delText>
        </w:r>
      </w:del>
    </w:p>
    <w:p w14:paraId="39BA7A2A" w14:textId="77777777" w:rsidR="006C52F8" w:rsidRPr="00426D98" w:rsidDel="00426D98" w:rsidRDefault="006C52F8" w:rsidP="00771AE3">
      <w:pPr>
        <w:rPr>
          <w:del w:id="6672" w:author="Marciante, Teresa Lucia (IT - Roma)" w:date="2019-02-07T19:14:00Z"/>
          <w:rFonts w:ascii="Garamond" w:hAnsi="Garamond" w:cs="Courier New"/>
          <w:sz w:val="18"/>
          <w:szCs w:val="18"/>
          <w:lang w:val="en-US"/>
        </w:rPr>
      </w:pPr>
      <w:del w:id="6673" w:author="Marciante, Teresa Lucia (IT - Roma)" w:date="2019-02-07T19:14:00Z">
        <w:r w:rsidRPr="00426D98" w:rsidDel="00426D98">
          <w:rPr>
            <w:rFonts w:ascii="Garamond" w:hAnsi="Garamond" w:cs="Courier New"/>
            <w:sz w:val="18"/>
            <w:szCs w:val="18"/>
            <w:lang w:val="en-US"/>
          </w:rPr>
          <w:delText>…</w:delText>
        </w:r>
      </w:del>
    </w:p>
    <w:p w14:paraId="41ED8316" w14:textId="77777777" w:rsidR="006C52F8" w:rsidRPr="00426D98" w:rsidDel="00426D98" w:rsidRDefault="006C52F8" w:rsidP="00771AE3">
      <w:pPr>
        <w:rPr>
          <w:del w:id="6674" w:author="Marciante, Teresa Lucia (IT - Roma)" w:date="2019-02-07T19:14:00Z"/>
          <w:rFonts w:ascii="Garamond" w:hAnsi="Garamond" w:cs="Courier New"/>
          <w:sz w:val="18"/>
          <w:szCs w:val="18"/>
          <w:lang w:val="en-US"/>
        </w:rPr>
      </w:pPr>
    </w:p>
    <w:p w14:paraId="4FCAB710" w14:textId="77777777" w:rsidR="0019314B" w:rsidRPr="006B0E6E" w:rsidRDefault="0019314B" w:rsidP="00771AE3"/>
    <w:p w14:paraId="2EDDB303" w14:textId="77777777" w:rsidR="00043457" w:rsidRPr="003A18A1" w:rsidRDefault="00043457" w:rsidP="005A65FB">
      <w:pPr>
        <w:pStyle w:val="Heading1"/>
      </w:pPr>
      <w:bookmarkStart w:id="6675" w:name="_Ref535050109"/>
      <w:bookmarkStart w:id="6676" w:name="_Toc465526"/>
      <w:r w:rsidRPr="003A18A1">
        <w:lastRenderedPageBreak/>
        <w:t>Regole tecniche per lo scambio dei file</w:t>
      </w:r>
      <w:bookmarkEnd w:id="6675"/>
      <w:bookmarkEnd w:id="6676"/>
    </w:p>
    <w:p w14:paraId="0A293789" w14:textId="1C9EBCF2" w:rsidR="00043457" w:rsidRPr="003A18A1" w:rsidRDefault="00043457" w:rsidP="00C4042C">
      <w:pPr>
        <w:pStyle w:val="BodyText"/>
        <w:ind w:left="851"/>
      </w:pPr>
      <w:r w:rsidRPr="003A18A1">
        <w:t xml:space="preserve">Il presente Paragrafo descrive le specifiche tecniche per l’utilizzo dei canali di trasmissione dei Messaggi, in analogia a quanto avviene per le fatture elettroniche nel Sistema di Interscambio (SdI) e a quanto illustrato nelle </w:t>
      </w:r>
      <w:r w:rsidR="004A592B">
        <w:rPr>
          <w:rStyle w:val="Hyperlink"/>
        </w:rPr>
        <w:fldChar w:fldCharType="begin"/>
      </w:r>
      <w:r w:rsidR="004A592B">
        <w:rPr>
          <w:rStyle w:val="Hyperlink"/>
        </w:rPr>
        <w:instrText xml:space="preserve"> HYPERLINK "http://www.fatturapa.gov.it/export/fatturazione/sdi/Specifiche_tecniche_SdI_v1.5.pdf" </w:instrText>
      </w:r>
      <w:ins w:id="6677"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Pr="003A18A1">
        <w:t>.</w:t>
      </w:r>
    </w:p>
    <w:p w14:paraId="6A443425" w14:textId="77777777" w:rsidR="00043457" w:rsidRPr="003A18A1" w:rsidRDefault="00043457" w:rsidP="00C4042C">
      <w:pPr>
        <w:pStyle w:val="BodyText"/>
        <w:ind w:left="851"/>
      </w:pPr>
      <w:r w:rsidRPr="003A18A1">
        <w:t>Ai fini della corretta interpretazione delle istruzioni che seguono, si rammenta che:</w:t>
      </w:r>
    </w:p>
    <w:p w14:paraId="5591642E" w14:textId="73CB1722" w:rsidR="00043457" w:rsidRPr="003A18A1" w:rsidRDefault="00043457" w:rsidP="00C4042C">
      <w:pPr>
        <w:pStyle w:val="Trattino"/>
        <w:numPr>
          <w:ilvl w:val="0"/>
          <w:numId w:val="8"/>
        </w:numPr>
        <w:ind w:left="1157" w:hanging="357"/>
      </w:pPr>
      <w:r w:rsidRPr="003A18A1">
        <w:t xml:space="preserve">negli scenari di trasmissione (v. Paragrafo </w:t>
      </w:r>
      <w:r w:rsidR="002F5F95" w:rsidRPr="003A18A1">
        <w:fldChar w:fldCharType="begin"/>
      </w:r>
      <w:r w:rsidR="002F5F95" w:rsidRPr="003A18A1">
        <w:instrText xml:space="preserve"> REF _Ref499274919 \r \h  \* MERGEFORMAT </w:instrText>
      </w:r>
      <w:r w:rsidR="002F5F95" w:rsidRPr="003A18A1">
        <w:fldChar w:fldCharType="separate"/>
      </w:r>
      <w:ins w:id="6678" w:author="Cernigliaro, Giuseppe (IT - Bologna)" w:date="2019-02-07T20:53:00Z">
        <w:r w:rsidR="004A592B">
          <w:t>2.4.3.1</w:t>
        </w:r>
      </w:ins>
      <w:del w:id="6679" w:author="Cernigliaro, Giuseppe (IT - Bologna)" w:date="2019-02-07T20:53:00Z">
        <w:r w:rsidR="00CC0705" w:rsidRPr="003A18A1" w:rsidDel="004A592B">
          <w:delText>3.5</w:delText>
        </w:r>
      </w:del>
      <w:r w:rsidR="002F5F95" w:rsidRPr="003A18A1">
        <w:fldChar w:fldCharType="end"/>
      </w:r>
      <w:r w:rsidRPr="003A18A1">
        <w:t>) Trasmittente e Ricevente sono due soggetti distinti;</w:t>
      </w:r>
    </w:p>
    <w:p w14:paraId="45BD1266" w14:textId="22D78A5E" w:rsidR="00043457" w:rsidRPr="003A18A1" w:rsidRDefault="00043457" w:rsidP="00C4042C">
      <w:pPr>
        <w:pStyle w:val="Trattino"/>
        <w:numPr>
          <w:ilvl w:val="0"/>
          <w:numId w:val="8"/>
        </w:numPr>
        <w:ind w:left="1157" w:hanging="357"/>
      </w:pPr>
      <w:r w:rsidRPr="003A18A1">
        <w:t xml:space="preserve">negli scenari di validazione (v. Paragrafo </w:t>
      </w:r>
      <w:r w:rsidR="002F5F95" w:rsidRPr="003A18A1">
        <w:fldChar w:fldCharType="begin"/>
      </w:r>
      <w:r w:rsidR="002F5F95" w:rsidRPr="003A18A1">
        <w:instrText xml:space="preserve"> REF _Ref499274932 \r \h  \* MERGEFORMAT </w:instrText>
      </w:r>
      <w:r w:rsidR="002F5F95" w:rsidRPr="003A18A1">
        <w:fldChar w:fldCharType="separate"/>
      </w:r>
      <w:ins w:id="6680" w:author="Cernigliaro, Giuseppe (IT - Bologna)" w:date="2019-02-07T20:53:00Z">
        <w:r w:rsidR="004A592B">
          <w:t>0</w:t>
        </w:r>
      </w:ins>
      <w:del w:id="6681" w:author="Cernigliaro, Giuseppe (IT - Bologna)" w:date="2019-02-07T20:53:00Z">
        <w:r w:rsidR="00CC0705" w:rsidRPr="003A18A1" w:rsidDel="004A592B">
          <w:delText>3.6</w:delText>
        </w:r>
      </w:del>
      <w:r w:rsidR="002F5F95" w:rsidRPr="003A18A1">
        <w:fldChar w:fldCharType="end"/>
      </w:r>
      <w:r w:rsidRPr="003A18A1">
        <w:t>), il Ricevente è il medesimo soggetto del Trasmittente.</w:t>
      </w:r>
    </w:p>
    <w:p w14:paraId="0177BD28" w14:textId="77777777" w:rsidR="00043457" w:rsidRPr="003A18A1" w:rsidRDefault="00043457" w:rsidP="00043457">
      <w:pPr>
        <w:pStyle w:val="Heading2"/>
      </w:pPr>
      <w:bookmarkStart w:id="6682" w:name="_Toc465527"/>
      <w:r w:rsidRPr="003A18A1">
        <w:t>Modalità di trasmissione dei Messaggi a NSO</w:t>
      </w:r>
      <w:bookmarkEnd w:id="6682"/>
    </w:p>
    <w:p w14:paraId="69A062CC" w14:textId="77777777" w:rsidR="00043457" w:rsidRPr="003A18A1" w:rsidRDefault="00043457" w:rsidP="00043457">
      <w:pPr>
        <w:ind w:left="902"/>
        <w:rPr>
          <w:rFonts w:ascii="Frutiger LT 45 Light" w:hAnsi="Frutiger LT 45 Light"/>
        </w:rPr>
      </w:pPr>
      <w:r w:rsidRPr="003A18A1">
        <w:rPr>
          <w:rFonts w:ascii="Frutiger LT 45 Light" w:hAnsi="Frutiger LT 45 Light"/>
        </w:rPr>
        <w:t>La trasmissione dei Messaggi verso NSO può essere effettuata utilizzando le seguenti modalità:</w:t>
      </w:r>
    </w:p>
    <w:p w14:paraId="48FB1FF3" w14:textId="77777777" w:rsidR="006F1F44" w:rsidRPr="003A18A1" w:rsidRDefault="00043457">
      <w:pPr>
        <w:pStyle w:val="Trattino"/>
        <w:numPr>
          <w:ilvl w:val="0"/>
          <w:numId w:val="8"/>
        </w:numPr>
        <w:ind w:left="1157" w:hanging="357"/>
      </w:pPr>
      <w:r w:rsidRPr="003A18A1">
        <w:t>posta elettronica certificata, o di analogo sistema di posta elettronica basato su tecnologie che certifichino data e ora dell'invio e della ricezione delle comunicazioni e l'integrità del contenuto delle stesse, di seguito “</w:t>
      </w:r>
      <w:r w:rsidR="00BA2C52" w:rsidRPr="003A18A1">
        <w:t>servizio PEC</w:t>
      </w:r>
      <w:r w:rsidRPr="003A18A1">
        <w:t xml:space="preserve">”; </w:t>
      </w:r>
    </w:p>
    <w:p w14:paraId="65058B89" w14:textId="77777777" w:rsidR="006F1F44" w:rsidRPr="003A18A1" w:rsidRDefault="00043457">
      <w:pPr>
        <w:pStyle w:val="Trattino"/>
        <w:numPr>
          <w:ilvl w:val="0"/>
          <w:numId w:val="8"/>
        </w:numPr>
        <w:ind w:left="1157" w:hanging="357"/>
      </w:pPr>
      <w:r w:rsidRPr="003A18A1">
        <w:t>cooperazione applicativa, su rete Internet, con servizio esposto tramite modello “web service” fruibile attraverso protocollo HTTPS, di seguito “</w:t>
      </w:r>
      <w:r w:rsidR="00BA2C52" w:rsidRPr="003A18A1">
        <w:t>servizio SdICoop</w:t>
      </w:r>
      <w:r w:rsidRPr="003A18A1">
        <w:t xml:space="preserve">”; </w:t>
      </w:r>
    </w:p>
    <w:p w14:paraId="20C6F3F1" w14:textId="77777777" w:rsidR="006F1F44" w:rsidRPr="003A18A1" w:rsidRDefault="00043457">
      <w:pPr>
        <w:pStyle w:val="Trattino"/>
        <w:numPr>
          <w:ilvl w:val="0"/>
          <w:numId w:val="8"/>
        </w:numPr>
        <w:ind w:left="1157" w:hanging="357"/>
      </w:pPr>
      <w:r w:rsidRPr="003A18A1">
        <w:t>cooperazione applicativa tramite porte di dominio in ambito Sistema Pubblico di Cooperazione (SPCoop), di seguito “</w:t>
      </w:r>
      <w:r w:rsidR="00BA2C52" w:rsidRPr="003A18A1">
        <w:t>servizio SPCoop</w:t>
      </w:r>
      <w:r w:rsidRPr="003A18A1">
        <w:t xml:space="preserve">”; </w:t>
      </w:r>
    </w:p>
    <w:p w14:paraId="0B8930FB" w14:textId="77777777" w:rsidR="006F1F44" w:rsidRPr="003A18A1" w:rsidRDefault="00043457">
      <w:pPr>
        <w:pStyle w:val="Trattino"/>
        <w:numPr>
          <w:ilvl w:val="0"/>
          <w:numId w:val="8"/>
        </w:numPr>
        <w:ind w:left="1157" w:hanging="357"/>
      </w:pPr>
      <w:r w:rsidRPr="003A18A1">
        <w:t>trasmissione dati tra terminali remoti basato su protocollo FTP, di seguito “</w:t>
      </w:r>
      <w:r w:rsidR="00BA2C52" w:rsidRPr="003A18A1">
        <w:t>servizio SdIFtp”</w:t>
      </w:r>
      <w:r w:rsidRPr="003A18A1">
        <w:t>.</w:t>
      </w:r>
    </w:p>
    <w:p w14:paraId="2928CB27" w14:textId="77777777" w:rsidR="00043457" w:rsidRPr="003A18A1" w:rsidRDefault="00043457" w:rsidP="00766B00">
      <w:pPr>
        <w:pStyle w:val="Heading3"/>
      </w:pPr>
      <w:bookmarkStart w:id="6683" w:name="_Toc465528"/>
      <w:r w:rsidRPr="003A18A1">
        <w:t>Posta elettronica certificata (servizio PEC)</w:t>
      </w:r>
      <w:bookmarkEnd w:id="6683"/>
    </w:p>
    <w:p w14:paraId="1D0652F7" w14:textId="33AF7F48" w:rsidR="00043457" w:rsidRPr="003A18A1" w:rsidRDefault="00043457" w:rsidP="009D2E26">
      <w:pPr>
        <w:pStyle w:val="BodyText"/>
      </w:pPr>
      <w:r w:rsidRPr="003A18A1">
        <w:t xml:space="preserve">NSO si avvale della struttura dello SdI per la trasmissione dei Messaggi;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684"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685"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w:t>
      </w:r>
      <w:r w:rsidR="00856EB8" w:rsidRPr="003A18A1">
        <w:t xml:space="preserve">3.1.1 - </w:t>
      </w:r>
      <w:r w:rsidRPr="003A18A1">
        <w:t>POSTA ELETTRONICA CERTIFICATA (SERVIZIO PEC)</w:t>
      </w:r>
      <w:r w:rsidR="00856EB8" w:rsidRPr="003A18A1">
        <w:t>,</w:t>
      </w:r>
      <w:r w:rsidRPr="003A18A1">
        <w:t xml:space="preserve"> </w:t>
      </w:r>
      <w:r w:rsidR="00A22D2C" w:rsidRPr="003A18A1">
        <w:t>tene</w:t>
      </w:r>
      <w:r w:rsidR="006319C2" w:rsidRPr="003A18A1">
        <w:t>n</w:t>
      </w:r>
      <w:r w:rsidR="00A22D2C" w:rsidRPr="003A18A1">
        <w:t>do conto quanto segue</w:t>
      </w:r>
      <w:r w:rsidRPr="003A18A1">
        <w:t>:</w:t>
      </w:r>
    </w:p>
    <w:p w14:paraId="16A97F43" w14:textId="77777777" w:rsidR="00043457" w:rsidRPr="003A18A1" w:rsidRDefault="00043457" w:rsidP="00D851AD">
      <w:pPr>
        <w:pStyle w:val="BodyText"/>
        <w:numPr>
          <w:ilvl w:val="0"/>
          <w:numId w:val="14"/>
        </w:numPr>
      </w:pPr>
      <w:r w:rsidRPr="003A18A1">
        <w:t>sostituire il riferimento a SdI con NSO;</w:t>
      </w:r>
    </w:p>
    <w:p w14:paraId="7F83E349" w14:textId="6EB2CDE3" w:rsidR="003E3077" w:rsidRPr="003A18A1" w:rsidRDefault="00043457" w:rsidP="00D851AD">
      <w:pPr>
        <w:pStyle w:val="BodyText"/>
        <w:numPr>
          <w:ilvl w:val="0"/>
          <w:numId w:val="22"/>
        </w:numPr>
      </w:pPr>
      <w:r w:rsidRPr="003A18A1">
        <w:t xml:space="preserve">l’indirizzo di posta elettronica certificata a cui destinare i file è il seguente: </w:t>
      </w:r>
      <w:r w:rsidR="004A592B">
        <w:rPr>
          <w:rStyle w:val="Hyperlink"/>
        </w:rPr>
        <w:fldChar w:fldCharType="begin"/>
      </w:r>
      <w:r w:rsidR="004A592B">
        <w:rPr>
          <w:rStyle w:val="Hyperlink"/>
        </w:rPr>
        <w:instrText xml:space="preserve"> HYPERLINK "mailto:nso@pec.sogei.it" </w:instrText>
      </w:r>
      <w:ins w:id="6686" w:author="Cernigliaro, Giuseppe (IT - Bologna)" w:date="2019-02-07T20:53:00Z">
        <w:r w:rsidR="004A592B">
          <w:rPr>
            <w:rStyle w:val="Hyperlink"/>
          </w:rPr>
        </w:r>
      </w:ins>
      <w:r w:rsidR="004A592B">
        <w:rPr>
          <w:rStyle w:val="Hyperlink"/>
        </w:rPr>
        <w:fldChar w:fldCharType="separate"/>
      </w:r>
      <w:r w:rsidRPr="003A18A1">
        <w:rPr>
          <w:rStyle w:val="Hyperlink"/>
        </w:rPr>
        <w:t>nso@pec.sogei.it</w:t>
      </w:r>
      <w:r w:rsidR="004A592B">
        <w:rPr>
          <w:rStyle w:val="Hyperlink"/>
        </w:rPr>
        <w:fldChar w:fldCharType="end"/>
      </w:r>
      <w:r w:rsidRPr="003A18A1">
        <w:t>.</w:t>
      </w:r>
    </w:p>
    <w:p w14:paraId="01B35F56" w14:textId="77777777" w:rsidR="00874702" w:rsidRPr="003A18A1" w:rsidRDefault="00874702">
      <w:pPr>
        <w:rPr>
          <w:rFonts w:ascii="Frutiger LT 45 Light" w:eastAsia="Times New Roman" w:hAnsi="Frutiger LT 45 Light" w:cs="Times New Roman"/>
          <w:b/>
          <w:bCs/>
          <w:smallCaps/>
          <w:szCs w:val="24"/>
        </w:rPr>
      </w:pPr>
      <w:bookmarkStart w:id="6687" w:name="_Ref515551708"/>
      <w:r w:rsidRPr="003A18A1">
        <w:br w:type="page"/>
      </w:r>
    </w:p>
    <w:p w14:paraId="595D0470" w14:textId="77777777" w:rsidR="00043457" w:rsidRPr="003A18A1" w:rsidRDefault="00043457" w:rsidP="00766B00">
      <w:pPr>
        <w:pStyle w:val="Heading3"/>
      </w:pPr>
      <w:bookmarkStart w:id="6688" w:name="_Toc465529"/>
      <w:r w:rsidRPr="003A18A1">
        <w:lastRenderedPageBreak/>
        <w:t>Cooperazione applicativa su rete Internet (servizio SdICoop – Trasmissione)</w:t>
      </w:r>
      <w:bookmarkEnd w:id="6687"/>
      <w:bookmarkEnd w:id="6688"/>
    </w:p>
    <w:p w14:paraId="60801E3F" w14:textId="51AC1C2E"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689"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690"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3.1.2 </w:t>
      </w:r>
      <w:r w:rsidR="00856EB8" w:rsidRPr="003A18A1">
        <w:t xml:space="preserve">- </w:t>
      </w:r>
      <w:r w:rsidRPr="003A18A1">
        <w:t>COOPERAZIONE APPLICATIVA SU RETE INTERNET (</w:t>
      </w:r>
      <w:r w:rsidR="00B07D87" w:rsidRPr="003A18A1">
        <w:t>SERVIZIO SDICOOP – TRASMISSIONE</w:t>
      </w:r>
      <w:r w:rsidRPr="003A18A1">
        <w:t>)</w:t>
      </w:r>
      <w:r w:rsidR="00856EB8" w:rsidRPr="003A18A1">
        <w:t>,</w:t>
      </w:r>
      <w:r w:rsidRPr="003A18A1">
        <w:t xml:space="preserve"> </w:t>
      </w:r>
      <w:r w:rsidR="00A22D2C" w:rsidRPr="003A18A1">
        <w:t>tene</w:t>
      </w:r>
      <w:r w:rsidR="00937D3F" w:rsidRPr="003A18A1">
        <w:t>n</w:t>
      </w:r>
      <w:r w:rsidR="00A22D2C" w:rsidRPr="003A18A1">
        <w:t xml:space="preserve">do conto </w:t>
      </w:r>
      <w:r w:rsidR="00937D3F" w:rsidRPr="003A18A1">
        <w:t xml:space="preserve">di </w:t>
      </w:r>
      <w:r w:rsidR="00A22D2C" w:rsidRPr="003A18A1">
        <w:t>quanto segue</w:t>
      </w:r>
      <w:r w:rsidRPr="003A18A1">
        <w:t>:</w:t>
      </w:r>
    </w:p>
    <w:p w14:paraId="2E153466" w14:textId="77777777" w:rsidR="00043457" w:rsidRPr="003A18A1" w:rsidRDefault="00043457" w:rsidP="00D851AD">
      <w:pPr>
        <w:pStyle w:val="BodyText"/>
        <w:numPr>
          <w:ilvl w:val="0"/>
          <w:numId w:val="14"/>
        </w:numPr>
      </w:pPr>
      <w:r w:rsidRPr="003A18A1">
        <w:t>sostituire il riferimento a SdI con NSO;</w:t>
      </w:r>
    </w:p>
    <w:p w14:paraId="7E87FAE7" w14:textId="52C1E8FA"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r w:rsidR="004A592B">
        <w:rPr>
          <w:rStyle w:val="Hyperlink"/>
        </w:rPr>
        <w:fldChar w:fldCharType="begin"/>
      </w:r>
      <w:r w:rsidR="004A592B">
        <w:rPr>
          <w:rStyle w:val="Hyperlink"/>
        </w:rPr>
        <w:instrText xml:space="preserve"> HYPERLINK "http://www.fatturapa.gov.it/export/fatturazione/sdi/Specifiche_tecniche_SdI_v1.5.pdf" </w:instrText>
      </w:r>
      <w:ins w:id="6691"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Pr="003A18A1">
        <w:t>; nel caso in cui se ne possiede già uno per lo SdI, questo è applicabile anche per NSO.</w:t>
      </w:r>
    </w:p>
    <w:p w14:paraId="41B1658E" w14:textId="7413979C" w:rsidR="00043457" w:rsidRPr="003A18A1" w:rsidRDefault="00043457" w:rsidP="009D2E26">
      <w:pPr>
        <w:pStyle w:val="BodyText"/>
      </w:pPr>
      <w:r w:rsidRPr="003A18A1">
        <w:t xml:space="preserve">I dettagli del servizio sono definiti nel documento </w:t>
      </w:r>
      <w:r w:rsidR="004A592B">
        <w:rPr>
          <w:rStyle w:val="Hyperlink"/>
        </w:rPr>
        <w:fldChar w:fldCharType="begin"/>
      </w:r>
      <w:r w:rsidR="004A592B">
        <w:rPr>
          <w:rStyle w:val="Hyperlink"/>
        </w:rPr>
        <w:instrText xml:space="preserve"> HYPERLINK "http://www.fatturapa.gov.it/export/fatturazione/sdi/ws/trasmissione/v2.0/SDICoop_trasmissione_v2.0.pdf" </w:instrText>
      </w:r>
      <w:ins w:id="6692" w:author="Cernigliaro, Giuseppe (IT - Bologna)" w:date="2019-02-07T20:53:00Z">
        <w:r w:rsidR="004A592B">
          <w:rPr>
            <w:rStyle w:val="Hyperlink"/>
          </w:rPr>
        </w:r>
      </w:ins>
      <w:r w:rsidR="004A592B">
        <w:rPr>
          <w:rStyle w:val="Hyperlink"/>
        </w:rPr>
        <w:fldChar w:fldCharType="separate"/>
      </w:r>
      <w:r w:rsidRPr="003A18A1">
        <w:rPr>
          <w:rStyle w:val="Hyperlink"/>
        </w:rPr>
        <w:t>Istruzioni per il servizio SDICOOP – TRASMISSIONE</w:t>
      </w:r>
      <w:r w:rsidR="004A592B">
        <w:rPr>
          <w:rStyle w:val="Hyperlink"/>
        </w:rPr>
        <w:fldChar w:fldCharType="end"/>
      </w:r>
      <w:r w:rsidRPr="003A18A1">
        <w:t xml:space="preserve"> da utilizzare </w:t>
      </w:r>
      <w:r w:rsidR="00A22D2C" w:rsidRPr="003A18A1">
        <w:t>tene</w:t>
      </w:r>
      <w:r w:rsidR="000644C0" w:rsidRPr="003A18A1">
        <w:t>n</w:t>
      </w:r>
      <w:r w:rsidR="00A22D2C" w:rsidRPr="003A18A1">
        <w:t xml:space="preserve">do conto </w:t>
      </w:r>
      <w:r w:rsidR="000644C0" w:rsidRPr="003A18A1">
        <w:t xml:space="preserve">di </w:t>
      </w:r>
      <w:r w:rsidR="00A22D2C" w:rsidRPr="003A18A1">
        <w:t>quanto segue</w:t>
      </w:r>
      <w:r w:rsidRPr="003A18A1">
        <w:t>:</w:t>
      </w:r>
    </w:p>
    <w:p w14:paraId="4D91D951" w14:textId="77777777" w:rsidR="00043457" w:rsidRPr="003A18A1" w:rsidRDefault="00043457" w:rsidP="00D851AD">
      <w:pPr>
        <w:pStyle w:val="BodyText"/>
        <w:numPr>
          <w:ilvl w:val="0"/>
          <w:numId w:val="23"/>
        </w:numPr>
      </w:pPr>
      <w:r w:rsidRPr="003A18A1">
        <w:t>sostituire il riferimento a Fatture con Messaggio;</w:t>
      </w:r>
    </w:p>
    <w:p w14:paraId="6F4AE55E" w14:textId="77777777" w:rsidR="00043457" w:rsidRPr="003A18A1" w:rsidRDefault="00043457" w:rsidP="00D851AD">
      <w:pPr>
        <w:pStyle w:val="BodyText"/>
        <w:numPr>
          <w:ilvl w:val="0"/>
          <w:numId w:val="23"/>
        </w:numPr>
      </w:pPr>
      <w:r w:rsidRPr="003A18A1">
        <w:t>sostituire il riferimento a SdI con NSO;</w:t>
      </w:r>
    </w:p>
    <w:p w14:paraId="274E4B66" w14:textId="77777777" w:rsidR="00043457" w:rsidRPr="003A18A1" w:rsidRDefault="00043457" w:rsidP="00D851AD">
      <w:pPr>
        <w:pStyle w:val="Trattino"/>
        <w:numPr>
          <w:ilvl w:val="0"/>
          <w:numId w:val="24"/>
        </w:numPr>
      </w:pPr>
      <w:r w:rsidRPr="003A18A1">
        <w:t xml:space="preserve">il web service da utilizzare per l’invio dei file è </w:t>
      </w:r>
      <w:r w:rsidRPr="003A18A1">
        <w:rPr>
          <w:i/>
        </w:rPr>
        <w:t xml:space="preserve">SdiTrasmissioneFile </w:t>
      </w:r>
      <w:r w:rsidRPr="003A18A1">
        <w:t>descritto al Paragrafo 2.3, tenendo conto che:</w:t>
      </w:r>
    </w:p>
    <w:p w14:paraId="01AF5276" w14:textId="77777777" w:rsidR="00043457" w:rsidRPr="003A18A1" w:rsidRDefault="00043457" w:rsidP="00C4042C">
      <w:pPr>
        <w:pStyle w:val="Trattino"/>
        <w:numPr>
          <w:ilvl w:val="1"/>
          <w:numId w:val="8"/>
        </w:numPr>
      </w:pPr>
      <w:r w:rsidRPr="003A18A1">
        <w:t>si deve utilizzare l’operazione Trasmetti descritta al Paragrafo 2.3.1,</w:t>
      </w:r>
    </w:p>
    <w:p w14:paraId="3DFB3A81" w14:textId="77777777" w:rsidR="00043457" w:rsidRPr="003A18A1" w:rsidRDefault="00043457" w:rsidP="00C4042C">
      <w:pPr>
        <w:pStyle w:val="Trattino"/>
        <w:numPr>
          <w:ilvl w:val="1"/>
          <w:numId w:val="8"/>
        </w:numPr>
      </w:pPr>
      <w:r w:rsidRPr="003A18A1">
        <w:t>il valore del parametro Tipo File è “OZ”,</w:t>
      </w:r>
    </w:p>
    <w:p w14:paraId="6A004533" w14:textId="77777777" w:rsidR="00043457" w:rsidRPr="003A18A1" w:rsidRDefault="00043457" w:rsidP="00C4042C">
      <w:pPr>
        <w:pStyle w:val="Trattino"/>
        <w:numPr>
          <w:ilvl w:val="1"/>
          <w:numId w:val="8"/>
        </w:numPr>
      </w:pPr>
      <w:r w:rsidRPr="003A18A1">
        <w:t>non si deve utilizzare l’operazione Esito;</w:t>
      </w:r>
    </w:p>
    <w:p w14:paraId="276B9A4F" w14:textId="77777777" w:rsidR="00043457" w:rsidRPr="003A18A1" w:rsidRDefault="00043457" w:rsidP="00D851AD">
      <w:pPr>
        <w:pStyle w:val="Trattino"/>
        <w:numPr>
          <w:ilvl w:val="0"/>
          <w:numId w:val="24"/>
        </w:numPr>
      </w:pPr>
      <w:r w:rsidRPr="003A18A1">
        <w:t xml:space="preserve">il web service da utilizzare per la ricezione dei file di notifica è </w:t>
      </w:r>
      <w:r w:rsidRPr="003A18A1">
        <w:rPr>
          <w:i/>
        </w:rPr>
        <w:t>TrasmissioneFatture</w:t>
      </w:r>
      <w:r w:rsidRPr="003A18A1">
        <w:t xml:space="preserve"> descritto al Paragrafo 1.4.</w:t>
      </w:r>
    </w:p>
    <w:p w14:paraId="660B87F0" w14:textId="77777777" w:rsidR="00043457" w:rsidRPr="003A18A1" w:rsidRDefault="00043457" w:rsidP="00766B00">
      <w:pPr>
        <w:pStyle w:val="Heading3"/>
      </w:pPr>
      <w:bookmarkStart w:id="6693" w:name="_Toc465530"/>
      <w:r w:rsidRPr="003A18A1">
        <w:t>Porte di dominio (servizio SPCOOP - Trasmissione)</w:t>
      </w:r>
      <w:bookmarkEnd w:id="6693"/>
    </w:p>
    <w:p w14:paraId="636AE7B7" w14:textId="1C296419"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694"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695"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3.1.3 </w:t>
      </w:r>
      <w:r w:rsidR="00856EB8" w:rsidRPr="003A18A1">
        <w:t xml:space="preserve">- </w:t>
      </w:r>
      <w:r w:rsidRPr="003A18A1">
        <w:t>PORTE DI DOMINIO IN AMBITO SPCOOP (SERVIZIO SPCOOP - TRASMISSIONE)</w:t>
      </w:r>
      <w:r w:rsidR="00856EB8" w:rsidRPr="003A18A1">
        <w:t xml:space="preserve">, </w:t>
      </w:r>
      <w:r w:rsidRPr="003A18A1">
        <w:t>con l’accortezza di:</w:t>
      </w:r>
    </w:p>
    <w:p w14:paraId="1748360B" w14:textId="77777777" w:rsidR="00043457" w:rsidRPr="003A18A1" w:rsidRDefault="00043457" w:rsidP="00D851AD">
      <w:pPr>
        <w:pStyle w:val="BodyText"/>
        <w:numPr>
          <w:ilvl w:val="0"/>
          <w:numId w:val="14"/>
        </w:numPr>
      </w:pPr>
      <w:r w:rsidRPr="003A18A1">
        <w:t>sostituire il riferimento a SdI con NSO.</w:t>
      </w:r>
    </w:p>
    <w:p w14:paraId="484E0050" w14:textId="7AF1DC0F" w:rsidR="00043457" w:rsidRPr="003A18A1" w:rsidRDefault="00043457" w:rsidP="009D2E26">
      <w:pPr>
        <w:pStyle w:val="BodyText"/>
      </w:pPr>
      <w:r w:rsidRPr="003A18A1">
        <w:t xml:space="preserve">I dettagli del servizio sono definiti nel documento </w:t>
      </w:r>
      <w:r w:rsidR="004A592B">
        <w:rPr>
          <w:rStyle w:val="Hyperlink"/>
        </w:rPr>
        <w:fldChar w:fldCharType="begin"/>
      </w:r>
      <w:r w:rsidR="004A592B">
        <w:rPr>
          <w:rStyle w:val="Hyperlink"/>
        </w:rPr>
        <w:instrText xml:space="preserve"> HYPERLINK "http://www.fatturapa.gov.it/export/fatturazione/sdi/ws/trasmissione/v2.0/SPCoop_trasmissione_v2.0.pdf" </w:instrText>
      </w:r>
      <w:ins w:id="6696" w:author="Cernigliaro, Giuseppe (IT - Bologna)" w:date="2019-02-07T20:53:00Z">
        <w:r w:rsidR="004A592B">
          <w:rPr>
            <w:rStyle w:val="Hyperlink"/>
          </w:rPr>
        </w:r>
      </w:ins>
      <w:r w:rsidR="004A592B">
        <w:rPr>
          <w:rStyle w:val="Hyperlink"/>
        </w:rPr>
        <w:fldChar w:fldCharType="separate"/>
      </w:r>
      <w:r w:rsidRPr="003A18A1">
        <w:rPr>
          <w:rStyle w:val="Hyperlink"/>
        </w:rPr>
        <w:t>Istruzioni per il servizio SPCOOP – TRASMISSIONE</w:t>
      </w:r>
      <w:r w:rsidR="004A592B">
        <w:rPr>
          <w:rStyle w:val="Hyperlink"/>
        </w:rPr>
        <w:fldChar w:fldCharType="end"/>
      </w:r>
      <w:r w:rsidRPr="003A18A1">
        <w:t xml:space="preserve"> da utilizzare con l’accortezza di:</w:t>
      </w:r>
    </w:p>
    <w:p w14:paraId="736EDF5E" w14:textId="77777777" w:rsidR="00043457" w:rsidRPr="003A18A1" w:rsidRDefault="00043457" w:rsidP="00D851AD">
      <w:pPr>
        <w:pStyle w:val="BodyText"/>
        <w:numPr>
          <w:ilvl w:val="0"/>
          <w:numId w:val="23"/>
        </w:numPr>
      </w:pPr>
      <w:r w:rsidRPr="003A18A1">
        <w:t>sostituire il riferimento a Fatture con Messaggio;</w:t>
      </w:r>
    </w:p>
    <w:p w14:paraId="1B821DD2" w14:textId="77777777" w:rsidR="00A9627F" w:rsidRPr="00A9627F" w:rsidRDefault="00043457" w:rsidP="00A9627F">
      <w:pPr>
        <w:pStyle w:val="BodyText"/>
        <w:numPr>
          <w:ilvl w:val="0"/>
          <w:numId w:val="23"/>
        </w:numPr>
        <w:rPr>
          <w:szCs w:val="20"/>
        </w:rPr>
      </w:pPr>
      <w:r w:rsidRPr="003A18A1">
        <w:lastRenderedPageBreak/>
        <w:t>sostituire il riferimento a SdI con NSO;</w:t>
      </w:r>
    </w:p>
    <w:p w14:paraId="18532CF9" w14:textId="21217494" w:rsidR="00043457" w:rsidRPr="00A9627F" w:rsidRDefault="00A22D2C" w:rsidP="00A9627F">
      <w:pPr>
        <w:pStyle w:val="BodyText"/>
        <w:numPr>
          <w:ilvl w:val="0"/>
          <w:numId w:val="23"/>
        </w:numPr>
        <w:rPr>
          <w:szCs w:val="20"/>
        </w:rPr>
      </w:pPr>
      <w:r w:rsidRPr="003A18A1">
        <w:t xml:space="preserve">per l’invio dei file utilizzare </w:t>
      </w:r>
      <w:r w:rsidR="00043457" w:rsidRPr="003A18A1">
        <w:t xml:space="preserve">il web service </w:t>
      </w:r>
      <w:r w:rsidR="00043457" w:rsidRPr="00A9627F">
        <w:rPr>
          <w:i/>
        </w:rPr>
        <w:t xml:space="preserve">SdiTrasmissioneFile </w:t>
      </w:r>
      <w:r w:rsidR="00043457" w:rsidRPr="003A18A1">
        <w:t>descritto al Paragrafo 2.3, tenendo conto che:</w:t>
      </w:r>
    </w:p>
    <w:p w14:paraId="49F10CBF" w14:textId="77777777" w:rsidR="00043457" w:rsidRPr="003A18A1" w:rsidRDefault="00043457" w:rsidP="00C4042C">
      <w:pPr>
        <w:pStyle w:val="Trattino"/>
        <w:numPr>
          <w:ilvl w:val="1"/>
          <w:numId w:val="8"/>
        </w:numPr>
      </w:pPr>
      <w:r w:rsidRPr="003A18A1">
        <w:t>si deve utilizzare l’operazione Trasmetti descritta al Paragrafo 2.3.1,</w:t>
      </w:r>
    </w:p>
    <w:p w14:paraId="3F82CF62" w14:textId="77777777" w:rsidR="00043457" w:rsidRPr="003A18A1" w:rsidRDefault="00043457" w:rsidP="00C4042C">
      <w:pPr>
        <w:pStyle w:val="Trattino"/>
        <w:numPr>
          <w:ilvl w:val="1"/>
          <w:numId w:val="8"/>
        </w:numPr>
      </w:pPr>
      <w:r w:rsidRPr="003A18A1">
        <w:t>il valore del parametro Tipo File è “OZ”,</w:t>
      </w:r>
    </w:p>
    <w:p w14:paraId="185AADD5" w14:textId="77777777" w:rsidR="00043457" w:rsidRPr="003A18A1" w:rsidRDefault="00043457" w:rsidP="00C4042C">
      <w:pPr>
        <w:pStyle w:val="Trattino"/>
        <w:numPr>
          <w:ilvl w:val="1"/>
          <w:numId w:val="8"/>
        </w:numPr>
      </w:pPr>
      <w:r w:rsidRPr="003A18A1">
        <w:t>non si deve utilizzare l’operazione Esito;</w:t>
      </w:r>
    </w:p>
    <w:p w14:paraId="69CB85F0" w14:textId="77777777" w:rsidR="00043457" w:rsidRPr="003A18A1" w:rsidRDefault="00043457" w:rsidP="00D851AD">
      <w:pPr>
        <w:pStyle w:val="Trattino"/>
        <w:numPr>
          <w:ilvl w:val="0"/>
          <w:numId w:val="24"/>
        </w:numPr>
      </w:pPr>
      <w:r w:rsidRPr="003A18A1">
        <w:t xml:space="preserve">il web service da utilizzare per la ricezione dei file di notifica è </w:t>
      </w:r>
      <w:r w:rsidRPr="003A18A1">
        <w:rPr>
          <w:i/>
        </w:rPr>
        <w:t>TrasmissioneFatture</w:t>
      </w:r>
      <w:r w:rsidRPr="003A18A1">
        <w:t xml:space="preserve"> descrit</w:t>
      </w:r>
      <w:r w:rsidR="00036B28" w:rsidRPr="003A18A1">
        <w:t>t</w:t>
      </w:r>
      <w:r w:rsidRPr="003A18A1">
        <w:t>o al Paragrafo 1.4.</w:t>
      </w:r>
    </w:p>
    <w:p w14:paraId="3FDE45EB" w14:textId="77777777" w:rsidR="00043457" w:rsidRPr="003A18A1" w:rsidRDefault="00043457" w:rsidP="00766B00">
      <w:pPr>
        <w:pStyle w:val="Heading3"/>
      </w:pPr>
      <w:bookmarkStart w:id="6697" w:name="_Toc465531"/>
      <w:r w:rsidRPr="003A18A1">
        <w:t>Sistema di trasmissione dati tra terminali remoti basato su protocollo FTP (servizio SDIFTP)</w:t>
      </w:r>
      <w:bookmarkEnd w:id="6697"/>
    </w:p>
    <w:p w14:paraId="4D2D1A44" w14:textId="6DE2BCD8"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698"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699"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3.1.4 </w:t>
      </w:r>
      <w:r w:rsidR="00856EB8" w:rsidRPr="003A18A1">
        <w:t xml:space="preserve">- </w:t>
      </w:r>
      <w:r w:rsidRPr="003A18A1">
        <w:t>SISTEMA DI TRASMISSIONE DATI TRA TERMINALI REMOTI BASATO SU PROTOCOLLO FTP (SERVIZIO SDIFTP)</w:t>
      </w:r>
      <w:r w:rsidR="00856EB8" w:rsidRPr="003A18A1">
        <w:t xml:space="preserve">, </w:t>
      </w:r>
      <w:r w:rsidRPr="003A18A1">
        <w:t>con l’accortezza di:</w:t>
      </w:r>
    </w:p>
    <w:p w14:paraId="565590FF" w14:textId="77777777" w:rsidR="00043457" w:rsidRPr="003A18A1" w:rsidRDefault="00043457" w:rsidP="00D851AD">
      <w:pPr>
        <w:pStyle w:val="BodyText"/>
        <w:numPr>
          <w:ilvl w:val="0"/>
          <w:numId w:val="14"/>
        </w:numPr>
      </w:pPr>
      <w:r w:rsidRPr="003A18A1">
        <w:t>sostituire il riferimento a SdI con NSO,</w:t>
      </w:r>
    </w:p>
    <w:p w14:paraId="2BA86EDD" w14:textId="2E739E76" w:rsidR="00043457" w:rsidRPr="003A18A1" w:rsidRDefault="00043457" w:rsidP="00D851AD">
      <w:pPr>
        <w:pStyle w:val="BodyText"/>
        <w:numPr>
          <w:ilvl w:val="0"/>
          <w:numId w:val="14"/>
        </w:numPr>
      </w:pPr>
      <w:r w:rsidRPr="003A18A1">
        <w:t>per utilizzare il servizio è necessario sottoscrivere un accordo di servizio, come descritto nelle “</w:t>
      </w:r>
      <w:r w:rsidR="004A592B">
        <w:rPr>
          <w:rStyle w:val="Hyperlink"/>
        </w:rPr>
        <w:fldChar w:fldCharType="begin"/>
      </w:r>
      <w:r w:rsidR="004A592B">
        <w:rPr>
          <w:rStyle w:val="Hyperlink"/>
        </w:rPr>
        <w:instrText xml:space="preserve"> HYPERLINK "http://www.fatturapa.gov.it/export/fatturazione/sdi/Specifiche_tecniche_SdI_v1.5.pdf" </w:instrText>
      </w:r>
      <w:ins w:id="6700"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Pr="003A18A1">
        <w:t>”; nel caso in cui se ne possiede già uno per lo SdI, questo è applicabile anche per NSO.</w:t>
      </w:r>
    </w:p>
    <w:p w14:paraId="77B1E129" w14:textId="2492CF3D" w:rsidR="00043457" w:rsidRPr="003A18A1" w:rsidRDefault="00043457" w:rsidP="009D2E26">
      <w:pPr>
        <w:pStyle w:val="BodyText"/>
      </w:pPr>
      <w:r w:rsidRPr="003A18A1">
        <w:t xml:space="preserve">I dettagli del servizio sono definiti nel documento </w:t>
      </w:r>
      <w:r w:rsidR="004A592B">
        <w:rPr>
          <w:rStyle w:val="Hyperlink"/>
        </w:rPr>
        <w:fldChar w:fldCharType="begin"/>
      </w:r>
      <w:r w:rsidR="004A592B">
        <w:rPr>
          <w:rStyle w:val="Hyperlink"/>
        </w:rPr>
        <w:instrText xml:space="preserve"> HYPERLINK "http://www.fatturapa.gov.it/export/fatturazione/sdi/ftp/v2.0/Specifiche_tecniche_FTP_v2.0.pdf" </w:instrText>
      </w:r>
      <w:ins w:id="6701" w:author="Cernigliaro, Giuseppe (IT - Bologna)" w:date="2019-02-07T20:53:00Z">
        <w:r w:rsidR="004A592B">
          <w:rPr>
            <w:rStyle w:val="Hyperlink"/>
          </w:rPr>
        </w:r>
      </w:ins>
      <w:r w:rsidR="004A592B">
        <w:rPr>
          <w:rStyle w:val="Hyperlink"/>
        </w:rPr>
        <w:fldChar w:fldCharType="separate"/>
      </w:r>
      <w:r w:rsidRPr="003A18A1">
        <w:rPr>
          <w:rStyle w:val="Hyperlink"/>
        </w:rPr>
        <w:t>Istruzioni per il servizio SDIFTP</w:t>
      </w:r>
      <w:r w:rsidR="004A592B">
        <w:rPr>
          <w:rStyle w:val="Hyperlink"/>
        </w:rPr>
        <w:fldChar w:fldCharType="end"/>
      </w:r>
      <w:r w:rsidRPr="003A18A1">
        <w:t xml:space="preserve"> da utilizzare tenendo conto </w:t>
      </w:r>
      <w:r w:rsidR="000644C0" w:rsidRPr="003A18A1">
        <w:t xml:space="preserve">di </w:t>
      </w:r>
      <w:r w:rsidRPr="003A18A1">
        <w:t>quanto segue:</w:t>
      </w:r>
    </w:p>
    <w:p w14:paraId="7E17C9AB" w14:textId="77777777" w:rsidR="00043457" w:rsidRPr="003A18A1" w:rsidRDefault="00043457" w:rsidP="00D851AD">
      <w:pPr>
        <w:pStyle w:val="BodyText"/>
        <w:numPr>
          <w:ilvl w:val="0"/>
          <w:numId w:val="23"/>
        </w:numPr>
      </w:pPr>
      <w:r w:rsidRPr="003A18A1">
        <w:t>sostituire il riferimento a Fatture con Messaggio;</w:t>
      </w:r>
    </w:p>
    <w:p w14:paraId="71A094FD" w14:textId="77777777" w:rsidR="00043457" w:rsidRPr="003A18A1" w:rsidRDefault="00043457" w:rsidP="00D851AD">
      <w:pPr>
        <w:pStyle w:val="BodyText"/>
        <w:numPr>
          <w:ilvl w:val="0"/>
          <w:numId w:val="23"/>
        </w:numPr>
        <w:rPr>
          <w:szCs w:val="20"/>
        </w:rPr>
      </w:pPr>
      <w:r w:rsidRPr="003A18A1">
        <w:t>NSO utilizza le strutture dello SdI per i Messaggi usufruendo dello stesso canale;</w:t>
      </w:r>
    </w:p>
    <w:p w14:paraId="38808F18" w14:textId="6368218A" w:rsidR="00043457" w:rsidRPr="003A18A1" w:rsidRDefault="00043457" w:rsidP="00D851AD">
      <w:pPr>
        <w:pStyle w:val="Trattino"/>
        <w:numPr>
          <w:ilvl w:val="0"/>
          <w:numId w:val="24"/>
        </w:numPr>
      </w:pPr>
      <w:r w:rsidRPr="003A18A1">
        <w:t xml:space="preserve">considerare tra i Requisiti di Trasmissione (v. Paragrafo </w:t>
      </w:r>
      <w:r w:rsidR="00A34DD2" w:rsidRPr="003A18A1">
        <w:fldChar w:fldCharType="begin"/>
      </w:r>
      <w:r w:rsidR="000644C0" w:rsidRPr="003A18A1">
        <w:instrText xml:space="preserve"> REF _Ref500713148 \r \h </w:instrText>
      </w:r>
      <w:r w:rsidR="00CF0A6F" w:rsidRPr="003A18A1">
        <w:instrText xml:space="preserve"> \* MERGEFORMAT </w:instrText>
      </w:r>
      <w:r w:rsidR="00A34DD2" w:rsidRPr="003A18A1">
        <w:fldChar w:fldCharType="separate"/>
      </w:r>
      <w:ins w:id="6702" w:author="Cernigliaro, Giuseppe (IT - Bologna)" w:date="2019-02-07T20:54:00Z">
        <w:r w:rsidR="004A592B">
          <w:t>1.2</w:t>
        </w:r>
      </w:ins>
      <w:del w:id="6703" w:author="Cernigliaro, Giuseppe (IT - Bologna)" w:date="2019-02-07T20:53:00Z">
        <w:r w:rsidR="000644C0" w:rsidRPr="003A18A1" w:rsidDel="004A592B">
          <w:delText>2</w:delText>
        </w:r>
      </w:del>
      <w:r w:rsidR="00A34DD2" w:rsidRPr="003A18A1">
        <w:fldChar w:fldCharType="end"/>
      </w:r>
      <w:r w:rsidRPr="003A18A1">
        <w:t>) l’ulteriore tipologia di interazione consistente nella ricezione e trasmissione degli Ordini;</w:t>
      </w:r>
    </w:p>
    <w:p w14:paraId="36FE55D3" w14:textId="00ADC669" w:rsidR="00043457" w:rsidRPr="003A18A1" w:rsidRDefault="00043457" w:rsidP="00D851AD">
      <w:pPr>
        <w:pStyle w:val="Trattino"/>
        <w:numPr>
          <w:ilvl w:val="0"/>
          <w:numId w:val="24"/>
        </w:numPr>
      </w:pPr>
      <w:r w:rsidRPr="003A18A1">
        <w:t xml:space="preserve">la connessione al servizio in Disaster Recovery (v. Paragrafo </w:t>
      </w:r>
      <w:r w:rsidR="00A34DD2" w:rsidRPr="003A18A1">
        <w:fldChar w:fldCharType="begin"/>
      </w:r>
      <w:r w:rsidR="000644C0" w:rsidRPr="003A18A1">
        <w:instrText xml:space="preserve"> REF _Ref499025607 \r \h </w:instrText>
      </w:r>
      <w:r w:rsidR="00CF0A6F" w:rsidRPr="003A18A1">
        <w:instrText xml:space="preserve"> \* MERGEFORMAT </w:instrText>
      </w:r>
      <w:r w:rsidR="00A34DD2" w:rsidRPr="003A18A1">
        <w:fldChar w:fldCharType="separate"/>
      </w:r>
      <w:ins w:id="6704" w:author="Cernigliaro, Giuseppe (IT - Bologna)" w:date="2019-02-07T20:54:00Z">
        <w:r w:rsidR="004A592B">
          <w:t>0</w:t>
        </w:r>
      </w:ins>
      <w:del w:id="6705" w:author="Cernigliaro, Giuseppe (IT - Bologna)" w:date="2019-02-07T20:53:00Z">
        <w:r w:rsidR="000644C0" w:rsidRPr="003A18A1" w:rsidDel="004A592B">
          <w:delText>2.2</w:delText>
        </w:r>
      </w:del>
      <w:r w:rsidR="00A34DD2" w:rsidRPr="003A18A1">
        <w:fldChar w:fldCharType="end"/>
      </w:r>
      <w:r w:rsidRPr="003A18A1">
        <w:t>) non è prevista nel corso della fase di sperimentazione;</w:t>
      </w:r>
    </w:p>
    <w:p w14:paraId="562F4BC7" w14:textId="77777777" w:rsidR="00043457" w:rsidRPr="003A18A1" w:rsidRDefault="00043457" w:rsidP="00D851AD">
      <w:pPr>
        <w:pStyle w:val="Trattino"/>
        <w:numPr>
          <w:ilvl w:val="0"/>
          <w:numId w:val="24"/>
        </w:numPr>
      </w:pPr>
      <w:r w:rsidRPr="003A18A1">
        <w:t>il valore del parametro NumeroFile/File/Tipo sarà “OZ”;</w:t>
      </w:r>
    </w:p>
    <w:p w14:paraId="6F7B001C" w14:textId="77777777" w:rsidR="00043457" w:rsidRPr="003A18A1" w:rsidRDefault="00043457" w:rsidP="00D851AD">
      <w:pPr>
        <w:pStyle w:val="Trattino"/>
        <w:numPr>
          <w:ilvl w:val="0"/>
          <w:numId w:val="24"/>
        </w:numPr>
      </w:pPr>
      <w:r w:rsidRPr="003A18A1">
        <w:t>per la sperimentazione il numero sequenziale di tre cifre da utilizzare è compreso tra 995 e 999, con un range più ristretto rispetto a quanto descritto nel presente documento.</w:t>
      </w:r>
    </w:p>
    <w:p w14:paraId="5CC024D0" w14:textId="77777777" w:rsidR="00043457" w:rsidRPr="003A18A1" w:rsidRDefault="00043457" w:rsidP="00043457">
      <w:pPr>
        <w:rPr>
          <w:rFonts w:ascii="Frutiger LT 45 Light" w:hAnsi="Frutiger LT 45 Light"/>
          <w:b/>
          <w:bCs/>
          <w:smallCaps/>
        </w:rPr>
      </w:pPr>
      <w:r w:rsidRPr="003A18A1">
        <w:rPr>
          <w:rFonts w:ascii="Frutiger LT 45 Light" w:hAnsi="Frutiger LT 45 Light"/>
        </w:rPr>
        <w:br w:type="page"/>
      </w:r>
    </w:p>
    <w:p w14:paraId="5251161B" w14:textId="77777777" w:rsidR="00043457" w:rsidRPr="003A18A1" w:rsidRDefault="000A2862" w:rsidP="00043457">
      <w:pPr>
        <w:pStyle w:val="Heading2"/>
      </w:pPr>
      <w:bookmarkStart w:id="6706" w:name="_Toc465532"/>
      <w:r w:rsidRPr="003A18A1">
        <w:lastRenderedPageBreak/>
        <w:t>Modalità di ricezione dei Messaggi da NSO</w:t>
      </w:r>
      <w:bookmarkEnd w:id="6706"/>
    </w:p>
    <w:p w14:paraId="0BC9DBC9" w14:textId="77777777" w:rsidR="00043457" w:rsidRPr="003A18A1" w:rsidRDefault="00043457" w:rsidP="00043457">
      <w:pPr>
        <w:spacing w:after="268"/>
        <w:ind w:left="902"/>
        <w:jc w:val="both"/>
        <w:rPr>
          <w:rFonts w:ascii="Frutiger LT 45 Light" w:hAnsi="Frutiger LT 45 Light"/>
        </w:rPr>
      </w:pPr>
      <w:r w:rsidRPr="003A18A1">
        <w:rPr>
          <w:rFonts w:ascii="Frutiger LT 45 Light" w:hAnsi="Frutiger LT 45 Light"/>
        </w:rPr>
        <w:t>NSO trasmette al Ricevente il Messaggio ricevuto in ingresso utilizzando canali di trasmissione analoghi a quelli utilizzati per la ricezione.</w:t>
      </w:r>
    </w:p>
    <w:p w14:paraId="5A01568E" w14:textId="77777777" w:rsidR="00043457" w:rsidRPr="003A18A1" w:rsidRDefault="00043457" w:rsidP="00043457">
      <w:pPr>
        <w:spacing w:after="268"/>
        <w:ind w:left="902"/>
        <w:jc w:val="both"/>
        <w:rPr>
          <w:rFonts w:ascii="Frutiger LT 45 Light" w:hAnsi="Frutiger LT 45 Light"/>
        </w:rPr>
      </w:pPr>
      <w:r w:rsidRPr="003A18A1">
        <w:rPr>
          <w:rFonts w:ascii="Frutiger LT 45 Light" w:hAnsi="Frutiger LT 45 Light"/>
        </w:rPr>
        <w:t xml:space="preserve">I canali di cui sopra sono gli stessi utilizzati dallo SdI, cioè i seguenti:  </w:t>
      </w:r>
    </w:p>
    <w:p w14:paraId="006269B2"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sistema di posta elettronica certificata, o di analogo sistema di posta elettronica basato su tecnologie che certifichino data e ora dell'invio e della ricezione delle comunicazioni e l'integrità del contenuto delle stesse, di seguito “S</w:t>
      </w:r>
      <w:r w:rsidRPr="003A18A1">
        <w:rPr>
          <w:rFonts w:ascii="Frutiger LT 45 Light" w:hAnsi="Frutiger LT 45 Light"/>
          <w:i/>
        </w:rPr>
        <w:t>ervizio PEC</w:t>
      </w:r>
      <w:r w:rsidRPr="003A18A1">
        <w:rPr>
          <w:rFonts w:ascii="Frutiger LT 45 Light" w:hAnsi="Frutiger LT 45 Light"/>
        </w:rPr>
        <w:t xml:space="preserve">”; </w:t>
      </w:r>
    </w:p>
    <w:p w14:paraId="5A7D788D"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sistema di porte di dominio in ambito Sistema Pubblico di Cooperazione (SPCoop), di seguito “S</w:t>
      </w:r>
      <w:r w:rsidRPr="003A18A1">
        <w:rPr>
          <w:rFonts w:ascii="Frutiger LT 45 Light" w:hAnsi="Frutiger LT 45 Light"/>
          <w:i/>
        </w:rPr>
        <w:t>ervizio SPCoop - Ricezione</w:t>
      </w:r>
      <w:r w:rsidRPr="003A18A1">
        <w:rPr>
          <w:rFonts w:ascii="Frutiger LT 45 Light" w:hAnsi="Frutiger LT 45 Light"/>
        </w:rPr>
        <w:t xml:space="preserve">”; </w:t>
      </w:r>
    </w:p>
    <w:p w14:paraId="1A869D7B"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un sistema di cooperazione applicativa, su rete Internet, con servizio esposto tramite modello “web service” fruibile attraverso protocollo HTTPS, di seguito “</w:t>
      </w:r>
      <w:r w:rsidRPr="003A18A1">
        <w:rPr>
          <w:rFonts w:ascii="Frutiger LT 45 Light" w:hAnsi="Frutiger LT 45 Light"/>
          <w:i/>
        </w:rPr>
        <w:t>servizio SdICoop - Ricezione</w:t>
      </w:r>
      <w:r w:rsidRPr="003A18A1">
        <w:rPr>
          <w:rFonts w:ascii="Frutiger LT 45 Light" w:hAnsi="Frutiger LT 45 Light"/>
        </w:rPr>
        <w:t xml:space="preserve">”; </w:t>
      </w:r>
    </w:p>
    <w:p w14:paraId="39543AE5"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un sistema di trasmissione dati tra terminali remoti basato su protocollo FTP, di seguito “S</w:t>
      </w:r>
      <w:r w:rsidRPr="003A18A1">
        <w:rPr>
          <w:rFonts w:ascii="Frutiger LT 45 Light" w:hAnsi="Frutiger LT 45 Light"/>
          <w:i/>
        </w:rPr>
        <w:t>ervizio SdIFtp”</w:t>
      </w:r>
      <w:r w:rsidRPr="003A18A1">
        <w:rPr>
          <w:rFonts w:ascii="Frutiger LT 45 Light" w:hAnsi="Frutiger LT 45 Light"/>
        </w:rPr>
        <w:t xml:space="preserve">. </w:t>
      </w:r>
    </w:p>
    <w:p w14:paraId="6F643A68" w14:textId="77777777" w:rsidR="00043457" w:rsidRPr="003A18A1" w:rsidRDefault="00043457" w:rsidP="00766B00">
      <w:pPr>
        <w:pStyle w:val="Heading3"/>
      </w:pPr>
      <w:bookmarkStart w:id="6707" w:name="_Toc512365901"/>
      <w:bookmarkStart w:id="6708" w:name="_Toc512367160"/>
      <w:bookmarkStart w:id="6709" w:name="_Toc512367360"/>
      <w:bookmarkStart w:id="6710" w:name="_Toc512438524"/>
      <w:bookmarkStart w:id="6711" w:name="_Toc465533"/>
      <w:bookmarkEnd w:id="6707"/>
      <w:bookmarkEnd w:id="6708"/>
      <w:bookmarkEnd w:id="6709"/>
      <w:bookmarkEnd w:id="6710"/>
      <w:r w:rsidRPr="003A18A1">
        <w:t>Posta elettronica Certificata (servizio PEC)</w:t>
      </w:r>
      <w:bookmarkEnd w:id="6711"/>
    </w:p>
    <w:p w14:paraId="7321921A" w14:textId="6392AC7D"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712"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w:t>
      </w:r>
      <w:r w:rsidR="004A592B">
        <w:rPr>
          <w:rStyle w:val="Hyperlink"/>
        </w:rPr>
        <w:fldChar w:fldCharType="begin"/>
      </w:r>
      <w:r w:rsidR="004A592B">
        <w:rPr>
          <w:rStyle w:val="Hyperlink"/>
        </w:rPr>
        <w:instrText xml:space="preserve"> HYPERLINK "http://www.fatturapa.gov.it/export/fatturazione/sdi/Specifiche_tecniche_SdI_v1.5.pdf" </w:instrText>
      </w:r>
      <w:ins w:id="6713"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3.2.1 </w:t>
      </w:r>
      <w:r w:rsidR="00856EB8" w:rsidRPr="003A18A1">
        <w:t xml:space="preserve">- </w:t>
      </w:r>
      <w:r w:rsidRPr="003A18A1">
        <w:t>POSTA ELETTRONICA CERTIFICATA (SERVIZIO PEC)</w:t>
      </w:r>
      <w:r w:rsidR="00856EB8" w:rsidRPr="003A18A1">
        <w:t>,</w:t>
      </w:r>
      <w:r w:rsidRPr="003A18A1">
        <w:t xml:space="preserve"> con l’accortezza di:</w:t>
      </w:r>
    </w:p>
    <w:p w14:paraId="69EEE60E" w14:textId="77777777" w:rsidR="00043457" w:rsidRPr="003A18A1" w:rsidRDefault="00043457" w:rsidP="00D851AD">
      <w:pPr>
        <w:pStyle w:val="BodyText"/>
        <w:numPr>
          <w:ilvl w:val="0"/>
          <w:numId w:val="14"/>
        </w:numPr>
      </w:pPr>
      <w:r w:rsidRPr="003A18A1">
        <w:t>sostituire il riferimento a SdI con NSO,</w:t>
      </w:r>
    </w:p>
    <w:p w14:paraId="0CFC959C" w14:textId="77777777" w:rsidR="00043457" w:rsidRPr="003A18A1" w:rsidRDefault="00043457" w:rsidP="00D851AD">
      <w:pPr>
        <w:pStyle w:val="BodyText"/>
        <w:numPr>
          <w:ilvl w:val="0"/>
          <w:numId w:val="14"/>
        </w:numPr>
      </w:pPr>
      <w:r w:rsidRPr="003A18A1">
        <w:t>eliminare la parte riguardante l’invio della PEC a soggetti diversi da pubbliche amministrazioni.</w:t>
      </w:r>
    </w:p>
    <w:p w14:paraId="51043213" w14:textId="77777777" w:rsidR="00507331" w:rsidRPr="003A18A1" w:rsidRDefault="00507331">
      <w:pPr>
        <w:rPr>
          <w:rFonts w:ascii="Frutiger LT 45 Light" w:eastAsia="Times New Roman" w:hAnsi="Frutiger LT 45 Light" w:cs="Times New Roman"/>
          <w:b/>
          <w:bCs/>
          <w:i/>
          <w:iCs/>
          <w:smallCaps/>
          <w:szCs w:val="24"/>
        </w:rPr>
      </w:pPr>
      <w:r w:rsidRPr="003A18A1">
        <w:br w:type="page"/>
      </w:r>
    </w:p>
    <w:p w14:paraId="2901E9C8" w14:textId="77777777" w:rsidR="00043457" w:rsidRPr="003A18A1" w:rsidRDefault="00043457" w:rsidP="00766B00">
      <w:pPr>
        <w:pStyle w:val="Heading3"/>
      </w:pPr>
      <w:bookmarkStart w:id="6714" w:name="_Toc465534"/>
      <w:r w:rsidRPr="003A18A1">
        <w:lastRenderedPageBreak/>
        <w:t>Cooperazione applicativa su rete Internet (servizio SdICoop – Ricezione)</w:t>
      </w:r>
      <w:bookmarkEnd w:id="6714"/>
    </w:p>
    <w:p w14:paraId="49726031" w14:textId="721D270C"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715"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716"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3.2.2 </w:t>
      </w:r>
      <w:r w:rsidR="00B96538" w:rsidRPr="003A18A1">
        <w:t xml:space="preserve">- </w:t>
      </w:r>
      <w:r w:rsidRPr="003A18A1">
        <w:t>COOPERAZIONE APPLICATIVA SU RETE INTERNET (SERVIZIO SDICOOP - RICEZIONE)</w:t>
      </w:r>
      <w:r w:rsidR="00856EB8" w:rsidRPr="003A18A1">
        <w:t xml:space="preserve">, </w:t>
      </w:r>
      <w:r w:rsidR="00D456AB" w:rsidRPr="003A18A1">
        <w:t>tenendo conto quanto segue</w:t>
      </w:r>
      <w:r w:rsidRPr="003A18A1">
        <w:t>:</w:t>
      </w:r>
    </w:p>
    <w:p w14:paraId="43E11D07" w14:textId="77777777" w:rsidR="00043457" w:rsidRPr="003A18A1" w:rsidRDefault="00043457" w:rsidP="00D851AD">
      <w:pPr>
        <w:pStyle w:val="BodyText"/>
        <w:numPr>
          <w:ilvl w:val="0"/>
          <w:numId w:val="14"/>
        </w:numPr>
      </w:pPr>
      <w:r w:rsidRPr="003A18A1">
        <w:t>sostituire il riferimento a SdI con NSO;</w:t>
      </w:r>
    </w:p>
    <w:p w14:paraId="2E237E98" w14:textId="636FE98C"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r w:rsidR="004A592B">
        <w:rPr>
          <w:rStyle w:val="Hyperlink"/>
        </w:rPr>
        <w:fldChar w:fldCharType="begin"/>
      </w:r>
      <w:r w:rsidR="004A592B">
        <w:rPr>
          <w:rStyle w:val="Hyperlink"/>
        </w:rPr>
        <w:instrText xml:space="preserve"> HYPERLINK "http://www.fatturapa.gov.it/export/fatturazione/sdi/Specifiche_tecniche_SdI_v1.5.pdf" </w:instrText>
      </w:r>
      <w:ins w:id="6717"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Pr="003A18A1">
        <w:t>; nel caso in cui se ne possiede già uno per lo SdI, questo è applicabile anche per NSO.</w:t>
      </w:r>
    </w:p>
    <w:p w14:paraId="22BC5A06" w14:textId="575F992B" w:rsidR="00043457" w:rsidRPr="003A18A1" w:rsidRDefault="00043457" w:rsidP="009D2E26">
      <w:pPr>
        <w:pStyle w:val="BodyText"/>
      </w:pPr>
      <w:r w:rsidRPr="003A18A1">
        <w:t xml:space="preserve">I dettagli del servizio sono definiti nel documento </w:t>
      </w:r>
      <w:r w:rsidR="004A592B">
        <w:rPr>
          <w:rStyle w:val="Hyperlink"/>
        </w:rPr>
        <w:fldChar w:fldCharType="begin"/>
      </w:r>
      <w:r w:rsidR="004A592B">
        <w:rPr>
          <w:rStyle w:val="Hyperlink"/>
        </w:rPr>
        <w:instrText xml:space="preserve"> HYPERLINK "http://www.fatturapa.gov.it/export/fatturazione/sdi/ws/ricezione/v2.0/SDICoop_ricezione_v2.0.pdf" </w:instrText>
      </w:r>
      <w:ins w:id="6718" w:author="Cernigliaro, Giuseppe (IT - Bologna)" w:date="2019-02-07T20:53:00Z">
        <w:r w:rsidR="004A592B">
          <w:rPr>
            <w:rStyle w:val="Hyperlink"/>
          </w:rPr>
        </w:r>
      </w:ins>
      <w:r w:rsidR="004A592B">
        <w:rPr>
          <w:rStyle w:val="Hyperlink"/>
        </w:rPr>
        <w:fldChar w:fldCharType="separate"/>
      </w:r>
      <w:r w:rsidRPr="003A18A1">
        <w:rPr>
          <w:rStyle w:val="Hyperlink"/>
        </w:rPr>
        <w:t>Istruzioni per il servizio SDICOOP – RICEZIONE</w:t>
      </w:r>
      <w:r w:rsidR="004A592B">
        <w:rPr>
          <w:rStyle w:val="Hyperlink"/>
        </w:rPr>
        <w:fldChar w:fldCharType="end"/>
      </w:r>
      <w:r w:rsidRPr="003A18A1">
        <w:t xml:space="preserve"> da utilizzare </w:t>
      </w:r>
      <w:r w:rsidR="002759A1" w:rsidRPr="003A18A1">
        <w:t>tenendo conto quanto segue</w:t>
      </w:r>
      <w:r w:rsidRPr="003A18A1">
        <w:t>:</w:t>
      </w:r>
    </w:p>
    <w:p w14:paraId="2ED652A0" w14:textId="77777777" w:rsidR="00043457" w:rsidRPr="003A18A1" w:rsidRDefault="00043457" w:rsidP="00D851AD">
      <w:pPr>
        <w:pStyle w:val="BodyText"/>
        <w:numPr>
          <w:ilvl w:val="0"/>
          <w:numId w:val="23"/>
        </w:numPr>
      </w:pPr>
      <w:r w:rsidRPr="003A18A1">
        <w:t>sostituire il riferimento a Fatture con Messaggio;</w:t>
      </w:r>
    </w:p>
    <w:p w14:paraId="6F2C91AC" w14:textId="77777777" w:rsidR="00043457" w:rsidRPr="003A18A1" w:rsidRDefault="00043457" w:rsidP="00D851AD">
      <w:pPr>
        <w:pStyle w:val="BodyText"/>
        <w:numPr>
          <w:ilvl w:val="0"/>
          <w:numId w:val="23"/>
        </w:numPr>
      </w:pPr>
      <w:r w:rsidRPr="003A18A1">
        <w:t>sostituire il riferimento a SdI con NSO;</w:t>
      </w:r>
    </w:p>
    <w:p w14:paraId="1BDD739D" w14:textId="77777777" w:rsidR="00043457" w:rsidRPr="003A18A1" w:rsidRDefault="00043457" w:rsidP="00D851AD">
      <w:pPr>
        <w:pStyle w:val="BodyText"/>
        <w:numPr>
          <w:ilvl w:val="0"/>
          <w:numId w:val="23"/>
        </w:numPr>
      </w:pPr>
      <w:r w:rsidRPr="003A18A1">
        <w:t>le notifiche gestite dal sistema NSO sono solo quelle descritte nel presente documento;</w:t>
      </w:r>
    </w:p>
    <w:p w14:paraId="19A918E4" w14:textId="77777777" w:rsidR="00043457" w:rsidRPr="003A18A1" w:rsidRDefault="00043457" w:rsidP="00D851AD">
      <w:pPr>
        <w:pStyle w:val="Trattino"/>
        <w:numPr>
          <w:ilvl w:val="0"/>
          <w:numId w:val="24"/>
        </w:numPr>
      </w:pPr>
      <w:r w:rsidRPr="003A18A1">
        <w:t xml:space="preserve">il web service da utilizzare per ricevere i file è </w:t>
      </w:r>
      <w:r w:rsidRPr="003A18A1">
        <w:rPr>
          <w:i/>
        </w:rPr>
        <w:t xml:space="preserve">RicezioneFatture </w:t>
      </w:r>
      <w:r w:rsidRPr="003A18A1">
        <w:t>descritto al Paragrafo 1.3, tenendo conto che:</w:t>
      </w:r>
    </w:p>
    <w:p w14:paraId="072CA7EA" w14:textId="77777777" w:rsidR="00043457" w:rsidRPr="003A18A1" w:rsidRDefault="00043457" w:rsidP="00C4042C">
      <w:pPr>
        <w:pStyle w:val="Trattino"/>
        <w:numPr>
          <w:ilvl w:val="1"/>
          <w:numId w:val="8"/>
        </w:numPr>
      </w:pPr>
      <w:r w:rsidRPr="003A18A1">
        <w:t>si deve utilizzare l’operazione RiceviFatture descritta al Paragrafo 1.3.1,</w:t>
      </w:r>
    </w:p>
    <w:p w14:paraId="5732819D" w14:textId="77777777" w:rsidR="00043457" w:rsidRPr="003A18A1" w:rsidRDefault="00043457" w:rsidP="00C4042C">
      <w:pPr>
        <w:pStyle w:val="Trattino"/>
        <w:numPr>
          <w:ilvl w:val="1"/>
          <w:numId w:val="8"/>
        </w:numPr>
      </w:pPr>
      <w:r w:rsidRPr="003A18A1">
        <w:t>non si deve utilizzare l’operazione NotificaDecorrenzaTermini</w:t>
      </w:r>
      <w:r w:rsidR="00294116" w:rsidRPr="003A18A1">
        <w:t>.</w:t>
      </w:r>
    </w:p>
    <w:p w14:paraId="47A35A6C" w14:textId="77777777" w:rsidR="00043457" w:rsidRPr="003A18A1" w:rsidRDefault="00043457" w:rsidP="00D851AD">
      <w:pPr>
        <w:pStyle w:val="Trattino"/>
        <w:numPr>
          <w:ilvl w:val="0"/>
          <w:numId w:val="24"/>
        </w:numPr>
      </w:pPr>
      <w:r w:rsidRPr="003A18A1">
        <w:t xml:space="preserve">il web service </w:t>
      </w:r>
      <w:r w:rsidRPr="003A18A1">
        <w:rPr>
          <w:i/>
        </w:rPr>
        <w:t xml:space="preserve">SdiTrasmissioneFile </w:t>
      </w:r>
      <w:r w:rsidRPr="003A18A1">
        <w:t>descritto al Paragrafo 2.3 non è utilizzato.</w:t>
      </w:r>
    </w:p>
    <w:p w14:paraId="60D0BAC6" w14:textId="77777777" w:rsidR="00440123" w:rsidRPr="003A18A1" w:rsidRDefault="00440123">
      <w:pPr>
        <w:rPr>
          <w:rFonts w:ascii="Frutiger LT 45 Light" w:eastAsia="Times New Roman" w:hAnsi="Frutiger LT 45 Light" w:cs="Times New Roman"/>
          <w:b/>
          <w:bCs/>
          <w:i/>
          <w:iCs/>
          <w:smallCaps/>
        </w:rPr>
      </w:pPr>
      <w:r w:rsidRPr="003A18A1">
        <w:br w:type="page"/>
      </w:r>
    </w:p>
    <w:p w14:paraId="429A1A17" w14:textId="77777777" w:rsidR="00043457" w:rsidRPr="003A18A1" w:rsidRDefault="00043457" w:rsidP="00766B00">
      <w:pPr>
        <w:pStyle w:val="Heading3"/>
      </w:pPr>
      <w:bookmarkStart w:id="6719" w:name="_Toc465535"/>
      <w:r w:rsidRPr="003A18A1">
        <w:lastRenderedPageBreak/>
        <w:t>Porte di dominio (servizio SPCoop - Ricezione)</w:t>
      </w:r>
      <w:bookmarkEnd w:id="6719"/>
    </w:p>
    <w:p w14:paraId="2CE7CE3B" w14:textId="23B6FB7F"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720"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721"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3.2.3 </w:t>
      </w:r>
      <w:r w:rsidR="00856EB8" w:rsidRPr="003A18A1">
        <w:t xml:space="preserve">- </w:t>
      </w:r>
      <w:r w:rsidRPr="003A18A1">
        <w:t>PORTE DI DOMINIO IN AMBITO SPCOOP (SERVIZIO SPCOOP - RICEZIONE)</w:t>
      </w:r>
      <w:r w:rsidR="00856EB8" w:rsidRPr="003A18A1">
        <w:t xml:space="preserve">, </w:t>
      </w:r>
      <w:r w:rsidRPr="003A18A1">
        <w:t>con l’accortezza di:</w:t>
      </w:r>
    </w:p>
    <w:p w14:paraId="53DF7A29" w14:textId="77777777" w:rsidR="00043457" w:rsidRPr="003A18A1" w:rsidRDefault="00043457" w:rsidP="00D851AD">
      <w:pPr>
        <w:pStyle w:val="BodyText"/>
        <w:numPr>
          <w:ilvl w:val="0"/>
          <w:numId w:val="14"/>
        </w:numPr>
      </w:pPr>
      <w:r w:rsidRPr="003A18A1">
        <w:t>sostituire il riferimento a SdI con NSO.</w:t>
      </w:r>
    </w:p>
    <w:p w14:paraId="3F5E50BC" w14:textId="3DDB0942" w:rsidR="00043457" w:rsidRPr="003A18A1" w:rsidRDefault="00043457" w:rsidP="009D2E26">
      <w:pPr>
        <w:pStyle w:val="BodyText"/>
      </w:pPr>
      <w:r w:rsidRPr="003A18A1">
        <w:t xml:space="preserve">I dettagli del servizio sono definiti nel documento </w:t>
      </w:r>
      <w:r w:rsidR="004A592B">
        <w:rPr>
          <w:rStyle w:val="Hyperlink"/>
        </w:rPr>
        <w:fldChar w:fldCharType="begin"/>
      </w:r>
      <w:r w:rsidR="004A592B">
        <w:rPr>
          <w:rStyle w:val="Hyperlink"/>
        </w:rPr>
        <w:instrText xml:space="preserve"> HYPERLINK "http://www.fatturapa.gov.it/export/fatturazione/sdi/ws/ricezione/v2.0/SPCoop_ricezione_v2.0.pdf" </w:instrText>
      </w:r>
      <w:ins w:id="6722" w:author="Cernigliaro, Giuseppe (IT - Bologna)" w:date="2019-02-07T20:53:00Z">
        <w:r w:rsidR="004A592B">
          <w:rPr>
            <w:rStyle w:val="Hyperlink"/>
          </w:rPr>
        </w:r>
      </w:ins>
      <w:r w:rsidR="004A592B">
        <w:rPr>
          <w:rStyle w:val="Hyperlink"/>
        </w:rPr>
        <w:fldChar w:fldCharType="separate"/>
      </w:r>
      <w:r w:rsidRPr="003A18A1">
        <w:rPr>
          <w:rStyle w:val="Hyperlink"/>
        </w:rPr>
        <w:t>Istruzioni per il servizio SPCOOP – RICEZIONE</w:t>
      </w:r>
      <w:r w:rsidR="004A592B">
        <w:rPr>
          <w:rStyle w:val="Hyperlink"/>
        </w:rPr>
        <w:fldChar w:fldCharType="end"/>
      </w:r>
      <w:r w:rsidRPr="003A18A1">
        <w:t xml:space="preserve"> da utilizzare </w:t>
      </w:r>
      <w:r w:rsidR="00865F0A" w:rsidRPr="003A18A1">
        <w:t>tenendo conto quanto segue</w:t>
      </w:r>
      <w:r w:rsidRPr="003A18A1">
        <w:t>:</w:t>
      </w:r>
    </w:p>
    <w:p w14:paraId="204C0DF9" w14:textId="77777777" w:rsidR="00043457" w:rsidRPr="003A18A1" w:rsidRDefault="00043457" w:rsidP="00D851AD">
      <w:pPr>
        <w:pStyle w:val="BodyText"/>
        <w:numPr>
          <w:ilvl w:val="0"/>
          <w:numId w:val="23"/>
        </w:numPr>
      </w:pPr>
      <w:r w:rsidRPr="003A18A1">
        <w:t>sostituire il riferimento a Fatture con Messaggio;</w:t>
      </w:r>
    </w:p>
    <w:p w14:paraId="20C0BC7C" w14:textId="77777777" w:rsidR="00043457" w:rsidRPr="003A18A1" w:rsidRDefault="00043457" w:rsidP="00D851AD">
      <w:pPr>
        <w:pStyle w:val="BodyText"/>
        <w:numPr>
          <w:ilvl w:val="0"/>
          <w:numId w:val="23"/>
        </w:numPr>
      </w:pPr>
      <w:r w:rsidRPr="003A18A1">
        <w:t>sostituire il riferimento a SdI con NSO;</w:t>
      </w:r>
    </w:p>
    <w:p w14:paraId="1D0BAF46" w14:textId="77777777" w:rsidR="00043457" w:rsidRPr="003A18A1" w:rsidRDefault="00043457" w:rsidP="00D851AD">
      <w:pPr>
        <w:pStyle w:val="Trattino"/>
        <w:numPr>
          <w:ilvl w:val="0"/>
          <w:numId w:val="24"/>
        </w:numPr>
      </w:pPr>
      <w:r w:rsidRPr="003A18A1">
        <w:t xml:space="preserve">il web service da utilizzare per ricevere i file è </w:t>
      </w:r>
      <w:r w:rsidRPr="003A18A1">
        <w:rPr>
          <w:i/>
        </w:rPr>
        <w:t xml:space="preserve">RicezioneFatture </w:t>
      </w:r>
      <w:r w:rsidRPr="003A18A1">
        <w:t>descritto al Paragrafo 1.3, tenendo conto che:</w:t>
      </w:r>
    </w:p>
    <w:p w14:paraId="644FDC2E" w14:textId="77777777" w:rsidR="00043457" w:rsidRPr="003A18A1" w:rsidRDefault="00043457" w:rsidP="00C4042C">
      <w:pPr>
        <w:pStyle w:val="Trattino"/>
        <w:numPr>
          <w:ilvl w:val="1"/>
          <w:numId w:val="8"/>
        </w:numPr>
      </w:pPr>
      <w:r w:rsidRPr="003A18A1">
        <w:t>si deve utilizzare l’operazione RiceviFatture descritta al Paragrafo 1.3.1,</w:t>
      </w:r>
    </w:p>
    <w:p w14:paraId="66BEC30D" w14:textId="77777777" w:rsidR="00043457" w:rsidRPr="003A18A1" w:rsidRDefault="00043457" w:rsidP="00C4042C">
      <w:pPr>
        <w:pStyle w:val="Trattino"/>
        <w:numPr>
          <w:ilvl w:val="1"/>
          <w:numId w:val="8"/>
        </w:numPr>
      </w:pPr>
      <w:r w:rsidRPr="003A18A1">
        <w:t>non si deve utilizzare l’operazione NotificaDecorrenzaTermini;</w:t>
      </w:r>
    </w:p>
    <w:p w14:paraId="3F4DAA9B" w14:textId="77777777" w:rsidR="00043457" w:rsidRPr="003A18A1" w:rsidRDefault="00043457" w:rsidP="00D851AD">
      <w:pPr>
        <w:pStyle w:val="Trattino"/>
        <w:numPr>
          <w:ilvl w:val="0"/>
          <w:numId w:val="24"/>
        </w:numPr>
      </w:pPr>
      <w:r w:rsidRPr="003A18A1">
        <w:t xml:space="preserve">Il web service </w:t>
      </w:r>
      <w:r w:rsidRPr="003A18A1">
        <w:rPr>
          <w:i/>
        </w:rPr>
        <w:t xml:space="preserve">SdiTrasmissioneFile </w:t>
      </w:r>
      <w:r w:rsidRPr="003A18A1">
        <w:t>descritto al Paragrafo 2.3 non è utilizzato.</w:t>
      </w:r>
    </w:p>
    <w:p w14:paraId="2196D0D4" w14:textId="77777777" w:rsidR="00440123" w:rsidRPr="003A18A1" w:rsidRDefault="00440123">
      <w:pPr>
        <w:rPr>
          <w:rFonts w:ascii="Frutiger LT 45 Light" w:eastAsia="Times New Roman" w:hAnsi="Frutiger LT 45 Light" w:cs="Times New Roman"/>
          <w:b/>
          <w:bCs/>
          <w:i/>
          <w:iCs/>
          <w:smallCaps/>
        </w:rPr>
      </w:pPr>
      <w:r w:rsidRPr="003A18A1">
        <w:br w:type="page"/>
      </w:r>
    </w:p>
    <w:p w14:paraId="31D62AA9" w14:textId="77777777" w:rsidR="00043457" w:rsidRPr="003A18A1" w:rsidRDefault="00043457" w:rsidP="00766B00">
      <w:pPr>
        <w:pStyle w:val="Heading3"/>
      </w:pPr>
      <w:bookmarkStart w:id="6723" w:name="_Toc465536"/>
      <w:r w:rsidRPr="003A18A1">
        <w:lastRenderedPageBreak/>
        <w:t>Sistema di trasmissione dati tra terminali remoti basato su protocollo FTP (servizio SDIFTP)</w:t>
      </w:r>
      <w:bookmarkEnd w:id="6723"/>
    </w:p>
    <w:p w14:paraId="002F607A" w14:textId="508ED86D"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724"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725"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3.2.4 </w:t>
      </w:r>
      <w:r w:rsidR="00856EB8" w:rsidRPr="003A18A1">
        <w:t xml:space="preserve">- </w:t>
      </w:r>
      <w:r w:rsidRPr="003A18A1">
        <w:t>SISTEMA DI TRASMISSIONE DATI TRA TERMINALI REMOTI BASATO SU PROTOCOLLO FTP (SERVIZIOSDIFTP)</w:t>
      </w:r>
      <w:r w:rsidR="00856EB8" w:rsidRPr="003A18A1">
        <w:t xml:space="preserve">, </w:t>
      </w:r>
      <w:r w:rsidR="00865F0A" w:rsidRPr="003A18A1">
        <w:t>tenendo conto quanto segue</w:t>
      </w:r>
      <w:r w:rsidRPr="003A18A1">
        <w:t>:</w:t>
      </w:r>
    </w:p>
    <w:p w14:paraId="3494DBF2" w14:textId="77777777" w:rsidR="00043457" w:rsidRPr="003A18A1" w:rsidRDefault="00043457" w:rsidP="00D851AD">
      <w:pPr>
        <w:pStyle w:val="BodyText"/>
        <w:numPr>
          <w:ilvl w:val="0"/>
          <w:numId w:val="14"/>
        </w:numPr>
      </w:pPr>
      <w:r w:rsidRPr="003A18A1">
        <w:t>sostituire il riferimento a SdI con NSO,</w:t>
      </w:r>
    </w:p>
    <w:p w14:paraId="4DC6B286" w14:textId="13119B9A"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r w:rsidR="004A592B">
        <w:rPr>
          <w:rStyle w:val="Hyperlink"/>
        </w:rPr>
        <w:fldChar w:fldCharType="begin"/>
      </w:r>
      <w:r w:rsidR="004A592B">
        <w:rPr>
          <w:rStyle w:val="Hyperlink"/>
        </w:rPr>
        <w:instrText xml:space="preserve"> HYPERLINK "http://www.fatturapa.gov.it/export/fatturazione/sdi/Specifiche_tecniche_SdI_v1.5.pdf" </w:instrText>
      </w:r>
      <w:ins w:id="6726"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Pr="003A18A1">
        <w:t xml:space="preserve">; nel caso in cui se ne possiede già uno per lo SdI, questo è applicabile anche per NSO. </w:t>
      </w:r>
    </w:p>
    <w:p w14:paraId="5ABB9E36" w14:textId="258B19CB" w:rsidR="00043457" w:rsidRPr="003A18A1" w:rsidRDefault="00043457" w:rsidP="009D2E26">
      <w:pPr>
        <w:pStyle w:val="BodyText"/>
      </w:pPr>
      <w:r w:rsidRPr="003A18A1">
        <w:t xml:space="preserve">I dettagli del servizio sono definiti nel documento </w:t>
      </w:r>
      <w:r w:rsidR="004A592B">
        <w:rPr>
          <w:rStyle w:val="Hyperlink"/>
        </w:rPr>
        <w:fldChar w:fldCharType="begin"/>
      </w:r>
      <w:r w:rsidR="004A592B">
        <w:rPr>
          <w:rStyle w:val="Hyperlink"/>
        </w:rPr>
        <w:instrText xml:space="preserve"> HYPERLINK "http://www.fatturapa.gov.it/export/fatturazione/sdi/ftp/v2.0/Specifiche_tecniche_FTP_v2.0.pdf" </w:instrText>
      </w:r>
      <w:ins w:id="6727" w:author="Cernigliaro, Giuseppe (IT - Bologna)" w:date="2019-02-07T20:53:00Z">
        <w:r w:rsidR="004A592B">
          <w:rPr>
            <w:rStyle w:val="Hyperlink"/>
          </w:rPr>
        </w:r>
      </w:ins>
      <w:r w:rsidR="004A592B">
        <w:rPr>
          <w:rStyle w:val="Hyperlink"/>
        </w:rPr>
        <w:fldChar w:fldCharType="separate"/>
      </w:r>
      <w:r w:rsidRPr="003A18A1">
        <w:rPr>
          <w:rStyle w:val="Hyperlink"/>
        </w:rPr>
        <w:t>Istruzioni per il servizio SDIFTP</w:t>
      </w:r>
      <w:r w:rsidR="004A592B">
        <w:rPr>
          <w:rStyle w:val="Hyperlink"/>
        </w:rPr>
        <w:fldChar w:fldCharType="end"/>
      </w:r>
      <w:r w:rsidRPr="003A18A1">
        <w:t xml:space="preserve"> da utilizzare tenendo conto quanto segue:</w:t>
      </w:r>
    </w:p>
    <w:p w14:paraId="6AB16E28" w14:textId="77777777" w:rsidR="00043457" w:rsidRPr="003A18A1" w:rsidRDefault="00043457" w:rsidP="00D851AD">
      <w:pPr>
        <w:pStyle w:val="BodyText"/>
        <w:numPr>
          <w:ilvl w:val="0"/>
          <w:numId w:val="23"/>
        </w:numPr>
      </w:pPr>
      <w:r w:rsidRPr="003A18A1">
        <w:t>sostituire il riferimento a Fatture con Messaggio;</w:t>
      </w:r>
    </w:p>
    <w:p w14:paraId="33DBEDFE" w14:textId="77777777" w:rsidR="00043457" w:rsidRPr="003A18A1" w:rsidRDefault="00043457" w:rsidP="00D851AD">
      <w:pPr>
        <w:pStyle w:val="BodyText"/>
        <w:numPr>
          <w:ilvl w:val="0"/>
          <w:numId w:val="23"/>
        </w:numPr>
        <w:rPr>
          <w:szCs w:val="20"/>
        </w:rPr>
      </w:pPr>
      <w:r w:rsidRPr="003A18A1">
        <w:t>NSO utilizza le strutture dello SdI per i Messaggi usufruendo dello stesso canale;</w:t>
      </w:r>
    </w:p>
    <w:p w14:paraId="1745ED9C" w14:textId="3C93F749" w:rsidR="00043457" w:rsidRPr="003A18A1" w:rsidRDefault="00043457" w:rsidP="00D851AD">
      <w:pPr>
        <w:pStyle w:val="Trattino"/>
        <w:numPr>
          <w:ilvl w:val="0"/>
          <w:numId w:val="24"/>
        </w:numPr>
      </w:pPr>
      <w:r w:rsidRPr="003A18A1">
        <w:t xml:space="preserve">considerare tra i Requisiti di Trasmissione (v. Paragrafo </w:t>
      </w:r>
      <w:r w:rsidR="00A34DD2" w:rsidRPr="003A18A1">
        <w:fldChar w:fldCharType="begin"/>
      </w:r>
      <w:r w:rsidR="006D52D9" w:rsidRPr="003A18A1">
        <w:instrText xml:space="preserve"> REF _Ref500713148 \r \h </w:instrText>
      </w:r>
      <w:r w:rsidR="00CF0A6F" w:rsidRPr="003A18A1">
        <w:instrText xml:space="preserve"> \* MERGEFORMAT </w:instrText>
      </w:r>
      <w:r w:rsidR="00A34DD2" w:rsidRPr="003A18A1">
        <w:fldChar w:fldCharType="separate"/>
      </w:r>
      <w:ins w:id="6728" w:author="Cernigliaro, Giuseppe (IT - Bologna)" w:date="2019-02-07T20:54:00Z">
        <w:r w:rsidR="004A592B">
          <w:t>1.2</w:t>
        </w:r>
      </w:ins>
      <w:del w:id="6729" w:author="Cernigliaro, Giuseppe (IT - Bologna)" w:date="2019-02-07T20:53:00Z">
        <w:r w:rsidR="006D52D9" w:rsidRPr="003A18A1" w:rsidDel="004A592B">
          <w:delText>2</w:delText>
        </w:r>
      </w:del>
      <w:r w:rsidR="00A34DD2" w:rsidRPr="003A18A1">
        <w:fldChar w:fldCharType="end"/>
      </w:r>
      <w:r w:rsidRPr="003A18A1">
        <w:t>) l’ulteriore tipologia di interazione consistente nella ricezione e trasmissione degli Ordini;</w:t>
      </w:r>
    </w:p>
    <w:p w14:paraId="70B94652" w14:textId="119A981D" w:rsidR="00043457" w:rsidRPr="003A18A1" w:rsidRDefault="00043457" w:rsidP="00D851AD">
      <w:pPr>
        <w:pStyle w:val="Trattino"/>
        <w:numPr>
          <w:ilvl w:val="0"/>
          <w:numId w:val="24"/>
        </w:numPr>
      </w:pPr>
      <w:r w:rsidRPr="003A18A1">
        <w:t xml:space="preserve">la connessione al servizio in Disaster Recovery (v. Paragrafo </w:t>
      </w:r>
      <w:r w:rsidR="00A34DD2" w:rsidRPr="003A18A1">
        <w:fldChar w:fldCharType="begin"/>
      </w:r>
      <w:r w:rsidR="006D52D9" w:rsidRPr="003A18A1">
        <w:instrText xml:space="preserve"> REF _Ref499025607 \r \h </w:instrText>
      </w:r>
      <w:r w:rsidR="00CF0A6F" w:rsidRPr="003A18A1">
        <w:instrText xml:space="preserve"> \* MERGEFORMAT </w:instrText>
      </w:r>
      <w:r w:rsidR="00A34DD2" w:rsidRPr="003A18A1">
        <w:fldChar w:fldCharType="separate"/>
      </w:r>
      <w:ins w:id="6730" w:author="Cernigliaro, Giuseppe (IT - Bologna)" w:date="2019-02-07T20:54:00Z">
        <w:r w:rsidR="004A592B">
          <w:t>0</w:t>
        </w:r>
      </w:ins>
      <w:del w:id="6731" w:author="Cernigliaro, Giuseppe (IT - Bologna)" w:date="2019-02-07T20:53:00Z">
        <w:r w:rsidR="006D52D9" w:rsidRPr="003A18A1" w:rsidDel="004A592B">
          <w:delText>2.2</w:delText>
        </w:r>
      </w:del>
      <w:r w:rsidR="00A34DD2" w:rsidRPr="003A18A1">
        <w:fldChar w:fldCharType="end"/>
      </w:r>
      <w:r w:rsidRPr="003A18A1">
        <w:t>) non è prevista nel corso della fase di sperimentazione;</w:t>
      </w:r>
    </w:p>
    <w:p w14:paraId="0ECBB107" w14:textId="77777777" w:rsidR="00043457" w:rsidRPr="003A18A1" w:rsidRDefault="00043457" w:rsidP="00D851AD">
      <w:pPr>
        <w:pStyle w:val="Trattino"/>
        <w:numPr>
          <w:ilvl w:val="0"/>
          <w:numId w:val="24"/>
        </w:numPr>
      </w:pPr>
      <w:r w:rsidRPr="003A18A1">
        <w:t>il valore del parametro NumeroFile/File/Tipo sarà “OZ”;</w:t>
      </w:r>
    </w:p>
    <w:p w14:paraId="37530920" w14:textId="77777777" w:rsidR="00043457" w:rsidRPr="003A18A1" w:rsidRDefault="00043457" w:rsidP="00D851AD">
      <w:pPr>
        <w:pStyle w:val="Trattino"/>
        <w:numPr>
          <w:ilvl w:val="0"/>
          <w:numId w:val="24"/>
        </w:numPr>
      </w:pPr>
      <w:r w:rsidRPr="003A18A1">
        <w:t>per la sperimentazione il numero sequenziale di tre cifre da utilizzare è compreso tra 995 e 999, con un range più ristretto rispetto a quanto descritto nel presente documento.</w:t>
      </w:r>
    </w:p>
    <w:p w14:paraId="0791D138" w14:textId="77777777" w:rsidR="00043457" w:rsidRPr="003A18A1" w:rsidRDefault="00043457" w:rsidP="00043457">
      <w:pPr>
        <w:rPr>
          <w:rFonts w:ascii="Frutiger LT 45 Light" w:hAnsi="Frutiger LT 45 Light"/>
          <w:b/>
          <w:bCs/>
          <w:smallCaps/>
        </w:rPr>
      </w:pPr>
      <w:r w:rsidRPr="003A18A1">
        <w:rPr>
          <w:rFonts w:ascii="Frutiger LT 45 Light" w:hAnsi="Frutiger LT 45 Light"/>
        </w:rPr>
        <w:br w:type="page"/>
      </w:r>
    </w:p>
    <w:p w14:paraId="0013F47D" w14:textId="77777777" w:rsidR="00043457" w:rsidRPr="003A18A1" w:rsidRDefault="00043457" w:rsidP="00043457">
      <w:pPr>
        <w:pStyle w:val="Heading2"/>
      </w:pPr>
      <w:bookmarkStart w:id="6732" w:name="_Ref499575663"/>
      <w:bookmarkStart w:id="6733" w:name="_Toc465537"/>
      <w:r w:rsidRPr="003A18A1">
        <w:lastRenderedPageBreak/>
        <w:t>Modalità di invio delle Notifiche da parte di NSO</w:t>
      </w:r>
      <w:bookmarkEnd w:id="6732"/>
      <w:bookmarkEnd w:id="6733"/>
    </w:p>
    <w:p w14:paraId="18971A28" w14:textId="0AACEC7A" w:rsidR="00043457" w:rsidRPr="003A18A1" w:rsidRDefault="00043457" w:rsidP="009D2E26">
      <w:pPr>
        <w:pStyle w:val="BodyText"/>
      </w:pPr>
      <w:r w:rsidRPr="003A18A1">
        <w:t xml:space="preserve">NSO si avvale della struttura di SdI per l’inoltro delle Notifiche; per tale motivo si può fare riferimento a quanto disposto nelle Specifiche tecniche dello SdI pubblicate sul sito web </w:t>
      </w:r>
      <w:r w:rsidR="004A592B">
        <w:fldChar w:fldCharType="begin"/>
      </w:r>
      <w:r w:rsidR="004A592B">
        <w:instrText xml:space="preserve"> HYPERLINK "http://www.fatturapa.gov.it" </w:instrText>
      </w:r>
      <w:ins w:id="6734" w:author="Cernigliaro, Giuseppe (IT - Bologna)" w:date="2019-02-07T20:53:00Z"/>
      <w:r w:rsidR="004A592B">
        <w:fldChar w:fldCharType="separate"/>
      </w:r>
      <w:r w:rsidRPr="003A18A1">
        <w:t>www.fatturapa.gov.it</w:t>
      </w:r>
      <w:r w:rsidR="004A592B">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735"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3.3 </w:t>
      </w:r>
      <w:r w:rsidR="00856EB8" w:rsidRPr="003A18A1">
        <w:t xml:space="preserve">- </w:t>
      </w:r>
      <w:r w:rsidRPr="003A18A1">
        <w:t>MODALITÀ DI  INOLTRO DELLE</w:t>
      </w:r>
      <w:r w:rsidR="00856EB8" w:rsidRPr="003A18A1">
        <w:t xml:space="preserve"> COMUNICAZIONI DA PARTE DEL SDI,</w:t>
      </w:r>
      <w:r w:rsidRPr="003A18A1">
        <w:t xml:space="preserve"> con l’accortezza di:</w:t>
      </w:r>
    </w:p>
    <w:p w14:paraId="77D33397" w14:textId="77777777" w:rsidR="00043457" w:rsidRPr="003A18A1" w:rsidRDefault="00043457" w:rsidP="00D851AD">
      <w:pPr>
        <w:pStyle w:val="BodyText"/>
        <w:numPr>
          <w:ilvl w:val="0"/>
          <w:numId w:val="14"/>
        </w:numPr>
      </w:pPr>
      <w:r w:rsidRPr="003A18A1">
        <w:t>sostituire il riferimento a SdI con NSO;</w:t>
      </w:r>
    </w:p>
    <w:p w14:paraId="7C6F2527" w14:textId="58320FA3" w:rsidR="00043457" w:rsidRPr="003A18A1" w:rsidRDefault="00551854" w:rsidP="00D851AD">
      <w:pPr>
        <w:pStyle w:val="BodyText"/>
        <w:numPr>
          <w:ilvl w:val="0"/>
          <w:numId w:val="14"/>
        </w:numPr>
      </w:pPr>
      <w:r w:rsidRPr="003A18A1">
        <w:t xml:space="preserve">rispettare </w:t>
      </w:r>
      <w:r w:rsidR="00043457" w:rsidRPr="003A18A1">
        <w:t>la struttura XML dei file di comunicazione</w:t>
      </w:r>
      <w:r w:rsidRPr="003A18A1">
        <w:t xml:space="preserve"> che</w:t>
      </w:r>
      <w:r w:rsidR="001D5DA9" w:rsidRPr="003A18A1">
        <w:t xml:space="preserve"> </w:t>
      </w:r>
      <w:r w:rsidR="00043457" w:rsidRPr="003A18A1">
        <w:t xml:space="preserve">è dettagliata nel Paragrafo </w:t>
      </w:r>
      <w:r w:rsidR="00A34DD2" w:rsidRPr="003A18A1">
        <w:fldChar w:fldCharType="begin"/>
      </w:r>
      <w:r w:rsidR="006923DC" w:rsidRPr="003A18A1">
        <w:instrText xml:space="preserve"> REF _Ref500672143 \r \h </w:instrText>
      </w:r>
      <w:r w:rsidR="00CF0A6F" w:rsidRPr="003A18A1">
        <w:instrText xml:space="preserve"> \* MERGEFORMAT </w:instrText>
      </w:r>
      <w:r w:rsidR="00A34DD2" w:rsidRPr="003A18A1">
        <w:fldChar w:fldCharType="separate"/>
      </w:r>
      <w:ins w:id="6736" w:author="Cernigliaro, Giuseppe (IT - Bologna)" w:date="2019-02-07T20:54:00Z">
        <w:r w:rsidR="004A592B">
          <w:t>0</w:t>
        </w:r>
      </w:ins>
      <w:del w:id="6737" w:author="Cernigliaro, Giuseppe (IT - Bologna)" w:date="2019-02-07T20:53:00Z">
        <w:r w:rsidR="00CC0705" w:rsidRPr="003A18A1" w:rsidDel="004A592B">
          <w:delText>4.2.2</w:delText>
        </w:r>
      </w:del>
      <w:r w:rsidR="00A34DD2" w:rsidRPr="003A18A1">
        <w:fldChar w:fldCharType="end"/>
      </w:r>
      <w:r w:rsidR="00043457" w:rsidRPr="003A18A1">
        <w:t>;</w:t>
      </w:r>
    </w:p>
    <w:p w14:paraId="4EF13630" w14:textId="77777777" w:rsidR="00043457" w:rsidRPr="003A18A1" w:rsidRDefault="00551854" w:rsidP="00D851AD">
      <w:pPr>
        <w:pStyle w:val="BodyText"/>
        <w:numPr>
          <w:ilvl w:val="0"/>
          <w:numId w:val="14"/>
        </w:numPr>
      </w:pPr>
      <w:r w:rsidRPr="003A18A1">
        <w:t>nel corso della sperimentazione, utilizzare canali diversi dall’invio telematico, in quanto non disponibile</w:t>
      </w:r>
      <w:r w:rsidR="00043457" w:rsidRPr="003A18A1">
        <w:t>.</w:t>
      </w:r>
    </w:p>
    <w:p w14:paraId="16B8B45E" w14:textId="77777777" w:rsidR="00043457" w:rsidRPr="003A18A1" w:rsidRDefault="00043457" w:rsidP="005A65FB">
      <w:pPr>
        <w:pStyle w:val="Heading1"/>
      </w:pPr>
      <w:bookmarkStart w:id="6738" w:name="_Ref499488968"/>
      <w:bookmarkStart w:id="6739" w:name="_Toc465538"/>
      <w:r w:rsidRPr="003A18A1">
        <w:lastRenderedPageBreak/>
        <w:t>Procedure di accreditamento a NSO</w:t>
      </w:r>
      <w:bookmarkEnd w:id="6739"/>
    </w:p>
    <w:p w14:paraId="46EC4753" w14:textId="77777777" w:rsidR="00043457" w:rsidRPr="003A18A1" w:rsidRDefault="00043457" w:rsidP="00043457">
      <w:pPr>
        <w:pStyle w:val="Heading2"/>
      </w:pPr>
      <w:bookmarkStart w:id="6740" w:name="_Toc465539"/>
      <w:r w:rsidRPr="003A18A1">
        <w:t>Procedura per l’accreditamento del Trasmittente</w:t>
      </w:r>
      <w:bookmarkEnd w:id="6740"/>
    </w:p>
    <w:p w14:paraId="7179186F" w14:textId="0E05BDCF" w:rsidR="00043457" w:rsidRPr="003A18A1" w:rsidRDefault="00043457" w:rsidP="009D2E26">
      <w:pPr>
        <w:pStyle w:val="BodyText"/>
      </w:pPr>
      <w:r w:rsidRPr="003A18A1">
        <w:t xml:space="preserve">NSO si avvale della struttura di SdI per l’accreditamento del Trasmittente;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741"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742"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 xml:space="preserve">Paragrafo 4.2 </w:t>
      </w:r>
      <w:r w:rsidR="00856EB8" w:rsidRPr="003A18A1">
        <w:t xml:space="preserve">- </w:t>
      </w:r>
      <w:r w:rsidRPr="003A18A1">
        <w:t>PROCEDURA PER L’ACCREDITAMENTO DEL TRASMITTENTE  AI FINI DELL’INTERAZIONE CON IL SDI</w:t>
      </w:r>
      <w:r w:rsidR="00856EB8" w:rsidRPr="003A18A1">
        <w:t>,</w:t>
      </w:r>
      <w:r w:rsidRPr="003A18A1">
        <w:t xml:space="preserve"> con l’accortezza di:</w:t>
      </w:r>
    </w:p>
    <w:p w14:paraId="4DAB5FFF" w14:textId="77777777" w:rsidR="00043457" w:rsidRPr="003A18A1" w:rsidRDefault="00043457" w:rsidP="00D851AD">
      <w:pPr>
        <w:pStyle w:val="BodyText"/>
        <w:numPr>
          <w:ilvl w:val="0"/>
          <w:numId w:val="16"/>
        </w:numPr>
      </w:pPr>
      <w:r w:rsidRPr="003A18A1">
        <w:t>sostituire il riferimento a SdI con NSO;</w:t>
      </w:r>
    </w:p>
    <w:p w14:paraId="428E9546" w14:textId="0D4F6340" w:rsidR="00043457" w:rsidRPr="003A18A1" w:rsidRDefault="00CA141A" w:rsidP="00D851AD">
      <w:pPr>
        <w:pStyle w:val="BodyText"/>
        <w:numPr>
          <w:ilvl w:val="0"/>
          <w:numId w:val="16"/>
        </w:numPr>
      </w:pPr>
      <w:r w:rsidRPr="003A18A1">
        <w:t>in osservanza ai requisiti previsti dal</w:t>
      </w:r>
      <w:r w:rsidR="00043457" w:rsidRPr="003A18A1">
        <w:t>l’adesione e la sottoscrizione di un accordo di servizio con NSO</w:t>
      </w:r>
      <w:r w:rsidRPr="003A18A1">
        <w:t>,</w:t>
      </w:r>
      <w:r w:rsidR="00043457" w:rsidRPr="003A18A1">
        <w:t xml:space="preserve"> crea</w:t>
      </w:r>
      <w:r w:rsidRPr="003A18A1">
        <w:t>re</w:t>
      </w:r>
      <w:r w:rsidR="00043457" w:rsidRPr="003A18A1">
        <w:t xml:space="preserve"> un client che rispetti quanto descritto nelle “</w:t>
      </w:r>
      <w:r w:rsidR="004A592B">
        <w:rPr>
          <w:rStyle w:val="Hyperlink"/>
        </w:rPr>
        <w:fldChar w:fldCharType="begin"/>
      </w:r>
      <w:r w:rsidR="004A592B">
        <w:rPr>
          <w:rStyle w:val="Hyperlink"/>
        </w:rPr>
        <w:instrText xml:space="preserve"> HYPERLINK "http://www.fatturapa.gov.it/export/fatturazione/sdi/Specifiche_tecniche_SdI_v1.5.pdf" </w:instrText>
      </w:r>
      <w:ins w:id="6743"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043457" w:rsidRPr="003A18A1">
        <w:t xml:space="preserve">”; nel caso in cui si possegga già un accordo di servizio per lo SdI, questo è applicabile anche per NSO; </w:t>
      </w:r>
    </w:p>
    <w:p w14:paraId="73017DE3" w14:textId="77777777" w:rsidR="00043457" w:rsidRPr="003A18A1" w:rsidRDefault="00043457" w:rsidP="00D851AD">
      <w:pPr>
        <w:pStyle w:val="BodyText"/>
        <w:numPr>
          <w:ilvl w:val="0"/>
          <w:numId w:val="16"/>
        </w:numPr>
      </w:pPr>
      <w:r w:rsidRPr="003A18A1">
        <w:t>per quanto attiene all'accordo disciplinare, sostituire la fattura elettronica con l’Ordine;</w:t>
      </w:r>
    </w:p>
    <w:p w14:paraId="1B47570B" w14:textId="77777777" w:rsidR="00043457" w:rsidRPr="003A18A1" w:rsidRDefault="00043457" w:rsidP="00D851AD">
      <w:pPr>
        <w:pStyle w:val="BodyText"/>
        <w:numPr>
          <w:ilvl w:val="0"/>
          <w:numId w:val="16"/>
        </w:numPr>
      </w:pPr>
      <w:r w:rsidRPr="003A18A1">
        <w:t xml:space="preserve">nel corso della sperimentazione, </w:t>
      </w:r>
      <w:r w:rsidR="00CA141A" w:rsidRPr="003A18A1">
        <w:t>utilizzare canali diversi dall’</w:t>
      </w:r>
      <w:r w:rsidRPr="003A18A1">
        <w:t>invio telematico</w:t>
      </w:r>
      <w:r w:rsidR="00CA141A" w:rsidRPr="003A18A1">
        <w:t>, in quanto</w:t>
      </w:r>
      <w:r w:rsidRPr="003A18A1">
        <w:t xml:space="preserve"> non disponibile.</w:t>
      </w:r>
    </w:p>
    <w:p w14:paraId="1AE2F1ED" w14:textId="77777777" w:rsidR="00043457" w:rsidRPr="003A18A1" w:rsidRDefault="00043457" w:rsidP="00043457">
      <w:pPr>
        <w:pStyle w:val="Heading2"/>
      </w:pPr>
      <w:bookmarkStart w:id="6744" w:name="_Ref499623523"/>
      <w:bookmarkStart w:id="6745" w:name="_Ref500671840"/>
      <w:bookmarkStart w:id="6746" w:name="_Toc465540"/>
      <w:r w:rsidRPr="003A18A1">
        <w:t>Procedura per l’accreditamento del Ricevente</w:t>
      </w:r>
      <w:bookmarkEnd w:id="6738"/>
      <w:bookmarkEnd w:id="6744"/>
      <w:bookmarkEnd w:id="6745"/>
      <w:bookmarkEnd w:id="6746"/>
    </w:p>
    <w:p w14:paraId="0F67DC07" w14:textId="2460C2FC" w:rsidR="00043457" w:rsidRPr="003A18A1" w:rsidRDefault="00043457" w:rsidP="009D2E26">
      <w:pPr>
        <w:pStyle w:val="BodyText"/>
      </w:pPr>
      <w:r w:rsidRPr="003A18A1">
        <w:t xml:space="preserve">NSO si avvale della struttura di SdI per l’accreditamento del Ricevente; per tale motivo si può fare riferimento a quanto disposto nelle Specifiche tecniche dello SdI pubblicate sul sito web </w:t>
      </w:r>
      <w:r w:rsidR="004A592B">
        <w:rPr>
          <w:rStyle w:val="Hyperlink"/>
        </w:rPr>
        <w:fldChar w:fldCharType="begin"/>
      </w:r>
      <w:r w:rsidR="004A592B">
        <w:rPr>
          <w:rStyle w:val="Hyperlink"/>
        </w:rPr>
        <w:instrText xml:space="preserve"> HYPERLINK "http://www.fatturapa.gov.it" </w:instrText>
      </w:r>
      <w:ins w:id="6747" w:author="Cernigliaro, Giuseppe (IT - Bologna)" w:date="2019-02-07T20:53:00Z">
        <w:r w:rsidR="004A592B">
          <w:rPr>
            <w:rStyle w:val="Hyperlink"/>
          </w:rPr>
        </w:r>
      </w:ins>
      <w:r w:rsidR="004A592B">
        <w:rPr>
          <w:rStyle w:val="Hyperlink"/>
        </w:rPr>
        <w:fldChar w:fldCharType="separate"/>
      </w:r>
      <w:r w:rsidRPr="003A18A1">
        <w:rPr>
          <w:rStyle w:val="Hyperlink"/>
        </w:rPr>
        <w:t>www.fatturapa.gov.it</w:t>
      </w:r>
      <w:r w:rsidR="004A592B">
        <w:rPr>
          <w:rStyle w:val="Hyperlink"/>
        </w:rPr>
        <w:fldChar w:fldCharType="end"/>
      </w:r>
      <w:r w:rsidRPr="003A18A1">
        <w:t xml:space="preserve"> all’interno delle  </w:t>
      </w:r>
      <w:r w:rsidR="004A592B">
        <w:rPr>
          <w:rStyle w:val="Hyperlink"/>
        </w:rPr>
        <w:fldChar w:fldCharType="begin"/>
      </w:r>
      <w:r w:rsidR="004A592B">
        <w:rPr>
          <w:rStyle w:val="Hyperlink"/>
        </w:rPr>
        <w:instrText xml:space="preserve"> HYPERLINK "http://www.fatturapa.gov.it/export/fatturazione/sdi/Specifiche_tecniche_SdI_v1.5.pdf" </w:instrText>
      </w:r>
      <w:ins w:id="6748" w:author="Cernigliaro, Giuseppe (IT - Bologna)" w:date="2019-02-07T20:53:00Z">
        <w:r w:rsidR="004A592B">
          <w:rPr>
            <w:rStyle w:val="Hyperlink"/>
          </w:rPr>
        </w:r>
      </w:ins>
      <w:r w:rsidR="004A592B">
        <w:rPr>
          <w:rStyle w:val="Hyperlink"/>
        </w:rPr>
        <w:fldChar w:fldCharType="separate"/>
      </w:r>
      <w:r w:rsidR="00C752E9" w:rsidRPr="003A18A1">
        <w:rPr>
          <w:rStyle w:val="Hyperlink"/>
        </w:rPr>
        <w:t>Specifiche tecniche relative al Sistema di Interscambio versione 1.6</w:t>
      </w:r>
      <w:r w:rsidR="004A592B">
        <w:rPr>
          <w:rStyle w:val="Hyperlink"/>
        </w:rPr>
        <w:fldChar w:fldCharType="end"/>
      </w:r>
      <w:r w:rsidR="00856EB8" w:rsidRPr="003A18A1">
        <w:t xml:space="preserve">, </w:t>
      </w:r>
      <w:r w:rsidRPr="003A18A1">
        <w:t>Paragrafo 4.1</w:t>
      </w:r>
      <w:r w:rsidRPr="003A18A1">
        <w:rPr>
          <w:i/>
        </w:rPr>
        <w:t xml:space="preserve"> </w:t>
      </w:r>
      <w:r w:rsidRPr="003A18A1">
        <w:t xml:space="preserve">PROCEDURA PER L’ACCREDITAMENTO DEL RICEVENTE  AI FINI DELL’INTERAZIONE CON IL SDI </w:t>
      </w:r>
      <w:r w:rsidR="00865F0A" w:rsidRPr="003A18A1">
        <w:t>tenendo conto quanto segue</w:t>
      </w:r>
      <w:r w:rsidRPr="003A18A1">
        <w:t>:</w:t>
      </w:r>
    </w:p>
    <w:p w14:paraId="1E70C499" w14:textId="77777777" w:rsidR="00043457" w:rsidRPr="003A18A1" w:rsidRDefault="00043457" w:rsidP="00D851AD">
      <w:pPr>
        <w:pStyle w:val="BodyText"/>
        <w:numPr>
          <w:ilvl w:val="0"/>
          <w:numId w:val="14"/>
        </w:numPr>
      </w:pPr>
      <w:r w:rsidRPr="003A18A1">
        <w:t>sostituire il riferimento a SdI con NSO;</w:t>
      </w:r>
    </w:p>
    <w:p w14:paraId="6732E311" w14:textId="77777777" w:rsidR="00043457" w:rsidRPr="003A18A1" w:rsidRDefault="00043457" w:rsidP="00D851AD">
      <w:pPr>
        <w:pStyle w:val="BodyText"/>
        <w:numPr>
          <w:ilvl w:val="0"/>
          <w:numId w:val="14"/>
        </w:numPr>
      </w:pPr>
      <w:r w:rsidRPr="003A18A1">
        <w:t xml:space="preserve">registrare a sistema il “type of identifier”, associato alla terza parte ove fosse diversa da NSO e da PEPPOL, in modo tale da comunicare che il proprio </w:t>
      </w:r>
      <w:r w:rsidRPr="003A18A1">
        <w:rPr>
          <w:i/>
        </w:rPr>
        <w:t>dominio di identificazione</w:t>
      </w:r>
      <w:r w:rsidRPr="003A18A1">
        <w:t xml:space="preserve"> è caratterizzato da un identificativo particolare;</w:t>
      </w:r>
    </w:p>
    <w:p w14:paraId="263DF9F0" w14:textId="77777777" w:rsidR="00043457" w:rsidRPr="003A18A1" w:rsidRDefault="00043457" w:rsidP="00D851AD">
      <w:pPr>
        <w:pStyle w:val="BodyText"/>
        <w:numPr>
          <w:ilvl w:val="0"/>
          <w:numId w:val="14"/>
        </w:numPr>
      </w:pPr>
      <w:r w:rsidRPr="003A18A1">
        <w:t>nel caso in cui si possegga già un accordo di servizio per lo SdI, questo è applicabile anche per NSO;</w:t>
      </w:r>
    </w:p>
    <w:p w14:paraId="32AA4235" w14:textId="77777777" w:rsidR="00043457" w:rsidRPr="003A18A1" w:rsidRDefault="00043457" w:rsidP="00D851AD">
      <w:pPr>
        <w:pStyle w:val="BodyText"/>
        <w:numPr>
          <w:ilvl w:val="0"/>
          <w:numId w:val="14"/>
        </w:numPr>
      </w:pPr>
      <w:r w:rsidRPr="003A18A1">
        <w:t xml:space="preserve">per quanto attiene all'accordo disciplinare, sostituire la fattura elettronica con l’Ordine. </w:t>
      </w:r>
    </w:p>
    <w:p w14:paraId="48BAB2CF" w14:textId="77777777" w:rsidR="00043457" w:rsidRPr="003A18A1" w:rsidRDefault="00732DA2" w:rsidP="005A65FB">
      <w:pPr>
        <w:pStyle w:val="Heading1"/>
      </w:pPr>
      <w:bookmarkStart w:id="6749" w:name="_Toc499490366"/>
      <w:bookmarkStart w:id="6750" w:name="_Toc499491510"/>
      <w:bookmarkStart w:id="6751" w:name="_Toc499492655"/>
      <w:bookmarkStart w:id="6752" w:name="_Toc499493811"/>
      <w:bookmarkStart w:id="6753" w:name="_Toc499494963"/>
      <w:bookmarkStart w:id="6754" w:name="_Toc499496115"/>
      <w:bookmarkStart w:id="6755" w:name="_Toc499498419"/>
      <w:bookmarkStart w:id="6756" w:name="_Toc499497270"/>
      <w:bookmarkStart w:id="6757" w:name="_Toc499490367"/>
      <w:bookmarkStart w:id="6758" w:name="_Toc499491511"/>
      <w:bookmarkStart w:id="6759" w:name="_Toc499492656"/>
      <w:bookmarkStart w:id="6760" w:name="_Toc499493812"/>
      <w:bookmarkStart w:id="6761" w:name="_Toc499494964"/>
      <w:bookmarkStart w:id="6762" w:name="_Toc499496116"/>
      <w:bookmarkStart w:id="6763" w:name="_Toc499498420"/>
      <w:bookmarkStart w:id="6764" w:name="_Toc499497271"/>
      <w:bookmarkStart w:id="6765" w:name="_Toc499490410"/>
      <w:bookmarkStart w:id="6766" w:name="_Toc499491554"/>
      <w:bookmarkStart w:id="6767" w:name="_Toc499492699"/>
      <w:bookmarkStart w:id="6768" w:name="_Toc499493855"/>
      <w:bookmarkStart w:id="6769" w:name="_Toc499495007"/>
      <w:bookmarkStart w:id="6770" w:name="_Toc499496159"/>
      <w:bookmarkStart w:id="6771" w:name="_Toc499498463"/>
      <w:bookmarkStart w:id="6772" w:name="_Toc499497314"/>
      <w:bookmarkStart w:id="6773" w:name="_Toc499490411"/>
      <w:bookmarkStart w:id="6774" w:name="_Toc499491555"/>
      <w:bookmarkStart w:id="6775" w:name="_Toc499492700"/>
      <w:bookmarkStart w:id="6776" w:name="_Toc499493856"/>
      <w:bookmarkStart w:id="6777" w:name="_Toc499495008"/>
      <w:bookmarkStart w:id="6778" w:name="_Toc499496160"/>
      <w:bookmarkStart w:id="6779" w:name="_Toc499498464"/>
      <w:bookmarkStart w:id="6780" w:name="_Toc499497315"/>
      <w:bookmarkStart w:id="6781" w:name="_Toc499490412"/>
      <w:bookmarkStart w:id="6782" w:name="_Toc499491556"/>
      <w:bookmarkStart w:id="6783" w:name="_Toc499492701"/>
      <w:bookmarkStart w:id="6784" w:name="_Toc499493857"/>
      <w:bookmarkStart w:id="6785" w:name="_Toc499495009"/>
      <w:bookmarkStart w:id="6786" w:name="_Toc499496161"/>
      <w:bookmarkStart w:id="6787" w:name="_Toc499498465"/>
      <w:bookmarkStart w:id="6788" w:name="_Toc499497316"/>
      <w:bookmarkStart w:id="6789" w:name="_Toc499490413"/>
      <w:bookmarkStart w:id="6790" w:name="_Toc499491557"/>
      <w:bookmarkStart w:id="6791" w:name="_Toc499492702"/>
      <w:bookmarkStart w:id="6792" w:name="_Toc499493858"/>
      <w:bookmarkStart w:id="6793" w:name="_Toc499495010"/>
      <w:bookmarkStart w:id="6794" w:name="_Toc499496162"/>
      <w:bookmarkStart w:id="6795" w:name="_Toc499498466"/>
      <w:bookmarkStart w:id="6796" w:name="_Toc499497317"/>
      <w:bookmarkStart w:id="6797" w:name="_Toc499490421"/>
      <w:bookmarkStart w:id="6798" w:name="_Toc499491565"/>
      <w:bookmarkStart w:id="6799" w:name="_Toc499492710"/>
      <w:bookmarkStart w:id="6800" w:name="_Toc499493866"/>
      <w:bookmarkStart w:id="6801" w:name="_Toc499495018"/>
      <w:bookmarkStart w:id="6802" w:name="_Toc499496170"/>
      <w:bookmarkStart w:id="6803" w:name="_Toc499498474"/>
      <w:bookmarkStart w:id="6804" w:name="_Toc499497325"/>
      <w:bookmarkStart w:id="6805" w:name="_Toc499490426"/>
      <w:bookmarkStart w:id="6806" w:name="_Toc499491570"/>
      <w:bookmarkStart w:id="6807" w:name="_Toc499492715"/>
      <w:bookmarkStart w:id="6808" w:name="_Toc499493871"/>
      <w:bookmarkStart w:id="6809" w:name="_Toc499495023"/>
      <w:bookmarkStart w:id="6810" w:name="_Toc499496175"/>
      <w:bookmarkStart w:id="6811" w:name="_Toc499498479"/>
      <w:bookmarkStart w:id="6812" w:name="_Toc499497330"/>
      <w:bookmarkStart w:id="6813" w:name="_Toc499490431"/>
      <w:bookmarkStart w:id="6814" w:name="_Toc499491575"/>
      <w:bookmarkStart w:id="6815" w:name="_Toc499492720"/>
      <w:bookmarkStart w:id="6816" w:name="_Toc499493876"/>
      <w:bookmarkStart w:id="6817" w:name="_Toc499495028"/>
      <w:bookmarkStart w:id="6818" w:name="_Toc499496180"/>
      <w:bookmarkStart w:id="6819" w:name="_Toc499498484"/>
      <w:bookmarkStart w:id="6820" w:name="_Toc499497335"/>
      <w:bookmarkStart w:id="6821" w:name="_Toc499490436"/>
      <w:bookmarkStart w:id="6822" w:name="_Toc499491580"/>
      <w:bookmarkStart w:id="6823" w:name="_Toc499492725"/>
      <w:bookmarkStart w:id="6824" w:name="_Toc499493881"/>
      <w:bookmarkStart w:id="6825" w:name="_Toc499495033"/>
      <w:bookmarkStart w:id="6826" w:name="_Toc499496185"/>
      <w:bookmarkStart w:id="6827" w:name="_Toc499498489"/>
      <w:bookmarkStart w:id="6828" w:name="_Toc499497340"/>
      <w:bookmarkStart w:id="6829" w:name="_Toc499490441"/>
      <w:bookmarkStart w:id="6830" w:name="_Toc499491585"/>
      <w:bookmarkStart w:id="6831" w:name="_Toc499492730"/>
      <w:bookmarkStart w:id="6832" w:name="_Toc499493886"/>
      <w:bookmarkStart w:id="6833" w:name="_Toc499495038"/>
      <w:bookmarkStart w:id="6834" w:name="_Toc499496190"/>
      <w:bookmarkStart w:id="6835" w:name="_Toc499498494"/>
      <w:bookmarkStart w:id="6836" w:name="_Toc499497345"/>
      <w:bookmarkStart w:id="6837" w:name="_Toc499490446"/>
      <w:bookmarkStart w:id="6838" w:name="_Toc499491590"/>
      <w:bookmarkStart w:id="6839" w:name="_Toc499492735"/>
      <w:bookmarkStart w:id="6840" w:name="_Toc499493891"/>
      <w:bookmarkStart w:id="6841" w:name="_Toc499495043"/>
      <w:bookmarkStart w:id="6842" w:name="_Toc499496195"/>
      <w:bookmarkStart w:id="6843" w:name="_Toc499498499"/>
      <w:bookmarkStart w:id="6844" w:name="_Toc499497350"/>
      <w:bookmarkStart w:id="6845" w:name="_Toc499490451"/>
      <w:bookmarkStart w:id="6846" w:name="_Toc499491595"/>
      <w:bookmarkStart w:id="6847" w:name="_Toc499492740"/>
      <w:bookmarkStart w:id="6848" w:name="_Toc499493896"/>
      <w:bookmarkStart w:id="6849" w:name="_Toc499495048"/>
      <w:bookmarkStart w:id="6850" w:name="_Toc499496200"/>
      <w:bookmarkStart w:id="6851" w:name="_Toc499498504"/>
      <w:bookmarkStart w:id="6852" w:name="_Toc499497355"/>
      <w:bookmarkStart w:id="6853" w:name="_Toc499490456"/>
      <w:bookmarkStart w:id="6854" w:name="_Toc499491600"/>
      <w:bookmarkStart w:id="6855" w:name="_Toc499492745"/>
      <w:bookmarkStart w:id="6856" w:name="_Toc499493901"/>
      <w:bookmarkStart w:id="6857" w:name="_Toc499495053"/>
      <w:bookmarkStart w:id="6858" w:name="_Toc499496205"/>
      <w:bookmarkStart w:id="6859" w:name="_Toc499498509"/>
      <w:bookmarkStart w:id="6860" w:name="_Toc499497360"/>
      <w:bookmarkStart w:id="6861" w:name="_Toc499490461"/>
      <w:bookmarkStart w:id="6862" w:name="_Toc499491605"/>
      <w:bookmarkStart w:id="6863" w:name="_Toc499492750"/>
      <w:bookmarkStart w:id="6864" w:name="_Toc499493906"/>
      <w:bookmarkStart w:id="6865" w:name="_Toc499495058"/>
      <w:bookmarkStart w:id="6866" w:name="_Toc499496210"/>
      <w:bookmarkStart w:id="6867" w:name="_Toc499498514"/>
      <w:bookmarkStart w:id="6868" w:name="_Toc499497365"/>
      <w:bookmarkStart w:id="6869" w:name="_Toc499490466"/>
      <w:bookmarkStart w:id="6870" w:name="_Toc499491610"/>
      <w:bookmarkStart w:id="6871" w:name="_Toc499492755"/>
      <w:bookmarkStart w:id="6872" w:name="_Toc499493911"/>
      <w:bookmarkStart w:id="6873" w:name="_Toc499495063"/>
      <w:bookmarkStart w:id="6874" w:name="_Toc499496215"/>
      <w:bookmarkStart w:id="6875" w:name="_Toc499498519"/>
      <w:bookmarkStart w:id="6876" w:name="_Toc499497370"/>
      <w:bookmarkStart w:id="6877" w:name="_Toc499409020"/>
      <w:bookmarkStart w:id="6878" w:name="_Toc499490467"/>
      <w:bookmarkStart w:id="6879" w:name="_Toc499491611"/>
      <w:bookmarkStart w:id="6880" w:name="_Toc499492756"/>
      <w:bookmarkStart w:id="6881" w:name="_Toc499493912"/>
      <w:bookmarkStart w:id="6882" w:name="_Toc499495064"/>
      <w:bookmarkStart w:id="6883" w:name="_Toc499496216"/>
      <w:bookmarkStart w:id="6884" w:name="_Toc499498520"/>
      <w:bookmarkStart w:id="6885" w:name="_Toc499497371"/>
      <w:bookmarkStart w:id="6886" w:name="_Toc499409021"/>
      <w:bookmarkStart w:id="6887" w:name="_Toc499490468"/>
      <w:bookmarkStart w:id="6888" w:name="_Toc499491612"/>
      <w:bookmarkStart w:id="6889" w:name="_Toc499492757"/>
      <w:bookmarkStart w:id="6890" w:name="_Toc499493913"/>
      <w:bookmarkStart w:id="6891" w:name="_Toc499495065"/>
      <w:bookmarkStart w:id="6892" w:name="_Toc499496217"/>
      <w:bookmarkStart w:id="6893" w:name="_Toc499498521"/>
      <w:bookmarkStart w:id="6894" w:name="_Toc499497372"/>
      <w:bookmarkStart w:id="6895" w:name="_Toc499409022"/>
      <w:bookmarkStart w:id="6896" w:name="_Toc499490469"/>
      <w:bookmarkStart w:id="6897" w:name="_Toc499491613"/>
      <w:bookmarkStart w:id="6898" w:name="_Toc499492758"/>
      <w:bookmarkStart w:id="6899" w:name="_Toc499493914"/>
      <w:bookmarkStart w:id="6900" w:name="_Toc499495066"/>
      <w:bookmarkStart w:id="6901" w:name="_Toc499496218"/>
      <w:bookmarkStart w:id="6902" w:name="_Toc499498522"/>
      <w:bookmarkStart w:id="6903" w:name="_Toc499497373"/>
      <w:bookmarkStart w:id="6904" w:name="_Toc499409030"/>
      <w:bookmarkStart w:id="6905" w:name="_Toc499490477"/>
      <w:bookmarkStart w:id="6906" w:name="_Toc499491621"/>
      <w:bookmarkStart w:id="6907" w:name="_Toc499492766"/>
      <w:bookmarkStart w:id="6908" w:name="_Toc499493922"/>
      <w:bookmarkStart w:id="6909" w:name="_Toc499495074"/>
      <w:bookmarkStart w:id="6910" w:name="_Toc499496226"/>
      <w:bookmarkStart w:id="6911" w:name="_Toc499498530"/>
      <w:bookmarkStart w:id="6912" w:name="_Toc499497381"/>
      <w:bookmarkStart w:id="6913" w:name="_Toc499409035"/>
      <w:bookmarkStart w:id="6914" w:name="_Toc499490482"/>
      <w:bookmarkStart w:id="6915" w:name="_Toc499491626"/>
      <w:bookmarkStart w:id="6916" w:name="_Toc499492771"/>
      <w:bookmarkStart w:id="6917" w:name="_Toc499493927"/>
      <w:bookmarkStart w:id="6918" w:name="_Toc499495079"/>
      <w:bookmarkStart w:id="6919" w:name="_Toc499496231"/>
      <w:bookmarkStart w:id="6920" w:name="_Toc499498535"/>
      <w:bookmarkStart w:id="6921" w:name="_Toc499497386"/>
      <w:bookmarkStart w:id="6922" w:name="_Toc499409040"/>
      <w:bookmarkStart w:id="6923" w:name="_Toc499490487"/>
      <w:bookmarkStart w:id="6924" w:name="_Toc499491631"/>
      <w:bookmarkStart w:id="6925" w:name="_Toc499492776"/>
      <w:bookmarkStart w:id="6926" w:name="_Toc499493932"/>
      <w:bookmarkStart w:id="6927" w:name="_Toc499495084"/>
      <w:bookmarkStart w:id="6928" w:name="_Toc499496236"/>
      <w:bookmarkStart w:id="6929" w:name="_Toc499498540"/>
      <w:bookmarkStart w:id="6930" w:name="_Toc499497391"/>
      <w:bookmarkStart w:id="6931" w:name="_Toc499409045"/>
      <w:bookmarkStart w:id="6932" w:name="_Toc499490492"/>
      <w:bookmarkStart w:id="6933" w:name="_Toc499491636"/>
      <w:bookmarkStart w:id="6934" w:name="_Toc499492781"/>
      <w:bookmarkStart w:id="6935" w:name="_Toc499493937"/>
      <w:bookmarkStart w:id="6936" w:name="_Toc499495089"/>
      <w:bookmarkStart w:id="6937" w:name="_Toc499496241"/>
      <w:bookmarkStart w:id="6938" w:name="_Toc499498545"/>
      <w:bookmarkStart w:id="6939" w:name="_Toc499497396"/>
      <w:bookmarkStart w:id="6940" w:name="_Toc499409050"/>
      <w:bookmarkStart w:id="6941" w:name="_Toc499490497"/>
      <w:bookmarkStart w:id="6942" w:name="_Toc499491641"/>
      <w:bookmarkStart w:id="6943" w:name="_Toc499492786"/>
      <w:bookmarkStart w:id="6944" w:name="_Toc499493942"/>
      <w:bookmarkStart w:id="6945" w:name="_Toc499495094"/>
      <w:bookmarkStart w:id="6946" w:name="_Toc499496246"/>
      <w:bookmarkStart w:id="6947" w:name="_Toc499498550"/>
      <w:bookmarkStart w:id="6948" w:name="_Toc499497401"/>
      <w:bookmarkStart w:id="6949" w:name="_Toc499409055"/>
      <w:bookmarkStart w:id="6950" w:name="_Toc499490502"/>
      <w:bookmarkStart w:id="6951" w:name="_Toc499491646"/>
      <w:bookmarkStart w:id="6952" w:name="_Toc499492791"/>
      <w:bookmarkStart w:id="6953" w:name="_Toc499493947"/>
      <w:bookmarkStart w:id="6954" w:name="_Toc499495099"/>
      <w:bookmarkStart w:id="6955" w:name="_Toc499496251"/>
      <w:bookmarkStart w:id="6956" w:name="_Toc499498555"/>
      <w:bookmarkStart w:id="6957" w:name="_Toc499497406"/>
      <w:bookmarkStart w:id="6958" w:name="_Toc499409060"/>
      <w:bookmarkStart w:id="6959" w:name="_Toc499490507"/>
      <w:bookmarkStart w:id="6960" w:name="_Toc499491651"/>
      <w:bookmarkStart w:id="6961" w:name="_Toc499492796"/>
      <w:bookmarkStart w:id="6962" w:name="_Toc499493952"/>
      <w:bookmarkStart w:id="6963" w:name="_Toc499495104"/>
      <w:bookmarkStart w:id="6964" w:name="_Toc499496256"/>
      <w:bookmarkStart w:id="6965" w:name="_Toc499498560"/>
      <w:bookmarkStart w:id="6966" w:name="_Toc499497411"/>
      <w:bookmarkStart w:id="6967" w:name="_Toc499409065"/>
      <w:bookmarkStart w:id="6968" w:name="_Toc499490512"/>
      <w:bookmarkStart w:id="6969" w:name="_Toc499491656"/>
      <w:bookmarkStart w:id="6970" w:name="_Toc499492801"/>
      <w:bookmarkStart w:id="6971" w:name="_Toc499493957"/>
      <w:bookmarkStart w:id="6972" w:name="_Toc499495109"/>
      <w:bookmarkStart w:id="6973" w:name="_Toc499496261"/>
      <w:bookmarkStart w:id="6974" w:name="_Toc499498565"/>
      <w:bookmarkStart w:id="6975" w:name="_Toc499497416"/>
      <w:bookmarkStart w:id="6976" w:name="_Toc499491060"/>
      <w:bookmarkStart w:id="6977" w:name="_Toc499492204"/>
      <w:bookmarkStart w:id="6978" w:name="_Toc499493349"/>
      <w:bookmarkStart w:id="6979" w:name="_Toc499494505"/>
      <w:bookmarkStart w:id="6980" w:name="_Toc499495657"/>
      <w:bookmarkStart w:id="6981" w:name="_Toc499496809"/>
      <w:bookmarkStart w:id="6982" w:name="_Toc499499113"/>
      <w:bookmarkStart w:id="6983" w:name="_Toc499497964"/>
      <w:bookmarkStart w:id="6984" w:name="_Toc499491061"/>
      <w:bookmarkStart w:id="6985" w:name="_Toc499492205"/>
      <w:bookmarkStart w:id="6986" w:name="_Toc499493350"/>
      <w:bookmarkStart w:id="6987" w:name="_Toc499494506"/>
      <w:bookmarkStart w:id="6988" w:name="_Toc499495658"/>
      <w:bookmarkStart w:id="6989" w:name="_Toc499496810"/>
      <w:bookmarkStart w:id="6990" w:name="_Toc499499114"/>
      <w:bookmarkStart w:id="6991" w:name="_Toc499497965"/>
      <w:bookmarkStart w:id="6992" w:name="_Toc499491129"/>
      <w:bookmarkStart w:id="6993" w:name="_Toc499492273"/>
      <w:bookmarkStart w:id="6994" w:name="_Toc499493418"/>
      <w:bookmarkStart w:id="6995" w:name="_Toc499494574"/>
      <w:bookmarkStart w:id="6996" w:name="_Toc499495726"/>
      <w:bookmarkStart w:id="6997" w:name="_Toc499496878"/>
      <w:bookmarkStart w:id="6998" w:name="_Toc499499182"/>
      <w:bookmarkStart w:id="6999" w:name="_Toc499498033"/>
      <w:bookmarkStart w:id="7000" w:name="_Toc499491130"/>
      <w:bookmarkStart w:id="7001" w:name="_Toc499492274"/>
      <w:bookmarkStart w:id="7002" w:name="_Toc499493419"/>
      <w:bookmarkStart w:id="7003" w:name="_Toc499494575"/>
      <w:bookmarkStart w:id="7004" w:name="_Toc499495727"/>
      <w:bookmarkStart w:id="7005" w:name="_Toc499496879"/>
      <w:bookmarkStart w:id="7006" w:name="_Toc499499183"/>
      <w:bookmarkStart w:id="7007" w:name="_Toc499498034"/>
      <w:bookmarkStart w:id="7008" w:name="_Toc499491131"/>
      <w:bookmarkStart w:id="7009" w:name="_Toc499492275"/>
      <w:bookmarkStart w:id="7010" w:name="_Toc499493420"/>
      <w:bookmarkStart w:id="7011" w:name="_Toc499494576"/>
      <w:bookmarkStart w:id="7012" w:name="_Toc499495728"/>
      <w:bookmarkStart w:id="7013" w:name="_Toc499496880"/>
      <w:bookmarkStart w:id="7014" w:name="_Toc499499184"/>
      <w:bookmarkStart w:id="7015" w:name="_Toc499498035"/>
      <w:bookmarkStart w:id="7016" w:name="_Toc499491132"/>
      <w:bookmarkStart w:id="7017" w:name="_Toc499492276"/>
      <w:bookmarkStart w:id="7018" w:name="_Toc499493421"/>
      <w:bookmarkStart w:id="7019" w:name="_Toc499494577"/>
      <w:bookmarkStart w:id="7020" w:name="_Toc499495729"/>
      <w:bookmarkStart w:id="7021" w:name="_Toc499496881"/>
      <w:bookmarkStart w:id="7022" w:name="_Toc499499185"/>
      <w:bookmarkStart w:id="7023" w:name="_Toc499498036"/>
      <w:bookmarkStart w:id="7024" w:name="_Toc499491133"/>
      <w:bookmarkStart w:id="7025" w:name="_Toc499492277"/>
      <w:bookmarkStart w:id="7026" w:name="_Toc499493422"/>
      <w:bookmarkStart w:id="7027" w:name="_Toc499494578"/>
      <w:bookmarkStart w:id="7028" w:name="_Toc499495730"/>
      <w:bookmarkStart w:id="7029" w:name="_Toc499496882"/>
      <w:bookmarkStart w:id="7030" w:name="_Toc499499186"/>
      <w:bookmarkStart w:id="7031" w:name="_Toc499498037"/>
      <w:bookmarkStart w:id="7032" w:name="_Toc499491134"/>
      <w:bookmarkStart w:id="7033" w:name="_Toc499492278"/>
      <w:bookmarkStart w:id="7034" w:name="_Toc499493423"/>
      <w:bookmarkStart w:id="7035" w:name="_Toc499494579"/>
      <w:bookmarkStart w:id="7036" w:name="_Toc499495731"/>
      <w:bookmarkStart w:id="7037" w:name="_Toc499496883"/>
      <w:bookmarkStart w:id="7038" w:name="_Toc499499187"/>
      <w:bookmarkStart w:id="7039" w:name="_Toc499498038"/>
      <w:bookmarkStart w:id="7040" w:name="_Toc499491135"/>
      <w:bookmarkStart w:id="7041" w:name="_Toc499492279"/>
      <w:bookmarkStart w:id="7042" w:name="_Toc499493424"/>
      <w:bookmarkStart w:id="7043" w:name="_Toc499494580"/>
      <w:bookmarkStart w:id="7044" w:name="_Toc499495732"/>
      <w:bookmarkStart w:id="7045" w:name="_Toc499496884"/>
      <w:bookmarkStart w:id="7046" w:name="_Toc499499188"/>
      <w:bookmarkStart w:id="7047" w:name="_Toc499498039"/>
      <w:bookmarkStart w:id="7048" w:name="_Toc499491136"/>
      <w:bookmarkStart w:id="7049" w:name="_Toc499492280"/>
      <w:bookmarkStart w:id="7050" w:name="_Toc499493425"/>
      <w:bookmarkStart w:id="7051" w:name="_Toc499494581"/>
      <w:bookmarkStart w:id="7052" w:name="_Toc499495733"/>
      <w:bookmarkStart w:id="7053" w:name="_Toc499496885"/>
      <w:bookmarkStart w:id="7054" w:name="_Toc499499189"/>
      <w:bookmarkStart w:id="7055" w:name="_Toc499498040"/>
      <w:bookmarkStart w:id="7056" w:name="_Toc499491137"/>
      <w:bookmarkStart w:id="7057" w:name="_Toc499492281"/>
      <w:bookmarkStart w:id="7058" w:name="_Toc499493426"/>
      <w:bookmarkStart w:id="7059" w:name="_Toc499494582"/>
      <w:bookmarkStart w:id="7060" w:name="_Toc499495734"/>
      <w:bookmarkStart w:id="7061" w:name="_Toc499496886"/>
      <w:bookmarkStart w:id="7062" w:name="_Toc499499190"/>
      <w:bookmarkStart w:id="7063" w:name="_Toc499498041"/>
      <w:bookmarkStart w:id="7064" w:name="_Toc499491161"/>
      <w:bookmarkStart w:id="7065" w:name="_Toc499492305"/>
      <w:bookmarkStart w:id="7066" w:name="_Toc499493450"/>
      <w:bookmarkStart w:id="7067" w:name="_Toc499494606"/>
      <w:bookmarkStart w:id="7068" w:name="_Toc499495758"/>
      <w:bookmarkStart w:id="7069" w:name="_Toc499496910"/>
      <w:bookmarkStart w:id="7070" w:name="_Toc499499214"/>
      <w:bookmarkStart w:id="7071" w:name="_Toc499498065"/>
      <w:bookmarkStart w:id="7072" w:name="_Toc499491162"/>
      <w:bookmarkStart w:id="7073" w:name="_Toc499492306"/>
      <w:bookmarkStart w:id="7074" w:name="_Toc499493451"/>
      <w:bookmarkStart w:id="7075" w:name="_Toc499494607"/>
      <w:bookmarkStart w:id="7076" w:name="_Toc499495759"/>
      <w:bookmarkStart w:id="7077" w:name="_Toc499496911"/>
      <w:bookmarkStart w:id="7078" w:name="_Toc499499215"/>
      <w:bookmarkStart w:id="7079" w:name="_Toc499498066"/>
      <w:bookmarkStart w:id="7080" w:name="_Toc499491163"/>
      <w:bookmarkStart w:id="7081" w:name="_Toc499492307"/>
      <w:bookmarkStart w:id="7082" w:name="_Toc499493452"/>
      <w:bookmarkStart w:id="7083" w:name="_Toc499494608"/>
      <w:bookmarkStart w:id="7084" w:name="_Toc499495760"/>
      <w:bookmarkStart w:id="7085" w:name="_Toc499496912"/>
      <w:bookmarkStart w:id="7086" w:name="_Toc499499216"/>
      <w:bookmarkStart w:id="7087" w:name="_Toc499498067"/>
      <w:bookmarkStart w:id="7088" w:name="_Toc499491164"/>
      <w:bookmarkStart w:id="7089" w:name="_Toc499492308"/>
      <w:bookmarkStart w:id="7090" w:name="_Toc499493453"/>
      <w:bookmarkStart w:id="7091" w:name="_Toc499494609"/>
      <w:bookmarkStart w:id="7092" w:name="_Toc499495761"/>
      <w:bookmarkStart w:id="7093" w:name="_Toc499496913"/>
      <w:bookmarkStart w:id="7094" w:name="_Toc499499217"/>
      <w:bookmarkStart w:id="7095" w:name="_Toc499498068"/>
      <w:bookmarkStart w:id="7096" w:name="_Toc499491165"/>
      <w:bookmarkStart w:id="7097" w:name="_Toc499492309"/>
      <w:bookmarkStart w:id="7098" w:name="_Toc499493454"/>
      <w:bookmarkStart w:id="7099" w:name="_Toc499494610"/>
      <w:bookmarkStart w:id="7100" w:name="_Toc499495762"/>
      <w:bookmarkStart w:id="7101" w:name="_Toc499496914"/>
      <w:bookmarkStart w:id="7102" w:name="_Toc499499218"/>
      <w:bookmarkStart w:id="7103" w:name="_Toc499498069"/>
      <w:bookmarkStart w:id="7104" w:name="_Toc499491166"/>
      <w:bookmarkStart w:id="7105" w:name="_Toc499492310"/>
      <w:bookmarkStart w:id="7106" w:name="_Toc499493455"/>
      <w:bookmarkStart w:id="7107" w:name="_Toc499494611"/>
      <w:bookmarkStart w:id="7108" w:name="_Toc499495763"/>
      <w:bookmarkStart w:id="7109" w:name="_Toc499496915"/>
      <w:bookmarkStart w:id="7110" w:name="_Toc499499219"/>
      <w:bookmarkStart w:id="7111" w:name="_Toc499498070"/>
      <w:bookmarkStart w:id="7112" w:name="_Toc499491173"/>
      <w:bookmarkStart w:id="7113" w:name="_Toc499492317"/>
      <w:bookmarkStart w:id="7114" w:name="_Toc499493462"/>
      <w:bookmarkStart w:id="7115" w:name="_Toc499494618"/>
      <w:bookmarkStart w:id="7116" w:name="_Toc499495770"/>
      <w:bookmarkStart w:id="7117" w:name="_Toc499496922"/>
      <w:bookmarkStart w:id="7118" w:name="_Toc499499226"/>
      <w:bookmarkStart w:id="7119" w:name="_Toc499498077"/>
      <w:bookmarkStart w:id="7120" w:name="_Toc499491174"/>
      <w:bookmarkStart w:id="7121" w:name="_Toc499492318"/>
      <w:bookmarkStart w:id="7122" w:name="_Toc499493463"/>
      <w:bookmarkStart w:id="7123" w:name="_Toc499494619"/>
      <w:bookmarkStart w:id="7124" w:name="_Toc499495771"/>
      <w:bookmarkStart w:id="7125" w:name="_Toc499496923"/>
      <w:bookmarkStart w:id="7126" w:name="_Toc499499227"/>
      <w:bookmarkStart w:id="7127" w:name="_Toc499498078"/>
      <w:bookmarkStart w:id="7128" w:name="_Toc499491175"/>
      <w:bookmarkStart w:id="7129" w:name="_Toc499492319"/>
      <w:bookmarkStart w:id="7130" w:name="_Toc499493464"/>
      <w:bookmarkStart w:id="7131" w:name="_Toc499494620"/>
      <w:bookmarkStart w:id="7132" w:name="_Toc499495772"/>
      <w:bookmarkStart w:id="7133" w:name="_Toc499496924"/>
      <w:bookmarkStart w:id="7134" w:name="_Toc499499228"/>
      <w:bookmarkStart w:id="7135" w:name="_Toc499498079"/>
      <w:bookmarkStart w:id="7136" w:name="_Toc499491176"/>
      <w:bookmarkStart w:id="7137" w:name="_Toc499492320"/>
      <w:bookmarkStart w:id="7138" w:name="_Toc499493465"/>
      <w:bookmarkStart w:id="7139" w:name="_Toc499494621"/>
      <w:bookmarkStart w:id="7140" w:name="_Toc499495773"/>
      <w:bookmarkStart w:id="7141" w:name="_Toc499496925"/>
      <w:bookmarkStart w:id="7142" w:name="_Toc499499229"/>
      <w:bookmarkStart w:id="7143" w:name="_Toc499498080"/>
      <w:bookmarkStart w:id="7144" w:name="_Toc499491177"/>
      <w:bookmarkStart w:id="7145" w:name="_Toc499492321"/>
      <w:bookmarkStart w:id="7146" w:name="_Toc499493466"/>
      <w:bookmarkStart w:id="7147" w:name="_Toc499494622"/>
      <w:bookmarkStart w:id="7148" w:name="_Toc499495774"/>
      <w:bookmarkStart w:id="7149" w:name="_Toc499496926"/>
      <w:bookmarkStart w:id="7150" w:name="_Toc499499230"/>
      <w:bookmarkStart w:id="7151" w:name="_Toc499498081"/>
      <w:bookmarkStart w:id="7152" w:name="_Toc499491178"/>
      <w:bookmarkStart w:id="7153" w:name="_Toc499492322"/>
      <w:bookmarkStart w:id="7154" w:name="_Toc499493467"/>
      <w:bookmarkStart w:id="7155" w:name="_Toc499494623"/>
      <w:bookmarkStart w:id="7156" w:name="_Toc499495775"/>
      <w:bookmarkStart w:id="7157" w:name="_Toc499496927"/>
      <w:bookmarkStart w:id="7158" w:name="_Toc499499231"/>
      <w:bookmarkStart w:id="7159" w:name="_Toc499498082"/>
      <w:bookmarkStart w:id="7160" w:name="_Toc499491179"/>
      <w:bookmarkStart w:id="7161" w:name="_Toc499492323"/>
      <w:bookmarkStart w:id="7162" w:name="_Toc499493468"/>
      <w:bookmarkStart w:id="7163" w:name="_Toc499494624"/>
      <w:bookmarkStart w:id="7164" w:name="_Toc499495776"/>
      <w:bookmarkStart w:id="7165" w:name="_Toc499496928"/>
      <w:bookmarkStart w:id="7166" w:name="_Toc499499232"/>
      <w:bookmarkStart w:id="7167" w:name="_Toc499498083"/>
      <w:bookmarkStart w:id="7168" w:name="_Toc499491180"/>
      <w:bookmarkStart w:id="7169" w:name="_Toc499492324"/>
      <w:bookmarkStart w:id="7170" w:name="_Toc499493469"/>
      <w:bookmarkStart w:id="7171" w:name="_Toc499494625"/>
      <w:bookmarkStart w:id="7172" w:name="_Toc499495777"/>
      <w:bookmarkStart w:id="7173" w:name="_Toc499496929"/>
      <w:bookmarkStart w:id="7174" w:name="_Toc499499233"/>
      <w:bookmarkStart w:id="7175" w:name="_Toc499498084"/>
      <w:bookmarkStart w:id="7176" w:name="_Toc499491181"/>
      <w:bookmarkStart w:id="7177" w:name="_Toc499492325"/>
      <w:bookmarkStart w:id="7178" w:name="_Toc499493470"/>
      <w:bookmarkStart w:id="7179" w:name="_Toc499494626"/>
      <w:bookmarkStart w:id="7180" w:name="_Toc499495778"/>
      <w:bookmarkStart w:id="7181" w:name="_Toc499496930"/>
      <w:bookmarkStart w:id="7182" w:name="_Toc499499234"/>
      <w:bookmarkStart w:id="7183" w:name="_Toc499498085"/>
      <w:bookmarkStart w:id="7184" w:name="_Toc499491182"/>
      <w:bookmarkStart w:id="7185" w:name="_Toc499492326"/>
      <w:bookmarkStart w:id="7186" w:name="_Toc499493471"/>
      <w:bookmarkStart w:id="7187" w:name="_Toc499494627"/>
      <w:bookmarkStart w:id="7188" w:name="_Toc499495779"/>
      <w:bookmarkStart w:id="7189" w:name="_Toc499496931"/>
      <w:bookmarkStart w:id="7190" w:name="_Toc499499235"/>
      <w:bookmarkStart w:id="7191" w:name="_Toc499498086"/>
      <w:bookmarkStart w:id="7192" w:name="_Toc499491183"/>
      <w:bookmarkStart w:id="7193" w:name="_Toc499492327"/>
      <w:bookmarkStart w:id="7194" w:name="_Toc499493472"/>
      <w:bookmarkStart w:id="7195" w:name="_Toc499494628"/>
      <w:bookmarkStart w:id="7196" w:name="_Toc499495780"/>
      <w:bookmarkStart w:id="7197" w:name="_Toc499496932"/>
      <w:bookmarkStart w:id="7198" w:name="_Toc499499236"/>
      <w:bookmarkStart w:id="7199" w:name="_Toc499498087"/>
      <w:bookmarkStart w:id="7200" w:name="_Toc499491184"/>
      <w:bookmarkStart w:id="7201" w:name="_Toc499492328"/>
      <w:bookmarkStart w:id="7202" w:name="_Toc499493473"/>
      <w:bookmarkStart w:id="7203" w:name="_Toc499494629"/>
      <w:bookmarkStart w:id="7204" w:name="_Toc499495781"/>
      <w:bookmarkStart w:id="7205" w:name="_Toc499496933"/>
      <w:bookmarkStart w:id="7206" w:name="_Toc499499237"/>
      <w:bookmarkStart w:id="7207" w:name="_Toc499498088"/>
      <w:bookmarkStart w:id="7208" w:name="_Toc499491185"/>
      <w:bookmarkStart w:id="7209" w:name="_Toc499492329"/>
      <w:bookmarkStart w:id="7210" w:name="_Toc499493474"/>
      <w:bookmarkStart w:id="7211" w:name="_Toc499494630"/>
      <w:bookmarkStart w:id="7212" w:name="_Toc499495782"/>
      <w:bookmarkStart w:id="7213" w:name="_Toc499496934"/>
      <w:bookmarkStart w:id="7214" w:name="_Toc499499238"/>
      <w:bookmarkStart w:id="7215" w:name="_Toc499498089"/>
      <w:bookmarkStart w:id="7216" w:name="_Toc499491186"/>
      <w:bookmarkStart w:id="7217" w:name="_Toc499492330"/>
      <w:bookmarkStart w:id="7218" w:name="_Toc499493475"/>
      <w:bookmarkStart w:id="7219" w:name="_Toc499494631"/>
      <w:bookmarkStart w:id="7220" w:name="_Toc499495783"/>
      <w:bookmarkStart w:id="7221" w:name="_Toc499496935"/>
      <w:bookmarkStart w:id="7222" w:name="_Toc499499239"/>
      <w:bookmarkStart w:id="7223" w:name="_Toc499498090"/>
      <w:bookmarkStart w:id="7224" w:name="_Toc499491187"/>
      <w:bookmarkStart w:id="7225" w:name="_Toc499492331"/>
      <w:bookmarkStart w:id="7226" w:name="_Toc499493476"/>
      <w:bookmarkStart w:id="7227" w:name="_Toc499494632"/>
      <w:bookmarkStart w:id="7228" w:name="_Toc499495784"/>
      <w:bookmarkStart w:id="7229" w:name="_Toc499496936"/>
      <w:bookmarkStart w:id="7230" w:name="_Toc499499240"/>
      <w:bookmarkStart w:id="7231" w:name="_Toc499498091"/>
      <w:bookmarkStart w:id="7232" w:name="_Toc499491188"/>
      <w:bookmarkStart w:id="7233" w:name="_Toc499492332"/>
      <w:bookmarkStart w:id="7234" w:name="_Toc499493477"/>
      <w:bookmarkStart w:id="7235" w:name="_Toc499494633"/>
      <w:bookmarkStart w:id="7236" w:name="_Toc499495785"/>
      <w:bookmarkStart w:id="7237" w:name="_Toc499496937"/>
      <w:bookmarkStart w:id="7238" w:name="_Toc499499241"/>
      <w:bookmarkStart w:id="7239" w:name="_Toc499498092"/>
      <w:bookmarkStart w:id="7240" w:name="_Toc499491189"/>
      <w:bookmarkStart w:id="7241" w:name="_Toc499492333"/>
      <w:bookmarkStart w:id="7242" w:name="_Toc499493478"/>
      <w:bookmarkStart w:id="7243" w:name="_Toc499494634"/>
      <w:bookmarkStart w:id="7244" w:name="_Toc499495786"/>
      <w:bookmarkStart w:id="7245" w:name="_Toc499496938"/>
      <w:bookmarkStart w:id="7246" w:name="_Toc499499242"/>
      <w:bookmarkStart w:id="7247" w:name="_Toc499498093"/>
      <w:bookmarkStart w:id="7248" w:name="_Toc499491190"/>
      <w:bookmarkStart w:id="7249" w:name="_Toc499492334"/>
      <w:bookmarkStart w:id="7250" w:name="_Toc499493479"/>
      <w:bookmarkStart w:id="7251" w:name="_Toc499494635"/>
      <w:bookmarkStart w:id="7252" w:name="_Toc499495787"/>
      <w:bookmarkStart w:id="7253" w:name="_Toc499496939"/>
      <w:bookmarkStart w:id="7254" w:name="_Toc499499243"/>
      <w:bookmarkStart w:id="7255" w:name="_Toc499498094"/>
      <w:bookmarkStart w:id="7256" w:name="_Toc499491191"/>
      <w:bookmarkStart w:id="7257" w:name="_Toc499492335"/>
      <w:bookmarkStart w:id="7258" w:name="_Toc499493480"/>
      <w:bookmarkStart w:id="7259" w:name="_Toc499494636"/>
      <w:bookmarkStart w:id="7260" w:name="_Toc499495788"/>
      <w:bookmarkStart w:id="7261" w:name="_Toc499496940"/>
      <w:bookmarkStart w:id="7262" w:name="_Toc499499244"/>
      <w:bookmarkStart w:id="7263" w:name="_Toc499498095"/>
      <w:bookmarkStart w:id="7264" w:name="_Toc499491192"/>
      <w:bookmarkStart w:id="7265" w:name="_Toc499492336"/>
      <w:bookmarkStart w:id="7266" w:name="_Toc499493481"/>
      <w:bookmarkStart w:id="7267" w:name="_Toc499494637"/>
      <w:bookmarkStart w:id="7268" w:name="_Toc499495789"/>
      <w:bookmarkStart w:id="7269" w:name="_Toc499496941"/>
      <w:bookmarkStart w:id="7270" w:name="_Toc499499245"/>
      <w:bookmarkStart w:id="7271" w:name="_Toc499498096"/>
      <w:bookmarkStart w:id="7272" w:name="_Toc499491193"/>
      <w:bookmarkStart w:id="7273" w:name="_Toc499492337"/>
      <w:bookmarkStart w:id="7274" w:name="_Toc499493482"/>
      <w:bookmarkStart w:id="7275" w:name="_Toc499494638"/>
      <w:bookmarkStart w:id="7276" w:name="_Toc499495790"/>
      <w:bookmarkStart w:id="7277" w:name="_Toc499496942"/>
      <w:bookmarkStart w:id="7278" w:name="_Toc499499246"/>
      <w:bookmarkStart w:id="7279" w:name="_Toc499498097"/>
      <w:bookmarkStart w:id="7280" w:name="_Toc499491194"/>
      <w:bookmarkStart w:id="7281" w:name="_Toc499492338"/>
      <w:bookmarkStart w:id="7282" w:name="_Toc499493483"/>
      <w:bookmarkStart w:id="7283" w:name="_Toc499494639"/>
      <w:bookmarkStart w:id="7284" w:name="_Toc499495791"/>
      <w:bookmarkStart w:id="7285" w:name="_Toc499496943"/>
      <w:bookmarkStart w:id="7286" w:name="_Toc499499247"/>
      <w:bookmarkStart w:id="7287" w:name="_Toc499498098"/>
      <w:bookmarkStart w:id="7288" w:name="_Toc499491195"/>
      <w:bookmarkStart w:id="7289" w:name="_Toc499492339"/>
      <w:bookmarkStart w:id="7290" w:name="_Toc499493484"/>
      <w:bookmarkStart w:id="7291" w:name="_Toc499494640"/>
      <w:bookmarkStart w:id="7292" w:name="_Toc499495792"/>
      <w:bookmarkStart w:id="7293" w:name="_Toc499496944"/>
      <w:bookmarkStart w:id="7294" w:name="_Toc499499248"/>
      <w:bookmarkStart w:id="7295" w:name="_Toc499498099"/>
      <w:bookmarkStart w:id="7296" w:name="_Toc499491196"/>
      <w:bookmarkStart w:id="7297" w:name="_Toc499492340"/>
      <w:bookmarkStart w:id="7298" w:name="_Toc499493485"/>
      <w:bookmarkStart w:id="7299" w:name="_Toc499494641"/>
      <w:bookmarkStart w:id="7300" w:name="_Toc499495793"/>
      <w:bookmarkStart w:id="7301" w:name="_Toc499496945"/>
      <w:bookmarkStart w:id="7302" w:name="_Toc499499249"/>
      <w:bookmarkStart w:id="7303" w:name="_Toc499498100"/>
      <w:bookmarkStart w:id="7304" w:name="_Toc499491197"/>
      <w:bookmarkStart w:id="7305" w:name="_Toc499492341"/>
      <w:bookmarkStart w:id="7306" w:name="_Toc499493486"/>
      <w:bookmarkStart w:id="7307" w:name="_Toc499494642"/>
      <w:bookmarkStart w:id="7308" w:name="_Toc499495794"/>
      <w:bookmarkStart w:id="7309" w:name="_Toc499496946"/>
      <w:bookmarkStart w:id="7310" w:name="_Toc499499250"/>
      <w:bookmarkStart w:id="7311" w:name="_Toc499498101"/>
      <w:bookmarkStart w:id="7312" w:name="_Toc499491198"/>
      <w:bookmarkStart w:id="7313" w:name="_Toc499492342"/>
      <w:bookmarkStart w:id="7314" w:name="_Toc499493487"/>
      <w:bookmarkStart w:id="7315" w:name="_Toc499494643"/>
      <w:bookmarkStart w:id="7316" w:name="_Toc499495795"/>
      <w:bookmarkStart w:id="7317" w:name="_Toc499496947"/>
      <w:bookmarkStart w:id="7318" w:name="_Toc499499251"/>
      <w:bookmarkStart w:id="7319" w:name="_Toc499498102"/>
      <w:bookmarkStart w:id="7320" w:name="_Toc499491199"/>
      <w:bookmarkStart w:id="7321" w:name="_Toc499492343"/>
      <w:bookmarkStart w:id="7322" w:name="_Toc499493488"/>
      <w:bookmarkStart w:id="7323" w:name="_Toc499494644"/>
      <w:bookmarkStart w:id="7324" w:name="_Toc499495796"/>
      <w:bookmarkStart w:id="7325" w:name="_Toc499496948"/>
      <w:bookmarkStart w:id="7326" w:name="_Toc499499252"/>
      <w:bookmarkStart w:id="7327" w:name="_Toc499498103"/>
      <w:bookmarkStart w:id="7328" w:name="_Toc499491200"/>
      <w:bookmarkStart w:id="7329" w:name="_Toc499492344"/>
      <w:bookmarkStart w:id="7330" w:name="_Toc499493489"/>
      <w:bookmarkStart w:id="7331" w:name="_Toc499494645"/>
      <w:bookmarkStart w:id="7332" w:name="_Toc499495797"/>
      <w:bookmarkStart w:id="7333" w:name="_Toc499496949"/>
      <w:bookmarkStart w:id="7334" w:name="_Toc499499253"/>
      <w:bookmarkStart w:id="7335" w:name="_Toc499498104"/>
      <w:bookmarkStart w:id="7336" w:name="_Toc499491201"/>
      <w:bookmarkStart w:id="7337" w:name="_Toc499492345"/>
      <w:bookmarkStart w:id="7338" w:name="_Toc499493490"/>
      <w:bookmarkStart w:id="7339" w:name="_Toc499494646"/>
      <w:bookmarkStart w:id="7340" w:name="_Toc499495798"/>
      <w:bookmarkStart w:id="7341" w:name="_Toc499496950"/>
      <w:bookmarkStart w:id="7342" w:name="_Toc499499254"/>
      <w:bookmarkStart w:id="7343" w:name="_Toc499498105"/>
      <w:bookmarkStart w:id="7344" w:name="_Toc499491202"/>
      <w:bookmarkStart w:id="7345" w:name="_Toc499492346"/>
      <w:bookmarkStart w:id="7346" w:name="_Toc499493491"/>
      <w:bookmarkStart w:id="7347" w:name="_Toc499494647"/>
      <w:bookmarkStart w:id="7348" w:name="_Toc499495799"/>
      <w:bookmarkStart w:id="7349" w:name="_Toc499496951"/>
      <w:bookmarkStart w:id="7350" w:name="_Toc499499255"/>
      <w:bookmarkStart w:id="7351" w:name="_Toc499498106"/>
      <w:bookmarkStart w:id="7352" w:name="_Toc499491203"/>
      <w:bookmarkStart w:id="7353" w:name="_Toc499492347"/>
      <w:bookmarkStart w:id="7354" w:name="_Toc499493492"/>
      <w:bookmarkStart w:id="7355" w:name="_Toc499494648"/>
      <w:bookmarkStart w:id="7356" w:name="_Toc499495800"/>
      <w:bookmarkStart w:id="7357" w:name="_Toc499496952"/>
      <w:bookmarkStart w:id="7358" w:name="_Toc499499256"/>
      <w:bookmarkStart w:id="7359" w:name="_Toc499498107"/>
      <w:bookmarkStart w:id="7360" w:name="_Toc499491204"/>
      <w:bookmarkStart w:id="7361" w:name="_Toc499492348"/>
      <w:bookmarkStart w:id="7362" w:name="_Toc499493493"/>
      <w:bookmarkStart w:id="7363" w:name="_Toc499494649"/>
      <w:bookmarkStart w:id="7364" w:name="_Toc499495801"/>
      <w:bookmarkStart w:id="7365" w:name="_Toc499496953"/>
      <w:bookmarkStart w:id="7366" w:name="_Toc499499257"/>
      <w:bookmarkStart w:id="7367" w:name="_Toc499498108"/>
      <w:bookmarkStart w:id="7368" w:name="_Toc499491205"/>
      <w:bookmarkStart w:id="7369" w:name="_Toc499492349"/>
      <w:bookmarkStart w:id="7370" w:name="_Toc499493494"/>
      <w:bookmarkStart w:id="7371" w:name="_Toc499494650"/>
      <w:bookmarkStart w:id="7372" w:name="_Toc499495802"/>
      <w:bookmarkStart w:id="7373" w:name="_Toc499496954"/>
      <w:bookmarkStart w:id="7374" w:name="_Toc499499258"/>
      <w:bookmarkStart w:id="7375" w:name="_Toc499498109"/>
      <w:bookmarkStart w:id="7376" w:name="_Toc499491206"/>
      <w:bookmarkStart w:id="7377" w:name="_Toc499492350"/>
      <w:bookmarkStart w:id="7378" w:name="_Toc499493495"/>
      <w:bookmarkStart w:id="7379" w:name="_Toc499494651"/>
      <w:bookmarkStart w:id="7380" w:name="_Toc499495803"/>
      <w:bookmarkStart w:id="7381" w:name="_Toc499496955"/>
      <w:bookmarkStart w:id="7382" w:name="_Toc499499259"/>
      <w:bookmarkStart w:id="7383" w:name="_Toc499498110"/>
      <w:bookmarkStart w:id="7384" w:name="_Toc499491207"/>
      <w:bookmarkStart w:id="7385" w:name="_Toc499492351"/>
      <w:bookmarkStart w:id="7386" w:name="_Toc499493496"/>
      <w:bookmarkStart w:id="7387" w:name="_Toc499494652"/>
      <w:bookmarkStart w:id="7388" w:name="_Toc499495804"/>
      <w:bookmarkStart w:id="7389" w:name="_Toc499496956"/>
      <w:bookmarkStart w:id="7390" w:name="_Toc499499260"/>
      <w:bookmarkStart w:id="7391" w:name="_Toc499498111"/>
      <w:bookmarkStart w:id="7392" w:name="_Toc499491208"/>
      <w:bookmarkStart w:id="7393" w:name="_Toc499492352"/>
      <w:bookmarkStart w:id="7394" w:name="_Toc499493497"/>
      <w:bookmarkStart w:id="7395" w:name="_Toc499494653"/>
      <w:bookmarkStart w:id="7396" w:name="_Toc499495805"/>
      <w:bookmarkStart w:id="7397" w:name="_Toc499496957"/>
      <w:bookmarkStart w:id="7398" w:name="_Toc499499261"/>
      <w:bookmarkStart w:id="7399" w:name="_Toc499498112"/>
      <w:bookmarkStart w:id="7400" w:name="_Toc499491209"/>
      <w:bookmarkStart w:id="7401" w:name="_Toc499492353"/>
      <w:bookmarkStart w:id="7402" w:name="_Toc499493498"/>
      <w:bookmarkStart w:id="7403" w:name="_Toc499494654"/>
      <w:bookmarkStart w:id="7404" w:name="_Toc499495806"/>
      <w:bookmarkStart w:id="7405" w:name="_Toc499496958"/>
      <w:bookmarkStart w:id="7406" w:name="_Toc499499262"/>
      <w:bookmarkStart w:id="7407" w:name="_Toc499498113"/>
      <w:bookmarkStart w:id="7408" w:name="_Toc499491210"/>
      <w:bookmarkStart w:id="7409" w:name="_Toc499492354"/>
      <w:bookmarkStart w:id="7410" w:name="_Toc499493499"/>
      <w:bookmarkStart w:id="7411" w:name="_Toc499494655"/>
      <w:bookmarkStart w:id="7412" w:name="_Toc499495807"/>
      <w:bookmarkStart w:id="7413" w:name="_Toc499496959"/>
      <w:bookmarkStart w:id="7414" w:name="_Toc499499263"/>
      <w:bookmarkStart w:id="7415" w:name="_Toc499498114"/>
      <w:bookmarkStart w:id="7416" w:name="_Toc499491211"/>
      <w:bookmarkStart w:id="7417" w:name="_Toc499492355"/>
      <w:bookmarkStart w:id="7418" w:name="_Toc499493500"/>
      <w:bookmarkStart w:id="7419" w:name="_Toc499494656"/>
      <w:bookmarkStart w:id="7420" w:name="_Toc499495808"/>
      <w:bookmarkStart w:id="7421" w:name="_Toc499496960"/>
      <w:bookmarkStart w:id="7422" w:name="_Toc499499264"/>
      <w:bookmarkStart w:id="7423" w:name="_Toc499498115"/>
      <w:bookmarkStart w:id="7424" w:name="_Toc499491212"/>
      <w:bookmarkStart w:id="7425" w:name="_Toc499492356"/>
      <w:bookmarkStart w:id="7426" w:name="_Toc499493501"/>
      <w:bookmarkStart w:id="7427" w:name="_Toc499494657"/>
      <w:bookmarkStart w:id="7428" w:name="_Toc499495809"/>
      <w:bookmarkStart w:id="7429" w:name="_Toc499496961"/>
      <w:bookmarkStart w:id="7430" w:name="_Toc499499265"/>
      <w:bookmarkStart w:id="7431" w:name="_Toc499498116"/>
      <w:bookmarkStart w:id="7432" w:name="_Toc499491213"/>
      <w:bookmarkStart w:id="7433" w:name="_Toc499492357"/>
      <w:bookmarkStart w:id="7434" w:name="_Toc499493502"/>
      <w:bookmarkStart w:id="7435" w:name="_Toc499494658"/>
      <w:bookmarkStart w:id="7436" w:name="_Toc499495810"/>
      <w:bookmarkStart w:id="7437" w:name="_Toc499496962"/>
      <w:bookmarkStart w:id="7438" w:name="_Toc499499266"/>
      <w:bookmarkStart w:id="7439" w:name="_Toc499498117"/>
      <w:bookmarkStart w:id="7440" w:name="_Toc499491214"/>
      <w:bookmarkStart w:id="7441" w:name="_Toc499492358"/>
      <w:bookmarkStart w:id="7442" w:name="_Toc499493503"/>
      <w:bookmarkStart w:id="7443" w:name="_Toc499494659"/>
      <w:bookmarkStart w:id="7444" w:name="_Toc499495811"/>
      <w:bookmarkStart w:id="7445" w:name="_Toc499496963"/>
      <w:bookmarkStart w:id="7446" w:name="_Toc499499267"/>
      <w:bookmarkStart w:id="7447" w:name="_Toc499498118"/>
      <w:bookmarkStart w:id="7448" w:name="_Toc499491215"/>
      <w:bookmarkStart w:id="7449" w:name="_Toc499492359"/>
      <w:bookmarkStart w:id="7450" w:name="_Toc499493504"/>
      <w:bookmarkStart w:id="7451" w:name="_Toc499494660"/>
      <w:bookmarkStart w:id="7452" w:name="_Toc499495812"/>
      <w:bookmarkStart w:id="7453" w:name="_Toc499496964"/>
      <w:bookmarkStart w:id="7454" w:name="_Toc499499268"/>
      <w:bookmarkStart w:id="7455" w:name="_Toc499498119"/>
      <w:bookmarkStart w:id="7456" w:name="_Toc499491216"/>
      <w:bookmarkStart w:id="7457" w:name="_Toc499492360"/>
      <w:bookmarkStart w:id="7458" w:name="_Toc499493505"/>
      <w:bookmarkStart w:id="7459" w:name="_Toc499494661"/>
      <w:bookmarkStart w:id="7460" w:name="_Toc499495813"/>
      <w:bookmarkStart w:id="7461" w:name="_Toc499496965"/>
      <w:bookmarkStart w:id="7462" w:name="_Toc499499269"/>
      <w:bookmarkStart w:id="7463" w:name="_Toc499498120"/>
      <w:bookmarkStart w:id="7464" w:name="_Toc499491217"/>
      <w:bookmarkStart w:id="7465" w:name="_Toc499492361"/>
      <w:bookmarkStart w:id="7466" w:name="_Toc499493506"/>
      <w:bookmarkStart w:id="7467" w:name="_Toc499494662"/>
      <w:bookmarkStart w:id="7468" w:name="_Toc499495814"/>
      <w:bookmarkStart w:id="7469" w:name="_Toc499496966"/>
      <w:bookmarkStart w:id="7470" w:name="_Toc499499270"/>
      <w:bookmarkStart w:id="7471" w:name="_Toc499498121"/>
      <w:bookmarkStart w:id="7472" w:name="_Toc499491218"/>
      <w:bookmarkStart w:id="7473" w:name="_Toc499492362"/>
      <w:bookmarkStart w:id="7474" w:name="_Toc499493507"/>
      <w:bookmarkStart w:id="7475" w:name="_Toc499494663"/>
      <w:bookmarkStart w:id="7476" w:name="_Toc499495815"/>
      <w:bookmarkStart w:id="7477" w:name="_Toc499496967"/>
      <w:bookmarkStart w:id="7478" w:name="_Toc499499271"/>
      <w:bookmarkStart w:id="7479" w:name="_Toc499498122"/>
      <w:bookmarkStart w:id="7480" w:name="_Toc499491219"/>
      <w:bookmarkStart w:id="7481" w:name="_Toc499492363"/>
      <w:bookmarkStart w:id="7482" w:name="_Toc499493508"/>
      <w:bookmarkStart w:id="7483" w:name="_Toc499494664"/>
      <w:bookmarkStart w:id="7484" w:name="_Toc499495816"/>
      <w:bookmarkStart w:id="7485" w:name="_Toc499496968"/>
      <w:bookmarkStart w:id="7486" w:name="_Toc499499272"/>
      <w:bookmarkStart w:id="7487" w:name="_Toc499498123"/>
      <w:bookmarkStart w:id="7488" w:name="_Toc499491220"/>
      <w:bookmarkStart w:id="7489" w:name="_Toc499492364"/>
      <w:bookmarkStart w:id="7490" w:name="_Toc499493509"/>
      <w:bookmarkStart w:id="7491" w:name="_Toc499494665"/>
      <w:bookmarkStart w:id="7492" w:name="_Toc499495817"/>
      <w:bookmarkStart w:id="7493" w:name="_Toc499496969"/>
      <w:bookmarkStart w:id="7494" w:name="_Toc499499273"/>
      <w:bookmarkStart w:id="7495" w:name="_Toc499498124"/>
      <w:bookmarkStart w:id="7496" w:name="_Toc499491221"/>
      <w:bookmarkStart w:id="7497" w:name="_Toc499492365"/>
      <w:bookmarkStart w:id="7498" w:name="_Toc499493510"/>
      <w:bookmarkStart w:id="7499" w:name="_Toc499494666"/>
      <w:bookmarkStart w:id="7500" w:name="_Toc499495818"/>
      <w:bookmarkStart w:id="7501" w:name="_Toc499496970"/>
      <w:bookmarkStart w:id="7502" w:name="_Toc499499274"/>
      <w:bookmarkStart w:id="7503" w:name="_Toc499498125"/>
      <w:bookmarkStart w:id="7504" w:name="_Toc499491222"/>
      <w:bookmarkStart w:id="7505" w:name="_Toc499492366"/>
      <w:bookmarkStart w:id="7506" w:name="_Toc499493511"/>
      <w:bookmarkStart w:id="7507" w:name="_Toc499494667"/>
      <w:bookmarkStart w:id="7508" w:name="_Toc499495819"/>
      <w:bookmarkStart w:id="7509" w:name="_Toc499496971"/>
      <w:bookmarkStart w:id="7510" w:name="_Toc499499275"/>
      <w:bookmarkStart w:id="7511" w:name="_Toc499498126"/>
      <w:bookmarkStart w:id="7512" w:name="_Toc499491223"/>
      <w:bookmarkStart w:id="7513" w:name="_Toc499492367"/>
      <w:bookmarkStart w:id="7514" w:name="_Toc499493512"/>
      <w:bookmarkStart w:id="7515" w:name="_Toc499494668"/>
      <w:bookmarkStart w:id="7516" w:name="_Toc499495820"/>
      <w:bookmarkStart w:id="7517" w:name="_Toc499496972"/>
      <w:bookmarkStart w:id="7518" w:name="_Toc499499276"/>
      <w:bookmarkStart w:id="7519" w:name="_Toc499498127"/>
      <w:bookmarkStart w:id="7520" w:name="_Toc499491224"/>
      <w:bookmarkStart w:id="7521" w:name="_Toc499492368"/>
      <w:bookmarkStart w:id="7522" w:name="_Toc499493513"/>
      <w:bookmarkStart w:id="7523" w:name="_Toc499494669"/>
      <w:bookmarkStart w:id="7524" w:name="_Toc499495821"/>
      <w:bookmarkStart w:id="7525" w:name="_Toc499496973"/>
      <w:bookmarkStart w:id="7526" w:name="_Toc499499277"/>
      <w:bookmarkStart w:id="7527" w:name="_Toc499499280"/>
      <w:bookmarkStart w:id="7528" w:name="_Toc499491225"/>
      <w:bookmarkStart w:id="7529" w:name="_Toc499492369"/>
      <w:bookmarkStart w:id="7530" w:name="_Toc499493514"/>
      <w:bookmarkStart w:id="7531" w:name="_Toc499494670"/>
      <w:bookmarkStart w:id="7532" w:name="_Toc499495822"/>
      <w:bookmarkStart w:id="7533" w:name="_Toc499496974"/>
      <w:bookmarkStart w:id="7534" w:name="_Toc499499278"/>
      <w:bookmarkStart w:id="7535" w:name="_Toc499499281"/>
      <w:bookmarkStart w:id="7536" w:name="_Toc465541"/>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r w:rsidRPr="003A18A1">
        <w:lastRenderedPageBreak/>
        <w:t xml:space="preserve">Utilizzo </w:t>
      </w:r>
      <w:r w:rsidR="00987C4E" w:rsidRPr="003A18A1">
        <w:t>sperimentale del sistema</w:t>
      </w:r>
      <w:r w:rsidRPr="003A18A1">
        <w:t xml:space="preserve"> e Anticipo decorrenza</w:t>
      </w:r>
      <w:bookmarkEnd w:id="7536"/>
    </w:p>
    <w:p w14:paraId="3D6A9AF2" w14:textId="77777777" w:rsidR="00A333C0" w:rsidRPr="003A18A1" w:rsidRDefault="002943D1" w:rsidP="009D2E26">
      <w:pPr>
        <w:pStyle w:val="BodyText"/>
      </w:pPr>
      <w:r w:rsidRPr="003A18A1">
        <w:t>Con riferimento ai documenti attestanti l'ordinazione e l'esecuzione degli acquisti dei beni e servizi tra gli enti del Servizio sanitario nazionale, nonché i soggetti che effettuano acquisti per conto dei predetti enti, e i loro fornitori di beni e servizi, g</w:t>
      </w:r>
      <w:r w:rsidR="00A333C0" w:rsidRPr="003A18A1">
        <w:t>li articoli</w:t>
      </w:r>
      <w:r w:rsidR="00987C4E" w:rsidRPr="003A18A1">
        <w:t xml:space="preserve"> </w:t>
      </w:r>
      <w:r w:rsidR="00A333C0" w:rsidRPr="003A18A1">
        <w:t xml:space="preserve">4 e </w:t>
      </w:r>
      <w:r w:rsidR="00987C4E" w:rsidRPr="003A18A1">
        <w:t>5 del d.m. 7 dicembre 2018</w:t>
      </w:r>
      <w:r w:rsidR="00A333C0" w:rsidRPr="003A18A1">
        <w:t xml:space="preserve"> prevedono</w:t>
      </w:r>
      <w:r w:rsidR="00987C4E" w:rsidRPr="003A18A1">
        <w:t xml:space="preserve"> che, a decorrere dalla messa in esercizio del sistema e fino al 30 settembre 2019, il Nodo di Smistamento degli Ordini è reso disponibile ai soggetti che</w:t>
      </w:r>
      <w:r w:rsidR="00A333C0" w:rsidRPr="003A18A1">
        <w:t xml:space="preserve"> intendano avvalersene:</w:t>
      </w:r>
    </w:p>
    <w:p w14:paraId="3DC71765" w14:textId="77777777" w:rsidR="00987C4E" w:rsidRPr="003A18A1" w:rsidRDefault="00987C4E" w:rsidP="00A333C0">
      <w:pPr>
        <w:pStyle w:val="BodyText"/>
        <w:numPr>
          <w:ilvl w:val="0"/>
          <w:numId w:val="14"/>
        </w:numPr>
      </w:pPr>
      <w:r w:rsidRPr="003A18A1">
        <w:t xml:space="preserve">a </w:t>
      </w:r>
      <w:r w:rsidRPr="003A18A1">
        <w:rPr>
          <w:i/>
        </w:rPr>
        <w:t>carattere sperimentale</w:t>
      </w:r>
      <w:r w:rsidR="00A333C0" w:rsidRPr="003A18A1">
        <w:t>, ossia senza che i Documenti scambiati determinano effetti giuridici tra le parti;</w:t>
      </w:r>
    </w:p>
    <w:p w14:paraId="19D96399" w14:textId="77777777" w:rsidR="00A333C0" w:rsidRPr="003A18A1" w:rsidRDefault="00A333C0" w:rsidP="00A333C0">
      <w:pPr>
        <w:pStyle w:val="BodyText"/>
        <w:numPr>
          <w:ilvl w:val="0"/>
          <w:numId w:val="14"/>
        </w:numPr>
      </w:pPr>
      <w:r w:rsidRPr="003A18A1">
        <w:t xml:space="preserve">per </w:t>
      </w:r>
      <w:r w:rsidRPr="003A18A1">
        <w:rPr>
          <w:i/>
        </w:rPr>
        <w:t>anticipo decorrenza</w:t>
      </w:r>
      <w:r w:rsidRPr="003A18A1">
        <w:t xml:space="preserve">, ossia con piena efficacia giuridica </w:t>
      </w:r>
      <w:r w:rsidR="00732DA2" w:rsidRPr="003A18A1">
        <w:t>dei i Documenti scambiati tra le parti.</w:t>
      </w:r>
    </w:p>
    <w:p w14:paraId="43CE9942" w14:textId="77777777" w:rsidR="00433266" w:rsidRPr="003A18A1" w:rsidRDefault="00433266" w:rsidP="00433266">
      <w:pPr>
        <w:pStyle w:val="BodyText"/>
        <w:ind w:left="907"/>
      </w:pPr>
      <w:r w:rsidRPr="003A18A1">
        <w:t xml:space="preserve">Contestualmente alla messa in esercizio </w:t>
      </w:r>
      <w:r w:rsidR="00A84F07" w:rsidRPr="003A18A1">
        <w:t>del sistema, nel presente Paragrafo saranno fornite le istruzioni per gli utilizzi sopra menzionati.</w:t>
      </w:r>
    </w:p>
    <w:p w14:paraId="67DA470D" w14:textId="77777777" w:rsidR="00D541D0" w:rsidRDefault="00D541D0">
      <w:pPr>
        <w:rPr>
          <w:rFonts w:ascii="Frutiger LT 45 Light" w:eastAsia="Times New Roman" w:hAnsi="Frutiger LT 45 Light" w:cs="Times New Roman"/>
          <w:b/>
          <w:bCs/>
        </w:rPr>
      </w:pPr>
      <w:bookmarkStart w:id="7537" w:name="_Ref502255315"/>
      <w:r>
        <w:br w:type="page"/>
      </w:r>
    </w:p>
    <w:p w14:paraId="3BE4A1E7" w14:textId="77777777" w:rsidR="001B61ED" w:rsidRPr="009835BC" w:rsidRDefault="00D541D0" w:rsidP="005A65FB">
      <w:pPr>
        <w:pStyle w:val="Heading1"/>
      </w:pPr>
      <w:bookmarkStart w:id="7538" w:name="_Ref502262165"/>
      <w:bookmarkStart w:id="7539" w:name="_Toc465542"/>
      <w:r w:rsidRPr="009835BC">
        <w:lastRenderedPageBreak/>
        <w:t>File di esempio</w:t>
      </w:r>
      <w:bookmarkEnd w:id="7538"/>
      <w:bookmarkEnd w:id="7539"/>
    </w:p>
    <w:p w14:paraId="4D23EF23" w14:textId="77777777" w:rsidR="001B61ED" w:rsidRPr="00A84F07" w:rsidRDefault="00D541D0">
      <w:pPr>
        <w:pStyle w:val="Heading2"/>
      </w:pPr>
      <w:bookmarkStart w:id="7540" w:name="_Ref502262349"/>
      <w:bookmarkStart w:id="7541" w:name="_Toc465543"/>
      <w:r w:rsidRPr="00A84F07">
        <w:t>Esempi di Messaggi</w:t>
      </w:r>
      <w:bookmarkEnd w:id="7537"/>
      <w:bookmarkEnd w:id="7540"/>
      <w:r w:rsidR="0088304C" w:rsidRPr="00A84F07">
        <w:t xml:space="preserve"> e s</w:t>
      </w:r>
      <w:r w:rsidR="00D80FF7" w:rsidRPr="00A84F07">
        <w:t>ch</w:t>
      </w:r>
      <w:r w:rsidR="0088304C" w:rsidRPr="00A84F07">
        <w:t>ematron</w:t>
      </w:r>
      <w:bookmarkEnd w:id="7541"/>
    </w:p>
    <w:p w14:paraId="7699F1D8" w14:textId="64878823" w:rsidR="00D541D0" w:rsidRDefault="0088304C" w:rsidP="00D541D0">
      <w:pPr>
        <w:pStyle w:val="BodyText"/>
        <w:tabs>
          <w:tab w:val="left" w:pos="7230"/>
        </w:tabs>
      </w:pPr>
      <w:r>
        <w:t xml:space="preserve">Per ciacuno dei Document descritti </w:t>
      </w:r>
      <w:r w:rsidR="00D80FF7">
        <w:t xml:space="preserve">nel Paragrafo </w:t>
      </w:r>
      <w:r w:rsidR="00A34DD2">
        <w:fldChar w:fldCharType="begin"/>
      </w:r>
      <w:r w:rsidR="00493E70">
        <w:instrText xml:space="preserve"> REF _Ref534562134 \r \h </w:instrText>
      </w:r>
      <w:r w:rsidR="00A34DD2">
        <w:fldChar w:fldCharType="separate"/>
      </w:r>
      <w:ins w:id="7542" w:author="Cernigliaro, Giuseppe (IT - Bologna)" w:date="2019-02-07T20:54:00Z">
        <w:r w:rsidR="004A592B">
          <w:t>2.2.2</w:t>
        </w:r>
      </w:ins>
      <w:del w:id="7543" w:author="Cernigliaro, Giuseppe (IT - Bologna)" w:date="2019-02-07T20:53:00Z">
        <w:r w:rsidR="00493E70" w:rsidDel="004A592B">
          <w:delText>2.3.2</w:delText>
        </w:r>
      </w:del>
      <w:r w:rsidR="00A34DD2">
        <w:fldChar w:fldCharType="end"/>
      </w:r>
      <w:r w:rsidR="00D80FF7">
        <w:t xml:space="preserve"> sono scaricasbili al seguente link sono scaricabili i file di esempio e i rispettivi schematro</w:t>
      </w:r>
      <w:r w:rsidR="00B121BE">
        <w:t xml:space="preserve">n: </w:t>
      </w:r>
      <w:ins w:id="7544" w:author="Marciante, Teresa Lucia (IT - Roma)" w:date="2019-02-07T19:16:00Z">
        <w:r w:rsidR="00426D98" w:rsidRPr="0028545F">
          <w:rPr>
            <w:highlight w:val="yellow"/>
            <w:rPrChange w:id="7545" w:author="Cernigliaro, Giuseppe (IT - Bologna)" w:date="2019-02-07T19:46:00Z">
              <w:rPr/>
            </w:rPrChange>
          </w:rPr>
          <w:t xml:space="preserve">(INDICARE LINK ASCIIDOC) </w:t>
        </w:r>
      </w:ins>
      <w:del w:id="7546" w:author="Marciante, Teresa Lucia (IT - Roma)" w:date="2019-02-07T19:17:00Z">
        <w:r w:rsidR="00E55CA8" w:rsidRPr="0028545F" w:rsidDel="00426D98">
          <w:rPr>
            <w:rStyle w:val="Hyperlink"/>
            <w:highlight w:val="yellow"/>
            <w:rPrChange w:id="7547" w:author="Cernigliaro, Giuseppe (IT - Bologna)" w:date="2019-02-07T19:46:00Z">
              <w:rPr>
                <w:rStyle w:val="Hyperlink"/>
              </w:rPr>
            </w:rPrChange>
          </w:rPr>
          <w:fldChar w:fldCharType="begin"/>
        </w:r>
        <w:r w:rsidR="00E55CA8" w:rsidRPr="0028545F" w:rsidDel="00426D98">
          <w:rPr>
            <w:rStyle w:val="Hyperlink"/>
            <w:highlight w:val="yellow"/>
            <w:rPrChange w:id="7548" w:author="Cernigliaro, Giuseppe (IT - Bologna)" w:date="2019-02-07T19:46:00Z">
              <w:rPr>
                <w:rStyle w:val="Hyperlink"/>
              </w:rPr>
            </w:rPrChange>
          </w:rPr>
          <w:delInstrText xml:space="preserve"> HYPERLINK "http://www.rgs.mef.gov.it/VERSIONE-I/e_government/amministrazioni_pubbliche/acquisti_pubblici_in_rete_apir/nodo_di_smistamento_degli_ordini_di_acquisto_delle_amministrazioni_pubbliche_nso/" </w:delInstrText>
        </w:r>
        <w:r w:rsidR="00E55CA8" w:rsidRPr="0028545F" w:rsidDel="00426D98">
          <w:rPr>
            <w:rStyle w:val="Hyperlink"/>
            <w:highlight w:val="yellow"/>
            <w:rPrChange w:id="7549" w:author="Cernigliaro, Giuseppe (IT - Bologna)" w:date="2019-02-07T19:46:00Z">
              <w:rPr>
                <w:rStyle w:val="Hyperlink"/>
              </w:rPr>
            </w:rPrChange>
          </w:rPr>
          <w:fldChar w:fldCharType="separate"/>
        </w:r>
        <w:r w:rsidR="00B121BE" w:rsidRPr="0028545F" w:rsidDel="00426D98">
          <w:rPr>
            <w:rStyle w:val="Hyperlink"/>
            <w:highlight w:val="yellow"/>
            <w:rPrChange w:id="7550" w:author="Cernigliaro, Giuseppe (IT - Bologna)" w:date="2019-02-07T19:46:00Z">
              <w:rPr>
                <w:rStyle w:val="Hyperlink"/>
              </w:rPr>
            </w:rPrChange>
          </w:rPr>
          <w:delText>http://www.rgs.mef.gov.it/VERSIONE-I/e_government/amministrazioni_pubbliche/acquisti_pubblici_in_rete_apir/nodo_di_smistamento_degli_ordini_di_acquisto_delle_amministrazioni_pubbliche_nso/</w:delText>
        </w:r>
        <w:r w:rsidR="00E55CA8" w:rsidRPr="0028545F" w:rsidDel="00426D98">
          <w:rPr>
            <w:rStyle w:val="Hyperlink"/>
            <w:highlight w:val="yellow"/>
            <w:rPrChange w:id="7551" w:author="Cernigliaro, Giuseppe (IT - Bologna)" w:date="2019-02-07T19:46:00Z">
              <w:rPr>
                <w:rStyle w:val="Hyperlink"/>
              </w:rPr>
            </w:rPrChange>
          </w:rPr>
          <w:fldChar w:fldCharType="end"/>
        </w:r>
      </w:del>
    </w:p>
    <w:p w14:paraId="0ADFED66" w14:textId="77777777" w:rsidR="001B61ED" w:rsidRPr="009835BC" w:rsidRDefault="000A2862">
      <w:pPr>
        <w:pStyle w:val="Heading2"/>
      </w:pPr>
      <w:bookmarkStart w:id="7552" w:name="_Ref502130660"/>
      <w:bookmarkStart w:id="7553" w:name="_Ref502262598"/>
      <w:bookmarkStart w:id="7554" w:name="_Toc465544"/>
      <w:r w:rsidRPr="009835BC">
        <w:t>Esempi</w:t>
      </w:r>
      <w:bookmarkEnd w:id="7552"/>
      <w:r w:rsidRPr="009835BC">
        <w:t xml:space="preserve"> di Notifiche</w:t>
      </w:r>
      <w:bookmarkEnd w:id="7553"/>
      <w:bookmarkEnd w:id="7554"/>
    </w:p>
    <w:p w14:paraId="4BA31455" w14:textId="697D7C32" w:rsidR="007B0C4D" w:rsidRDefault="007B0C4D" w:rsidP="007B0C4D">
      <w:pPr>
        <w:pStyle w:val="BodyText"/>
      </w:pPr>
      <w:r>
        <w:t xml:space="preserve">Di seguito sono rappresentati </w:t>
      </w:r>
      <w:r w:rsidR="009362DE">
        <w:t xml:space="preserve">degli </w:t>
      </w:r>
      <w:r>
        <w:t xml:space="preserve">esempi Notifiche disponibili nella fase </w:t>
      </w:r>
      <w:r w:rsidR="00C904E4">
        <w:t>di sperimentazione (v. Paragrafi</w:t>
      </w:r>
      <w:r>
        <w:t xml:space="preserve"> </w:t>
      </w:r>
      <w:r w:rsidR="00A34DD2">
        <w:fldChar w:fldCharType="begin"/>
      </w:r>
      <w:r w:rsidR="00493E70">
        <w:instrText xml:space="preserve"> REF _Ref500660844 \r \h </w:instrText>
      </w:r>
      <w:r w:rsidR="00A34DD2">
        <w:fldChar w:fldCharType="separate"/>
      </w:r>
      <w:ins w:id="7555" w:author="Cernigliaro, Giuseppe (IT - Bologna)" w:date="2019-02-07T20:54:00Z">
        <w:r w:rsidR="004A592B">
          <w:t>2.4.4</w:t>
        </w:r>
      </w:ins>
      <w:del w:id="7556" w:author="Cernigliaro, Giuseppe (IT - Bologna)" w:date="2019-02-07T20:53:00Z">
        <w:r w:rsidR="00493E70" w:rsidDel="004A592B">
          <w:delText>2.5.4</w:delText>
        </w:r>
      </w:del>
      <w:r w:rsidR="00A34DD2">
        <w:fldChar w:fldCharType="end"/>
      </w:r>
      <w:r w:rsidR="00C904E4">
        <w:t xml:space="preserve">, </w:t>
      </w:r>
      <w:r w:rsidR="00A34DD2">
        <w:fldChar w:fldCharType="begin"/>
      </w:r>
      <w:r w:rsidR="00493E70">
        <w:instrText xml:space="preserve"> REF _Ref534640860 \r \h </w:instrText>
      </w:r>
      <w:r w:rsidR="00A34DD2">
        <w:fldChar w:fldCharType="separate"/>
      </w:r>
      <w:ins w:id="7557" w:author="Cernigliaro, Giuseppe (IT - Bologna)" w:date="2019-02-07T20:54:00Z">
        <w:r w:rsidR="004A592B">
          <w:t>0</w:t>
        </w:r>
      </w:ins>
      <w:del w:id="7558" w:author="Cernigliaro, Giuseppe (IT - Bologna)" w:date="2019-02-07T20:53:00Z">
        <w:r w:rsidR="00493E70" w:rsidDel="004A592B">
          <w:delText>3.2.2</w:delText>
        </w:r>
      </w:del>
      <w:r w:rsidR="00A34DD2">
        <w:fldChar w:fldCharType="end"/>
      </w:r>
      <w:r>
        <w:t>).</w:t>
      </w:r>
    </w:p>
    <w:p w14:paraId="4A4FD626" w14:textId="77777777" w:rsidR="001B61ED" w:rsidRDefault="007B0C4D" w:rsidP="00766B00">
      <w:pPr>
        <w:pStyle w:val="Heading3"/>
      </w:pPr>
      <w:bookmarkStart w:id="7559" w:name="_Toc512365921"/>
      <w:bookmarkStart w:id="7560" w:name="_Toc512367180"/>
      <w:bookmarkStart w:id="7561" w:name="_Toc512367380"/>
      <w:bookmarkStart w:id="7562" w:name="_Toc512438544"/>
      <w:bookmarkStart w:id="7563" w:name="_Toc512365922"/>
      <w:bookmarkStart w:id="7564" w:name="_Toc512367181"/>
      <w:bookmarkStart w:id="7565" w:name="_Toc512367381"/>
      <w:bookmarkStart w:id="7566" w:name="_Toc512438545"/>
      <w:bookmarkStart w:id="7567" w:name="_Toc512365923"/>
      <w:bookmarkStart w:id="7568" w:name="_Toc512367182"/>
      <w:bookmarkStart w:id="7569" w:name="_Toc512367382"/>
      <w:bookmarkStart w:id="7570" w:name="_Toc512438546"/>
      <w:bookmarkStart w:id="7571" w:name="_Toc512365924"/>
      <w:bookmarkStart w:id="7572" w:name="_Toc512367183"/>
      <w:bookmarkStart w:id="7573" w:name="_Toc512367383"/>
      <w:bookmarkStart w:id="7574" w:name="_Toc512438547"/>
      <w:bookmarkStart w:id="7575" w:name="_Toc512365925"/>
      <w:bookmarkStart w:id="7576" w:name="_Toc512367184"/>
      <w:bookmarkStart w:id="7577" w:name="_Toc512367384"/>
      <w:bookmarkStart w:id="7578" w:name="_Toc512438548"/>
      <w:bookmarkStart w:id="7579" w:name="_Toc512365926"/>
      <w:bookmarkStart w:id="7580" w:name="_Toc512367185"/>
      <w:bookmarkStart w:id="7581" w:name="_Toc512367385"/>
      <w:bookmarkStart w:id="7582" w:name="_Toc512438549"/>
      <w:bookmarkStart w:id="7583" w:name="_Toc512365927"/>
      <w:bookmarkStart w:id="7584" w:name="_Toc512367186"/>
      <w:bookmarkStart w:id="7585" w:name="_Toc512367386"/>
      <w:bookmarkStart w:id="7586" w:name="_Toc512438550"/>
      <w:bookmarkStart w:id="7587" w:name="_Toc512365928"/>
      <w:bookmarkStart w:id="7588" w:name="_Toc512367187"/>
      <w:bookmarkStart w:id="7589" w:name="_Toc512367387"/>
      <w:bookmarkStart w:id="7590" w:name="_Toc512438551"/>
      <w:bookmarkStart w:id="7591" w:name="_Toc512365929"/>
      <w:bookmarkStart w:id="7592" w:name="_Toc512367188"/>
      <w:bookmarkStart w:id="7593" w:name="_Toc512367388"/>
      <w:bookmarkStart w:id="7594" w:name="_Toc512438552"/>
      <w:bookmarkStart w:id="7595" w:name="_Toc512365930"/>
      <w:bookmarkStart w:id="7596" w:name="_Toc512367189"/>
      <w:bookmarkStart w:id="7597" w:name="_Toc512367389"/>
      <w:bookmarkStart w:id="7598" w:name="_Toc512438553"/>
      <w:bookmarkStart w:id="7599" w:name="_Toc512365931"/>
      <w:bookmarkStart w:id="7600" w:name="_Toc512367190"/>
      <w:bookmarkStart w:id="7601" w:name="_Toc512367390"/>
      <w:bookmarkStart w:id="7602" w:name="_Toc512438554"/>
      <w:bookmarkStart w:id="7603" w:name="_Toc465545"/>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r>
        <w:t>Esempio di N</w:t>
      </w:r>
      <w:r w:rsidR="00D012CF" w:rsidRPr="00D012CF">
        <w:t>otifica di scarto</w:t>
      </w:r>
      <w:bookmarkEnd w:id="7603"/>
    </w:p>
    <w:p w14:paraId="73D73E67"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2381E40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2:NotificaScarto</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491524D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&lt;Identificativo&gt;728328&lt;/Identificativo&gt;</w:t>
      </w:r>
    </w:p>
    <w:p w14:paraId="4B329568" w14:textId="77777777" w:rsidR="007B0C4D" w:rsidRPr="005B78B9"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5B78B9">
        <w:rPr>
          <w:rFonts w:ascii="Garamond" w:hAnsi="Garamond" w:cs="Courier New"/>
          <w:sz w:val="18"/>
          <w:szCs w:val="18"/>
        </w:rPr>
        <w:t>&lt;NomeFile&gt;ITMNTNRC81S10H501S_</w:t>
      </w:r>
      <w:r w:rsidR="006E6813" w:rsidRPr="005B78B9">
        <w:rPr>
          <w:rFonts w:ascii="Garamond" w:hAnsi="Garamond" w:cs="Courier New"/>
          <w:sz w:val="18"/>
          <w:szCs w:val="18"/>
        </w:rPr>
        <w:t>OZ_</w:t>
      </w:r>
      <w:r w:rsidRPr="005B78B9">
        <w:rPr>
          <w:rFonts w:ascii="Garamond" w:hAnsi="Garamond" w:cs="Courier New"/>
          <w:sz w:val="18"/>
          <w:szCs w:val="18"/>
        </w:rPr>
        <w:t>IN004.xml&lt;/NomeFile&gt;</w:t>
      </w:r>
    </w:p>
    <w:p w14:paraId="6E9AA00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5B78B9">
        <w:rPr>
          <w:rFonts w:ascii="Garamond" w:hAnsi="Garamond" w:cs="Courier New"/>
          <w:sz w:val="18"/>
          <w:szCs w:val="18"/>
        </w:rPr>
        <w:tab/>
      </w:r>
      <w:r w:rsidRPr="00B821E8">
        <w:rPr>
          <w:rFonts w:ascii="Garamond" w:hAnsi="Garamond" w:cs="Courier New"/>
          <w:sz w:val="18"/>
          <w:szCs w:val="18"/>
        </w:rPr>
        <w:t>&lt;DataOraRicezione&gt;2017-10-30T10:47:42.000+01:00&lt;/DataOraRicezione&gt;</w:t>
      </w:r>
    </w:p>
    <w:p w14:paraId="3CFB1AC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083FB232"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0EA3D07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&lt;Codice&gt;INT-T01-R004&lt;/Codice&gt;</w:t>
      </w:r>
    </w:p>
    <w:p w14:paraId="3D81A785"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&lt;Descrizione&gt;Se il prezzo e il totale riga d'ordine sono presenti, il totale riga DEVE essere ottenuto moltiplicando il prezzo per la quantità diviso la quantità base a cui si riferisce il prezzo e includendo l'eventuale sconto o maggiorazione indicati</w:t>
      </w:r>
      <w:proofErr w:type="gramStart"/>
      <w:r w:rsidRPr="00B821E8">
        <w:rPr>
          <w:rFonts w:ascii="Garamond" w:hAnsi="Garamond" w:cs="Courier New"/>
          <w:sz w:val="18"/>
          <w:szCs w:val="18"/>
        </w:rPr>
        <w:t>. :</w:t>
      </w:r>
      <w:proofErr w:type="gramEnd"/>
      <w:r w:rsidRPr="00B821E8">
        <w:rPr>
          <w:rFonts w:ascii="Garamond" w:hAnsi="Garamond" w:cs="Courier New"/>
          <w:sz w:val="18"/>
          <w:szCs w:val="18"/>
        </w:rPr>
        <w:t xml:space="preserve"> text=[INT-T0&lt;/Descrizione&gt;</w:t>
      </w:r>
    </w:p>
    <w:p w14:paraId="320472E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6FB9F79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4C5C419C" w14:textId="77777777" w:rsidR="007B0C4D"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&lt;MessageId&gt;1415379&lt;/MessageId&gt;</w:t>
      </w:r>
    </w:p>
    <w:p w14:paraId="0A4DCAED" w14:textId="77777777" w:rsidR="00FB796B" w:rsidRPr="00B821E8" w:rsidRDefault="00FB796B" w:rsidP="00FB796B">
      <w:pPr>
        <w:autoSpaceDE w:val="0"/>
        <w:autoSpaceDN w:val="0"/>
        <w:adjustRightInd w:val="0"/>
        <w:spacing w:after="0" w:line="240" w:lineRule="auto"/>
        <w:ind w:firstLine="227"/>
        <w:rPr>
          <w:rFonts w:ascii="Garamond" w:hAnsi="Garamond" w:cs="Courier New"/>
          <w:sz w:val="18"/>
          <w:szCs w:val="18"/>
        </w:rPr>
      </w:pPr>
      <w:r w:rsidRPr="00B821E8">
        <w:rPr>
          <w:rFonts w:ascii="Garamond" w:hAnsi="Garamond" w:cs="Courier New"/>
          <w:sz w:val="18"/>
          <w:szCs w:val="18"/>
        </w:rPr>
        <w:t>&lt;PecMessageId&gt;opec285.20171025080139.10179.6005.1.2@pec.providertest1.it&lt;/PecMessageId&gt;</w:t>
      </w:r>
    </w:p>
    <w:p w14:paraId="656EA3F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00A50D7C" w:rsidRPr="00B821E8">
        <w:rPr>
          <w:rFonts w:ascii="Garamond" w:hAnsi="Garamond" w:cs="Courier New"/>
          <w:sz w:val="18"/>
          <w:szCs w:val="18"/>
        </w:rPr>
        <w:t>&lt;Note&gt;</w:t>
      </w:r>
      <w:r w:rsidRPr="00B821E8">
        <w:rPr>
          <w:rFonts w:ascii="Garamond" w:hAnsi="Garamond" w:cs="Courier New"/>
          <w:sz w:val="18"/>
          <w:szCs w:val="18"/>
        </w:rPr>
        <w:t>&lt;Note/&gt;</w:t>
      </w:r>
    </w:p>
    <w:p w14:paraId="6095FC19" w14:textId="77777777" w:rsidR="001B61ED" w:rsidRDefault="007B0C4D">
      <w:pPr>
        <w:autoSpaceDE w:val="0"/>
        <w:autoSpaceDN w:val="0"/>
        <w:adjustRightInd w:val="0"/>
        <w:spacing w:after="0" w:line="240" w:lineRule="auto"/>
        <w:rPr>
          <w:b/>
          <w:u w:val="single"/>
        </w:rPr>
      </w:pPr>
      <w:r w:rsidRPr="00B821E8">
        <w:rPr>
          <w:rFonts w:ascii="Garamond" w:hAnsi="Garamond" w:cs="Courier New"/>
          <w:sz w:val="18"/>
          <w:szCs w:val="18"/>
        </w:rPr>
        <w:t>&lt;/ns</w:t>
      </w:r>
      <w:proofErr w:type="gramStart"/>
      <w:r w:rsidRPr="00B821E8">
        <w:rPr>
          <w:rFonts w:ascii="Garamond" w:hAnsi="Garamond" w:cs="Courier New"/>
          <w:sz w:val="18"/>
          <w:szCs w:val="18"/>
        </w:rPr>
        <w:t>2:NotificaScarto</w:t>
      </w:r>
      <w:proofErr w:type="gramEnd"/>
      <w:r w:rsidRPr="00B821E8">
        <w:rPr>
          <w:rFonts w:ascii="Garamond" w:hAnsi="Garamond" w:cs="Courier New"/>
          <w:sz w:val="18"/>
          <w:szCs w:val="18"/>
        </w:rPr>
        <w:t>&gt;</w:t>
      </w:r>
    </w:p>
    <w:p w14:paraId="74F52717" w14:textId="77777777" w:rsidR="001B61ED" w:rsidRDefault="00C904E4" w:rsidP="00766B00">
      <w:pPr>
        <w:pStyle w:val="Heading3"/>
      </w:pPr>
      <w:bookmarkStart w:id="7604" w:name="_Toc465546"/>
      <w:r>
        <w:t>Esempio di R</w:t>
      </w:r>
      <w:r w:rsidR="00D012CF" w:rsidRPr="00D012CF">
        <w:t>icevuta di consegna</w:t>
      </w:r>
      <w:bookmarkEnd w:id="7604"/>
    </w:p>
    <w:p w14:paraId="7BE99FA7"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4C9EC51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2:RicevutaConsegna</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01FB4A0A" w14:textId="77777777" w:rsidR="00D737BB" w:rsidRPr="00B821E8" w:rsidRDefault="00D737BB" w:rsidP="00D737BB">
      <w:pPr>
        <w:autoSpaceDE w:val="0"/>
        <w:autoSpaceDN w:val="0"/>
        <w:adjustRightInd w:val="0"/>
        <w:spacing w:after="0" w:line="240" w:lineRule="auto"/>
        <w:ind w:firstLine="227"/>
        <w:rPr>
          <w:rFonts w:ascii="Garamond" w:hAnsi="Garamond" w:cs="Courier New"/>
          <w:sz w:val="18"/>
          <w:szCs w:val="18"/>
        </w:rPr>
      </w:pPr>
      <w:r w:rsidRPr="00D737BB">
        <w:rPr>
          <w:rFonts w:ascii="Garamond" w:hAnsi="Garamond" w:cs="Courier New"/>
          <w:sz w:val="18"/>
          <w:szCs w:val="18"/>
        </w:rPr>
        <w:t>&lt;Identificativo&gt;728144&lt;/Identificativo&gt;</w:t>
      </w:r>
    </w:p>
    <w:p w14:paraId="205416D6" w14:textId="77777777" w:rsidR="007B0C4D" w:rsidRPr="005B78B9"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5B78B9">
        <w:rPr>
          <w:rFonts w:ascii="Garamond" w:hAnsi="Garamond" w:cs="Courier New"/>
          <w:sz w:val="18"/>
          <w:szCs w:val="18"/>
        </w:rPr>
        <w:t>&lt;NomeFile&gt;ITMNTNRC81S10H501S_</w:t>
      </w:r>
      <w:r w:rsidR="006E6813" w:rsidRPr="005B78B9">
        <w:rPr>
          <w:rFonts w:ascii="Garamond" w:hAnsi="Garamond" w:cs="Courier New"/>
          <w:sz w:val="18"/>
          <w:szCs w:val="18"/>
        </w:rPr>
        <w:t>OZ_</w:t>
      </w:r>
      <w:r w:rsidRPr="005B78B9">
        <w:rPr>
          <w:rFonts w:ascii="Garamond" w:hAnsi="Garamond" w:cs="Courier New"/>
          <w:sz w:val="18"/>
          <w:szCs w:val="18"/>
        </w:rPr>
        <w:t>00704.xml&lt;/NomeFile&gt;</w:t>
      </w:r>
    </w:p>
    <w:p w14:paraId="54FCC1D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5B78B9">
        <w:rPr>
          <w:rFonts w:ascii="Garamond" w:hAnsi="Garamond" w:cs="Courier New"/>
          <w:sz w:val="18"/>
          <w:szCs w:val="18"/>
        </w:rPr>
        <w:tab/>
      </w:r>
      <w:r w:rsidRPr="00B821E8">
        <w:rPr>
          <w:rFonts w:ascii="Garamond" w:hAnsi="Garamond" w:cs="Courier New"/>
          <w:sz w:val="18"/>
          <w:szCs w:val="18"/>
        </w:rPr>
        <w:t>&lt;DataOraRicezione&gt;2017-10-25T08:01:39.000+02:00&lt;/DataOraRicezione&gt;</w:t>
      </w:r>
    </w:p>
    <w:p w14:paraId="7FA6665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&lt;DataOraConsegna&gt;2017-10-25T08:05:04.000+02:00&lt;/DataOraConsegna&gt;</w:t>
      </w:r>
    </w:p>
    <w:p w14:paraId="2DB1321C"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01DC24A2"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757600C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4B08359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14FD099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&lt;MessageId&gt;1415139&lt;/MessageId&gt;</w:t>
      </w:r>
    </w:p>
    <w:p w14:paraId="4A66E6D6"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&lt;Note&gt;&lt;/Note&gt;</w:t>
      </w:r>
    </w:p>
    <w:p w14:paraId="68B283EB" w14:textId="77777777" w:rsidR="007B0C4D" w:rsidRPr="00723DBC" w:rsidRDefault="007B0C4D" w:rsidP="007B0C4D">
      <w:pPr>
        <w:autoSpaceDE w:val="0"/>
        <w:autoSpaceDN w:val="0"/>
        <w:adjustRightInd w:val="0"/>
        <w:spacing w:after="0" w:line="240" w:lineRule="auto"/>
        <w:rPr>
          <w:rFonts w:ascii="Frutiger LT 45 Light" w:hAnsi="Frutiger LT 45 Light" w:cs="Courier New"/>
          <w:sz w:val="16"/>
          <w:szCs w:val="18"/>
        </w:rPr>
      </w:pPr>
      <w:r w:rsidRPr="00B821E8">
        <w:rPr>
          <w:rFonts w:ascii="Garamond" w:hAnsi="Garamond" w:cs="Courier New"/>
          <w:sz w:val="18"/>
          <w:szCs w:val="18"/>
        </w:rPr>
        <w:t>&lt;/ns</w:t>
      </w:r>
      <w:proofErr w:type="gramStart"/>
      <w:r w:rsidRPr="00B821E8">
        <w:rPr>
          <w:rFonts w:ascii="Garamond" w:hAnsi="Garamond" w:cs="Courier New"/>
          <w:sz w:val="18"/>
          <w:szCs w:val="18"/>
        </w:rPr>
        <w:t>2:RicevutaConsegna</w:t>
      </w:r>
      <w:proofErr w:type="gramEnd"/>
      <w:r w:rsidRPr="00B821E8">
        <w:rPr>
          <w:rFonts w:ascii="Garamond" w:hAnsi="Garamond" w:cs="Courier New"/>
          <w:sz w:val="18"/>
          <w:szCs w:val="18"/>
        </w:rPr>
        <w:t>&gt;</w:t>
      </w:r>
    </w:p>
    <w:p w14:paraId="237BC8F5" w14:textId="77777777" w:rsidR="001B61ED" w:rsidRDefault="00C904E4" w:rsidP="00766B00">
      <w:pPr>
        <w:pStyle w:val="Heading3"/>
      </w:pPr>
      <w:bookmarkStart w:id="7605" w:name="_Toc465547"/>
      <w:r>
        <w:lastRenderedPageBreak/>
        <w:t>Esempio di Notifica di M</w:t>
      </w:r>
      <w:r w:rsidR="00D012CF" w:rsidRPr="00D012CF">
        <w:t>ancata consegna</w:t>
      </w:r>
      <w:bookmarkEnd w:id="7605"/>
    </w:p>
    <w:p w14:paraId="5ED918C6"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49983F7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2:NotificaMancataConsegna</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70C89D43" w14:textId="77777777" w:rsidR="001F32FB" w:rsidRPr="00B821E8" w:rsidRDefault="001F32FB" w:rsidP="001F32FB">
      <w:pPr>
        <w:autoSpaceDE w:val="0"/>
        <w:autoSpaceDN w:val="0"/>
        <w:adjustRightInd w:val="0"/>
        <w:spacing w:after="0" w:line="240" w:lineRule="auto"/>
        <w:ind w:firstLine="227"/>
        <w:rPr>
          <w:rFonts w:ascii="Garamond" w:hAnsi="Garamond" w:cs="Courier New"/>
          <w:sz w:val="18"/>
          <w:szCs w:val="18"/>
        </w:rPr>
      </w:pPr>
      <w:r w:rsidRPr="001F32FB">
        <w:rPr>
          <w:rFonts w:ascii="Garamond" w:hAnsi="Garamond" w:cs="Courier New"/>
          <w:sz w:val="18"/>
          <w:szCs w:val="18"/>
        </w:rPr>
        <w:t>&lt;Identificativo&gt;727909&lt;/Identificativo&gt;</w:t>
      </w:r>
    </w:p>
    <w:p w14:paraId="5B46010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w:t>
      </w:r>
      <w:r w:rsidR="006E6813">
        <w:rPr>
          <w:rFonts w:ascii="Garamond" w:hAnsi="Garamond" w:cs="Courier New"/>
          <w:sz w:val="18"/>
          <w:szCs w:val="18"/>
        </w:rPr>
        <w:t>OZ_</w:t>
      </w:r>
      <w:r w:rsidRPr="00B821E8">
        <w:rPr>
          <w:rFonts w:ascii="Garamond" w:hAnsi="Garamond" w:cs="Courier New"/>
          <w:sz w:val="18"/>
          <w:szCs w:val="18"/>
        </w:rPr>
        <w:t>00312.xml&lt;/NomeFile&gt;</w:t>
      </w:r>
    </w:p>
    <w:p w14:paraId="27A28D1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&lt;DataOraRicezione&gt;2017-10-20T14:46:15.000+02:00&lt;/DataOraRicezione&gt;</w:t>
      </w:r>
    </w:p>
    <w:p w14:paraId="220C5905"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 xml:space="preserve">&lt;Descrizione&gt;Non è stato possibile recapitare l'ordine al </w:t>
      </w:r>
      <w:proofErr w:type="gramStart"/>
      <w:r w:rsidRPr="00B821E8">
        <w:rPr>
          <w:rFonts w:ascii="Garamond" w:hAnsi="Garamond" w:cs="Courier New"/>
          <w:sz w:val="18"/>
          <w:szCs w:val="18"/>
        </w:rPr>
        <w:t>destinatario.Sono</w:t>
      </w:r>
      <w:proofErr w:type="gramEnd"/>
      <w:r w:rsidRPr="00B821E8">
        <w:rPr>
          <w:rFonts w:ascii="Garamond" w:hAnsi="Garamond" w:cs="Courier New"/>
          <w:sz w:val="18"/>
          <w:szCs w:val="18"/>
        </w:rPr>
        <w:t xml:space="preserve"> in corso le necessarie verifiche,al termine delle quali si procederà ad un nuovo tentativo di trasmissione. Si rimanda pertanto ad un momento successivo l'invio della ricevuta di </w:t>
      </w:r>
      <w:proofErr w:type="gramStart"/>
      <w:r w:rsidRPr="00B821E8">
        <w:rPr>
          <w:rFonts w:ascii="Garamond" w:hAnsi="Garamond" w:cs="Courier New"/>
          <w:sz w:val="18"/>
          <w:szCs w:val="18"/>
        </w:rPr>
        <w:t>consegna.&lt;</w:t>
      </w:r>
      <w:proofErr w:type="gramEnd"/>
      <w:r w:rsidRPr="00B821E8">
        <w:rPr>
          <w:rFonts w:ascii="Garamond" w:hAnsi="Garamond" w:cs="Courier New"/>
          <w:sz w:val="18"/>
          <w:szCs w:val="18"/>
        </w:rPr>
        <w:t>/Descrizione&gt;</w:t>
      </w:r>
    </w:p>
    <w:p w14:paraId="4EBFD33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&lt;MessageId&gt;1414874&lt;/MessageId&gt;</w:t>
      </w:r>
    </w:p>
    <w:p w14:paraId="3017640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w:t>
      </w:r>
    </w:p>
    <w:p w14:paraId="0C6592CD"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w:t>
      </w:r>
      <w:proofErr w:type="gramStart"/>
      <w:r w:rsidRPr="00B821E8">
        <w:rPr>
          <w:rFonts w:ascii="Garamond" w:hAnsi="Garamond" w:cs="Courier New"/>
          <w:sz w:val="18"/>
          <w:szCs w:val="18"/>
        </w:rPr>
        <w:t>2:NotificaMancataConsegna</w:t>
      </w:r>
      <w:proofErr w:type="gramEnd"/>
      <w:r w:rsidRPr="00B821E8">
        <w:rPr>
          <w:rFonts w:ascii="Garamond" w:hAnsi="Garamond" w:cs="Courier New"/>
          <w:sz w:val="18"/>
          <w:szCs w:val="18"/>
        </w:rPr>
        <w:t>&gt;</w:t>
      </w:r>
    </w:p>
    <w:p w14:paraId="2FBD7AAC" w14:textId="77777777" w:rsidR="001B61ED" w:rsidRDefault="00C904E4" w:rsidP="00766B00">
      <w:pPr>
        <w:pStyle w:val="Heading3"/>
      </w:pPr>
      <w:bookmarkStart w:id="7606" w:name="_Toc465548"/>
      <w:r>
        <w:t>Esempio di A</w:t>
      </w:r>
      <w:r w:rsidR="00D012CF" w:rsidRPr="00D012CF">
        <w:t>ttestazione di avvenuta trasmissione del messaggio con impossibilità di recapito</w:t>
      </w:r>
      <w:bookmarkEnd w:id="7606"/>
    </w:p>
    <w:p w14:paraId="1317D4CE"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144B9EC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2:AttestazioneTrasmissione</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34171E1F" w14:textId="77777777" w:rsidR="00CD60BE"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p>
    <w:p w14:paraId="75EB5F54" w14:textId="77777777" w:rsidR="00CD60BE" w:rsidRPr="00B821E8" w:rsidRDefault="00CD60BE" w:rsidP="00CD60BE">
      <w:pPr>
        <w:autoSpaceDE w:val="0"/>
        <w:autoSpaceDN w:val="0"/>
        <w:adjustRightInd w:val="0"/>
        <w:spacing w:after="0" w:line="240" w:lineRule="auto"/>
        <w:ind w:firstLine="227"/>
        <w:rPr>
          <w:rFonts w:ascii="Garamond" w:hAnsi="Garamond" w:cs="Courier New"/>
          <w:sz w:val="18"/>
          <w:szCs w:val="18"/>
        </w:rPr>
      </w:pPr>
      <w:r w:rsidRPr="00CD60BE">
        <w:rPr>
          <w:rFonts w:ascii="Garamond" w:hAnsi="Garamond" w:cs="Courier New"/>
          <w:sz w:val="18"/>
          <w:szCs w:val="18"/>
        </w:rPr>
        <w:t>&lt;Identificativo&gt;728154&lt;/Identificativo&gt;</w:t>
      </w:r>
    </w:p>
    <w:p w14:paraId="61B5121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&lt;NomeFile&gt;ITCRLDNC65L20A662A_OZ_00312.zip&lt;/NomeFile&gt;</w:t>
      </w:r>
    </w:p>
    <w:p w14:paraId="7A8346C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&lt;DataOraRicezione&gt;2017-10-25T12:44:56.000+02:00&lt;/DataOraRicezione&gt;</w:t>
      </w:r>
    </w:p>
    <w:p w14:paraId="193F455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2B54F16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74BDD67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31DA134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1621BE72"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&lt;MessageId&gt;1415158&lt;/MessageId&gt;</w:t>
      </w:r>
    </w:p>
    <w:p w14:paraId="2793CB5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&lt;HashFileOriginale&gt;59ba879df45a24b1742efc871f7b1ff95af3358d6ab7445eb4f6eb2ff500dd45&lt;/HashFileOriginale&gt;</w:t>
      </w:r>
    </w:p>
    <w:p w14:paraId="6BEDB893"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w:t>
      </w:r>
      <w:proofErr w:type="gramStart"/>
      <w:r w:rsidRPr="00B821E8">
        <w:rPr>
          <w:rFonts w:ascii="Garamond" w:hAnsi="Garamond" w:cs="Courier New"/>
          <w:sz w:val="18"/>
          <w:szCs w:val="18"/>
        </w:rPr>
        <w:t>2:AttestazioneTrasmissione</w:t>
      </w:r>
      <w:proofErr w:type="gramEnd"/>
      <w:r w:rsidRPr="00B821E8">
        <w:rPr>
          <w:rFonts w:ascii="Garamond" w:hAnsi="Garamond" w:cs="Courier New"/>
          <w:sz w:val="18"/>
          <w:szCs w:val="18"/>
        </w:rPr>
        <w:t>&gt;</w:t>
      </w:r>
    </w:p>
    <w:p w14:paraId="19CEE108" w14:textId="77777777" w:rsidR="007B0C4D" w:rsidRDefault="007B0C4D" w:rsidP="007B0C4D">
      <w:pPr>
        <w:rPr>
          <w:rFonts w:ascii="Frutiger LT 45 Light" w:eastAsia="Times New Roman" w:hAnsi="Frutiger LT 45 Light" w:cs="Times New Roman"/>
          <w:b/>
          <w:bCs/>
          <w:smallCaps/>
          <w:szCs w:val="24"/>
        </w:rPr>
      </w:pPr>
      <w:r>
        <w:br w:type="page"/>
      </w:r>
    </w:p>
    <w:p w14:paraId="309BACAD" w14:textId="77777777" w:rsidR="001B61ED" w:rsidRPr="009835BC" w:rsidRDefault="000A2862" w:rsidP="00766B00">
      <w:pPr>
        <w:pStyle w:val="Heading3"/>
      </w:pPr>
      <w:bookmarkStart w:id="7607" w:name="_Ref502047135"/>
      <w:bookmarkStart w:id="7608" w:name="_Toc465549"/>
      <w:r w:rsidRPr="009835BC">
        <w:lastRenderedPageBreak/>
        <w:t>Schema definition (XSD) delle Notifiche</w:t>
      </w:r>
      <w:bookmarkEnd w:id="7607"/>
      <w:bookmarkEnd w:id="7608"/>
    </w:p>
    <w:p w14:paraId="5F3C283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proofErr w:type="gramStart"/>
      <w:r w:rsidRPr="00610810">
        <w:rPr>
          <w:rFonts w:ascii="Garamond" w:hAnsi="Garamond" w:cs="Courier New"/>
          <w:sz w:val="18"/>
          <w:szCs w:val="18"/>
          <w:lang w:val="en-US"/>
        </w:rPr>
        <w:t>&lt;?xml</w:t>
      </w:r>
      <w:proofErr w:type="gramEnd"/>
      <w:r w:rsidRPr="00610810">
        <w:rPr>
          <w:rFonts w:ascii="Garamond" w:hAnsi="Garamond" w:cs="Courier New"/>
          <w:sz w:val="18"/>
          <w:szCs w:val="18"/>
          <w:lang w:val="en-US"/>
        </w:rPr>
        <w:t xml:space="preserve"> version="1.0" encoding="UTF-8"?&gt;</w:t>
      </w:r>
    </w:p>
    <w:p w14:paraId="21E0794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:schema</w:t>
      </w:r>
      <w:proofErr w:type="gramEnd"/>
      <w:r w:rsidRPr="00610810">
        <w:rPr>
          <w:rFonts w:ascii="Garamond" w:hAnsi="Garamond" w:cs="Courier New"/>
          <w:sz w:val="18"/>
          <w:szCs w:val="18"/>
          <w:lang w:val="en-US"/>
        </w:rPr>
        <w:t xml:space="preserve"> xmlns:xsd="http://www.w3.org/2001/XMLSchema" xmlns:types="http://nso.rgs.mef.gov.it/docs/xsd/ordini/messaggi/v1.0" xmlns:ds="http://www.w3.org/2000/09/xmldsig#" targetNamespace="http://nso.rgs.mef.gov.it/docs/xsd/ordini/messaggi/v1.0" version="1.1"&gt;</w:t>
      </w:r>
    </w:p>
    <w:p w14:paraId="3B98D5A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:import</w:t>
      </w:r>
      <w:proofErr w:type="gramEnd"/>
      <w:r w:rsidRPr="00610810">
        <w:rPr>
          <w:rFonts w:ascii="Garamond" w:hAnsi="Garamond" w:cs="Courier New"/>
          <w:sz w:val="18"/>
          <w:szCs w:val="18"/>
          <w:lang w:val="en-US"/>
        </w:rPr>
        <w:t xml:space="preserve"> namespace="http://www.w3.org/2000/09/xmldsig#" schemaLocation="xmldsig-core-schema.xsd"/&gt;</w:t>
      </w:r>
    </w:p>
    <w:p w14:paraId="71497175"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rPr>
        <w:t>&lt;!-- ================================================================== --&gt;</w:t>
      </w:r>
    </w:p>
    <w:p w14:paraId="29929722"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proofErr w:type="gramStart"/>
      <w:r w:rsidRPr="00610810">
        <w:rPr>
          <w:rFonts w:ascii="Garamond" w:hAnsi="Garamond" w:cs="Courier New"/>
          <w:sz w:val="18"/>
          <w:szCs w:val="18"/>
        </w:rPr>
        <w:t>&lt;!--</w:t>
      </w:r>
      <w:proofErr w:type="gramEnd"/>
      <w:r w:rsidRPr="00610810">
        <w:rPr>
          <w:rFonts w:ascii="Garamond" w:hAnsi="Garamond" w:cs="Courier New"/>
          <w:sz w:val="18"/>
          <w:szCs w:val="18"/>
        </w:rPr>
        <w:t xml:space="preserve"> ELEMENTI PER TRASMITTENTI</w:t>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 xml:space="preserve"> --&gt;</w:t>
      </w:r>
    </w:p>
    <w:p w14:paraId="77BCB01E"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 --&gt;</w:t>
      </w:r>
    </w:p>
    <w:p w14:paraId="1CBD54A7"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w:t>
      </w:r>
      <w:proofErr w:type="gramStart"/>
      <w:r w:rsidRPr="00610810">
        <w:rPr>
          <w:rFonts w:ascii="Garamond" w:hAnsi="Garamond" w:cs="Courier New"/>
          <w:sz w:val="18"/>
          <w:szCs w:val="18"/>
        </w:rPr>
        <w:t>xsd:element</w:t>
      </w:r>
      <w:proofErr w:type="gramEnd"/>
      <w:r w:rsidRPr="00610810">
        <w:rPr>
          <w:rFonts w:ascii="Garamond" w:hAnsi="Garamond" w:cs="Courier New"/>
          <w:sz w:val="18"/>
          <w:szCs w:val="18"/>
        </w:rPr>
        <w:t xml:space="preserve"> name="RicevutaConsegna" type="types:RicevutaConsegna_Type"/&gt;</w:t>
      </w:r>
    </w:p>
    <w:p w14:paraId="266557EC"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w:t>
      </w:r>
      <w:proofErr w:type="gramStart"/>
      <w:r w:rsidRPr="00610810">
        <w:rPr>
          <w:rFonts w:ascii="Garamond" w:hAnsi="Garamond" w:cs="Courier New"/>
          <w:sz w:val="18"/>
          <w:szCs w:val="18"/>
        </w:rPr>
        <w:t>xsd:element</w:t>
      </w:r>
      <w:proofErr w:type="gramEnd"/>
      <w:r w:rsidRPr="00610810">
        <w:rPr>
          <w:rFonts w:ascii="Garamond" w:hAnsi="Garamond" w:cs="Courier New"/>
          <w:sz w:val="18"/>
          <w:szCs w:val="18"/>
        </w:rPr>
        <w:t xml:space="preserve"> name="NotificaMancataConsegna" type="types:NotificaMancataConsegna_Type"/&gt;</w:t>
      </w:r>
    </w:p>
    <w:p w14:paraId="18EAB6A1" w14:textId="77777777" w:rsidR="0092501F" w:rsidRPr="004A592B" w:rsidRDefault="0092501F" w:rsidP="0092501F">
      <w:pPr>
        <w:autoSpaceDE w:val="0"/>
        <w:autoSpaceDN w:val="0"/>
        <w:adjustRightInd w:val="0"/>
        <w:spacing w:after="0" w:line="240" w:lineRule="auto"/>
        <w:rPr>
          <w:rFonts w:ascii="Garamond" w:hAnsi="Garamond" w:cs="Courier New"/>
          <w:sz w:val="18"/>
          <w:szCs w:val="18"/>
          <w:lang w:val="en-US"/>
          <w:rPrChange w:id="7609" w:author="Cernigliaro, Giuseppe (IT - Bologna)" w:date="2019-02-07T20:54:00Z">
            <w:rPr>
              <w:rFonts w:ascii="Garamond" w:hAnsi="Garamond" w:cs="Courier New"/>
              <w:sz w:val="18"/>
              <w:szCs w:val="18"/>
              <w:lang w:val="en-US"/>
            </w:rPr>
          </w:rPrChange>
        </w:rPr>
      </w:pPr>
      <w:r w:rsidRPr="00610810">
        <w:rPr>
          <w:rFonts w:ascii="Garamond" w:hAnsi="Garamond" w:cs="Courier New"/>
          <w:sz w:val="18"/>
          <w:szCs w:val="18"/>
        </w:rPr>
        <w:tab/>
      </w:r>
      <w:r w:rsidRPr="004A592B">
        <w:rPr>
          <w:rFonts w:ascii="Garamond" w:hAnsi="Garamond" w:cs="Courier New"/>
          <w:sz w:val="18"/>
          <w:szCs w:val="18"/>
          <w:lang w:val="en-US"/>
          <w:rPrChange w:id="7610" w:author="Cernigliaro, Giuseppe (IT - Bologna)" w:date="2019-02-07T20:54:00Z">
            <w:rPr>
              <w:rFonts w:ascii="Garamond" w:hAnsi="Garamond" w:cs="Courier New"/>
              <w:sz w:val="18"/>
              <w:szCs w:val="18"/>
              <w:lang w:val="en-US"/>
            </w:rPr>
          </w:rPrChange>
        </w:rPr>
        <w:t>&lt;xsd</w:t>
      </w:r>
      <w:proofErr w:type="gramStart"/>
      <w:r w:rsidRPr="004A592B">
        <w:rPr>
          <w:rFonts w:ascii="Garamond" w:hAnsi="Garamond" w:cs="Courier New"/>
          <w:sz w:val="18"/>
          <w:szCs w:val="18"/>
          <w:lang w:val="en-US"/>
          <w:rPrChange w:id="7611" w:author="Cernigliaro, Giuseppe (IT - Bologna)" w:date="2019-02-07T20:54:00Z">
            <w:rPr>
              <w:rFonts w:ascii="Garamond" w:hAnsi="Garamond" w:cs="Courier New"/>
              <w:sz w:val="18"/>
              <w:szCs w:val="18"/>
              <w:lang w:val="en-US"/>
            </w:rPr>
          </w:rPrChange>
        </w:rPr>
        <w:t>:element</w:t>
      </w:r>
      <w:proofErr w:type="gramEnd"/>
      <w:r w:rsidRPr="004A592B">
        <w:rPr>
          <w:rFonts w:ascii="Garamond" w:hAnsi="Garamond" w:cs="Courier New"/>
          <w:sz w:val="18"/>
          <w:szCs w:val="18"/>
          <w:lang w:val="en-US"/>
          <w:rPrChange w:id="7612" w:author="Cernigliaro, Giuseppe (IT - Bologna)" w:date="2019-02-07T20:54:00Z">
            <w:rPr>
              <w:rFonts w:ascii="Garamond" w:hAnsi="Garamond" w:cs="Courier New"/>
              <w:sz w:val="18"/>
              <w:szCs w:val="18"/>
              <w:lang w:val="en-US"/>
            </w:rPr>
          </w:rPrChange>
        </w:rPr>
        <w:t xml:space="preserve"> name="NotificaScarto" type="types:NotificaScarto_Type"/&gt;</w:t>
      </w:r>
    </w:p>
    <w:p w14:paraId="7F6CF34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4A592B">
        <w:rPr>
          <w:rFonts w:ascii="Garamond" w:hAnsi="Garamond" w:cs="Courier New"/>
          <w:sz w:val="18"/>
          <w:szCs w:val="18"/>
          <w:lang w:val="en-US"/>
          <w:rPrChange w:id="7613" w:author="Cernigliaro, Giuseppe (IT - Bologna)" w:date="2019-02-07T20:54:00Z">
            <w:rPr>
              <w:rFonts w:ascii="Garamond" w:hAnsi="Garamond" w:cs="Courier New"/>
              <w:sz w:val="18"/>
              <w:szCs w:val="18"/>
              <w:lang w:val="en-US"/>
            </w:rPr>
          </w:rPrChange>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name="AttestazioneTrasmissione" type="types:AttestazioneTrasmissione_Type"/&gt;</w:t>
      </w:r>
    </w:p>
    <w:p w14:paraId="11BF20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6C3E54D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proofErr w:type="gramStart"/>
      <w:r w:rsidRPr="00610810">
        <w:rPr>
          <w:rFonts w:ascii="Garamond" w:hAnsi="Garamond" w:cs="Courier New"/>
          <w:sz w:val="18"/>
          <w:szCs w:val="18"/>
          <w:lang w:val="en-US"/>
        </w:rPr>
        <w:t>&lt;!--</w:t>
      </w:r>
      <w:proofErr w:type="gramEnd"/>
      <w:r w:rsidRPr="00610810">
        <w:rPr>
          <w:rFonts w:ascii="Garamond" w:hAnsi="Garamond" w:cs="Courier New"/>
          <w:sz w:val="18"/>
          <w:szCs w:val="18"/>
          <w:lang w:val="en-US"/>
        </w:rPr>
        <w:t xml:space="preserve"> TIPI EXTRA PER TRASMITTENTI</w:t>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 xml:space="preserve"> --&gt;</w:t>
      </w:r>
    </w:p>
    <w:p w14:paraId="2E49911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74F5F2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name="RicevutaConsegna_Type"&gt;</w:t>
      </w:r>
    </w:p>
    <w:p w14:paraId="1B01CEB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2F64AFE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44BE08B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49602FD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0A1908A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name="DataOraConsegna" type="xsd:dateTime"/&gt;</w:t>
      </w:r>
    </w:p>
    <w:p w14:paraId="7D6DC09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name="Ricevente" type="types:Ricevente_Type"/&gt;</w:t>
      </w:r>
    </w:p>
    <w:p w14:paraId="7681429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57E51C8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0B8480B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754B019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5988C32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6EB3FCD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09F7DB7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04AB146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name="NotificaScarto_Type"&gt;</w:t>
      </w:r>
    </w:p>
    <w:p w14:paraId="323AD21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159B97C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0D1B513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6C07783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759C53A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0943624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name="ListaErrori" type="types:ListaErrori_Type"/&gt;</w:t>
      </w:r>
    </w:p>
    <w:p w14:paraId="791E017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0F2A99C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705B459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7889457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453B96A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1A0FD1E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6BF42BB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name="NotificaMancataConsegna_Type"&gt;</w:t>
      </w:r>
    </w:p>
    <w:p w14:paraId="113EBA9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2E881C7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36B938F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7ACAD12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51C7210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5F4A212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type="types:Descrizione_Type" minOccurs="0" maxOccurs="1"/&gt;</w:t>
      </w:r>
    </w:p>
    <w:p w14:paraId="39E7477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78AE4A3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51622EF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3EAFC34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77E3013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5AB34C7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2B8939D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name="AttestazioneTrasmissione_Type"&gt;</w:t>
      </w:r>
    </w:p>
    <w:p w14:paraId="4A7CA0F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2A37A52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33C7B45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0F5D578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0AF390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lastRenderedPageBreak/>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3CEF597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name="Ricevente" type="types:Ricevente_Type"/&gt;</w:t>
      </w:r>
    </w:p>
    <w:p w14:paraId="4548879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0A85B53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4686F71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42C333C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name="HashFileOriginale" type="xsd:string"/&gt;</w:t>
      </w:r>
    </w:p>
    <w:p w14:paraId="55A753F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0F4D9E7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2FC55D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419088E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name="RiferimentoArchivio_Type"&gt;</w:t>
      </w:r>
    </w:p>
    <w:p w14:paraId="60E1E2E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54CBC7C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28BD3A0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7E66D7C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4A700B7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4773992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name="ListaErrori_Type"&gt;</w:t>
      </w:r>
    </w:p>
    <w:p w14:paraId="38C6983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35C9B71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name="Errore" type="types:Errore_Type" minOccurs="1" maxOccurs="200"/&gt;</w:t>
      </w:r>
    </w:p>
    <w:p w14:paraId="1682C48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31BA459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520C5D7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name="Errore_Type"&gt;</w:t>
      </w:r>
    </w:p>
    <w:p w14:paraId="3F6A6D2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70E96F1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name="Codice" type="types:Codice_Type"/&gt;</w:t>
      </w:r>
    </w:p>
    <w:p w14:paraId="4657B8F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type="types:Descrizione_Type"/&gt;</w:t>
      </w:r>
    </w:p>
    <w:p w14:paraId="2E5FE66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30179F6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154A973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name="Codice_Type"&gt;</w:t>
      </w:r>
    </w:p>
    <w:p w14:paraId="69981BA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0B69CD7B"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xsd:simpleType</w:t>
      </w:r>
      <w:proofErr w:type="gramEnd"/>
      <w:r w:rsidRPr="00610810">
        <w:rPr>
          <w:rFonts w:ascii="Garamond" w:hAnsi="Garamond" w:cs="Courier New"/>
          <w:sz w:val="18"/>
          <w:szCs w:val="18"/>
        </w:rPr>
        <w:t>&gt;</w:t>
      </w:r>
    </w:p>
    <w:p w14:paraId="74FCAC2A"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 --&gt;</w:t>
      </w:r>
    </w:p>
    <w:p w14:paraId="1C65C836"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proofErr w:type="gramStart"/>
      <w:r w:rsidRPr="00610810">
        <w:rPr>
          <w:rFonts w:ascii="Garamond" w:hAnsi="Garamond" w:cs="Courier New"/>
          <w:sz w:val="18"/>
          <w:szCs w:val="18"/>
        </w:rPr>
        <w:t>&lt;!--</w:t>
      </w:r>
      <w:proofErr w:type="gramEnd"/>
      <w:r w:rsidRPr="00610810">
        <w:rPr>
          <w:rFonts w:ascii="Garamond" w:hAnsi="Garamond" w:cs="Courier New"/>
          <w:sz w:val="18"/>
          <w:szCs w:val="18"/>
        </w:rPr>
        <w:t xml:space="preserve"> TIPI PER RICEVENTI</w:t>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 xml:space="preserve"> --&gt;</w:t>
      </w:r>
    </w:p>
    <w:p w14:paraId="07BE8A5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lang w:val="en-US"/>
        </w:rPr>
        <w:t>&lt;!-- ================================================================== --&gt;</w:t>
      </w:r>
    </w:p>
    <w:p w14:paraId="33CD494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name="CodiceDestinatario_Type"&gt;</w:t>
      </w:r>
    </w:p>
    <w:p w14:paraId="6581DCD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420159E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48E3B9A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name="Formato_Type"&gt;</w:t>
      </w:r>
    </w:p>
    <w:p w14:paraId="6357273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2188757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value="5"/&gt;</w:t>
      </w:r>
    </w:p>
    <w:p w14:paraId="0B0F6C8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69C3ABD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2A462C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name="Scarto_Type"&gt;</w:t>
      </w:r>
    </w:p>
    <w:p w14:paraId="476E0F9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6458B62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 xml:space="preserve"> value="EN00"&gt;</w:t>
      </w:r>
    </w:p>
    <w:p w14:paraId="3A51972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annotation&gt;</w:t>
      </w:r>
    </w:p>
    <w:p w14:paraId="672116A6"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xsd:documentation</w:t>
      </w:r>
      <w:proofErr w:type="gramEnd"/>
      <w:r w:rsidRPr="00610810">
        <w:rPr>
          <w:rFonts w:ascii="Garamond" w:hAnsi="Garamond" w:cs="Courier New"/>
          <w:sz w:val="18"/>
          <w:szCs w:val="18"/>
        </w:rPr>
        <w:t>&gt;</w:t>
      </w:r>
    </w:p>
    <w:p w14:paraId="7B6EC9D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EN00 = NOTIFICA NON CONFORME AL FORMATO</w:t>
      </w:r>
    </w:p>
    <w:p w14:paraId="6441969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:documentation</w:t>
      </w:r>
      <w:proofErr w:type="gramEnd"/>
      <w:r w:rsidRPr="00610810">
        <w:rPr>
          <w:rFonts w:ascii="Garamond" w:hAnsi="Garamond" w:cs="Courier New"/>
          <w:sz w:val="18"/>
          <w:szCs w:val="18"/>
          <w:lang w:val="en-US"/>
        </w:rPr>
        <w:t>&gt;</w:t>
      </w:r>
    </w:p>
    <w:p w14:paraId="433B114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:annotation</w:t>
      </w:r>
      <w:proofErr w:type="gramEnd"/>
      <w:r w:rsidRPr="00610810">
        <w:rPr>
          <w:rFonts w:ascii="Garamond" w:hAnsi="Garamond" w:cs="Courier New"/>
          <w:sz w:val="18"/>
          <w:szCs w:val="18"/>
          <w:lang w:val="en-US"/>
        </w:rPr>
        <w:t>&gt;</w:t>
      </w:r>
    </w:p>
    <w:p w14:paraId="4C126B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&gt;</w:t>
      </w:r>
    </w:p>
    <w:p w14:paraId="79C2E6C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 xml:space="preserve"> value="EN01"&gt;</w:t>
      </w:r>
    </w:p>
    <w:p w14:paraId="451BE99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annotation&gt;</w:t>
      </w:r>
    </w:p>
    <w:p w14:paraId="5ADCE70C"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xsd:documentation</w:t>
      </w:r>
      <w:proofErr w:type="gramEnd"/>
      <w:r w:rsidRPr="00610810">
        <w:rPr>
          <w:rFonts w:ascii="Garamond" w:hAnsi="Garamond" w:cs="Courier New"/>
          <w:sz w:val="18"/>
          <w:szCs w:val="18"/>
        </w:rPr>
        <w:t>&gt;</w:t>
      </w:r>
    </w:p>
    <w:p w14:paraId="6798A31B"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EN01 = NOTIFICA NON AMMISSIBILE</w:t>
      </w:r>
    </w:p>
    <w:p w14:paraId="65B6244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:documentation</w:t>
      </w:r>
      <w:proofErr w:type="gramEnd"/>
      <w:r w:rsidRPr="00610810">
        <w:rPr>
          <w:rFonts w:ascii="Garamond" w:hAnsi="Garamond" w:cs="Courier New"/>
          <w:sz w:val="18"/>
          <w:szCs w:val="18"/>
          <w:lang w:val="en-US"/>
        </w:rPr>
        <w:t>&gt;</w:t>
      </w:r>
    </w:p>
    <w:p w14:paraId="179B10C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:annotation</w:t>
      </w:r>
      <w:proofErr w:type="gramEnd"/>
      <w:r w:rsidRPr="00610810">
        <w:rPr>
          <w:rFonts w:ascii="Garamond" w:hAnsi="Garamond" w:cs="Courier New"/>
          <w:sz w:val="18"/>
          <w:szCs w:val="18"/>
          <w:lang w:val="en-US"/>
        </w:rPr>
        <w:t>&gt;</w:t>
      </w:r>
    </w:p>
    <w:p w14:paraId="32DFCA0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&gt;</w:t>
      </w:r>
    </w:p>
    <w:p w14:paraId="4E576F8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0B5E4BD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3B910B2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4665443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proofErr w:type="gramStart"/>
      <w:r w:rsidRPr="00610810">
        <w:rPr>
          <w:rFonts w:ascii="Garamond" w:hAnsi="Garamond" w:cs="Courier New"/>
          <w:sz w:val="18"/>
          <w:szCs w:val="18"/>
          <w:lang w:val="en-US"/>
        </w:rPr>
        <w:t>&lt;!--</w:t>
      </w:r>
      <w:proofErr w:type="gramEnd"/>
      <w:r w:rsidRPr="00610810">
        <w:rPr>
          <w:rFonts w:ascii="Garamond" w:hAnsi="Garamond" w:cs="Courier New"/>
          <w:sz w:val="18"/>
          <w:szCs w:val="18"/>
          <w:lang w:val="en-US"/>
        </w:rPr>
        <w:t xml:space="preserve"> TIPI COMUNI</w:t>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 xml:space="preserve"> --&gt;</w:t>
      </w:r>
    </w:p>
    <w:p w14:paraId="35F6A72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278683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name="Identificativo_Type"&gt;</w:t>
      </w:r>
    </w:p>
    <w:p w14:paraId="70425A3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3C8C138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value="20"/&gt;</w:t>
      </w:r>
    </w:p>
    <w:p w14:paraId="64D6CFC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1FEDF10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0644EE1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lastRenderedPageBreak/>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name="NomeFile_Type"&gt;</w:t>
      </w:r>
    </w:p>
    <w:p w14:paraId="1D6FB47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616A07B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value="50"/&gt;</w:t>
      </w:r>
    </w:p>
    <w:p w14:paraId="3BB738A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7F04F61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7C62D77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name="MessageId_Type"&gt;</w:t>
      </w:r>
    </w:p>
    <w:p w14:paraId="76F169D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2675529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:minLength</w:t>
      </w:r>
      <w:proofErr w:type="gramEnd"/>
      <w:r w:rsidRPr="00610810">
        <w:rPr>
          <w:rFonts w:ascii="Garamond" w:hAnsi="Garamond" w:cs="Courier New"/>
          <w:sz w:val="18"/>
          <w:szCs w:val="18"/>
          <w:lang w:val="en-US"/>
        </w:rPr>
        <w:t xml:space="preserve"> value="1"/&gt;</w:t>
      </w:r>
    </w:p>
    <w:p w14:paraId="7DED3DD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value="14"/&gt;</w:t>
      </w:r>
    </w:p>
    <w:p w14:paraId="116A780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3C8ADE5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36805B8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name="PecMessageId_Type"&gt;</w:t>
      </w:r>
    </w:p>
    <w:p w14:paraId="75439B5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3DAC126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0D4AEE8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name="Descrizione_Type"&gt;</w:t>
      </w:r>
    </w:p>
    <w:p w14:paraId="0EADAD9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37E8B5E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value="255"/&gt;</w:t>
      </w:r>
    </w:p>
    <w:p w14:paraId="7596F5B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3B5C8FE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6909232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name="Versione_Type"&gt;</w:t>
      </w:r>
    </w:p>
    <w:p w14:paraId="1E9561C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63D529B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value="5"/&gt;</w:t>
      </w:r>
    </w:p>
    <w:p w14:paraId="03AE5F8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5394405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7974680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name="Ricevente_Type"&gt;</w:t>
      </w:r>
    </w:p>
    <w:p w14:paraId="01C8818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041E0AE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name="Codice" type="types:CodiceDestinatario_Type"/&gt;</w:t>
      </w:r>
    </w:p>
    <w:p w14:paraId="0F95519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type="xsd:string"/&gt;</w:t>
      </w:r>
    </w:p>
    <w:p w14:paraId="6E678FC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1604451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3CDA3EA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:schema</w:t>
      </w:r>
      <w:proofErr w:type="gramEnd"/>
      <w:r w:rsidRPr="00610810">
        <w:rPr>
          <w:rFonts w:ascii="Garamond" w:hAnsi="Garamond" w:cs="Courier New"/>
          <w:sz w:val="18"/>
          <w:szCs w:val="18"/>
          <w:lang w:val="en-US"/>
        </w:rPr>
        <w:t>&gt;</w:t>
      </w:r>
    </w:p>
    <w:p w14:paraId="1BA30761" w14:textId="77777777" w:rsidR="000522C3" w:rsidRDefault="000522C3">
      <w:pPr>
        <w:rPr>
          <w:rFonts w:ascii="Garamond" w:hAnsi="Garamond" w:cs="Courier New"/>
          <w:sz w:val="18"/>
          <w:szCs w:val="18"/>
          <w:lang w:val="en-US"/>
        </w:rPr>
      </w:pPr>
      <w:r>
        <w:rPr>
          <w:rFonts w:ascii="Garamond" w:hAnsi="Garamond" w:cs="Courier New"/>
          <w:sz w:val="18"/>
          <w:szCs w:val="18"/>
          <w:lang w:val="en-US"/>
        </w:rPr>
        <w:br w:type="page"/>
      </w:r>
    </w:p>
    <w:p w14:paraId="585EE53C" w14:textId="77777777" w:rsidR="00CC6328" w:rsidRPr="00884D9B" w:rsidRDefault="00DF0D33" w:rsidP="005A65FB">
      <w:pPr>
        <w:pStyle w:val="Heading1"/>
      </w:pPr>
      <w:bookmarkStart w:id="7614" w:name="_Ref520993849"/>
      <w:bookmarkStart w:id="7615" w:name="_Toc465550"/>
      <w:r>
        <w:lastRenderedPageBreak/>
        <w:t>D</w:t>
      </w:r>
      <w:r w:rsidR="00924E33" w:rsidRPr="00884D9B">
        <w:t>ati da riportare nella Fattura elettronica</w:t>
      </w:r>
      <w:bookmarkEnd w:id="7614"/>
      <w:bookmarkEnd w:id="7615"/>
    </w:p>
    <w:p w14:paraId="4B8D1633" w14:textId="77777777" w:rsidR="002943D1" w:rsidRDefault="00E812E8">
      <w:pPr>
        <w:pStyle w:val="BodyText"/>
      </w:pPr>
      <w:r>
        <w:t xml:space="preserve">L’articolo 3 del d.m. 7 dicembre 2019 prescrive che nelle fatture elettroniche indirizzate alle amministrazioni pubbliche devono essere riportati </w:t>
      </w:r>
      <w:r w:rsidR="002943D1">
        <w:t xml:space="preserve">gli </w:t>
      </w:r>
      <w:r>
        <w:t>est</w:t>
      </w:r>
      <w:r w:rsidR="002943D1">
        <w:t>r</w:t>
      </w:r>
      <w:r>
        <w:t xml:space="preserve">emi </w:t>
      </w:r>
      <w:r w:rsidR="002943D1">
        <w:t>dei d</w:t>
      </w:r>
      <w:r>
        <w:t xml:space="preserve">ocumenti </w:t>
      </w:r>
      <w:r w:rsidR="002943D1">
        <w:t>attestanti l'ordinazione e l'esecuzione degli acquisti dei beni e servizi tra gli enti del Servizio sanitario nazionale, nonché i soggetti che effettuano acquisti per conto dei predetti enti, e i loro fornitori di beni e servizi.</w:t>
      </w:r>
    </w:p>
    <w:p w14:paraId="7E996F7A" w14:textId="173318C6" w:rsidR="00CC6328" w:rsidRDefault="002943D1">
      <w:pPr>
        <w:pStyle w:val="BodyText"/>
      </w:pPr>
      <w:r>
        <w:t xml:space="preserve">A tale obbligo si adempie riportando nella  </w:t>
      </w:r>
      <w:r w:rsidRPr="00884D9B">
        <w:t xml:space="preserve">fattura elettronica </w:t>
      </w:r>
      <w:r>
        <w:t xml:space="preserve">la Tripletta di identificazione (v. Paragrafo </w:t>
      </w:r>
      <w:r w:rsidR="00A34DD2">
        <w:fldChar w:fldCharType="begin"/>
      </w:r>
      <w:r>
        <w:instrText xml:space="preserve"> REF _Ref534643100 \r \h </w:instrText>
      </w:r>
      <w:r w:rsidR="00A34DD2">
        <w:fldChar w:fldCharType="separate"/>
      </w:r>
      <w:ins w:id="7616" w:author="Cernigliaro, Giuseppe (IT - Bologna)" w:date="2019-02-07T20:54:00Z">
        <w:r w:rsidR="004A592B">
          <w:t>2.4.1</w:t>
        </w:r>
      </w:ins>
      <w:del w:id="7617" w:author="Cernigliaro, Giuseppe (IT - Bologna)" w:date="2019-02-07T20:53:00Z">
        <w:r w:rsidDel="004A592B">
          <w:delText>2.5.1</w:delText>
        </w:r>
      </w:del>
      <w:r w:rsidR="00A34DD2">
        <w:fldChar w:fldCharType="end"/>
      </w:r>
      <w:r>
        <w:t xml:space="preserve"> ) di</w:t>
      </w:r>
      <w:r w:rsidR="00924E33" w:rsidRPr="00884D9B">
        <w:t xml:space="preserve"> ciascun Documento </w:t>
      </w:r>
      <w:r w:rsidR="00DB7515" w:rsidRPr="00884D9B">
        <w:t xml:space="preserve">rappresentativo dell’ordine di acquisto </w:t>
      </w:r>
      <w:r>
        <w:t xml:space="preserve">a cui la fattura fa riferimento, </w:t>
      </w:r>
      <w:r w:rsidR="00924E33" w:rsidRPr="00884D9B">
        <w:t xml:space="preserve">che può essere un Ordine </w:t>
      </w:r>
      <w:r w:rsidR="00A434B2">
        <w:t>iniziale (v. Paragrafi</w:t>
      </w:r>
      <w:r w:rsidR="00924E33" w:rsidRPr="00884D9B">
        <w:t xml:space="preserve"> </w:t>
      </w:r>
      <w:r w:rsidR="00A34DD2">
        <w:fldChar w:fldCharType="begin"/>
      </w:r>
      <w:r w:rsidR="00493E70">
        <w:instrText xml:space="preserve"> REF _Ref499025515 \r \h </w:instrText>
      </w:r>
      <w:r w:rsidR="00A34DD2">
        <w:fldChar w:fldCharType="separate"/>
      </w:r>
      <w:ins w:id="7618" w:author="Cernigliaro, Giuseppe (IT - Bologna)" w:date="2019-02-07T20:54:00Z">
        <w:r w:rsidR="004A592B">
          <w:t>0</w:t>
        </w:r>
      </w:ins>
      <w:del w:id="7619" w:author="Cernigliaro, Giuseppe (IT - Bologna)" w:date="2019-02-07T20:53:00Z">
        <w:r w:rsidR="00493E70" w:rsidDel="004A592B">
          <w:delText>2.3.2.1</w:delText>
        </w:r>
      </w:del>
      <w:r w:rsidR="00A34DD2">
        <w:fldChar w:fldCharType="end"/>
      </w:r>
      <w:r w:rsidR="00A434B2">
        <w:t xml:space="preserve"> e </w:t>
      </w:r>
      <w:r w:rsidR="00A34DD2">
        <w:fldChar w:fldCharType="begin"/>
      </w:r>
      <w:r w:rsidR="00A434B2">
        <w:instrText xml:space="preserve"> REF _Ref499025607 \r \h </w:instrText>
      </w:r>
      <w:r w:rsidR="00A34DD2">
        <w:fldChar w:fldCharType="separate"/>
      </w:r>
      <w:ins w:id="7620" w:author="Cernigliaro, Giuseppe (IT - Bologna)" w:date="2019-02-07T20:54:00Z">
        <w:r w:rsidR="004A592B">
          <w:t>0</w:t>
        </w:r>
      </w:ins>
      <w:del w:id="7621" w:author="Cernigliaro, Giuseppe (IT - Bologna)" w:date="2019-02-07T20:53:00Z">
        <w:r w:rsidR="00A434B2" w:rsidDel="004A592B">
          <w:delText>2.3.2.2</w:delText>
        </w:r>
      </w:del>
      <w:r w:rsidR="00A34DD2">
        <w:fldChar w:fldCharType="end"/>
      </w:r>
      <w:r w:rsidR="00924E33" w:rsidRPr="00884D9B">
        <w:t>), un</w:t>
      </w:r>
      <w:r w:rsidR="00A434B2">
        <w:t>a</w:t>
      </w:r>
      <w:r w:rsidR="00924E33" w:rsidRPr="00884D9B">
        <w:t xml:space="preserve"> </w:t>
      </w:r>
      <w:r w:rsidR="00A434B2">
        <w:t xml:space="preserve">Ordine sostitutivo </w:t>
      </w:r>
      <w:r w:rsidR="00924E33" w:rsidRPr="00884D9B">
        <w:t>(</w:t>
      </w:r>
      <w:r w:rsidR="00A434B2">
        <w:t>v. Paragrafi</w:t>
      </w:r>
      <w:r w:rsidR="00A434B2" w:rsidRPr="00884D9B">
        <w:t xml:space="preserve"> </w:t>
      </w:r>
      <w:r w:rsidR="00A34DD2">
        <w:fldChar w:fldCharType="begin"/>
      </w:r>
      <w:r w:rsidR="00A434B2">
        <w:instrText xml:space="preserve"> REF _Ref499025515 \r \h </w:instrText>
      </w:r>
      <w:r w:rsidR="00A34DD2">
        <w:fldChar w:fldCharType="separate"/>
      </w:r>
      <w:ins w:id="7622" w:author="Cernigliaro, Giuseppe (IT - Bologna)" w:date="2019-02-07T20:54:00Z">
        <w:r w:rsidR="004A592B">
          <w:t>0</w:t>
        </w:r>
      </w:ins>
      <w:del w:id="7623" w:author="Cernigliaro, Giuseppe (IT - Bologna)" w:date="2019-02-07T20:53:00Z">
        <w:r w:rsidR="00A434B2" w:rsidDel="004A592B">
          <w:delText>2.3.2.1</w:delText>
        </w:r>
      </w:del>
      <w:r w:rsidR="00A34DD2">
        <w:fldChar w:fldCharType="end"/>
      </w:r>
      <w:r w:rsidR="00A434B2">
        <w:t xml:space="preserve"> e </w:t>
      </w:r>
      <w:r w:rsidR="00A34DD2">
        <w:fldChar w:fldCharType="begin"/>
      </w:r>
      <w:r w:rsidR="00A434B2">
        <w:instrText xml:space="preserve"> REF _Ref499025607 \r \h </w:instrText>
      </w:r>
      <w:r w:rsidR="00A34DD2">
        <w:fldChar w:fldCharType="separate"/>
      </w:r>
      <w:ins w:id="7624" w:author="Cernigliaro, Giuseppe (IT - Bologna)" w:date="2019-02-07T20:54:00Z">
        <w:r w:rsidR="004A592B">
          <w:t>0</w:t>
        </w:r>
      </w:ins>
      <w:del w:id="7625" w:author="Cernigliaro, Giuseppe (IT - Bologna)" w:date="2019-02-07T20:53:00Z">
        <w:r w:rsidR="00A434B2" w:rsidDel="004A592B">
          <w:delText>2.3.2.2</w:delText>
        </w:r>
      </w:del>
      <w:r w:rsidR="00A34DD2">
        <w:fldChar w:fldCharType="end"/>
      </w:r>
      <w:r w:rsidR="00924E33" w:rsidRPr="00884D9B">
        <w:t>)</w:t>
      </w:r>
      <w:r w:rsidR="00493E70">
        <w:t>,</w:t>
      </w:r>
      <w:r w:rsidR="00924E33" w:rsidRPr="00884D9B">
        <w:t xml:space="preserve"> una </w:t>
      </w:r>
      <w:r w:rsidR="00E812E8">
        <w:t>Risposta con modifiche (v. Paragrafo</w:t>
      </w:r>
      <w:r w:rsidR="00924E33" w:rsidRPr="00884D9B">
        <w:t xml:space="preserve"> </w:t>
      </w:r>
      <w:r w:rsidR="00A34DD2">
        <w:fldChar w:fldCharType="begin"/>
      </w:r>
      <w:r w:rsidR="00E812E8">
        <w:instrText xml:space="preserve"> REF _Ref498342414 \r \h </w:instrText>
      </w:r>
      <w:r w:rsidR="00A34DD2">
        <w:fldChar w:fldCharType="separate"/>
      </w:r>
      <w:ins w:id="7626" w:author="Cernigliaro, Giuseppe (IT - Bologna)" w:date="2019-02-07T20:54:00Z">
        <w:r w:rsidR="004A592B">
          <w:t>0</w:t>
        </w:r>
      </w:ins>
      <w:del w:id="7627" w:author="Cernigliaro, Giuseppe (IT - Bologna)" w:date="2019-02-07T20:53:00Z">
        <w:r w:rsidR="00E812E8" w:rsidDel="004A592B">
          <w:delText>2.3.2.3</w:delText>
        </w:r>
      </w:del>
      <w:r w:rsidR="00A34DD2">
        <w:fldChar w:fldCharType="end"/>
      </w:r>
      <w:r w:rsidR="00924E33" w:rsidRPr="00884D9B">
        <w:t xml:space="preserve">) </w:t>
      </w:r>
      <w:r w:rsidR="00493E70">
        <w:t xml:space="preserve">o un </w:t>
      </w:r>
      <w:r w:rsidR="006113A1">
        <w:t>Ordine di riscontro</w:t>
      </w:r>
      <w:r w:rsidR="00E812E8">
        <w:t xml:space="preserve"> sostitutivo (v. Paragrafo </w:t>
      </w:r>
      <w:r w:rsidR="00A34DD2">
        <w:fldChar w:fldCharType="begin"/>
      </w:r>
      <w:r w:rsidR="00E812E8">
        <w:instrText xml:space="preserve"> REF _Ref498342619 \r \h </w:instrText>
      </w:r>
      <w:r w:rsidR="00A34DD2">
        <w:fldChar w:fldCharType="separate"/>
      </w:r>
      <w:ins w:id="7628" w:author="Cernigliaro, Giuseppe (IT - Bologna)" w:date="2019-02-07T20:54:00Z">
        <w:r w:rsidR="004A592B">
          <w:t>0</w:t>
        </w:r>
      </w:ins>
      <w:del w:id="7629" w:author="Cernigliaro, Giuseppe (IT - Bologna)" w:date="2019-02-07T20:53:00Z">
        <w:r w:rsidR="00E812E8" w:rsidDel="004A592B">
          <w:delText>2.3.2.4</w:delText>
        </w:r>
      </w:del>
      <w:r w:rsidR="00A34DD2">
        <w:fldChar w:fldCharType="end"/>
      </w:r>
      <w:r w:rsidR="00E812E8">
        <w:t>)</w:t>
      </w:r>
      <w:r>
        <w:t>.</w:t>
      </w:r>
    </w:p>
    <w:p w14:paraId="5F568A10" w14:textId="77777777" w:rsidR="002943D1" w:rsidRDefault="002943D1">
      <w:pPr>
        <w:pStyle w:val="BodyText"/>
      </w:pPr>
      <w:r>
        <w:t xml:space="preserve">La modalità per riportare nella fattura la Tripletta di identificazione del Documentio nella fattura elettronica differisce in base al </w:t>
      </w:r>
      <w:r w:rsidR="003F23CB">
        <w:t>formato utilizzato per la</w:t>
      </w:r>
      <w:r w:rsidR="000E04BE">
        <w:t xml:space="preserve"> </w:t>
      </w:r>
      <w:r w:rsidR="003F23CB">
        <w:t>fattura elettronica.</w:t>
      </w:r>
    </w:p>
    <w:p w14:paraId="15FB73A3" w14:textId="552838BE" w:rsidR="003F23CB" w:rsidRDefault="00A84F07" w:rsidP="00763A59">
      <w:pPr>
        <w:pStyle w:val="BodyText"/>
        <w:numPr>
          <w:ilvl w:val="0"/>
          <w:numId w:val="29"/>
        </w:numPr>
        <w:ind w:left="1560"/>
      </w:pPr>
      <w:r>
        <w:t xml:space="preserve">Per la fattura elettronica emessa </w:t>
      </w:r>
      <w:r w:rsidR="003F23CB">
        <w:t xml:space="preserve">nel formato </w:t>
      </w:r>
      <w:r w:rsidR="003F23CB" w:rsidRPr="00CD33AB">
        <w:rPr>
          <w:i/>
        </w:rPr>
        <w:t>FatturaPA</w:t>
      </w:r>
      <w:r w:rsidR="003F23CB" w:rsidRPr="003F23CB">
        <w:t xml:space="preserve"> </w:t>
      </w:r>
      <w:r w:rsidR="003F23CB">
        <w:t>(p</w:t>
      </w:r>
      <w:r w:rsidR="003F23CB" w:rsidRPr="00884D9B">
        <w:t xml:space="preserve">er i riferimenti ai campi della fattura elettronica, si veda la </w:t>
      </w:r>
      <w:r w:rsidR="004A592B">
        <w:rPr>
          <w:rStyle w:val="Hyperlink"/>
        </w:rPr>
        <w:fldChar w:fldCharType="begin"/>
      </w:r>
      <w:r w:rsidR="004A592B">
        <w:rPr>
          <w:rStyle w:val="Hyperlink"/>
        </w:rPr>
        <w:instrText xml:space="preserve"> HYPERLINK "http://www.fatturapa.gov.it/export/fatturazione/sdi/fatturapa/v1.2.1/Rappresentazione_tabellare_del_tracciato_FatturaPA_versione_1.2.1.pdf" </w:instrText>
      </w:r>
      <w:ins w:id="7630" w:author="Cernigliaro, Giuseppe (IT - Bologna)" w:date="2019-02-07T20:53:00Z">
        <w:r w:rsidR="004A592B">
          <w:rPr>
            <w:rStyle w:val="Hyperlink"/>
          </w:rPr>
        </w:r>
      </w:ins>
      <w:r w:rsidR="004A592B">
        <w:rPr>
          <w:rStyle w:val="Hyperlink"/>
        </w:rPr>
        <w:fldChar w:fldCharType="separate"/>
      </w:r>
      <w:r w:rsidR="003F23CB" w:rsidRPr="00884D9B">
        <w:rPr>
          <w:rStyle w:val="Hyperlink"/>
        </w:rPr>
        <w:t>Rappresentazione tabellare del tracciato FatturaPA versione 1.2.1</w:t>
      </w:r>
      <w:r w:rsidR="004A592B">
        <w:rPr>
          <w:rStyle w:val="Hyperlink"/>
        </w:rPr>
        <w:fldChar w:fldCharType="end"/>
      </w:r>
      <w:r w:rsidR="003F23CB">
        <w:t>):</w:t>
      </w:r>
    </w:p>
    <w:p w14:paraId="6A8FF64D" w14:textId="77777777" w:rsidR="00CC6328" w:rsidRPr="00884D9B" w:rsidRDefault="003F23CB" w:rsidP="00763A59">
      <w:pPr>
        <w:pStyle w:val="BodyText"/>
        <w:numPr>
          <w:ilvl w:val="3"/>
          <w:numId w:val="36"/>
        </w:numPr>
      </w:pPr>
      <w:r>
        <w:t>n</w:t>
      </w:r>
      <w:r w:rsidR="00924E33" w:rsidRPr="00884D9B">
        <w:t xml:space="preserve">el campo 2.1.2.2 &lt;IdDocumento&gt; </w:t>
      </w:r>
      <w:r w:rsidR="00C41E91">
        <w:t>dello schema della FatturaPA</w:t>
      </w:r>
      <w:r w:rsidR="00622F29" w:rsidRPr="00884D9B">
        <w:t xml:space="preserve"> </w:t>
      </w:r>
      <w:r w:rsidR="00924E33" w:rsidRPr="00884D9B">
        <w:t>va riportato l’identificativo del Documento</w:t>
      </w:r>
      <w:r w:rsidR="001239B2" w:rsidRPr="00884D9B">
        <w:t xml:space="preserve"> a cui la fattura fa riferimento</w:t>
      </w:r>
      <w:r>
        <w:t>;</w:t>
      </w:r>
      <w:r w:rsidR="00924E33" w:rsidRPr="00884D9B">
        <w:t xml:space="preserve"> </w:t>
      </w:r>
    </w:p>
    <w:p w14:paraId="2FE8C9C1" w14:textId="77777777" w:rsidR="00516431" w:rsidRPr="00884D9B" w:rsidRDefault="003F23CB" w:rsidP="00763A59">
      <w:pPr>
        <w:pStyle w:val="BodyText"/>
        <w:numPr>
          <w:ilvl w:val="3"/>
          <w:numId w:val="36"/>
        </w:numPr>
      </w:pPr>
      <w:r>
        <w:t>n</w:t>
      </w:r>
      <w:r w:rsidR="00924E33" w:rsidRPr="00884D9B">
        <w:t>el campo 2.1.2.3</w:t>
      </w:r>
      <w:r w:rsidR="00235E23" w:rsidRPr="00884D9B">
        <w:t xml:space="preserve"> </w:t>
      </w:r>
      <w:r w:rsidR="00924E33" w:rsidRPr="00884D9B">
        <w:t xml:space="preserve">&lt;Data&gt; </w:t>
      </w:r>
      <w:r w:rsidR="00C41E91">
        <w:t>dello schema della FatturaPA</w:t>
      </w:r>
      <w:r w:rsidR="00C41E91" w:rsidRPr="00884D9B">
        <w:t xml:space="preserve"> </w:t>
      </w:r>
      <w:r w:rsidR="00924E33" w:rsidRPr="00884D9B">
        <w:t xml:space="preserve">va riportata la data di emissione del </w:t>
      </w:r>
      <w:r>
        <w:t>Documento;</w:t>
      </w:r>
    </w:p>
    <w:p w14:paraId="1090CC87" w14:textId="77777777" w:rsidR="003F7836" w:rsidRDefault="003F23CB" w:rsidP="00763A59">
      <w:pPr>
        <w:pStyle w:val="BodyText"/>
        <w:numPr>
          <w:ilvl w:val="3"/>
          <w:numId w:val="36"/>
        </w:numPr>
      </w:pPr>
      <w:r>
        <w:t>n</w:t>
      </w:r>
      <w:r w:rsidR="003F7836" w:rsidRPr="00884D9B">
        <w:t xml:space="preserve">el campo </w:t>
      </w:r>
      <w:r w:rsidR="008A7157" w:rsidRPr="00884D9B">
        <w:t>2.1.2.5 &lt;CodiceCommessaConvenzione&gt;</w:t>
      </w:r>
      <w:r w:rsidR="003F7836" w:rsidRPr="00884D9B">
        <w:t xml:space="preserve"> </w:t>
      </w:r>
      <w:r w:rsidR="00C41E91">
        <w:t>dello schema della FatturaPA</w:t>
      </w:r>
      <w:r w:rsidR="00622F29" w:rsidRPr="00884D9B">
        <w:t xml:space="preserve"> </w:t>
      </w:r>
      <w:r w:rsidR="008A7157" w:rsidRPr="00884D9B">
        <w:t xml:space="preserve">va riportato l’identificativo del soggetto che ha emesso il Documento </w:t>
      </w:r>
      <w:r w:rsidR="003F7836" w:rsidRPr="00884D9B">
        <w:t xml:space="preserve">preceduto e seguito dal carattere </w:t>
      </w:r>
      <w:r w:rsidR="00622F29" w:rsidRPr="00884D9B">
        <w:t>“#”.</w:t>
      </w:r>
    </w:p>
    <w:p w14:paraId="1E032199" w14:textId="77777777" w:rsidR="003F23CB" w:rsidRPr="00884D9B" w:rsidRDefault="00A84F07" w:rsidP="00763A59">
      <w:pPr>
        <w:pStyle w:val="BodyText"/>
        <w:numPr>
          <w:ilvl w:val="0"/>
          <w:numId w:val="29"/>
        </w:numPr>
        <w:ind w:left="1560"/>
      </w:pPr>
      <w:r>
        <w:t>Per</w:t>
      </w:r>
      <w:r w:rsidR="003F23CB">
        <w:t xml:space="preserve"> la fattura elettronica è nel formato</w:t>
      </w:r>
      <w:r>
        <w:t xml:space="preserve"> </w:t>
      </w:r>
      <w:r w:rsidR="006F7E1E">
        <w:t>UE (standard EN</w:t>
      </w:r>
      <w:r>
        <w:t xml:space="preserve"> </w:t>
      </w:r>
      <w:r w:rsidR="006F7E1E" w:rsidRPr="006F7E1E">
        <w:t>16931-1:2017</w:t>
      </w:r>
      <w:r w:rsidR="006F7E1E">
        <w:t xml:space="preserve">) </w:t>
      </w:r>
      <w:r>
        <w:t>saranno fornite apposite istruzioni.</w:t>
      </w:r>
    </w:p>
    <w:p w14:paraId="792CBA27" w14:textId="1AC44A37" w:rsidR="00622F29" w:rsidRDefault="00622F29" w:rsidP="00622F29">
      <w:pPr>
        <w:pStyle w:val="BodyText"/>
      </w:pPr>
      <w:r w:rsidRPr="00884D9B">
        <w:t>Per i riferi</w:t>
      </w:r>
      <w:r w:rsidR="00705865">
        <w:t>me</w:t>
      </w:r>
      <w:r w:rsidRPr="00884D9B">
        <w:t xml:space="preserve">nti all’identificativo, alla data di emissione e all’identificativo del soggetto che ha emesso il Documento, </w:t>
      </w:r>
      <w:r w:rsidR="003F23CB">
        <w:t>ch</w:t>
      </w:r>
      <w:r w:rsidR="003D0343">
        <w:t>e</w:t>
      </w:r>
      <w:r w:rsidR="003F23CB">
        <w:t xml:space="preserve"> costituiscono la Tripletta di identificazione, </w:t>
      </w:r>
      <w:r w:rsidRPr="00884D9B">
        <w:t xml:space="preserve">si veda il Paragrafo </w:t>
      </w:r>
      <w:r w:rsidR="00A34DD2">
        <w:fldChar w:fldCharType="begin"/>
      </w:r>
      <w:r w:rsidR="003D0343">
        <w:instrText xml:space="preserve"> REF _Ref534639320 \r \h </w:instrText>
      </w:r>
      <w:r w:rsidR="00A34DD2">
        <w:fldChar w:fldCharType="separate"/>
      </w:r>
      <w:ins w:id="7631" w:author="Cernigliaro, Giuseppe (IT - Bologna)" w:date="2019-02-07T20:54:00Z">
        <w:r w:rsidR="004A592B">
          <w:t>3.3.1.2</w:t>
        </w:r>
      </w:ins>
      <w:del w:id="7632" w:author="Cernigliaro, Giuseppe (IT - Bologna)" w:date="2019-02-07T20:53:00Z">
        <w:r w:rsidR="003D0343" w:rsidDel="004A592B">
          <w:delText>3.2.1.2</w:delText>
        </w:r>
      </w:del>
      <w:r w:rsidR="00A34DD2">
        <w:fldChar w:fldCharType="end"/>
      </w:r>
      <w:r w:rsidRPr="00884D9B">
        <w:t>.</w:t>
      </w:r>
    </w:p>
    <w:p w14:paraId="43EE66A0" w14:textId="77777777" w:rsidR="00382C9A" w:rsidRDefault="00382C9A" w:rsidP="005A65FB">
      <w:pPr>
        <w:pStyle w:val="Heading1"/>
      </w:pPr>
      <w:bookmarkStart w:id="7633" w:name="_Ref534292667"/>
      <w:bookmarkStart w:id="7634" w:name="_Toc465551"/>
      <w:r w:rsidRPr="004C20EA">
        <w:lastRenderedPageBreak/>
        <w:t>Servizio di supporto e assistenza agli utenti</w:t>
      </w:r>
      <w:bookmarkEnd w:id="7633"/>
      <w:bookmarkEnd w:id="7634"/>
    </w:p>
    <w:p w14:paraId="2BE3D6BA" w14:textId="77777777" w:rsidR="004C20EA" w:rsidRDefault="004C20EA" w:rsidP="004C20EA">
      <w:pPr>
        <w:pStyle w:val="BodyText"/>
        <w:ind w:left="907"/>
      </w:pPr>
      <w:r>
        <w:t>Contestualmente alla messa in esercizio del sistema, nel presente Paragrafo saranno fornite le istruzioni per usufruire del servizio di supporto e assistenza agli utenti.</w:t>
      </w:r>
    </w:p>
    <w:p w14:paraId="5EB165CD" w14:textId="77777777" w:rsidR="004C20EA" w:rsidRPr="004C20EA" w:rsidRDefault="004C20EA" w:rsidP="004C20EA">
      <w:pPr>
        <w:pStyle w:val="BodyText"/>
      </w:pPr>
    </w:p>
    <w:sectPr w:rsidR="004C20EA" w:rsidRPr="004C20EA" w:rsidSect="00335713">
      <w:pgSz w:w="11907" w:h="16840" w:code="9"/>
      <w:pgMar w:top="1701" w:right="1418" w:bottom="1418" w:left="1701" w:header="709" w:footer="709" w:gutter="0"/>
      <w:cols w:space="709"/>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30" w:author="Cernigliaro, Giuseppe (IT - Bologna)" w:date="2019-02-07T16:50:00Z" w:initials="CG(-B">
    <w:p w14:paraId="7C037243" w14:textId="77777777" w:rsidR="004A592B" w:rsidRDefault="004A592B">
      <w:pPr>
        <w:pStyle w:val="CommentText"/>
      </w:pPr>
      <w:r>
        <w:rPr>
          <w:rStyle w:val="CommentReference"/>
        </w:rPr>
        <w:annotationRef/>
      </w:r>
      <w:r>
        <w:t>Refuso, eliminato a seguito della condivisione del fatto che gli ordini urgenti (in particolare, i farmaci) non possono aspettare la validazione</w:t>
      </w:r>
    </w:p>
  </w:comment>
  <w:comment w:id="1272" w:author="Cernigliaro, Giuseppe (IT - Bologna)" w:date="2019-02-07T16:53:00Z" w:initials="CG(-B">
    <w:p w14:paraId="2B437944" w14:textId="77777777" w:rsidR="004A592B" w:rsidRDefault="004A592B">
      <w:pPr>
        <w:pStyle w:val="CommentText"/>
      </w:pPr>
      <w:r>
        <w:rPr>
          <w:rStyle w:val="CommentReference"/>
        </w:rPr>
        <w:annotationRef/>
      </w:r>
      <w:r>
        <w:rPr>
          <w:rStyle w:val="CommentReference"/>
        </w:rPr>
        <w:annotationRef/>
      </w:r>
      <w:r>
        <w:t>Refuso, eliminato a seguito della condivisione del fatto che gli ordini urgenti (in particolare, i farmaci) non possono aspettare la validazione</w:t>
      </w:r>
    </w:p>
  </w:comment>
  <w:comment w:id="1278" w:author="Marciante, Teresa Lucia (IT - Roma)" w:date="2019-02-07T18:12:00Z" w:initials="MTL(-R">
    <w:p w14:paraId="568FE22B" w14:textId="77777777" w:rsidR="004A592B" w:rsidRDefault="004A592B">
      <w:pPr>
        <w:pStyle w:val="CommentText"/>
      </w:pPr>
      <w:r>
        <w:rPr>
          <w:rStyle w:val="CommentReference"/>
        </w:rPr>
        <w:annotationRef/>
      </w:r>
      <w:r>
        <w:t>Refuso, eliminato a seguito della condivisione del fatto che gli ordini urgenti (in particolare, i farmaci) non possono aspettare la validazione</w:t>
      </w:r>
    </w:p>
  </w:comment>
  <w:comment w:id="1308" w:author="Marciante, Teresa Lucia (IT - Roma)" w:date="2019-02-07T18:17:00Z" w:initials="MTL(-R">
    <w:p w14:paraId="68E47BDD" w14:textId="77777777" w:rsidR="004A592B" w:rsidRDefault="004A592B" w:rsidP="002F0539">
      <w:pPr>
        <w:pStyle w:val="CommentText"/>
      </w:pPr>
      <w:r>
        <w:rPr>
          <w:rStyle w:val="CommentReference"/>
        </w:rPr>
        <w:annotationRef/>
      </w:r>
      <w:r>
        <w:rPr>
          <w:rStyle w:val="CommentReference"/>
        </w:rPr>
        <w:annotationRef/>
      </w:r>
      <w:r>
        <w:t>Refuso, eliminato a seguito della condivisione del fatto che gli ordini urgenti (in particolare, i farmaci) non possono aspettare la validazione</w:t>
      </w:r>
    </w:p>
    <w:p w14:paraId="2070AADF" w14:textId="77777777" w:rsidR="004A592B" w:rsidRDefault="004A592B">
      <w:pPr>
        <w:pStyle w:val="CommentText"/>
      </w:pPr>
    </w:p>
  </w:comment>
  <w:comment w:id="1341" w:author="Cernigliaro, Giuseppe (IT - Bologna)" w:date="2019-02-06T17:13:00Z" w:initials="CG(-B">
    <w:p w14:paraId="1D5801D5" w14:textId="77777777" w:rsidR="004A592B" w:rsidRDefault="004A592B" w:rsidP="0007240C">
      <w:pPr>
        <w:pStyle w:val="CommentText"/>
      </w:pPr>
      <w:r>
        <w:rPr>
          <w:rStyle w:val="CommentReference"/>
        </w:rPr>
        <w:annotationRef/>
      </w:r>
      <w:r>
        <w:rPr>
          <w:rStyle w:val="CommentReference"/>
        </w:rPr>
        <w:annotationRef/>
      </w:r>
      <w:r>
        <w:t>DA APPROFONDIRE</w:t>
      </w:r>
    </w:p>
    <w:p w14:paraId="544B1388" w14:textId="77777777" w:rsidR="004A592B" w:rsidRDefault="004A592B" w:rsidP="0007240C">
      <w:pPr>
        <w:pStyle w:val="CommentText"/>
      </w:pPr>
    </w:p>
    <w:p w14:paraId="5F39295D" w14:textId="77777777" w:rsidR="004A592B" w:rsidRDefault="004A592B" w:rsidP="0007240C">
      <w:pPr>
        <w:pStyle w:val="CommentText"/>
      </w:pPr>
      <w:r>
        <w:t>Fare un confronto con la nuova ppt con i 4 scenari di NSO</w:t>
      </w:r>
    </w:p>
    <w:p w14:paraId="2EF4B046" w14:textId="77777777" w:rsidR="004A592B" w:rsidRDefault="004A592B">
      <w:pPr>
        <w:pStyle w:val="CommentText"/>
      </w:pPr>
    </w:p>
  </w:comment>
  <w:comment w:id="2390" w:author="Cernigliaro, Giuseppe (IT - Bologna)" w:date="2019-02-07T14:37:00Z" w:initials="CG(-B">
    <w:p w14:paraId="7C1B3EF3" w14:textId="77777777" w:rsidR="004A592B" w:rsidRDefault="004A592B">
      <w:pPr>
        <w:pStyle w:val="CommentText"/>
      </w:pPr>
      <w:r>
        <w:rPr>
          <w:rStyle w:val="CommentReference"/>
        </w:rPr>
        <w:annotationRef/>
      </w:r>
      <w:r>
        <w:t>Si osserva la presenza di pochi tentativi durante un grande arco temporale.</w:t>
      </w:r>
    </w:p>
    <w:p w14:paraId="3C4AE218" w14:textId="77777777" w:rsidR="004A592B" w:rsidRDefault="004A592B">
      <w:pPr>
        <w:pStyle w:val="CommentText"/>
      </w:pPr>
    </w:p>
    <w:p w14:paraId="1FD08943" w14:textId="77777777" w:rsidR="004A592B" w:rsidRDefault="004A592B">
      <w:pPr>
        <w:pStyle w:val="CommentText"/>
      </w:pPr>
      <w:r>
        <w:t>Su NoTIER, ad esempio, ci sono 5 tentativi nell’arco di 30 minuti.</w:t>
      </w:r>
    </w:p>
  </w:comment>
  <w:comment w:id="3789" w:author="Cernigliaro, Giuseppe (IT - Bologna)" w:date="2019-02-07T14:57:00Z" w:initials="CG(-B">
    <w:p w14:paraId="1E2EA150" w14:textId="77777777" w:rsidR="004A592B" w:rsidRDefault="004A592B">
      <w:pPr>
        <w:pStyle w:val="CommentText"/>
      </w:pPr>
      <w:r>
        <w:rPr>
          <w:rStyle w:val="CommentReference"/>
        </w:rPr>
        <w:annotationRef/>
      </w:r>
      <w:r>
        <w:t>Oltre a 9906 e 9921, gestiamo anche il 9907 del CF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037243" w15:done="0"/>
  <w15:commentEx w15:paraId="2B437944" w15:done="0"/>
  <w15:commentEx w15:paraId="568FE22B" w15:done="0"/>
  <w15:commentEx w15:paraId="2070AADF" w15:done="0"/>
  <w15:commentEx w15:paraId="2EF4B046" w15:done="0"/>
  <w15:commentEx w15:paraId="1FD08943" w15:done="0"/>
  <w15:commentEx w15:paraId="1E2EA15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775A35" w14:textId="77777777" w:rsidR="004C3813" w:rsidRDefault="004C3813" w:rsidP="00622981">
      <w:pPr>
        <w:spacing w:after="0" w:line="240" w:lineRule="auto"/>
      </w:pPr>
      <w:r>
        <w:separator/>
      </w:r>
    </w:p>
  </w:endnote>
  <w:endnote w:type="continuationSeparator" w:id="0">
    <w:p w14:paraId="6D195F3B" w14:textId="77777777" w:rsidR="004C3813" w:rsidRDefault="004C3813" w:rsidP="00622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Frutiger LT 45 Light">
    <w:altName w:val="Segoe UI Symbol"/>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ker Signet Std">
    <w:altName w:val="Candar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690CB" w14:textId="269D6374" w:rsidR="004A592B" w:rsidRDefault="004A592B">
    <w:pPr>
      <w:pStyle w:val="Piedepaginapari"/>
    </w:pPr>
    <w:r w:rsidRPr="00DD5C22">
      <w:rPr>
        <w:lang w:val="en-US" w:eastAsia="en-US"/>
      </w:rPr>
      <w:drawing>
        <wp:anchor distT="0" distB="0" distL="114300" distR="114300" simplePos="0" relativeHeight="251663360" behindDoc="0" locked="1" layoutInCell="1" allowOverlap="1" wp14:anchorId="6195C862" wp14:editId="4A352FDE">
          <wp:simplePos x="0" y="0"/>
          <wp:positionH relativeFrom="column">
            <wp:posOffset>4907915</wp:posOffset>
          </wp:positionH>
          <wp:positionV relativeFrom="paragraph">
            <wp:posOffset>8890</wp:posOffset>
          </wp:positionV>
          <wp:extent cx="669290" cy="369570"/>
          <wp:effectExtent l="0" t="0" r="0" b="0"/>
          <wp:wrapNone/>
          <wp:docPr id="3" name="Immagine 3"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rPr>
        <w:rStyle w:val="PageNumber"/>
      </w:rPr>
      <w:fldChar w:fldCharType="begin"/>
    </w:r>
    <w:r>
      <w:rPr>
        <w:rStyle w:val="PageNumber"/>
      </w:rPr>
      <w:instrText xml:space="preserve">PAGE  </w:instrText>
    </w:r>
    <w:r>
      <w:rPr>
        <w:rStyle w:val="PageNumber"/>
      </w:rPr>
      <w:fldChar w:fldCharType="separate"/>
    </w:r>
    <w:r w:rsidR="00A41346">
      <w:rPr>
        <w:rStyle w:val="PageNumber"/>
      </w:rPr>
      <w:t>58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A989E" w14:textId="525D3B92" w:rsidR="004A592B" w:rsidRPr="00EC102A" w:rsidRDefault="004A592B" w:rsidP="001D0860">
    <w:pPr>
      <w:pStyle w:val="piedepaginadispari"/>
    </w:pPr>
    <w:r w:rsidRPr="00DD5C22">
      <w:rPr>
        <w:lang w:val="en-US" w:eastAsia="en-US"/>
      </w:rPr>
      <w:drawing>
        <wp:anchor distT="0" distB="0" distL="114300" distR="114300" simplePos="0" relativeHeight="251661312" behindDoc="0" locked="1" layoutInCell="1" allowOverlap="1" wp14:anchorId="757A306F" wp14:editId="6BA11BE4">
          <wp:simplePos x="0" y="0"/>
          <wp:positionH relativeFrom="column">
            <wp:posOffset>-54610</wp:posOffset>
          </wp:positionH>
          <wp:positionV relativeFrom="paragraph">
            <wp:posOffset>17145</wp:posOffset>
          </wp:positionV>
          <wp:extent cx="669290" cy="369570"/>
          <wp:effectExtent l="19050" t="0" r="0" b="0"/>
          <wp:wrapNone/>
          <wp:docPr id="2" name="Immagine 2"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fldChar w:fldCharType="begin"/>
    </w:r>
    <w:r>
      <w:instrText xml:space="preserve">PAGE  </w:instrText>
    </w:r>
    <w:r>
      <w:fldChar w:fldCharType="separate"/>
    </w:r>
    <w:r w:rsidR="00A41346">
      <w:t>59</w:t>
    </w:r>
    <w:r>
      <w:fldChar w:fldCharType="end"/>
    </w:r>
  </w:p>
  <w:p w14:paraId="5B3DC262" w14:textId="77777777" w:rsidR="004A592B" w:rsidRDefault="004A59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15676" w14:textId="77777777" w:rsidR="004C3813" w:rsidRDefault="004C3813" w:rsidP="00622981">
      <w:pPr>
        <w:spacing w:after="0" w:line="240" w:lineRule="auto"/>
      </w:pPr>
      <w:r>
        <w:separator/>
      </w:r>
    </w:p>
  </w:footnote>
  <w:footnote w:type="continuationSeparator" w:id="0">
    <w:p w14:paraId="6A51BC31" w14:textId="77777777" w:rsidR="004C3813" w:rsidRDefault="004C3813" w:rsidP="00622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D70F" w14:textId="77777777" w:rsidR="004A592B" w:rsidRPr="00A60772" w:rsidRDefault="004A592B" w:rsidP="001D0860">
    <w:pPr>
      <w:pStyle w:val="Intestazionepari"/>
    </w:pPr>
    <w:fldSimple w:instr=" TITLE  \* MERGEFORMAT ">
      <w:r>
        <w:t xml:space="preserve">NSO - </w:t>
      </w:r>
    </w:fldSimple>
    <w:r>
      <w:t>Regole tecniche 1.0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EC86A" w14:textId="77777777" w:rsidR="004A592B" w:rsidRDefault="004A592B" w:rsidP="00720DCB">
    <w:pPr>
      <w:pStyle w:val="Intestazionedispari"/>
    </w:pPr>
    <w:fldSimple w:instr=" TITLE  \* MERGEFORMAT ">
      <w:r>
        <w:t xml:space="preserve">NSO - </w:t>
      </w:r>
    </w:fldSimple>
    <w:r>
      <w:t>Regole tecniche1.0</w:t>
    </w:r>
  </w:p>
  <w:p w14:paraId="486B797A" w14:textId="77777777" w:rsidR="004A592B" w:rsidRDefault="004A592B" w:rsidP="009D2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F467162"/>
    <w:lvl w:ilvl="0">
      <w:start w:val="1"/>
      <w:numFmt w:val="decimal"/>
      <w:pStyle w:val="Heading1"/>
      <w:lvlText w:val="%1."/>
      <w:lvlJc w:val="left"/>
      <w:pPr>
        <w:tabs>
          <w:tab w:val="num" w:pos="907"/>
        </w:tabs>
        <w:ind w:left="907" w:hanging="907"/>
      </w:pPr>
      <w:rPr>
        <w:rFonts w:hint="default"/>
      </w:rPr>
    </w:lvl>
    <w:lvl w:ilvl="1">
      <w:start w:val="1"/>
      <w:numFmt w:val="decimal"/>
      <w:pStyle w:val="Heading2"/>
      <w:lvlText w:val="%1.%2"/>
      <w:lvlJc w:val="left"/>
      <w:pPr>
        <w:tabs>
          <w:tab w:val="num" w:pos="907"/>
        </w:tabs>
        <w:ind w:left="907" w:hanging="907"/>
      </w:pPr>
      <w:rPr>
        <w:rFonts w:hint="default"/>
      </w:rPr>
    </w:lvl>
    <w:lvl w:ilvl="2">
      <w:start w:val="1"/>
      <w:numFmt w:val="decimal"/>
      <w:pStyle w:val="Heading3"/>
      <w:lvlText w:val="%1.%2.%3"/>
      <w:lvlJc w:val="left"/>
      <w:pPr>
        <w:tabs>
          <w:tab w:val="num" w:pos="1617"/>
        </w:tabs>
        <w:ind w:left="1617" w:hanging="907"/>
      </w:pPr>
      <w:rPr>
        <w:rFonts w:hint="default"/>
      </w:rPr>
    </w:lvl>
    <w:lvl w:ilvl="3">
      <w:start w:val="1"/>
      <w:numFmt w:val="decimal"/>
      <w:lvlText w:val="%1.%2.%3.%4"/>
      <w:lvlJc w:val="left"/>
      <w:pPr>
        <w:tabs>
          <w:tab w:val="num" w:pos="1617"/>
        </w:tabs>
        <w:ind w:left="1617" w:hanging="907"/>
      </w:pPr>
      <w:rPr>
        <w:rFonts w:hint="default"/>
      </w:rPr>
    </w:lvl>
    <w:lvl w:ilvl="4">
      <w:start w:val="1"/>
      <w:numFmt w:val="decimal"/>
      <w:pStyle w:val="Heading5"/>
      <w:lvlText w:val="%1.%2.%3.%4.%5"/>
      <w:lvlJc w:val="left"/>
      <w:pPr>
        <w:tabs>
          <w:tab w:val="num" w:pos="907"/>
        </w:tabs>
        <w:ind w:left="907" w:hanging="907"/>
      </w:pPr>
      <w:rPr>
        <w:rFonts w:hint="default"/>
      </w:rPr>
    </w:lvl>
    <w:lvl w:ilvl="5">
      <w:start w:val="1"/>
      <w:numFmt w:val="decimal"/>
      <w:pStyle w:val="Heading6"/>
      <w:lvlText w:val="%1.%2.%3.%4.%5.%6"/>
      <w:lvlJc w:val="left"/>
      <w:pPr>
        <w:tabs>
          <w:tab w:val="num" w:pos="-56"/>
        </w:tabs>
        <w:ind w:left="-56" w:firstLine="0"/>
      </w:pPr>
      <w:rPr>
        <w:rFonts w:hint="default"/>
      </w:rPr>
    </w:lvl>
    <w:lvl w:ilvl="6">
      <w:start w:val="1"/>
      <w:numFmt w:val="decimal"/>
      <w:pStyle w:val="Heading7"/>
      <w:lvlText w:val="%1.%2.%3.%4.%5.%6.%7"/>
      <w:lvlJc w:val="left"/>
      <w:pPr>
        <w:tabs>
          <w:tab w:val="num" w:pos="-56"/>
        </w:tabs>
        <w:ind w:left="-56" w:firstLine="0"/>
      </w:pPr>
      <w:rPr>
        <w:rFonts w:hint="default"/>
      </w:rPr>
    </w:lvl>
    <w:lvl w:ilvl="7">
      <w:start w:val="1"/>
      <w:numFmt w:val="decimal"/>
      <w:pStyle w:val="Heading8"/>
      <w:lvlText w:val="%1.%2.%3.%4.%5.%6.%7.%8."/>
      <w:lvlJc w:val="left"/>
      <w:pPr>
        <w:tabs>
          <w:tab w:val="num" w:pos="-56"/>
        </w:tabs>
        <w:ind w:left="-56" w:firstLine="0"/>
      </w:pPr>
      <w:rPr>
        <w:rFonts w:hint="default"/>
      </w:rPr>
    </w:lvl>
    <w:lvl w:ilvl="8">
      <w:start w:val="1"/>
      <w:numFmt w:val="decimal"/>
      <w:pStyle w:val="Heading9"/>
      <w:lvlText w:val="%1.%2.%3.%4.%5.%6.%7.%8.%9"/>
      <w:lvlJc w:val="left"/>
      <w:pPr>
        <w:tabs>
          <w:tab w:val="num" w:pos="-56"/>
        </w:tabs>
        <w:ind w:left="-56" w:firstLine="0"/>
      </w:pPr>
      <w:rPr>
        <w:rFonts w:hint="default"/>
      </w:rPr>
    </w:lvl>
  </w:abstractNum>
  <w:abstractNum w:abstractNumId="1" w15:restartNumberingAfterBreak="0">
    <w:nsid w:val="015836FF"/>
    <w:multiLevelType w:val="hybridMultilevel"/>
    <w:tmpl w:val="0580688C"/>
    <w:lvl w:ilvl="0" w:tplc="EDF8DE4A">
      <w:start w:val="1"/>
      <w:numFmt w:val="bullet"/>
      <w:lvlText w:val="­"/>
      <w:lvlJc w:val="left"/>
      <w:pPr>
        <w:ind w:left="1267" w:hanging="360"/>
      </w:pPr>
      <w:rPr>
        <w:rFonts w:ascii="Courier New" w:hAnsi="Courier New" w:hint="default"/>
        <w:color w:val="auto"/>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 w15:restartNumberingAfterBreak="0">
    <w:nsid w:val="050E1086"/>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 w15:restartNumberingAfterBreak="0">
    <w:nsid w:val="070C0981"/>
    <w:multiLevelType w:val="hybridMultilevel"/>
    <w:tmpl w:val="709CA6BC"/>
    <w:lvl w:ilvl="0" w:tplc="1360AED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8CE20E">
      <w:start w:val="1"/>
      <w:numFmt w:val="bullet"/>
      <w:lvlText w:val="o"/>
      <w:lvlJc w:val="left"/>
      <w:pPr>
        <w:ind w:left="1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1873D4">
      <w:start w:val="1"/>
      <w:numFmt w:val="bullet"/>
      <w:lvlText w:val="▪"/>
      <w:lvlJc w:val="left"/>
      <w:pPr>
        <w:ind w:left="27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92F366">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76423A">
      <w:start w:val="1"/>
      <w:numFmt w:val="bullet"/>
      <w:lvlText w:val="o"/>
      <w:lvlJc w:val="left"/>
      <w:pPr>
        <w:ind w:left="4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240A08">
      <w:start w:val="1"/>
      <w:numFmt w:val="bullet"/>
      <w:lvlText w:val="▪"/>
      <w:lvlJc w:val="left"/>
      <w:pPr>
        <w:ind w:left="4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685E4E">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944B6A">
      <w:start w:val="1"/>
      <w:numFmt w:val="bullet"/>
      <w:lvlText w:val="o"/>
      <w:lvlJc w:val="left"/>
      <w:pPr>
        <w:ind w:left="6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CA4C2A">
      <w:start w:val="1"/>
      <w:numFmt w:val="bullet"/>
      <w:lvlText w:val="▪"/>
      <w:lvlJc w:val="left"/>
      <w:pPr>
        <w:ind w:left="7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A1D1E6D"/>
    <w:multiLevelType w:val="hybridMultilevel"/>
    <w:tmpl w:val="08C85A12"/>
    <w:lvl w:ilvl="0" w:tplc="6540BEA0">
      <w:start w:val="1"/>
      <w:numFmt w:val="bullet"/>
      <w:lvlText w:val="-"/>
      <w:lvlJc w:val="left"/>
      <w:pPr>
        <w:ind w:left="1267" w:hanging="360"/>
      </w:pPr>
      <w:rPr>
        <w:rFonts w:ascii="Arial" w:hAnsi="Arial" w:hint="default"/>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5" w15:restartNumberingAfterBreak="0">
    <w:nsid w:val="0ADC5364"/>
    <w:multiLevelType w:val="hybridMultilevel"/>
    <w:tmpl w:val="E610A9E6"/>
    <w:lvl w:ilvl="0" w:tplc="B540E6B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26A6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7" w15:restartNumberingAfterBreak="0">
    <w:nsid w:val="17FF47B9"/>
    <w:multiLevelType w:val="hybridMultilevel"/>
    <w:tmpl w:val="8314F49E"/>
    <w:lvl w:ilvl="0" w:tplc="CE2C2184">
      <w:start w:val="1"/>
      <w:numFmt w:val="bullet"/>
      <w:lvlText w:val=""/>
      <w:lvlJc w:val="left"/>
      <w:pPr>
        <w:ind w:left="1154" w:hanging="360"/>
      </w:pPr>
      <w:rPr>
        <w:rFonts w:ascii="Symbol" w:hAnsi="Symbol" w:hint="default"/>
      </w:rPr>
    </w:lvl>
    <w:lvl w:ilvl="1" w:tplc="04100005">
      <w:start w:val="1"/>
      <w:numFmt w:val="bullet"/>
      <w:lvlText w:val=""/>
      <w:lvlJc w:val="left"/>
      <w:pPr>
        <w:ind w:left="1874" w:hanging="360"/>
      </w:pPr>
      <w:rPr>
        <w:rFonts w:ascii="Wingdings" w:hAnsi="Wingdings" w:hint="default"/>
      </w:rPr>
    </w:lvl>
    <w:lvl w:ilvl="2" w:tplc="04100005">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8" w15:restartNumberingAfterBreak="0">
    <w:nsid w:val="1914538C"/>
    <w:multiLevelType w:val="hybridMultilevel"/>
    <w:tmpl w:val="76844664"/>
    <w:lvl w:ilvl="0" w:tplc="04100001">
      <w:start w:val="1"/>
      <w:numFmt w:val="bullet"/>
      <w:lvlText w:val=""/>
      <w:lvlJc w:val="left"/>
      <w:pPr>
        <w:ind w:left="1948" w:hanging="360"/>
      </w:pPr>
      <w:rPr>
        <w:rFonts w:ascii="Symbol" w:hAnsi="Symbol" w:hint="default"/>
      </w:rPr>
    </w:lvl>
    <w:lvl w:ilvl="1" w:tplc="04100003">
      <w:start w:val="1"/>
      <w:numFmt w:val="bullet"/>
      <w:lvlText w:val="o"/>
      <w:lvlJc w:val="left"/>
      <w:pPr>
        <w:ind w:left="2668" w:hanging="360"/>
      </w:pPr>
      <w:rPr>
        <w:rFonts w:ascii="Courier New" w:hAnsi="Courier New" w:cs="Courier New" w:hint="default"/>
      </w:rPr>
    </w:lvl>
    <w:lvl w:ilvl="2" w:tplc="04100005" w:tentative="1">
      <w:start w:val="1"/>
      <w:numFmt w:val="bullet"/>
      <w:lvlText w:val=""/>
      <w:lvlJc w:val="left"/>
      <w:pPr>
        <w:ind w:left="3388" w:hanging="360"/>
      </w:pPr>
      <w:rPr>
        <w:rFonts w:ascii="Wingdings" w:hAnsi="Wingdings" w:hint="default"/>
      </w:rPr>
    </w:lvl>
    <w:lvl w:ilvl="3" w:tplc="04100001" w:tentative="1">
      <w:start w:val="1"/>
      <w:numFmt w:val="bullet"/>
      <w:lvlText w:val=""/>
      <w:lvlJc w:val="left"/>
      <w:pPr>
        <w:ind w:left="4108" w:hanging="360"/>
      </w:pPr>
      <w:rPr>
        <w:rFonts w:ascii="Symbol" w:hAnsi="Symbol" w:hint="default"/>
      </w:rPr>
    </w:lvl>
    <w:lvl w:ilvl="4" w:tplc="04100003" w:tentative="1">
      <w:start w:val="1"/>
      <w:numFmt w:val="bullet"/>
      <w:lvlText w:val="o"/>
      <w:lvlJc w:val="left"/>
      <w:pPr>
        <w:ind w:left="4828" w:hanging="360"/>
      </w:pPr>
      <w:rPr>
        <w:rFonts w:ascii="Courier New" w:hAnsi="Courier New" w:cs="Courier New" w:hint="default"/>
      </w:rPr>
    </w:lvl>
    <w:lvl w:ilvl="5" w:tplc="04100005" w:tentative="1">
      <w:start w:val="1"/>
      <w:numFmt w:val="bullet"/>
      <w:lvlText w:val=""/>
      <w:lvlJc w:val="left"/>
      <w:pPr>
        <w:ind w:left="5548" w:hanging="360"/>
      </w:pPr>
      <w:rPr>
        <w:rFonts w:ascii="Wingdings" w:hAnsi="Wingdings" w:hint="default"/>
      </w:rPr>
    </w:lvl>
    <w:lvl w:ilvl="6" w:tplc="04100001" w:tentative="1">
      <w:start w:val="1"/>
      <w:numFmt w:val="bullet"/>
      <w:lvlText w:val=""/>
      <w:lvlJc w:val="left"/>
      <w:pPr>
        <w:ind w:left="6268" w:hanging="360"/>
      </w:pPr>
      <w:rPr>
        <w:rFonts w:ascii="Symbol" w:hAnsi="Symbol" w:hint="default"/>
      </w:rPr>
    </w:lvl>
    <w:lvl w:ilvl="7" w:tplc="04100003" w:tentative="1">
      <w:start w:val="1"/>
      <w:numFmt w:val="bullet"/>
      <w:lvlText w:val="o"/>
      <w:lvlJc w:val="left"/>
      <w:pPr>
        <w:ind w:left="6988" w:hanging="360"/>
      </w:pPr>
      <w:rPr>
        <w:rFonts w:ascii="Courier New" w:hAnsi="Courier New" w:cs="Courier New" w:hint="default"/>
      </w:rPr>
    </w:lvl>
    <w:lvl w:ilvl="8" w:tplc="04100005" w:tentative="1">
      <w:start w:val="1"/>
      <w:numFmt w:val="bullet"/>
      <w:lvlText w:val=""/>
      <w:lvlJc w:val="left"/>
      <w:pPr>
        <w:ind w:left="7708" w:hanging="360"/>
      </w:pPr>
      <w:rPr>
        <w:rFonts w:ascii="Wingdings" w:hAnsi="Wingdings" w:hint="default"/>
      </w:rPr>
    </w:lvl>
  </w:abstractNum>
  <w:abstractNum w:abstractNumId="9" w15:restartNumberingAfterBreak="0">
    <w:nsid w:val="1A770F4A"/>
    <w:multiLevelType w:val="hybridMultilevel"/>
    <w:tmpl w:val="8DD83A2A"/>
    <w:lvl w:ilvl="0" w:tplc="23FE38F4">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FB476B"/>
    <w:multiLevelType w:val="hybridMultilevel"/>
    <w:tmpl w:val="94BA4D68"/>
    <w:lvl w:ilvl="0" w:tplc="CE2C2184">
      <w:start w:val="1"/>
      <w:numFmt w:val="bullet"/>
      <w:lvlText w:val=""/>
      <w:lvlJc w:val="left"/>
      <w:pPr>
        <w:ind w:left="1154" w:hanging="360"/>
      </w:pPr>
      <w:rPr>
        <w:rFonts w:ascii="Symbol" w:hAnsi="Symbol" w:hint="default"/>
      </w:rPr>
    </w:lvl>
    <w:lvl w:ilvl="1" w:tplc="04100003">
      <w:start w:val="1"/>
      <w:numFmt w:val="bullet"/>
      <w:lvlText w:val="o"/>
      <w:lvlJc w:val="left"/>
      <w:pPr>
        <w:ind w:left="1874" w:hanging="360"/>
      </w:pPr>
      <w:rPr>
        <w:rFonts w:ascii="Courier New" w:hAnsi="Courier New" w:cs="Courier New" w:hint="default"/>
      </w:rPr>
    </w:lvl>
    <w:lvl w:ilvl="2" w:tplc="04100005" w:tentative="1">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11" w15:restartNumberingAfterBreak="0">
    <w:nsid w:val="1BF2597D"/>
    <w:multiLevelType w:val="hybridMultilevel"/>
    <w:tmpl w:val="C0D0A0AE"/>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2" w15:restartNumberingAfterBreak="0">
    <w:nsid w:val="1C77447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3" w15:restartNumberingAfterBreak="0">
    <w:nsid w:val="1D72543F"/>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4" w15:restartNumberingAfterBreak="0">
    <w:nsid w:val="1E740330"/>
    <w:multiLevelType w:val="hybridMultilevel"/>
    <w:tmpl w:val="076CFD64"/>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5" w15:restartNumberingAfterBreak="0">
    <w:nsid w:val="239D72B6"/>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23F94C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7" w15:restartNumberingAfterBreak="0">
    <w:nsid w:val="253A4C6B"/>
    <w:multiLevelType w:val="hybridMultilevel"/>
    <w:tmpl w:val="C99E6B58"/>
    <w:lvl w:ilvl="0" w:tplc="692C593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441CA8">
      <w:start w:val="1"/>
      <w:numFmt w:val="bullet"/>
      <w:lvlText w:val="o"/>
      <w:lvlJc w:val="left"/>
      <w:pPr>
        <w:ind w:left="1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1E3D1E">
      <w:start w:val="1"/>
      <w:numFmt w:val="bullet"/>
      <w:lvlText w:val="▪"/>
      <w:lvlJc w:val="left"/>
      <w:pPr>
        <w:ind w:left="2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A26D24">
      <w:start w:val="1"/>
      <w:numFmt w:val="bullet"/>
      <w:lvlText w:val="•"/>
      <w:lvlJc w:val="left"/>
      <w:pPr>
        <w:ind w:left="29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90240E">
      <w:start w:val="1"/>
      <w:numFmt w:val="bullet"/>
      <w:lvlText w:val="o"/>
      <w:lvlJc w:val="left"/>
      <w:pPr>
        <w:ind w:left="36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9802F4">
      <w:start w:val="1"/>
      <w:numFmt w:val="bullet"/>
      <w:lvlText w:val="▪"/>
      <w:lvlJc w:val="left"/>
      <w:pPr>
        <w:ind w:left="4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0EB712">
      <w:start w:val="1"/>
      <w:numFmt w:val="bullet"/>
      <w:lvlText w:val="•"/>
      <w:lvlJc w:val="left"/>
      <w:pPr>
        <w:ind w:left="51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9A2B28">
      <w:start w:val="1"/>
      <w:numFmt w:val="bullet"/>
      <w:lvlText w:val="o"/>
      <w:lvlJc w:val="left"/>
      <w:pPr>
        <w:ind w:left="5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82655C">
      <w:start w:val="1"/>
      <w:numFmt w:val="bullet"/>
      <w:lvlText w:val="▪"/>
      <w:lvlJc w:val="left"/>
      <w:pPr>
        <w:ind w:left="6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894799B"/>
    <w:multiLevelType w:val="hybridMultilevel"/>
    <w:tmpl w:val="F99A3BBC"/>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19" w15:restartNumberingAfterBreak="0">
    <w:nsid w:val="297240E9"/>
    <w:multiLevelType w:val="hybridMultilevel"/>
    <w:tmpl w:val="C4021C0A"/>
    <w:lvl w:ilvl="0" w:tplc="692C5934">
      <w:start w:val="1"/>
      <w:numFmt w:val="bullet"/>
      <w:lvlText w:val="-"/>
      <w:lvlJc w:val="left"/>
      <w:pPr>
        <w:ind w:left="1267"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0" w15:restartNumberingAfterBreak="0">
    <w:nsid w:val="2B1F0478"/>
    <w:multiLevelType w:val="hybridMultilevel"/>
    <w:tmpl w:val="5EE62366"/>
    <w:lvl w:ilvl="0" w:tplc="6540BEA0">
      <w:start w:val="1"/>
      <w:numFmt w:val="bullet"/>
      <w:lvlText w:val="-"/>
      <w:lvlJc w:val="left"/>
      <w:pPr>
        <w:ind w:left="1267" w:hanging="360"/>
      </w:pPr>
      <w:rPr>
        <w:rFonts w:ascii="Arial" w:hAnsi="Arial" w:hint="default"/>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1" w15:restartNumberingAfterBreak="0">
    <w:nsid w:val="2C3F199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2" w15:restartNumberingAfterBreak="0">
    <w:nsid w:val="317D5773"/>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3CF4E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4" w15:restartNumberingAfterBreak="0">
    <w:nsid w:val="34F60339"/>
    <w:multiLevelType w:val="hybridMultilevel"/>
    <w:tmpl w:val="AD041ED6"/>
    <w:lvl w:ilvl="0" w:tplc="04100001">
      <w:start w:val="1"/>
      <w:numFmt w:val="bullet"/>
      <w:lvlText w:val=""/>
      <w:lvlJc w:val="left"/>
      <w:pPr>
        <w:ind w:left="1514" w:hanging="360"/>
      </w:pPr>
      <w:rPr>
        <w:rFonts w:ascii="Symbol" w:hAnsi="Symbol"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25" w15:restartNumberingAfterBreak="0">
    <w:nsid w:val="35152F72"/>
    <w:multiLevelType w:val="hybridMultilevel"/>
    <w:tmpl w:val="E5EC39A2"/>
    <w:lvl w:ilvl="0" w:tplc="CE2C2184">
      <w:start w:val="1"/>
      <w:numFmt w:val="bullet"/>
      <w:lvlText w:val=""/>
      <w:lvlJc w:val="left"/>
      <w:pPr>
        <w:ind w:left="1160" w:hanging="360"/>
      </w:pPr>
      <w:rPr>
        <w:rFonts w:ascii="Symbol" w:hAnsi="Symbol" w:hint="default"/>
      </w:rPr>
    </w:lvl>
    <w:lvl w:ilvl="1" w:tplc="04100005">
      <w:start w:val="1"/>
      <w:numFmt w:val="bullet"/>
      <w:lvlText w:val=""/>
      <w:lvlJc w:val="left"/>
      <w:pPr>
        <w:ind w:left="1880" w:hanging="360"/>
      </w:pPr>
      <w:rPr>
        <w:rFonts w:ascii="Wingdings" w:hAnsi="Wingdings" w:hint="default"/>
      </w:rPr>
    </w:lvl>
    <w:lvl w:ilvl="2" w:tplc="04100005">
      <w:start w:val="1"/>
      <w:numFmt w:val="bullet"/>
      <w:lvlText w:val=""/>
      <w:lvlJc w:val="left"/>
      <w:pPr>
        <w:ind w:left="2600" w:hanging="360"/>
      </w:pPr>
      <w:rPr>
        <w:rFonts w:ascii="Wingdings" w:hAnsi="Wingdings" w:hint="default"/>
      </w:rPr>
    </w:lvl>
    <w:lvl w:ilvl="3" w:tplc="04100001">
      <w:start w:val="1"/>
      <w:numFmt w:val="bullet"/>
      <w:lvlText w:val=""/>
      <w:lvlJc w:val="left"/>
      <w:pPr>
        <w:ind w:left="3320" w:hanging="360"/>
      </w:pPr>
      <w:rPr>
        <w:rFonts w:ascii="Symbol" w:hAnsi="Symbol" w:hint="default"/>
      </w:rPr>
    </w:lvl>
    <w:lvl w:ilvl="4" w:tplc="04100003" w:tentative="1">
      <w:start w:val="1"/>
      <w:numFmt w:val="bullet"/>
      <w:lvlText w:val="o"/>
      <w:lvlJc w:val="left"/>
      <w:pPr>
        <w:ind w:left="4040" w:hanging="360"/>
      </w:pPr>
      <w:rPr>
        <w:rFonts w:ascii="Courier New" w:hAnsi="Courier New" w:cs="Courier New" w:hint="default"/>
      </w:rPr>
    </w:lvl>
    <w:lvl w:ilvl="5" w:tplc="04100005" w:tentative="1">
      <w:start w:val="1"/>
      <w:numFmt w:val="bullet"/>
      <w:lvlText w:val=""/>
      <w:lvlJc w:val="left"/>
      <w:pPr>
        <w:ind w:left="4760" w:hanging="360"/>
      </w:pPr>
      <w:rPr>
        <w:rFonts w:ascii="Wingdings" w:hAnsi="Wingdings" w:hint="default"/>
      </w:rPr>
    </w:lvl>
    <w:lvl w:ilvl="6" w:tplc="04100001" w:tentative="1">
      <w:start w:val="1"/>
      <w:numFmt w:val="bullet"/>
      <w:lvlText w:val=""/>
      <w:lvlJc w:val="left"/>
      <w:pPr>
        <w:ind w:left="5480" w:hanging="360"/>
      </w:pPr>
      <w:rPr>
        <w:rFonts w:ascii="Symbol" w:hAnsi="Symbol" w:hint="default"/>
      </w:rPr>
    </w:lvl>
    <w:lvl w:ilvl="7" w:tplc="04100003" w:tentative="1">
      <w:start w:val="1"/>
      <w:numFmt w:val="bullet"/>
      <w:lvlText w:val="o"/>
      <w:lvlJc w:val="left"/>
      <w:pPr>
        <w:ind w:left="6200" w:hanging="360"/>
      </w:pPr>
      <w:rPr>
        <w:rFonts w:ascii="Courier New" w:hAnsi="Courier New" w:cs="Courier New" w:hint="default"/>
      </w:rPr>
    </w:lvl>
    <w:lvl w:ilvl="8" w:tplc="04100005" w:tentative="1">
      <w:start w:val="1"/>
      <w:numFmt w:val="bullet"/>
      <w:lvlText w:val=""/>
      <w:lvlJc w:val="left"/>
      <w:pPr>
        <w:ind w:left="6920" w:hanging="360"/>
      </w:pPr>
      <w:rPr>
        <w:rFonts w:ascii="Wingdings" w:hAnsi="Wingdings" w:hint="default"/>
      </w:rPr>
    </w:lvl>
  </w:abstractNum>
  <w:abstractNum w:abstractNumId="26" w15:restartNumberingAfterBreak="0">
    <w:nsid w:val="3818407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A004DE8"/>
    <w:multiLevelType w:val="hybridMultilevel"/>
    <w:tmpl w:val="173A5234"/>
    <w:lvl w:ilvl="0" w:tplc="EDF8DE4A">
      <w:start w:val="1"/>
      <w:numFmt w:val="bullet"/>
      <w:lvlText w:val="­"/>
      <w:lvlJc w:val="left"/>
      <w:pPr>
        <w:ind w:left="1267" w:hanging="360"/>
      </w:pPr>
      <w:rPr>
        <w:rFonts w:ascii="Courier New" w:hAnsi="Courier New" w:hint="default"/>
        <w:color w:val="auto"/>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8" w15:restartNumberingAfterBreak="0">
    <w:nsid w:val="3AAA553C"/>
    <w:multiLevelType w:val="hybridMultilevel"/>
    <w:tmpl w:val="4442E8A2"/>
    <w:lvl w:ilvl="0" w:tplc="6540BEA0">
      <w:start w:val="1"/>
      <w:numFmt w:val="bullet"/>
      <w:lvlText w:val="-"/>
      <w:lvlJc w:val="left"/>
      <w:pPr>
        <w:ind w:left="1267" w:hanging="360"/>
      </w:pPr>
      <w:rPr>
        <w:rFonts w:ascii="Arial" w:hAnsi="Arial" w:hint="default"/>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9" w15:restartNumberingAfterBreak="0">
    <w:nsid w:val="3B6A247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770D9B"/>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1" w15:restartNumberingAfterBreak="0">
    <w:nsid w:val="3D645B70"/>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3D6F051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F5D1735"/>
    <w:multiLevelType w:val="hybridMultilevel"/>
    <w:tmpl w:val="0478B00A"/>
    <w:lvl w:ilvl="0" w:tplc="27B0CF90">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070415A"/>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4139713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13A19D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5BC1317"/>
    <w:multiLevelType w:val="hybridMultilevel"/>
    <w:tmpl w:val="050271B0"/>
    <w:lvl w:ilvl="0" w:tplc="9B86DFFE">
      <w:start w:val="1"/>
      <w:numFmt w:val="bullet"/>
      <w:pStyle w:val="Puntinorientrato"/>
      <w:lvlText w:val=""/>
      <w:lvlJc w:val="left"/>
      <w:pPr>
        <w:tabs>
          <w:tab w:val="num" w:pos="1982"/>
        </w:tabs>
        <w:ind w:left="1979" w:hanging="357"/>
      </w:pPr>
      <w:rPr>
        <w:rFonts w:ascii="Symbol" w:hAnsi="Symbol" w:hint="default"/>
        <w:sz w:val="16"/>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884296C"/>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8984234"/>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0" w15:restartNumberingAfterBreak="0">
    <w:nsid w:val="49452ED0"/>
    <w:multiLevelType w:val="multilevel"/>
    <w:tmpl w:val="31841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D55B1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2" w15:restartNumberingAfterBreak="0">
    <w:nsid w:val="4D382FDB"/>
    <w:multiLevelType w:val="hybridMultilevel"/>
    <w:tmpl w:val="C7BC0FA4"/>
    <w:lvl w:ilvl="0" w:tplc="EDF8DE4A">
      <w:start w:val="1"/>
      <w:numFmt w:val="bullet"/>
      <w:lvlText w:val="­"/>
      <w:lvlJc w:val="left"/>
      <w:pPr>
        <w:ind w:left="1874" w:hanging="360"/>
      </w:pPr>
      <w:rPr>
        <w:rFonts w:ascii="Courier New" w:hAnsi="Courier New" w:hint="default"/>
        <w:color w:val="auto"/>
      </w:rPr>
    </w:lvl>
    <w:lvl w:ilvl="1" w:tplc="04100003">
      <w:start w:val="1"/>
      <w:numFmt w:val="bullet"/>
      <w:lvlText w:val="o"/>
      <w:lvlJc w:val="left"/>
      <w:pPr>
        <w:ind w:left="2594" w:hanging="360"/>
      </w:pPr>
      <w:rPr>
        <w:rFonts w:ascii="Courier New" w:hAnsi="Courier New" w:cs="Courier New" w:hint="default"/>
      </w:rPr>
    </w:lvl>
    <w:lvl w:ilvl="2" w:tplc="04100005">
      <w:start w:val="1"/>
      <w:numFmt w:val="bullet"/>
      <w:lvlText w:val=""/>
      <w:lvlJc w:val="left"/>
      <w:pPr>
        <w:ind w:left="3314" w:hanging="360"/>
      </w:pPr>
      <w:rPr>
        <w:rFonts w:ascii="Wingdings" w:hAnsi="Wingdings" w:hint="default"/>
      </w:rPr>
    </w:lvl>
    <w:lvl w:ilvl="3" w:tplc="04100001" w:tentative="1">
      <w:start w:val="1"/>
      <w:numFmt w:val="bullet"/>
      <w:lvlText w:val=""/>
      <w:lvlJc w:val="left"/>
      <w:pPr>
        <w:ind w:left="4034" w:hanging="360"/>
      </w:pPr>
      <w:rPr>
        <w:rFonts w:ascii="Symbol" w:hAnsi="Symbol" w:hint="default"/>
      </w:rPr>
    </w:lvl>
    <w:lvl w:ilvl="4" w:tplc="04100003" w:tentative="1">
      <w:start w:val="1"/>
      <w:numFmt w:val="bullet"/>
      <w:lvlText w:val="o"/>
      <w:lvlJc w:val="left"/>
      <w:pPr>
        <w:ind w:left="4754" w:hanging="360"/>
      </w:pPr>
      <w:rPr>
        <w:rFonts w:ascii="Courier New" w:hAnsi="Courier New" w:cs="Courier New" w:hint="default"/>
      </w:rPr>
    </w:lvl>
    <w:lvl w:ilvl="5" w:tplc="04100005" w:tentative="1">
      <w:start w:val="1"/>
      <w:numFmt w:val="bullet"/>
      <w:lvlText w:val=""/>
      <w:lvlJc w:val="left"/>
      <w:pPr>
        <w:ind w:left="5474" w:hanging="360"/>
      </w:pPr>
      <w:rPr>
        <w:rFonts w:ascii="Wingdings" w:hAnsi="Wingdings" w:hint="default"/>
      </w:rPr>
    </w:lvl>
    <w:lvl w:ilvl="6" w:tplc="04100001" w:tentative="1">
      <w:start w:val="1"/>
      <w:numFmt w:val="bullet"/>
      <w:lvlText w:val=""/>
      <w:lvlJc w:val="left"/>
      <w:pPr>
        <w:ind w:left="6194" w:hanging="360"/>
      </w:pPr>
      <w:rPr>
        <w:rFonts w:ascii="Symbol" w:hAnsi="Symbol" w:hint="default"/>
      </w:rPr>
    </w:lvl>
    <w:lvl w:ilvl="7" w:tplc="04100003" w:tentative="1">
      <w:start w:val="1"/>
      <w:numFmt w:val="bullet"/>
      <w:lvlText w:val="o"/>
      <w:lvlJc w:val="left"/>
      <w:pPr>
        <w:ind w:left="6914" w:hanging="360"/>
      </w:pPr>
      <w:rPr>
        <w:rFonts w:ascii="Courier New" w:hAnsi="Courier New" w:cs="Courier New" w:hint="default"/>
      </w:rPr>
    </w:lvl>
    <w:lvl w:ilvl="8" w:tplc="04100005" w:tentative="1">
      <w:start w:val="1"/>
      <w:numFmt w:val="bullet"/>
      <w:lvlText w:val=""/>
      <w:lvlJc w:val="left"/>
      <w:pPr>
        <w:ind w:left="7634" w:hanging="360"/>
      </w:pPr>
      <w:rPr>
        <w:rFonts w:ascii="Wingdings" w:hAnsi="Wingdings" w:hint="default"/>
      </w:rPr>
    </w:lvl>
  </w:abstractNum>
  <w:abstractNum w:abstractNumId="43" w15:restartNumberingAfterBreak="0">
    <w:nsid w:val="4FD14EB3"/>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4" w15:restartNumberingAfterBreak="0">
    <w:nsid w:val="5FDC4965"/>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A3B35B7"/>
    <w:multiLevelType w:val="hybridMultilevel"/>
    <w:tmpl w:val="E1CAC39A"/>
    <w:lvl w:ilvl="0" w:tplc="6EA2B1FC">
      <w:start w:val="1"/>
      <w:numFmt w:val="decimal"/>
      <w:pStyle w:val="Paragrafonumerato123"/>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46" w15:restartNumberingAfterBreak="0">
    <w:nsid w:val="6E6A3550"/>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F94F19"/>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8" w15:restartNumberingAfterBreak="0">
    <w:nsid w:val="75144E08"/>
    <w:multiLevelType w:val="hybridMultilevel"/>
    <w:tmpl w:val="9C8E7560"/>
    <w:lvl w:ilvl="0" w:tplc="BE72B798">
      <w:start w:val="1"/>
      <w:numFmt w:val="bullet"/>
      <w:pStyle w:val="Trattinorientrato"/>
      <w:lvlText w:val=""/>
      <w:lvlJc w:val="left"/>
      <w:pPr>
        <w:tabs>
          <w:tab w:val="num" w:pos="1624"/>
        </w:tabs>
        <w:ind w:left="1622" w:hanging="358"/>
      </w:pPr>
      <w:rPr>
        <w:rFonts w:ascii="Symbol" w:hAnsi="Symbol" w:hint="default"/>
        <w:color w:val="000000"/>
        <w:sz w:val="20"/>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8407290"/>
    <w:multiLevelType w:val="singleLevel"/>
    <w:tmpl w:val="5BE4CC3E"/>
    <w:lvl w:ilvl="0">
      <w:start w:val="1"/>
      <w:numFmt w:val="bullet"/>
      <w:pStyle w:val="BulletText1"/>
      <w:lvlText w:val=""/>
      <w:lvlJc w:val="left"/>
      <w:pPr>
        <w:tabs>
          <w:tab w:val="num" w:pos="173"/>
        </w:tabs>
        <w:ind w:left="173" w:hanging="173"/>
      </w:pPr>
      <w:rPr>
        <w:rFonts w:ascii="Symbol" w:hAnsi="Symbol" w:hint="default"/>
      </w:rPr>
    </w:lvl>
  </w:abstractNum>
  <w:abstractNum w:abstractNumId="50" w15:restartNumberingAfterBreak="0">
    <w:nsid w:val="79A27F5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B7C128F"/>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2" w15:restartNumberingAfterBreak="0">
    <w:nsid w:val="7DDC3A37"/>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5"/>
  </w:num>
  <w:num w:numId="3">
    <w:abstractNumId w:val="48"/>
  </w:num>
  <w:num w:numId="4">
    <w:abstractNumId w:val="37"/>
  </w:num>
  <w:num w:numId="5">
    <w:abstractNumId w:val="7"/>
  </w:num>
  <w:num w:numId="6">
    <w:abstractNumId w:val="49"/>
  </w:num>
  <w:num w:numId="7">
    <w:abstractNumId w:val="5"/>
  </w:num>
  <w:num w:numId="8">
    <w:abstractNumId w:val="25"/>
  </w:num>
  <w:num w:numId="9">
    <w:abstractNumId w:val="50"/>
  </w:num>
  <w:num w:numId="10">
    <w:abstractNumId w:val="32"/>
  </w:num>
  <w:num w:numId="11">
    <w:abstractNumId w:val="36"/>
  </w:num>
  <w:num w:numId="12">
    <w:abstractNumId w:val="17"/>
  </w:num>
  <w:num w:numId="13">
    <w:abstractNumId w:val="10"/>
  </w:num>
  <w:num w:numId="14">
    <w:abstractNumId w:val="1"/>
  </w:num>
  <w:num w:numId="15">
    <w:abstractNumId w:val="3"/>
  </w:num>
  <w:num w:numId="16">
    <w:abstractNumId w:val="28"/>
  </w:num>
  <w:num w:numId="17">
    <w:abstractNumId w:val="31"/>
  </w:num>
  <w:num w:numId="18">
    <w:abstractNumId w:val="47"/>
  </w:num>
  <w:num w:numId="19">
    <w:abstractNumId w:val="34"/>
  </w:num>
  <w:num w:numId="20">
    <w:abstractNumId w:val="15"/>
  </w:num>
  <w:num w:numId="21">
    <w:abstractNumId w:val="51"/>
  </w:num>
  <w:num w:numId="22">
    <w:abstractNumId w:val="27"/>
  </w:num>
  <w:num w:numId="23">
    <w:abstractNumId w:val="20"/>
  </w:num>
  <w:num w:numId="24">
    <w:abstractNumId w:val="4"/>
  </w:num>
  <w:num w:numId="25">
    <w:abstractNumId w:val="19"/>
  </w:num>
  <w:num w:numId="26">
    <w:abstractNumId w:val="8"/>
  </w:num>
  <w:num w:numId="27">
    <w:abstractNumId w:val="42"/>
  </w:num>
  <w:num w:numId="28">
    <w:abstractNumId w:val="52"/>
  </w:num>
  <w:num w:numId="29">
    <w:abstractNumId w:val="26"/>
  </w:num>
  <w:num w:numId="30">
    <w:abstractNumId w:val="18"/>
  </w:num>
  <w:num w:numId="31">
    <w:abstractNumId w:val="14"/>
  </w:num>
  <w:num w:numId="32">
    <w:abstractNumId w:val="9"/>
  </w:num>
  <w:num w:numId="33">
    <w:abstractNumId w:val="33"/>
  </w:num>
  <w:num w:numId="34">
    <w:abstractNumId w:val="11"/>
  </w:num>
  <w:num w:numId="35">
    <w:abstractNumId w:val="39"/>
  </w:num>
  <w:num w:numId="36">
    <w:abstractNumId w:val="40"/>
  </w:num>
  <w:num w:numId="37">
    <w:abstractNumId w:val="44"/>
  </w:num>
  <w:num w:numId="38">
    <w:abstractNumId w:val="35"/>
  </w:num>
  <w:num w:numId="39">
    <w:abstractNumId w:val="22"/>
  </w:num>
  <w:num w:numId="40">
    <w:abstractNumId w:val="38"/>
  </w:num>
  <w:num w:numId="41">
    <w:abstractNumId w:val="43"/>
  </w:num>
  <w:num w:numId="42">
    <w:abstractNumId w:val="13"/>
  </w:num>
  <w:num w:numId="43">
    <w:abstractNumId w:val="6"/>
  </w:num>
  <w:num w:numId="44">
    <w:abstractNumId w:val="41"/>
  </w:num>
  <w:num w:numId="45">
    <w:abstractNumId w:val="12"/>
  </w:num>
  <w:num w:numId="46">
    <w:abstractNumId w:val="16"/>
  </w:num>
  <w:num w:numId="47">
    <w:abstractNumId w:val="2"/>
  </w:num>
  <w:num w:numId="48">
    <w:abstractNumId w:val="23"/>
  </w:num>
  <w:num w:numId="49">
    <w:abstractNumId w:val="21"/>
  </w:num>
  <w:num w:numId="50">
    <w:abstractNumId w:val="30"/>
  </w:num>
  <w:num w:numId="51">
    <w:abstractNumId w:val="46"/>
  </w:num>
  <w:num w:numId="52">
    <w:abstractNumId w:val="29"/>
  </w:num>
  <w:num w:numId="53">
    <w:abstractNumId w:val="24"/>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rnigliaro, Giuseppe (IT - Bologna)">
    <w15:presenceInfo w15:providerId="AD" w15:userId="S-1-5-21-2094927150-201071529-617630493-1302324"/>
  </w15:person>
  <w15:person w15:author="Marciante, Teresa Lucia (IT - Roma)">
    <w15:presenceInfo w15:providerId="AD" w15:userId="S-1-5-21-2094927150-201071529-617630493-5440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131078" w:nlCheck="1" w:checkStyle="0"/>
  <w:activeWritingStyle w:appName="MSWord" w:lang="en-US" w:vendorID="64" w:dllVersion="131078" w:nlCheck="1" w:checkStyle="1"/>
  <w:proofState w:grammar="clean"/>
  <w:trackRevisions/>
  <w:defaultTabStop w:val="227"/>
  <w:hyphenationZone w:val="283"/>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67D"/>
    <w:rsid w:val="00003ADC"/>
    <w:rsid w:val="000066A4"/>
    <w:rsid w:val="00006FCF"/>
    <w:rsid w:val="00011982"/>
    <w:rsid w:val="00012E16"/>
    <w:rsid w:val="00015A79"/>
    <w:rsid w:val="000164B8"/>
    <w:rsid w:val="00021156"/>
    <w:rsid w:val="00021D0C"/>
    <w:rsid w:val="000224A1"/>
    <w:rsid w:val="0002426D"/>
    <w:rsid w:val="00024C96"/>
    <w:rsid w:val="0002571E"/>
    <w:rsid w:val="0002621F"/>
    <w:rsid w:val="0002783D"/>
    <w:rsid w:val="00027EA2"/>
    <w:rsid w:val="00030F00"/>
    <w:rsid w:val="000318EA"/>
    <w:rsid w:val="00032E67"/>
    <w:rsid w:val="0003549D"/>
    <w:rsid w:val="00036B28"/>
    <w:rsid w:val="000373EA"/>
    <w:rsid w:val="00042106"/>
    <w:rsid w:val="00042225"/>
    <w:rsid w:val="00043457"/>
    <w:rsid w:val="00043F61"/>
    <w:rsid w:val="00044239"/>
    <w:rsid w:val="00045597"/>
    <w:rsid w:val="000464D3"/>
    <w:rsid w:val="000522C3"/>
    <w:rsid w:val="00053BC9"/>
    <w:rsid w:val="00056C67"/>
    <w:rsid w:val="00057E10"/>
    <w:rsid w:val="00061CF1"/>
    <w:rsid w:val="000644C0"/>
    <w:rsid w:val="00066528"/>
    <w:rsid w:val="0006672D"/>
    <w:rsid w:val="00067E15"/>
    <w:rsid w:val="000706E4"/>
    <w:rsid w:val="00071C3C"/>
    <w:rsid w:val="000723C4"/>
    <w:rsid w:val="0007240C"/>
    <w:rsid w:val="00073075"/>
    <w:rsid w:val="0007399F"/>
    <w:rsid w:val="00073DC6"/>
    <w:rsid w:val="00074C6A"/>
    <w:rsid w:val="000774FE"/>
    <w:rsid w:val="00081EC4"/>
    <w:rsid w:val="000829C2"/>
    <w:rsid w:val="00082DBF"/>
    <w:rsid w:val="00084695"/>
    <w:rsid w:val="0008470E"/>
    <w:rsid w:val="00085387"/>
    <w:rsid w:val="00087011"/>
    <w:rsid w:val="00090754"/>
    <w:rsid w:val="0009107E"/>
    <w:rsid w:val="00091D7C"/>
    <w:rsid w:val="000A1344"/>
    <w:rsid w:val="000A2862"/>
    <w:rsid w:val="000A3A62"/>
    <w:rsid w:val="000A3B0E"/>
    <w:rsid w:val="000A4552"/>
    <w:rsid w:val="000A5AFB"/>
    <w:rsid w:val="000A5CFF"/>
    <w:rsid w:val="000A6BB3"/>
    <w:rsid w:val="000A7B26"/>
    <w:rsid w:val="000B00A3"/>
    <w:rsid w:val="000B013B"/>
    <w:rsid w:val="000B301E"/>
    <w:rsid w:val="000B37F7"/>
    <w:rsid w:val="000B3EFC"/>
    <w:rsid w:val="000B5128"/>
    <w:rsid w:val="000B6580"/>
    <w:rsid w:val="000B7FF3"/>
    <w:rsid w:val="000C1FBE"/>
    <w:rsid w:val="000C6C2F"/>
    <w:rsid w:val="000C6EE6"/>
    <w:rsid w:val="000C746B"/>
    <w:rsid w:val="000D0B12"/>
    <w:rsid w:val="000D0BAF"/>
    <w:rsid w:val="000D11D6"/>
    <w:rsid w:val="000D4696"/>
    <w:rsid w:val="000D51A0"/>
    <w:rsid w:val="000D5382"/>
    <w:rsid w:val="000E00BA"/>
    <w:rsid w:val="000E04BE"/>
    <w:rsid w:val="000E21AA"/>
    <w:rsid w:val="000E3C95"/>
    <w:rsid w:val="000E3EC8"/>
    <w:rsid w:val="000E54F7"/>
    <w:rsid w:val="000F4178"/>
    <w:rsid w:val="000F4B7E"/>
    <w:rsid w:val="000F5F64"/>
    <w:rsid w:val="000F69F3"/>
    <w:rsid w:val="000F70E9"/>
    <w:rsid w:val="000F734B"/>
    <w:rsid w:val="00103AC8"/>
    <w:rsid w:val="00105396"/>
    <w:rsid w:val="00106888"/>
    <w:rsid w:val="001109CE"/>
    <w:rsid w:val="00111DEB"/>
    <w:rsid w:val="0011264C"/>
    <w:rsid w:val="00113B8F"/>
    <w:rsid w:val="00113BB3"/>
    <w:rsid w:val="001141FD"/>
    <w:rsid w:val="001161CB"/>
    <w:rsid w:val="001209F5"/>
    <w:rsid w:val="00121840"/>
    <w:rsid w:val="00121D43"/>
    <w:rsid w:val="0012252D"/>
    <w:rsid w:val="001239B2"/>
    <w:rsid w:val="0012436D"/>
    <w:rsid w:val="001268DB"/>
    <w:rsid w:val="001273F7"/>
    <w:rsid w:val="00127A2A"/>
    <w:rsid w:val="00130E95"/>
    <w:rsid w:val="00131734"/>
    <w:rsid w:val="00134AF2"/>
    <w:rsid w:val="00134D2E"/>
    <w:rsid w:val="001352AC"/>
    <w:rsid w:val="0013720D"/>
    <w:rsid w:val="001373DE"/>
    <w:rsid w:val="001375E1"/>
    <w:rsid w:val="00144F5C"/>
    <w:rsid w:val="00146315"/>
    <w:rsid w:val="00147569"/>
    <w:rsid w:val="001527A8"/>
    <w:rsid w:val="00160D79"/>
    <w:rsid w:val="00161C21"/>
    <w:rsid w:val="00164BB6"/>
    <w:rsid w:val="001655E5"/>
    <w:rsid w:val="001663D0"/>
    <w:rsid w:val="001711EA"/>
    <w:rsid w:val="00172078"/>
    <w:rsid w:val="00175567"/>
    <w:rsid w:val="00175CB6"/>
    <w:rsid w:val="001763DF"/>
    <w:rsid w:val="00176894"/>
    <w:rsid w:val="00176A80"/>
    <w:rsid w:val="001777C7"/>
    <w:rsid w:val="00183ED2"/>
    <w:rsid w:val="00185931"/>
    <w:rsid w:val="00186342"/>
    <w:rsid w:val="00191531"/>
    <w:rsid w:val="0019314B"/>
    <w:rsid w:val="00194C1B"/>
    <w:rsid w:val="001A0254"/>
    <w:rsid w:val="001A2897"/>
    <w:rsid w:val="001A6073"/>
    <w:rsid w:val="001B3180"/>
    <w:rsid w:val="001B381E"/>
    <w:rsid w:val="001B61ED"/>
    <w:rsid w:val="001B6462"/>
    <w:rsid w:val="001B72F9"/>
    <w:rsid w:val="001C063A"/>
    <w:rsid w:val="001C087D"/>
    <w:rsid w:val="001C1919"/>
    <w:rsid w:val="001C68E8"/>
    <w:rsid w:val="001C7C56"/>
    <w:rsid w:val="001D0715"/>
    <w:rsid w:val="001D0860"/>
    <w:rsid w:val="001D3693"/>
    <w:rsid w:val="001D5DA9"/>
    <w:rsid w:val="001D6AB0"/>
    <w:rsid w:val="001D727B"/>
    <w:rsid w:val="001E137F"/>
    <w:rsid w:val="001E181B"/>
    <w:rsid w:val="001E4D40"/>
    <w:rsid w:val="001E4F6C"/>
    <w:rsid w:val="001E6023"/>
    <w:rsid w:val="001E6481"/>
    <w:rsid w:val="001E6F53"/>
    <w:rsid w:val="001F32FB"/>
    <w:rsid w:val="001F613E"/>
    <w:rsid w:val="001F68E4"/>
    <w:rsid w:val="001F7197"/>
    <w:rsid w:val="002002C9"/>
    <w:rsid w:val="0020156F"/>
    <w:rsid w:val="00201A96"/>
    <w:rsid w:val="0020290D"/>
    <w:rsid w:val="00202C7E"/>
    <w:rsid w:val="00203627"/>
    <w:rsid w:val="0020594B"/>
    <w:rsid w:val="00206A46"/>
    <w:rsid w:val="0020701F"/>
    <w:rsid w:val="002138A7"/>
    <w:rsid w:val="002139CC"/>
    <w:rsid w:val="0021420F"/>
    <w:rsid w:val="00214C8B"/>
    <w:rsid w:val="00215748"/>
    <w:rsid w:val="002158D7"/>
    <w:rsid w:val="00216E0D"/>
    <w:rsid w:val="00221D19"/>
    <w:rsid w:val="00221ED6"/>
    <w:rsid w:val="00223AE2"/>
    <w:rsid w:val="00223F8C"/>
    <w:rsid w:val="00224DEE"/>
    <w:rsid w:val="00227C45"/>
    <w:rsid w:val="0023083A"/>
    <w:rsid w:val="00230AB0"/>
    <w:rsid w:val="00230DB1"/>
    <w:rsid w:val="00233523"/>
    <w:rsid w:val="00234EB9"/>
    <w:rsid w:val="00235E23"/>
    <w:rsid w:val="00236D6F"/>
    <w:rsid w:val="00237AAD"/>
    <w:rsid w:val="00240FB8"/>
    <w:rsid w:val="002420D8"/>
    <w:rsid w:val="00242541"/>
    <w:rsid w:val="0024502B"/>
    <w:rsid w:val="00245DEA"/>
    <w:rsid w:val="00246466"/>
    <w:rsid w:val="00246E5A"/>
    <w:rsid w:val="002478B4"/>
    <w:rsid w:val="00250B8E"/>
    <w:rsid w:val="00253BB0"/>
    <w:rsid w:val="00255CD6"/>
    <w:rsid w:val="00256F1A"/>
    <w:rsid w:val="0025720F"/>
    <w:rsid w:val="00261CD4"/>
    <w:rsid w:val="00261EFF"/>
    <w:rsid w:val="00262A89"/>
    <w:rsid w:val="00262AC5"/>
    <w:rsid w:val="00264AEF"/>
    <w:rsid w:val="00272E85"/>
    <w:rsid w:val="00273F5F"/>
    <w:rsid w:val="00275101"/>
    <w:rsid w:val="002759A1"/>
    <w:rsid w:val="002772D9"/>
    <w:rsid w:val="002803CB"/>
    <w:rsid w:val="002811B4"/>
    <w:rsid w:val="00281B79"/>
    <w:rsid w:val="00283410"/>
    <w:rsid w:val="002852A9"/>
    <w:rsid w:val="0028545F"/>
    <w:rsid w:val="00285659"/>
    <w:rsid w:val="00287C33"/>
    <w:rsid w:val="002905E4"/>
    <w:rsid w:val="00293009"/>
    <w:rsid w:val="00294116"/>
    <w:rsid w:val="002943D1"/>
    <w:rsid w:val="00294506"/>
    <w:rsid w:val="00295D30"/>
    <w:rsid w:val="002A0665"/>
    <w:rsid w:val="002A1052"/>
    <w:rsid w:val="002A46BF"/>
    <w:rsid w:val="002A602B"/>
    <w:rsid w:val="002A795F"/>
    <w:rsid w:val="002B15B2"/>
    <w:rsid w:val="002B2776"/>
    <w:rsid w:val="002B5013"/>
    <w:rsid w:val="002B6E7A"/>
    <w:rsid w:val="002C0072"/>
    <w:rsid w:val="002C1F11"/>
    <w:rsid w:val="002C3B6F"/>
    <w:rsid w:val="002C3D30"/>
    <w:rsid w:val="002C753F"/>
    <w:rsid w:val="002D2522"/>
    <w:rsid w:val="002D2799"/>
    <w:rsid w:val="002D2E35"/>
    <w:rsid w:val="002D3852"/>
    <w:rsid w:val="002D6969"/>
    <w:rsid w:val="002E1FF0"/>
    <w:rsid w:val="002E2C12"/>
    <w:rsid w:val="002E2CF1"/>
    <w:rsid w:val="002E61DD"/>
    <w:rsid w:val="002E7511"/>
    <w:rsid w:val="002E7D44"/>
    <w:rsid w:val="002E7EBF"/>
    <w:rsid w:val="002F0539"/>
    <w:rsid w:val="002F12C4"/>
    <w:rsid w:val="002F1D85"/>
    <w:rsid w:val="002F5F95"/>
    <w:rsid w:val="002F7695"/>
    <w:rsid w:val="00301FA1"/>
    <w:rsid w:val="00302AB0"/>
    <w:rsid w:val="00304028"/>
    <w:rsid w:val="00304C1E"/>
    <w:rsid w:val="0030689E"/>
    <w:rsid w:val="00310441"/>
    <w:rsid w:val="00310BDE"/>
    <w:rsid w:val="00311C60"/>
    <w:rsid w:val="00312053"/>
    <w:rsid w:val="00313688"/>
    <w:rsid w:val="00316688"/>
    <w:rsid w:val="00325B86"/>
    <w:rsid w:val="0033063A"/>
    <w:rsid w:val="0033204A"/>
    <w:rsid w:val="0033323E"/>
    <w:rsid w:val="00334174"/>
    <w:rsid w:val="00335713"/>
    <w:rsid w:val="00336E58"/>
    <w:rsid w:val="00336F32"/>
    <w:rsid w:val="003410EE"/>
    <w:rsid w:val="0034118F"/>
    <w:rsid w:val="003419CD"/>
    <w:rsid w:val="00345563"/>
    <w:rsid w:val="00345748"/>
    <w:rsid w:val="00350722"/>
    <w:rsid w:val="003508DD"/>
    <w:rsid w:val="00350AFD"/>
    <w:rsid w:val="00351B4F"/>
    <w:rsid w:val="00352351"/>
    <w:rsid w:val="00352EF3"/>
    <w:rsid w:val="00353936"/>
    <w:rsid w:val="00354087"/>
    <w:rsid w:val="003544BB"/>
    <w:rsid w:val="00354AF2"/>
    <w:rsid w:val="00357518"/>
    <w:rsid w:val="00357B46"/>
    <w:rsid w:val="003601FF"/>
    <w:rsid w:val="00360E61"/>
    <w:rsid w:val="00360FBF"/>
    <w:rsid w:val="0036250D"/>
    <w:rsid w:val="00364400"/>
    <w:rsid w:val="003668C2"/>
    <w:rsid w:val="00370A8F"/>
    <w:rsid w:val="00372672"/>
    <w:rsid w:val="003728D2"/>
    <w:rsid w:val="00372B5C"/>
    <w:rsid w:val="00377091"/>
    <w:rsid w:val="00377270"/>
    <w:rsid w:val="00380A4C"/>
    <w:rsid w:val="00381327"/>
    <w:rsid w:val="003817BB"/>
    <w:rsid w:val="00382B7A"/>
    <w:rsid w:val="00382C9A"/>
    <w:rsid w:val="00382DA0"/>
    <w:rsid w:val="00384263"/>
    <w:rsid w:val="00386E7F"/>
    <w:rsid w:val="00390A35"/>
    <w:rsid w:val="0039267C"/>
    <w:rsid w:val="003927A4"/>
    <w:rsid w:val="00393239"/>
    <w:rsid w:val="003948D3"/>
    <w:rsid w:val="003957C0"/>
    <w:rsid w:val="00396180"/>
    <w:rsid w:val="003A18A1"/>
    <w:rsid w:val="003B119D"/>
    <w:rsid w:val="003B1FA0"/>
    <w:rsid w:val="003B2642"/>
    <w:rsid w:val="003B2676"/>
    <w:rsid w:val="003B3A57"/>
    <w:rsid w:val="003B587B"/>
    <w:rsid w:val="003B6C0D"/>
    <w:rsid w:val="003B740E"/>
    <w:rsid w:val="003C13C1"/>
    <w:rsid w:val="003C2A4A"/>
    <w:rsid w:val="003C3884"/>
    <w:rsid w:val="003C4AFA"/>
    <w:rsid w:val="003C680A"/>
    <w:rsid w:val="003C6FF0"/>
    <w:rsid w:val="003D0343"/>
    <w:rsid w:val="003D3215"/>
    <w:rsid w:val="003D38FF"/>
    <w:rsid w:val="003D3F5C"/>
    <w:rsid w:val="003D56B0"/>
    <w:rsid w:val="003D59B0"/>
    <w:rsid w:val="003D6298"/>
    <w:rsid w:val="003D66C1"/>
    <w:rsid w:val="003E19D8"/>
    <w:rsid w:val="003E20DE"/>
    <w:rsid w:val="003E3077"/>
    <w:rsid w:val="003E492B"/>
    <w:rsid w:val="003E5228"/>
    <w:rsid w:val="003F00DF"/>
    <w:rsid w:val="003F1451"/>
    <w:rsid w:val="003F23CB"/>
    <w:rsid w:val="003F7836"/>
    <w:rsid w:val="003F7927"/>
    <w:rsid w:val="00400FDC"/>
    <w:rsid w:val="0040169C"/>
    <w:rsid w:val="004022A6"/>
    <w:rsid w:val="004062B1"/>
    <w:rsid w:val="00406F12"/>
    <w:rsid w:val="00407173"/>
    <w:rsid w:val="00407CBA"/>
    <w:rsid w:val="00410789"/>
    <w:rsid w:val="00410B5D"/>
    <w:rsid w:val="00411CDE"/>
    <w:rsid w:val="00413153"/>
    <w:rsid w:val="00416916"/>
    <w:rsid w:val="004178B5"/>
    <w:rsid w:val="00426D98"/>
    <w:rsid w:val="0043004E"/>
    <w:rsid w:val="00430C3C"/>
    <w:rsid w:val="00433266"/>
    <w:rsid w:val="00433828"/>
    <w:rsid w:val="0043623B"/>
    <w:rsid w:val="00440123"/>
    <w:rsid w:val="0044254D"/>
    <w:rsid w:val="004509F7"/>
    <w:rsid w:val="00450CED"/>
    <w:rsid w:val="004510F3"/>
    <w:rsid w:val="0045129D"/>
    <w:rsid w:val="0045195F"/>
    <w:rsid w:val="00452543"/>
    <w:rsid w:val="004528D4"/>
    <w:rsid w:val="004534CC"/>
    <w:rsid w:val="00454D86"/>
    <w:rsid w:val="00455C1B"/>
    <w:rsid w:val="00456B2F"/>
    <w:rsid w:val="00466A27"/>
    <w:rsid w:val="00466B44"/>
    <w:rsid w:val="00467823"/>
    <w:rsid w:val="00467BA7"/>
    <w:rsid w:val="004737C9"/>
    <w:rsid w:val="00474800"/>
    <w:rsid w:val="00474CCE"/>
    <w:rsid w:val="00474EEE"/>
    <w:rsid w:val="00475CF2"/>
    <w:rsid w:val="004773CD"/>
    <w:rsid w:val="00477883"/>
    <w:rsid w:val="0048047C"/>
    <w:rsid w:val="0048240D"/>
    <w:rsid w:val="00483D76"/>
    <w:rsid w:val="00484523"/>
    <w:rsid w:val="00487410"/>
    <w:rsid w:val="00487C52"/>
    <w:rsid w:val="004906E9"/>
    <w:rsid w:val="004928E7"/>
    <w:rsid w:val="00493E70"/>
    <w:rsid w:val="00495BBD"/>
    <w:rsid w:val="00497B2C"/>
    <w:rsid w:val="004A0B29"/>
    <w:rsid w:val="004A0CC0"/>
    <w:rsid w:val="004A58C0"/>
    <w:rsid w:val="004A592B"/>
    <w:rsid w:val="004B065B"/>
    <w:rsid w:val="004B139B"/>
    <w:rsid w:val="004B3271"/>
    <w:rsid w:val="004B3B23"/>
    <w:rsid w:val="004B60D8"/>
    <w:rsid w:val="004B61A7"/>
    <w:rsid w:val="004B61B7"/>
    <w:rsid w:val="004B7F41"/>
    <w:rsid w:val="004C0AC4"/>
    <w:rsid w:val="004C20EA"/>
    <w:rsid w:val="004C27EC"/>
    <w:rsid w:val="004C3813"/>
    <w:rsid w:val="004C3AF1"/>
    <w:rsid w:val="004C3C17"/>
    <w:rsid w:val="004C4B6D"/>
    <w:rsid w:val="004C6419"/>
    <w:rsid w:val="004D0A76"/>
    <w:rsid w:val="004D2A4F"/>
    <w:rsid w:val="004D4D67"/>
    <w:rsid w:val="004D617F"/>
    <w:rsid w:val="004D7CC4"/>
    <w:rsid w:val="004E001C"/>
    <w:rsid w:val="004E0520"/>
    <w:rsid w:val="004E1862"/>
    <w:rsid w:val="004E2367"/>
    <w:rsid w:val="004E3563"/>
    <w:rsid w:val="004E3DB2"/>
    <w:rsid w:val="004E6B99"/>
    <w:rsid w:val="004E7000"/>
    <w:rsid w:val="004F36E6"/>
    <w:rsid w:val="004F5234"/>
    <w:rsid w:val="004F6F71"/>
    <w:rsid w:val="0050283D"/>
    <w:rsid w:val="00504A7D"/>
    <w:rsid w:val="00507331"/>
    <w:rsid w:val="0051256E"/>
    <w:rsid w:val="00512BD1"/>
    <w:rsid w:val="005136A3"/>
    <w:rsid w:val="00514CF7"/>
    <w:rsid w:val="00514D00"/>
    <w:rsid w:val="005157CE"/>
    <w:rsid w:val="00516431"/>
    <w:rsid w:val="00520D0A"/>
    <w:rsid w:val="00523382"/>
    <w:rsid w:val="00531EB0"/>
    <w:rsid w:val="005357F9"/>
    <w:rsid w:val="00535ADB"/>
    <w:rsid w:val="00536C9E"/>
    <w:rsid w:val="005371AB"/>
    <w:rsid w:val="00537B19"/>
    <w:rsid w:val="00537DD0"/>
    <w:rsid w:val="005401DA"/>
    <w:rsid w:val="00540FA0"/>
    <w:rsid w:val="00541114"/>
    <w:rsid w:val="00543B2A"/>
    <w:rsid w:val="00544E43"/>
    <w:rsid w:val="00545C83"/>
    <w:rsid w:val="00546B58"/>
    <w:rsid w:val="00550B11"/>
    <w:rsid w:val="00551854"/>
    <w:rsid w:val="005540E5"/>
    <w:rsid w:val="00554345"/>
    <w:rsid w:val="00556E99"/>
    <w:rsid w:val="00561872"/>
    <w:rsid w:val="00561C6A"/>
    <w:rsid w:val="00562277"/>
    <w:rsid w:val="00562C3A"/>
    <w:rsid w:val="00564724"/>
    <w:rsid w:val="005647F5"/>
    <w:rsid w:val="00565225"/>
    <w:rsid w:val="00565682"/>
    <w:rsid w:val="00566B0E"/>
    <w:rsid w:val="00566B82"/>
    <w:rsid w:val="005678C1"/>
    <w:rsid w:val="00571221"/>
    <w:rsid w:val="00571A76"/>
    <w:rsid w:val="00572A1E"/>
    <w:rsid w:val="00572FA6"/>
    <w:rsid w:val="00574D07"/>
    <w:rsid w:val="005755CE"/>
    <w:rsid w:val="00576DD0"/>
    <w:rsid w:val="00577960"/>
    <w:rsid w:val="00577D3C"/>
    <w:rsid w:val="00580FF5"/>
    <w:rsid w:val="005818C5"/>
    <w:rsid w:val="0058493B"/>
    <w:rsid w:val="00585AD1"/>
    <w:rsid w:val="005860AE"/>
    <w:rsid w:val="005862C0"/>
    <w:rsid w:val="00586631"/>
    <w:rsid w:val="00587BAD"/>
    <w:rsid w:val="0059099E"/>
    <w:rsid w:val="00590B0A"/>
    <w:rsid w:val="00594DF6"/>
    <w:rsid w:val="005A4753"/>
    <w:rsid w:val="005A5DC0"/>
    <w:rsid w:val="005A65FB"/>
    <w:rsid w:val="005A6A40"/>
    <w:rsid w:val="005A6A85"/>
    <w:rsid w:val="005A76A7"/>
    <w:rsid w:val="005A7AAB"/>
    <w:rsid w:val="005B3372"/>
    <w:rsid w:val="005B3526"/>
    <w:rsid w:val="005B5130"/>
    <w:rsid w:val="005B5FEA"/>
    <w:rsid w:val="005B78B9"/>
    <w:rsid w:val="005C3186"/>
    <w:rsid w:val="005C4CD4"/>
    <w:rsid w:val="005C56BC"/>
    <w:rsid w:val="005C590F"/>
    <w:rsid w:val="005C5CDD"/>
    <w:rsid w:val="005C60DA"/>
    <w:rsid w:val="005D1239"/>
    <w:rsid w:val="005D39DA"/>
    <w:rsid w:val="005D45BB"/>
    <w:rsid w:val="005D5022"/>
    <w:rsid w:val="005D6948"/>
    <w:rsid w:val="005D724B"/>
    <w:rsid w:val="005D731D"/>
    <w:rsid w:val="005E17F8"/>
    <w:rsid w:val="005E301C"/>
    <w:rsid w:val="005E4CC3"/>
    <w:rsid w:val="005F1461"/>
    <w:rsid w:val="005F1EA3"/>
    <w:rsid w:val="005F74E3"/>
    <w:rsid w:val="005F79B2"/>
    <w:rsid w:val="005F7B22"/>
    <w:rsid w:val="00600C76"/>
    <w:rsid w:val="006011C1"/>
    <w:rsid w:val="00601F5F"/>
    <w:rsid w:val="00603813"/>
    <w:rsid w:val="006060E5"/>
    <w:rsid w:val="0060758E"/>
    <w:rsid w:val="00610798"/>
    <w:rsid w:val="00610810"/>
    <w:rsid w:val="006113A1"/>
    <w:rsid w:val="00612451"/>
    <w:rsid w:val="00612AE9"/>
    <w:rsid w:val="00613E9B"/>
    <w:rsid w:val="00615FBD"/>
    <w:rsid w:val="00616BE9"/>
    <w:rsid w:val="0062107C"/>
    <w:rsid w:val="0062118E"/>
    <w:rsid w:val="00622981"/>
    <w:rsid w:val="00622F29"/>
    <w:rsid w:val="0062312F"/>
    <w:rsid w:val="0062478E"/>
    <w:rsid w:val="00624A54"/>
    <w:rsid w:val="00626055"/>
    <w:rsid w:val="006301E6"/>
    <w:rsid w:val="006301E8"/>
    <w:rsid w:val="006319C2"/>
    <w:rsid w:val="006328BF"/>
    <w:rsid w:val="00635C30"/>
    <w:rsid w:val="00637E05"/>
    <w:rsid w:val="00642292"/>
    <w:rsid w:val="00643A88"/>
    <w:rsid w:val="00643D45"/>
    <w:rsid w:val="00644BC4"/>
    <w:rsid w:val="00645DBF"/>
    <w:rsid w:val="00647983"/>
    <w:rsid w:val="00652302"/>
    <w:rsid w:val="006526DD"/>
    <w:rsid w:val="00653B99"/>
    <w:rsid w:val="006549CC"/>
    <w:rsid w:val="00654BE0"/>
    <w:rsid w:val="00655EE8"/>
    <w:rsid w:val="00656E56"/>
    <w:rsid w:val="006574E5"/>
    <w:rsid w:val="0066097C"/>
    <w:rsid w:val="00662B7C"/>
    <w:rsid w:val="006653B0"/>
    <w:rsid w:val="006668E1"/>
    <w:rsid w:val="006669AE"/>
    <w:rsid w:val="0066753B"/>
    <w:rsid w:val="00667A0A"/>
    <w:rsid w:val="0067554F"/>
    <w:rsid w:val="00675A6C"/>
    <w:rsid w:val="006773B7"/>
    <w:rsid w:val="00682486"/>
    <w:rsid w:val="00684222"/>
    <w:rsid w:val="006856D5"/>
    <w:rsid w:val="00692045"/>
    <w:rsid w:val="006923DC"/>
    <w:rsid w:val="00692CBF"/>
    <w:rsid w:val="00695CC1"/>
    <w:rsid w:val="00696303"/>
    <w:rsid w:val="00696F7F"/>
    <w:rsid w:val="006A042E"/>
    <w:rsid w:val="006A4558"/>
    <w:rsid w:val="006A470A"/>
    <w:rsid w:val="006A5600"/>
    <w:rsid w:val="006A63BA"/>
    <w:rsid w:val="006A64AB"/>
    <w:rsid w:val="006B09DA"/>
    <w:rsid w:val="006B0E6E"/>
    <w:rsid w:val="006B1E6C"/>
    <w:rsid w:val="006B306C"/>
    <w:rsid w:val="006B504A"/>
    <w:rsid w:val="006B6441"/>
    <w:rsid w:val="006B721D"/>
    <w:rsid w:val="006C0526"/>
    <w:rsid w:val="006C08BC"/>
    <w:rsid w:val="006C0EDC"/>
    <w:rsid w:val="006C3701"/>
    <w:rsid w:val="006C52F8"/>
    <w:rsid w:val="006C541D"/>
    <w:rsid w:val="006C58FA"/>
    <w:rsid w:val="006C5AFA"/>
    <w:rsid w:val="006C60CC"/>
    <w:rsid w:val="006D030D"/>
    <w:rsid w:val="006D18D7"/>
    <w:rsid w:val="006D284E"/>
    <w:rsid w:val="006D294B"/>
    <w:rsid w:val="006D2C10"/>
    <w:rsid w:val="006D4EC0"/>
    <w:rsid w:val="006D4F67"/>
    <w:rsid w:val="006D52D9"/>
    <w:rsid w:val="006D55F2"/>
    <w:rsid w:val="006D63E5"/>
    <w:rsid w:val="006D7AE0"/>
    <w:rsid w:val="006E00CB"/>
    <w:rsid w:val="006E0395"/>
    <w:rsid w:val="006E0C45"/>
    <w:rsid w:val="006E0D38"/>
    <w:rsid w:val="006E31A1"/>
    <w:rsid w:val="006E3E6C"/>
    <w:rsid w:val="006E6813"/>
    <w:rsid w:val="006F0184"/>
    <w:rsid w:val="006F1F44"/>
    <w:rsid w:val="006F4905"/>
    <w:rsid w:val="006F4D45"/>
    <w:rsid w:val="006F7E1E"/>
    <w:rsid w:val="0070367C"/>
    <w:rsid w:val="00705704"/>
    <w:rsid w:val="00705865"/>
    <w:rsid w:val="00705AA3"/>
    <w:rsid w:val="007128BB"/>
    <w:rsid w:val="00712BB3"/>
    <w:rsid w:val="00714130"/>
    <w:rsid w:val="00714431"/>
    <w:rsid w:val="007153CD"/>
    <w:rsid w:val="007157A2"/>
    <w:rsid w:val="00716AAA"/>
    <w:rsid w:val="00720135"/>
    <w:rsid w:val="00720508"/>
    <w:rsid w:val="00720DCB"/>
    <w:rsid w:val="007214BE"/>
    <w:rsid w:val="00723DBC"/>
    <w:rsid w:val="0072589A"/>
    <w:rsid w:val="00725B56"/>
    <w:rsid w:val="00725DCD"/>
    <w:rsid w:val="00726D43"/>
    <w:rsid w:val="007270E9"/>
    <w:rsid w:val="007300C9"/>
    <w:rsid w:val="007318BE"/>
    <w:rsid w:val="00732DA2"/>
    <w:rsid w:val="00733B18"/>
    <w:rsid w:val="00735368"/>
    <w:rsid w:val="007368FF"/>
    <w:rsid w:val="00737628"/>
    <w:rsid w:val="007378E8"/>
    <w:rsid w:val="0074133B"/>
    <w:rsid w:val="00745168"/>
    <w:rsid w:val="00745380"/>
    <w:rsid w:val="00746BDC"/>
    <w:rsid w:val="00751A35"/>
    <w:rsid w:val="00751C0C"/>
    <w:rsid w:val="00751D39"/>
    <w:rsid w:val="00751FEE"/>
    <w:rsid w:val="007529DE"/>
    <w:rsid w:val="0075555E"/>
    <w:rsid w:val="007555E2"/>
    <w:rsid w:val="00756631"/>
    <w:rsid w:val="00756696"/>
    <w:rsid w:val="00757683"/>
    <w:rsid w:val="00757F19"/>
    <w:rsid w:val="00760995"/>
    <w:rsid w:val="00760A9E"/>
    <w:rsid w:val="007625BA"/>
    <w:rsid w:val="00762FC6"/>
    <w:rsid w:val="00763A59"/>
    <w:rsid w:val="00763E22"/>
    <w:rsid w:val="007645DB"/>
    <w:rsid w:val="0076472E"/>
    <w:rsid w:val="00766B00"/>
    <w:rsid w:val="007671FC"/>
    <w:rsid w:val="007702EA"/>
    <w:rsid w:val="00770422"/>
    <w:rsid w:val="00771AE3"/>
    <w:rsid w:val="00773153"/>
    <w:rsid w:val="007735D2"/>
    <w:rsid w:val="00773E88"/>
    <w:rsid w:val="007763DD"/>
    <w:rsid w:val="00776E8D"/>
    <w:rsid w:val="0078098F"/>
    <w:rsid w:val="007815F5"/>
    <w:rsid w:val="007825A2"/>
    <w:rsid w:val="00784A51"/>
    <w:rsid w:val="00786C01"/>
    <w:rsid w:val="00786D66"/>
    <w:rsid w:val="00792490"/>
    <w:rsid w:val="00795B02"/>
    <w:rsid w:val="00795CB2"/>
    <w:rsid w:val="00795DDD"/>
    <w:rsid w:val="00796AFE"/>
    <w:rsid w:val="00796DE9"/>
    <w:rsid w:val="007A03B3"/>
    <w:rsid w:val="007A188A"/>
    <w:rsid w:val="007A2F16"/>
    <w:rsid w:val="007A39A2"/>
    <w:rsid w:val="007A3C51"/>
    <w:rsid w:val="007A3D36"/>
    <w:rsid w:val="007A4859"/>
    <w:rsid w:val="007A4E0F"/>
    <w:rsid w:val="007B0C4D"/>
    <w:rsid w:val="007B1456"/>
    <w:rsid w:val="007B2140"/>
    <w:rsid w:val="007B481A"/>
    <w:rsid w:val="007B5E04"/>
    <w:rsid w:val="007C0F5E"/>
    <w:rsid w:val="007C10E0"/>
    <w:rsid w:val="007C1F7C"/>
    <w:rsid w:val="007C1F99"/>
    <w:rsid w:val="007C3459"/>
    <w:rsid w:val="007C4EA8"/>
    <w:rsid w:val="007C67D8"/>
    <w:rsid w:val="007C6BAC"/>
    <w:rsid w:val="007C7045"/>
    <w:rsid w:val="007C78C5"/>
    <w:rsid w:val="007D003C"/>
    <w:rsid w:val="007D3227"/>
    <w:rsid w:val="007D37CB"/>
    <w:rsid w:val="007D389E"/>
    <w:rsid w:val="007D3EF1"/>
    <w:rsid w:val="007D51DA"/>
    <w:rsid w:val="007D5437"/>
    <w:rsid w:val="007D6CBC"/>
    <w:rsid w:val="007E11F4"/>
    <w:rsid w:val="007E15D3"/>
    <w:rsid w:val="007E2729"/>
    <w:rsid w:val="007E4137"/>
    <w:rsid w:val="007E5156"/>
    <w:rsid w:val="007E5316"/>
    <w:rsid w:val="007E618A"/>
    <w:rsid w:val="007E6B4D"/>
    <w:rsid w:val="007E739B"/>
    <w:rsid w:val="007F394A"/>
    <w:rsid w:val="007F4320"/>
    <w:rsid w:val="007F4581"/>
    <w:rsid w:val="007F7972"/>
    <w:rsid w:val="007F7CFD"/>
    <w:rsid w:val="007F7DE2"/>
    <w:rsid w:val="00800699"/>
    <w:rsid w:val="00800A5B"/>
    <w:rsid w:val="008021CD"/>
    <w:rsid w:val="00802524"/>
    <w:rsid w:val="008048FC"/>
    <w:rsid w:val="00812A8E"/>
    <w:rsid w:val="0081338B"/>
    <w:rsid w:val="008143DC"/>
    <w:rsid w:val="0081628E"/>
    <w:rsid w:val="00816C15"/>
    <w:rsid w:val="00821582"/>
    <w:rsid w:val="00822980"/>
    <w:rsid w:val="00830A2F"/>
    <w:rsid w:val="008373E3"/>
    <w:rsid w:val="008378FB"/>
    <w:rsid w:val="00837C76"/>
    <w:rsid w:val="00840497"/>
    <w:rsid w:val="00841AAE"/>
    <w:rsid w:val="00844766"/>
    <w:rsid w:val="00845D92"/>
    <w:rsid w:val="00846C98"/>
    <w:rsid w:val="00846E39"/>
    <w:rsid w:val="00854063"/>
    <w:rsid w:val="00856C64"/>
    <w:rsid w:val="00856EB8"/>
    <w:rsid w:val="00857CA5"/>
    <w:rsid w:val="00861BE6"/>
    <w:rsid w:val="008622D3"/>
    <w:rsid w:val="00865DC2"/>
    <w:rsid w:val="00865F0A"/>
    <w:rsid w:val="00866066"/>
    <w:rsid w:val="008667BD"/>
    <w:rsid w:val="00871B39"/>
    <w:rsid w:val="00874702"/>
    <w:rsid w:val="00874920"/>
    <w:rsid w:val="00874E35"/>
    <w:rsid w:val="00876663"/>
    <w:rsid w:val="00876AFC"/>
    <w:rsid w:val="00876E27"/>
    <w:rsid w:val="00880AE4"/>
    <w:rsid w:val="00880DAE"/>
    <w:rsid w:val="00880F07"/>
    <w:rsid w:val="0088304C"/>
    <w:rsid w:val="008837D8"/>
    <w:rsid w:val="008839CF"/>
    <w:rsid w:val="008849C1"/>
    <w:rsid w:val="00884D9B"/>
    <w:rsid w:val="00885242"/>
    <w:rsid w:val="00886432"/>
    <w:rsid w:val="00890EFF"/>
    <w:rsid w:val="00890F41"/>
    <w:rsid w:val="00895609"/>
    <w:rsid w:val="0089645D"/>
    <w:rsid w:val="00896C06"/>
    <w:rsid w:val="008970FD"/>
    <w:rsid w:val="008A0478"/>
    <w:rsid w:val="008A0A40"/>
    <w:rsid w:val="008A1D66"/>
    <w:rsid w:val="008A369F"/>
    <w:rsid w:val="008A4E50"/>
    <w:rsid w:val="008A542F"/>
    <w:rsid w:val="008A59ED"/>
    <w:rsid w:val="008A6DDC"/>
    <w:rsid w:val="008A7157"/>
    <w:rsid w:val="008A7CBB"/>
    <w:rsid w:val="008B0AA1"/>
    <w:rsid w:val="008B638A"/>
    <w:rsid w:val="008B7FFC"/>
    <w:rsid w:val="008C139F"/>
    <w:rsid w:val="008C27DF"/>
    <w:rsid w:val="008C2B27"/>
    <w:rsid w:val="008C5540"/>
    <w:rsid w:val="008C629A"/>
    <w:rsid w:val="008D054D"/>
    <w:rsid w:val="008D3549"/>
    <w:rsid w:val="008D3B32"/>
    <w:rsid w:val="008D6543"/>
    <w:rsid w:val="008D6683"/>
    <w:rsid w:val="008D66D7"/>
    <w:rsid w:val="008D7BBA"/>
    <w:rsid w:val="008E2706"/>
    <w:rsid w:val="008E5ED8"/>
    <w:rsid w:val="008E61BB"/>
    <w:rsid w:val="008E76B2"/>
    <w:rsid w:val="008F2F09"/>
    <w:rsid w:val="008F304E"/>
    <w:rsid w:val="008F47C0"/>
    <w:rsid w:val="008F5330"/>
    <w:rsid w:val="008F588A"/>
    <w:rsid w:val="008F66E1"/>
    <w:rsid w:val="00901C60"/>
    <w:rsid w:val="00904CAC"/>
    <w:rsid w:val="00906670"/>
    <w:rsid w:val="00910236"/>
    <w:rsid w:val="00910EDF"/>
    <w:rsid w:val="00914082"/>
    <w:rsid w:val="00914864"/>
    <w:rsid w:val="00914B26"/>
    <w:rsid w:val="00915C39"/>
    <w:rsid w:val="0092064F"/>
    <w:rsid w:val="00921B1D"/>
    <w:rsid w:val="00924E33"/>
    <w:rsid w:val="0092501F"/>
    <w:rsid w:val="00925419"/>
    <w:rsid w:val="00927177"/>
    <w:rsid w:val="00927D81"/>
    <w:rsid w:val="00930D11"/>
    <w:rsid w:val="00930E17"/>
    <w:rsid w:val="00931E8C"/>
    <w:rsid w:val="009325E3"/>
    <w:rsid w:val="00932D7B"/>
    <w:rsid w:val="00934D4C"/>
    <w:rsid w:val="009362DE"/>
    <w:rsid w:val="00936E91"/>
    <w:rsid w:val="00937D3F"/>
    <w:rsid w:val="00942138"/>
    <w:rsid w:val="00943A99"/>
    <w:rsid w:val="00944775"/>
    <w:rsid w:val="00947931"/>
    <w:rsid w:val="009504D3"/>
    <w:rsid w:val="00950A49"/>
    <w:rsid w:val="00950AF7"/>
    <w:rsid w:val="00951477"/>
    <w:rsid w:val="00951E60"/>
    <w:rsid w:val="00951FB4"/>
    <w:rsid w:val="0095337D"/>
    <w:rsid w:val="00954ECE"/>
    <w:rsid w:val="00955BA1"/>
    <w:rsid w:val="00960455"/>
    <w:rsid w:val="009605FE"/>
    <w:rsid w:val="00961ECB"/>
    <w:rsid w:val="00962BD5"/>
    <w:rsid w:val="009631B1"/>
    <w:rsid w:val="00965663"/>
    <w:rsid w:val="00966010"/>
    <w:rsid w:val="0096774C"/>
    <w:rsid w:val="0097244B"/>
    <w:rsid w:val="00972910"/>
    <w:rsid w:val="00975343"/>
    <w:rsid w:val="00976FB1"/>
    <w:rsid w:val="009779A3"/>
    <w:rsid w:val="00977BFD"/>
    <w:rsid w:val="009821DE"/>
    <w:rsid w:val="009835BC"/>
    <w:rsid w:val="00983C0D"/>
    <w:rsid w:val="00986761"/>
    <w:rsid w:val="00986ADC"/>
    <w:rsid w:val="009879F6"/>
    <w:rsid w:val="00987C4E"/>
    <w:rsid w:val="00987D6A"/>
    <w:rsid w:val="00990C5A"/>
    <w:rsid w:val="0099178A"/>
    <w:rsid w:val="00992C40"/>
    <w:rsid w:val="00997168"/>
    <w:rsid w:val="009A0043"/>
    <w:rsid w:val="009A1A1C"/>
    <w:rsid w:val="009A31B3"/>
    <w:rsid w:val="009A36BD"/>
    <w:rsid w:val="009A480A"/>
    <w:rsid w:val="009A4DC2"/>
    <w:rsid w:val="009A50F9"/>
    <w:rsid w:val="009A53C5"/>
    <w:rsid w:val="009B17F6"/>
    <w:rsid w:val="009B2014"/>
    <w:rsid w:val="009B367F"/>
    <w:rsid w:val="009B5150"/>
    <w:rsid w:val="009B68CA"/>
    <w:rsid w:val="009B7485"/>
    <w:rsid w:val="009C07F4"/>
    <w:rsid w:val="009C0BDC"/>
    <w:rsid w:val="009C1232"/>
    <w:rsid w:val="009C2532"/>
    <w:rsid w:val="009C5B07"/>
    <w:rsid w:val="009C6147"/>
    <w:rsid w:val="009C660A"/>
    <w:rsid w:val="009D1188"/>
    <w:rsid w:val="009D2E26"/>
    <w:rsid w:val="009D3D7D"/>
    <w:rsid w:val="009D4A3B"/>
    <w:rsid w:val="009D5BED"/>
    <w:rsid w:val="009E1ECA"/>
    <w:rsid w:val="009E3E5C"/>
    <w:rsid w:val="009E53D7"/>
    <w:rsid w:val="009E7842"/>
    <w:rsid w:val="009F356F"/>
    <w:rsid w:val="009F550B"/>
    <w:rsid w:val="009F5563"/>
    <w:rsid w:val="00A015BC"/>
    <w:rsid w:val="00A045B4"/>
    <w:rsid w:val="00A11E31"/>
    <w:rsid w:val="00A15962"/>
    <w:rsid w:val="00A16540"/>
    <w:rsid w:val="00A169B9"/>
    <w:rsid w:val="00A169BA"/>
    <w:rsid w:val="00A17540"/>
    <w:rsid w:val="00A21642"/>
    <w:rsid w:val="00A21F01"/>
    <w:rsid w:val="00A22402"/>
    <w:rsid w:val="00A22D2C"/>
    <w:rsid w:val="00A23476"/>
    <w:rsid w:val="00A253FF"/>
    <w:rsid w:val="00A26BE7"/>
    <w:rsid w:val="00A2728E"/>
    <w:rsid w:val="00A30AB0"/>
    <w:rsid w:val="00A333C0"/>
    <w:rsid w:val="00A34DD2"/>
    <w:rsid w:val="00A37C95"/>
    <w:rsid w:val="00A40926"/>
    <w:rsid w:val="00A41346"/>
    <w:rsid w:val="00A416CA"/>
    <w:rsid w:val="00A41D2E"/>
    <w:rsid w:val="00A424F0"/>
    <w:rsid w:val="00A434B2"/>
    <w:rsid w:val="00A4393F"/>
    <w:rsid w:val="00A446FF"/>
    <w:rsid w:val="00A46301"/>
    <w:rsid w:val="00A50D7C"/>
    <w:rsid w:val="00A51E66"/>
    <w:rsid w:val="00A54148"/>
    <w:rsid w:val="00A55441"/>
    <w:rsid w:val="00A61658"/>
    <w:rsid w:val="00A617FE"/>
    <w:rsid w:val="00A649A6"/>
    <w:rsid w:val="00A7102B"/>
    <w:rsid w:val="00A80960"/>
    <w:rsid w:val="00A81B92"/>
    <w:rsid w:val="00A82963"/>
    <w:rsid w:val="00A82DED"/>
    <w:rsid w:val="00A82E83"/>
    <w:rsid w:val="00A84079"/>
    <w:rsid w:val="00A841F8"/>
    <w:rsid w:val="00A8470C"/>
    <w:rsid w:val="00A84F07"/>
    <w:rsid w:val="00A85D17"/>
    <w:rsid w:val="00A86FF2"/>
    <w:rsid w:val="00A9061B"/>
    <w:rsid w:val="00A90CDB"/>
    <w:rsid w:val="00A91112"/>
    <w:rsid w:val="00A91B55"/>
    <w:rsid w:val="00A91F41"/>
    <w:rsid w:val="00A9282D"/>
    <w:rsid w:val="00A92AD3"/>
    <w:rsid w:val="00A92DE0"/>
    <w:rsid w:val="00A93F4D"/>
    <w:rsid w:val="00A94AE6"/>
    <w:rsid w:val="00A94DCD"/>
    <w:rsid w:val="00A9627F"/>
    <w:rsid w:val="00A965D9"/>
    <w:rsid w:val="00A97628"/>
    <w:rsid w:val="00AA10E0"/>
    <w:rsid w:val="00AA24EF"/>
    <w:rsid w:val="00AA5016"/>
    <w:rsid w:val="00AA66C9"/>
    <w:rsid w:val="00AB0C3D"/>
    <w:rsid w:val="00AB166B"/>
    <w:rsid w:val="00AB2A53"/>
    <w:rsid w:val="00AB2F5D"/>
    <w:rsid w:val="00AB360F"/>
    <w:rsid w:val="00AB36D3"/>
    <w:rsid w:val="00AB6911"/>
    <w:rsid w:val="00AC036A"/>
    <w:rsid w:val="00AC0D1E"/>
    <w:rsid w:val="00AC3444"/>
    <w:rsid w:val="00AC5BE4"/>
    <w:rsid w:val="00AC5E58"/>
    <w:rsid w:val="00AD0909"/>
    <w:rsid w:val="00AD0F41"/>
    <w:rsid w:val="00AD4906"/>
    <w:rsid w:val="00AD719E"/>
    <w:rsid w:val="00AE1F44"/>
    <w:rsid w:val="00AE2580"/>
    <w:rsid w:val="00AE6C7D"/>
    <w:rsid w:val="00AE6DF4"/>
    <w:rsid w:val="00AF2A1A"/>
    <w:rsid w:val="00AF2A28"/>
    <w:rsid w:val="00AF36E7"/>
    <w:rsid w:val="00AF4B22"/>
    <w:rsid w:val="00AF4E50"/>
    <w:rsid w:val="00AF7951"/>
    <w:rsid w:val="00B03CD5"/>
    <w:rsid w:val="00B05762"/>
    <w:rsid w:val="00B07D87"/>
    <w:rsid w:val="00B113D5"/>
    <w:rsid w:val="00B120AB"/>
    <w:rsid w:val="00B121BE"/>
    <w:rsid w:val="00B127FD"/>
    <w:rsid w:val="00B1427B"/>
    <w:rsid w:val="00B15848"/>
    <w:rsid w:val="00B15EC7"/>
    <w:rsid w:val="00B227BA"/>
    <w:rsid w:val="00B23194"/>
    <w:rsid w:val="00B23A7E"/>
    <w:rsid w:val="00B244A9"/>
    <w:rsid w:val="00B25317"/>
    <w:rsid w:val="00B25731"/>
    <w:rsid w:val="00B264BB"/>
    <w:rsid w:val="00B26C5A"/>
    <w:rsid w:val="00B27571"/>
    <w:rsid w:val="00B30B41"/>
    <w:rsid w:val="00B326BC"/>
    <w:rsid w:val="00B32CA5"/>
    <w:rsid w:val="00B353BF"/>
    <w:rsid w:val="00B36E50"/>
    <w:rsid w:val="00B41836"/>
    <w:rsid w:val="00B4513A"/>
    <w:rsid w:val="00B4522D"/>
    <w:rsid w:val="00B45DEA"/>
    <w:rsid w:val="00B5093D"/>
    <w:rsid w:val="00B50CCF"/>
    <w:rsid w:val="00B5472E"/>
    <w:rsid w:val="00B547AB"/>
    <w:rsid w:val="00B54D7B"/>
    <w:rsid w:val="00B55438"/>
    <w:rsid w:val="00B57AD5"/>
    <w:rsid w:val="00B60A15"/>
    <w:rsid w:val="00B648D4"/>
    <w:rsid w:val="00B64D08"/>
    <w:rsid w:val="00B66158"/>
    <w:rsid w:val="00B67BC7"/>
    <w:rsid w:val="00B75376"/>
    <w:rsid w:val="00B760DB"/>
    <w:rsid w:val="00B80BD2"/>
    <w:rsid w:val="00B821E8"/>
    <w:rsid w:val="00B83868"/>
    <w:rsid w:val="00B83E8A"/>
    <w:rsid w:val="00B90A5F"/>
    <w:rsid w:val="00B92053"/>
    <w:rsid w:val="00B932AE"/>
    <w:rsid w:val="00B9369A"/>
    <w:rsid w:val="00B95621"/>
    <w:rsid w:val="00B96538"/>
    <w:rsid w:val="00B96D7D"/>
    <w:rsid w:val="00BA0AE7"/>
    <w:rsid w:val="00BA1CF4"/>
    <w:rsid w:val="00BA2433"/>
    <w:rsid w:val="00BA2C52"/>
    <w:rsid w:val="00BA3776"/>
    <w:rsid w:val="00BA5025"/>
    <w:rsid w:val="00BA6F1E"/>
    <w:rsid w:val="00BA72FA"/>
    <w:rsid w:val="00BA748C"/>
    <w:rsid w:val="00BB05BA"/>
    <w:rsid w:val="00BB0C4B"/>
    <w:rsid w:val="00BB0DA4"/>
    <w:rsid w:val="00BB2082"/>
    <w:rsid w:val="00BB34B0"/>
    <w:rsid w:val="00BB39CB"/>
    <w:rsid w:val="00BC03F1"/>
    <w:rsid w:val="00BC03FD"/>
    <w:rsid w:val="00BC1649"/>
    <w:rsid w:val="00BC266A"/>
    <w:rsid w:val="00BC30A8"/>
    <w:rsid w:val="00BC6E3A"/>
    <w:rsid w:val="00BD002A"/>
    <w:rsid w:val="00BD1194"/>
    <w:rsid w:val="00BD1A13"/>
    <w:rsid w:val="00BD300E"/>
    <w:rsid w:val="00BD3018"/>
    <w:rsid w:val="00BD51D5"/>
    <w:rsid w:val="00BD6AAA"/>
    <w:rsid w:val="00BD7E84"/>
    <w:rsid w:val="00BE00D4"/>
    <w:rsid w:val="00BE0F37"/>
    <w:rsid w:val="00BE23E2"/>
    <w:rsid w:val="00BE3229"/>
    <w:rsid w:val="00BE5675"/>
    <w:rsid w:val="00BE57DE"/>
    <w:rsid w:val="00BF0A0A"/>
    <w:rsid w:val="00BF4164"/>
    <w:rsid w:val="00BF4D68"/>
    <w:rsid w:val="00BF50D5"/>
    <w:rsid w:val="00BF73E4"/>
    <w:rsid w:val="00BF7951"/>
    <w:rsid w:val="00C0225B"/>
    <w:rsid w:val="00C028B5"/>
    <w:rsid w:val="00C053C0"/>
    <w:rsid w:val="00C06303"/>
    <w:rsid w:val="00C14298"/>
    <w:rsid w:val="00C16D15"/>
    <w:rsid w:val="00C17C20"/>
    <w:rsid w:val="00C2059E"/>
    <w:rsid w:val="00C20ED1"/>
    <w:rsid w:val="00C221D5"/>
    <w:rsid w:val="00C2430C"/>
    <w:rsid w:val="00C27BC2"/>
    <w:rsid w:val="00C31148"/>
    <w:rsid w:val="00C31417"/>
    <w:rsid w:val="00C32FC2"/>
    <w:rsid w:val="00C35661"/>
    <w:rsid w:val="00C36769"/>
    <w:rsid w:val="00C371B1"/>
    <w:rsid w:val="00C4042C"/>
    <w:rsid w:val="00C40F67"/>
    <w:rsid w:val="00C41E91"/>
    <w:rsid w:val="00C436DF"/>
    <w:rsid w:val="00C445E7"/>
    <w:rsid w:val="00C466E2"/>
    <w:rsid w:val="00C47625"/>
    <w:rsid w:val="00C500CC"/>
    <w:rsid w:val="00C524DD"/>
    <w:rsid w:val="00C54A1B"/>
    <w:rsid w:val="00C54F7E"/>
    <w:rsid w:val="00C5541B"/>
    <w:rsid w:val="00C60339"/>
    <w:rsid w:val="00C6319F"/>
    <w:rsid w:val="00C64ABB"/>
    <w:rsid w:val="00C65CCD"/>
    <w:rsid w:val="00C66D90"/>
    <w:rsid w:val="00C67F15"/>
    <w:rsid w:val="00C7110C"/>
    <w:rsid w:val="00C72986"/>
    <w:rsid w:val="00C73F26"/>
    <w:rsid w:val="00C75279"/>
    <w:rsid w:val="00C752E9"/>
    <w:rsid w:val="00C755F8"/>
    <w:rsid w:val="00C801F7"/>
    <w:rsid w:val="00C80B36"/>
    <w:rsid w:val="00C84B96"/>
    <w:rsid w:val="00C85C82"/>
    <w:rsid w:val="00C86B4F"/>
    <w:rsid w:val="00C87361"/>
    <w:rsid w:val="00C879AD"/>
    <w:rsid w:val="00C87C9D"/>
    <w:rsid w:val="00C904E4"/>
    <w:rsid w:val="00C91898"/>
    <w:rsid w:val="00C919B2"/>
    <w:rsid w:val="00C92F02"/>
    <w:rsid w:val="00C94867"/>
    <w:rsid w:val="00C94E12"/>
    <w:rsid w:val="00C966D3"/>
    <w:rsid w:val="00CA141A"/>
    <w:rsid w:val="00CA32E8"/>
    <w:rsid w:val="00CA4F48"/>
    <w:rsid w:val="00CA53A2"/>
    <w:rsid w:val="00CA5C68"/>
    <w:rsid w:val="00CA5F3D"/>
    <w:rsid w:val="00CA64B9"/>
    <w:rsid w:val="00CA7ADC"/>
    <w:rsid w:val="00CB0137"/>
    <w:rsid w:val="00CB0AB6"/>
    <w:rsid w:val="00CB144E"/>
    <w:rsid w:val="00CB25EF"/>
    <w:rsid w:val="00CB51EF"/>
    <w:rsid w:val="00CB5398"/>
    <w:rsid w:val="00CB5937"/>
    <w:rsid w:val="00CB5D5D"/>
    <w:rsid w:val="00CB6922"/>
    <w:rsid w:val="00CB7E41"/>
    <w:rsid w:val="00CC0106"/>
    <w:rsid w:val="00CC0705"/>
    <w:rsid w:val="00CC0D51"/>
    <w:rsid w:val="00CC2001"/>
    <w:rsid w:val="00CC4C9F"/>
    <w:rsid w:val="00CC6328"/>
    <w:rsid w:val="00CC7D09"/>
    <w:rsid w:val="00CD017F"/>
    <w:rsid w:val="00CD1F02"/>
    <w:rsid w:val="00CD3052"/>
    <w:rsid w:val="00CD33AB"/>
    <w:rsid w:val="00CD60BE"/>
    <w:rsid w:val="00CD6F46"/>
    <w:rsid w:val="00CD7CB2"/>
    <w:rsid w:val="00CE19AB"/>
    <w:rsid w:val="00CE4A39"/>
    <w:rsid w:val="00CE7E67"/>
    <w:rsid w:val="00CF0A6F"/>
    <w:rsid w:val="00CF42B7"/>
    <w:rsid w:val="00CF5499"/>
    <w:rsid w:val="00CF5AF5"/>
    <w:rsid w:val="00D012CF"/>
    <w:rsid w:val="00D0470C"/>
    <w:rsid w:val="00D069C6"/>
    <w:rsid w:val="00D071C2"/>
    <w:rsid w:val="00D1136F"/>
    <w:rsid w:val="00D11C7A"/>
    <w:rsid w:val="00D12944"/>
    <w:rsid w:val="00D15025"/>
    <w:rsid w:val="00D17FBC"/>
    <w:rsid w:val="00D20964"/>
    <w:rsid w:val="00D219DF"/>
    <w:rsid w:val="00D24159"/>
    <w:rsid w:val="00D25252"/>
    <w:rsid w:val="00D2622E"/>
    <w:rsid w:val="00D275E0"/>
    <w:rsid w:val="00D3144A"/>
    <w:rsid w:val="00D334AE"/>
    <w:rsid w:val="00D33554"/>
    <w:rsid w:val="00D34954"/>
    <w:rsid w:val="00D34D2A"/>
    <w:rsid w:val="00D41362"/>
    <w:rsid w:val="00D44616"/>
    <w:rsid w:val="00D449E2"/>
    <w:rsid w:val="00D44F77"/>
    <w:rsid w:val="00D45294"/>
    <w:rsid w:val="00D456AB"/>
    <w:rsid w:val="00D45AEA"/>
    <w:rsid w:val="00D45E86"/>
    <w:rsid w:val="00D4640D"/>
    <w:rsid w:val="00D52EDD"/>
    <w:rsid w:val="00D532C1"/>
    <w:rsid w:val="00D5377E"/>
    <w:rsid w:val="00D541D0"/>
    <w:rsid w:val="00D57C50"/>
    <w:rsid w:val="00D60A43"/>
    <w:rsid w:val="00D6461E"/>
    <w:rsid w:val="00D64767"/>
    <w:rsid w:val="00D66505"/>
    <w:rsid w:val="00D6735F"/>
    <w:rsid w:val="00D72E96"/>
    <w:rsid w:val="00D737BB"/>
    <w:rsid w:val="00D76017"/>
    <w:rsid w:val="00D7633D"/>
    <w:rsid w:val="00D765D5"/>
    <w:rsid w:val="00D76EAB"/>
    <w:rsid w:val="00D77557"/>
    <w:rsid w:val="00D806AB"/>
    <w:rsid w:val="00D80B33"/>
    <w:rsid w:val="00D80FF7"/>
    <w:rsid w:val="00D83561"/>
    <w:rsid w:val="00D851AD"/>
    <w:rsid w:val="00D86D49"/>
    <w:rsid w:val="00D87E06"/>
    <w:rsid w:val="00D9015D"/>
    <w:rsid w:val="00D906D0"/>
    <w:rsid w:val="00D92232"/>
    <w:rsid w:val="00D924AF"/>
    <w:rsid w:val="00D95A41"/>
    <w:rsid w:val="00D9609F"/>
    <w:rsid w:val="00D979AB"/>
    <w:rsid w:val="00D979FC"/>
    <w:rsid w:val="00DA0190"/>
    <w:rsid w:val="00DA0A89"/>
    <w:rsid w:val="00DA133B"/>
    <w:rsid w:val="00DA211C"/>
    <w:rsid w:val="00DA38DC"/>
    <w:rsid w:val="00DA39B6"/>
    <w:rsid w:val="00DA4C54"/>
    <w:rsid w:val="00DA6F68"/>
    <w:rsid w:val="00DB4808"/>
    <w:rsid w:val="00DB48E3"/>
    <w:rsid w:val="00DB53DB"/>
    <w:rsid w:val="00DB5659"/>
    <w:rsid w:val="00DB7487"/>
    <w:rsid w:val="00DB7515"/>
    <w:rsid w:val="00DC000C"/>
    <w:rsid w:val="00DC2D0C"/>
    <w:rsid w:val="00DC3B4B"/>
    <w:rsid w:val="00DC4EBB"/>
    <w:rsid w:val="00DC6886"/>
    <w:rsid w:val="00DD1136"/>
    <w:rsid w:val="00DD2E26"/>
    <w:rsid w:val="00DD5AA8"/>
    <w:rsid w:val="00DE072D"/>
    <w:rsid w:val="00DE1FEA"/>
    <w:rsid w:val="00DE27AB"/>
    <w:rsid w:val="00DE349B"/>
    <w:rsid w:val="00DE37C5"/>
    <w:rsid w:val="00DE467D"/>
    <w:rsid w:val="00DF0501"/>
    <w:rsid w:val="00DF0D33"/>
    <w:rsid w:val="00DF2808"/>
    <w:rsid w:val="00DF2AD5"/>
    <w:rsid w:val="00DF3AC3"/>
    <w:rsid w:val="00DF6E10"/>
    <w:rsid w:val="00DF6E9F"/>
    <w:rsid w:val="00DF6F89"/>
    <w:rsid w:val="00DF7696"/>
    <w:rsid w:val="00E0052A"/>
    <w:rsid w:val="00E066C2"/>
    <w:rsid w:val="00E07744"/>
    <w:rsid w:val="00E1124A"/>
    <w:rsid w:val="00E112B8"/>
    <w:rsid w:val="00E14B1A"/>
    <w:rsid w:val="00E164C2"/>
    <w:rsid w:val="00E16C0C"/>
    <w:rsid w:val="00E16EE9"/>
    <w:rsid w:val="00E23033"/>
    <w:rsid w:val="00E23185"/>
    <w:rsid w:val="00E2452E"/>
    <w:rsid w:val="00E24FEF"/>
    <w:rsid w:val="00E26A3D"/>
    <w:rsid w:val="00E27023"/>
    <w:rsid w:val="00E331D4"/>
    <w:rsid w:val="00E331FB"/>
    <w:rsid w:val="00E33B11"/>
    <w:rsid w:val="00E33C3A"/>
    <w:rsid w:val="00E35E01"/>
    <w:rsid w:val="00E3608D"/>
    <w:rsid w:val="00E361A1"/>
    <w:rsid w:val="00E36C87"/>
    <w:rsid w:val="00E372E4"/>
    <w:rsid w:val="00E37A5F"/>
    <w:rsid w:val="00E37A83"/>
    <w:rsid w:val="00E40357"/>
    <w:rsid w:val="00E40D32"/>
    <w:rsid w:val="00E4389D"/>
    <w:rsid w:val="00E43913"/>
    <w:rsid w:val="00E44038"/>
    <w:rsid w:val="00E45F8A"/>
    <w:rsid w:val="00E464C0"/>
    <w:rsid w:val="00E4775F"/>
    <w:rsid w:val="00E50CAA"/>
    <w:rsid w:val="00E534B0"/>
    <w:rsid w:val="00E534C5"/>
    <w:rsid w:val="00E53C67"/>
    <w:rsid w:val="00E546CF"/>
    <w:rsid w:val="00E55CA8"/>
    <w:rsid w:val="00E560F2"/>
    <w:rsid w:val="00E56A53"/>
    <w:rsid w:val="00E56B1C"/>
    <w:rsid w:val="00E56B8E"/>
    <w:rsid w:val="00E6008D"/>
    <w:rsid w:val="00E63944"/>
    <w:rsid w:val="00E65C9C"/>
    <w:rsid w:val="00E6792F"/>
    <w:rsid w:val="00E730A0"/>
    <w:rsid w:val="00E741EC"/>
    <w:rsid w:val="00E75291"/>
    <w:rsid w:val="00E76D7A"/>
    <w:rsid w:val="00E77DBF"/>
    <w:rsid w:val="00E812E8"/>
    <w:rsid w:val="00E83446"/>
    <w:rsid w:val="00E85403"/>
    <w:rsid w:val="00E862FD"/>
    <w:rsid w:val="00E8677E"/>
    <w:rsid w:val="00E867DF"/>
    <w:rsid w:val="00E9162A"/>
    <w:rsid w:val="00E91B5D"/>
    <w:rsid w:val="00E92808"/>
    <w:rsid w:val="00E92DFD"/>
    <w:rsid w:val="00E95A1E"/>
    <w:rsid w:val="00EA03CF"/>
    <w:rsid w:val="00EA1595"/>
    <w:rsid w:val="00EA2864"/>
    <w:rsid w:val="00EA3A4A"/>
    <w:rsid w:val="00EA4B34"/>
    <w:rsid w:val="00EA58F1"/>
    <w:rsid w:val="00EA6F3C"/>
    <w:rsid w:val="00EA7DCD"/>
    <w:rsid w:val="00EB129A"/>
    <w:rsid w:val="00EB1D24"/>
    <w:rsid w:val="00EB234B"/>
    <w:rsid w:val="00EC0855"/>
    <w:rsid w:val="00EC0B58"/>
    <w:rsid w:val="00EC1445"/>
    <w:rsid w:val="00EC1AE0"/>
    <w:rsid w:val="00EC3CB7"/>
    <w:rsid w:val="00EC4BA2"/>
    <w:rsid w:val="00EC59EE"/>
    <w:rsid w:val="00EC6DB5"/>
    <w:rsid w:val="00ED0672"/>
    <w:rsid w:val="00ED0C0E"/>
    <w:rsid w:val="00ED30B9"/>
    <w:rsid w:val="00ED32FE"/>
    <w:rsid w:val="00ED3A36"/>
    <w:rsid w:val="00ED3BAA"/>
    <w:rsid w:val="00ED50B8"/>
    <w:rsid w:val="00ED6D4E"/>
    <w:rsid w:val="00EE0324"/>
    <w:rsid w:val="00EE1EE3"/>
    <w:rsid w:val="00EE3C06"/>
    <w:rsid w:val="00EE4EF3"/>
    <w:rsid w:val="00EF26DE"/>
    <w:rsid w:val="00EF2EA5"/>
    <w:rsid w:val="00EF6A3A"/>
    <w:rsid w:val="00EF719B"/>
    <w:rsid w:val="00F01B8D"/>
    <w:rsid w:val="00F03D8E"/>
    <w:rsid w:val="00F045D8"/>
    <w:rsid w:val="00F04AA4"/>
    <w:rsid w:val="00F0608C"/>
    <w:rsid w:val="00F06F88"/>
    <w:rsid w:val="00F1449B"/>
    <w:rsid w:val="00F15990"/>
    <w:rsid w:val="00F21723"/>
    <w:rsid w:val="00F2172A"/>
    <w:rsid w:val="00F229C6"/>
    <w:rsid w:val="00F244FC"/>
    <w:rsid w:val="00F24F0B"/>
    <w:rsid w:val="00F26B34"/>
    <w:rsid w:val="00F271F4"/>
    <w:rsid w:val="00F3143F"/>
    <w:rsid w:val="00F347F6"/>
    <w:rsid w:val="00F36C8D"/>
    <w:rsid w:val="00F373D9"/>
    <w:rsid w:val="00F402A5"/>
    <w:rsid w:val="00F422BD"/>
    <w:rsid w:val="00F43C9E"/>
    <w:rsid w:val="00F43D69"/>
    <w:rsid w:val="00F43F30"/>
    <w:rsid w:val="00F4407F"/>
    <w:rsid w:val="00F45489"/>
    <w:rsid w:val="00F457FB"/>
    <w:rsid w:val="00F46A1A"/>
    <w:rsid w:val="00F47147"/>
    <w:rsid w:val="00F51859"/>
    <w:rsid w:val="00F51881"/>
    <w:rsid w:val="00F51B1D"/>
    <w:rsid w:val="00F51CE4"/>
    <w:rsid w:val="00F53B15"/>
    <w:rsid w:val="00F55E86"/>
    <w:rsid w:val="00F6121F"/>
    <w:rsid w:val="00F61EA1"/>
    <w:rsid w:val="00F62406"/>
    <w:rsid w:val="00F625B2"/>
    <w:rsid w:val="00F64202"/>
    <w:rsid w:val="00F65337"/>
    <w:rsid w:val="00F65824"/>
    <w:rsid w:val="00F67CC1"/>
    <w:rsid w:val="00F71703"/>
    <w:rsid w:val="00F725F7"/>
    <w:rsid w:val="00F72710"/>
    <w:rsid w:val="00F72C2B"/>
    <w:rsid w:val="00F74719"/>
    <w:rsid w:val="00F74EF8"/>
    <w:rsid w:val="00F7743F"/>
    <w:rsid w:val="00F77953"/>
    <w:rsid w:val="00F8104B"/>
    <w:rsid w:val="00F811DD"/>
    <w:rsid w:val="00F81570"/>
    <w:rsid w:val="00F8341F"/>
    <w:rsid w:val="00F853FA"/>
    <w:rsid w:val="00F86A9C"/>
    <w:rsid w:val="00F87517"/>
    <w:rsid w:val="00F95191"/>
    <w:rsid w:val="00F957C8"/>
    <w:rsid w:val="00FA7BC2"/>
    <w:rsid w:val="00FB1075"/>
    <w:rsid w:val="00FB1DE9"/>
    <w:rsid w:val="00FB26FD"/>
    <w:rsid w:val="00FB2F4C"/>
    <w:rsid w:val="00FB3D0E"/>
    <w:rsid w:val="00FB7790"/>
    <w:rsid w:val="00FB796B"/>
    <w:rsid w:val="00FB7E4E"/>
    <w:rsid w:val="00FC264D"/>
    <w:rsid w:val="00FC355F"/>
    <w:rsid w:val="00FC41BA"/>
    <w:rsid w:val="00FC4AC7"/>
    <w:rsid w:val="00FC4C51"/>
    <w:rsid w:val="00FC4F0F"/>
    <w:rsid w:val="00FC5D21"/>
    <w:rsid w:val="00FD06C4"/>
    <w:rsid w:val="00FD1FF9"/>
    <w:rsid w:val="00FD2134"/>
    <w:rsid w:val="00FD475A"/>
    <w:rsid w:val="00FD4D9E"/>
    <w:rsid w:val="00FE1E59"/>
    <w:rsid w:val="00FE29AC"/>
    <w:rsid w:val="00FE2A82"/>
    <w:rsid w:val="00FE4696"/>
    <w:rsid w:val="00FE6DC6"/>
    <w:rsid w:val="00FE72A4"/>
    <w:rsid w:val="00FE7434"/>
    <w:rsid w:val="00FF0C6A"/>
    <w:rsid w:val="00FF1F0F"/>
    <w:rsid w:val="00FF1F90"/>
    <w:rsid w:val="00FF5467"/>
    <w:rsid w:val="00FF6FD7"/>
    <w:rsid w:val="00FF75AE"/>
    <w:rsid w:val="00FF76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852EE"/>
  <w15:docId w15:val="{E00DEB94-49D3-4E76-90E2-F23EFD5D2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BA7"/>
  </w:style>
  <w:style w:type="paragraph" w:styleId="Heading1">
    <w:name w:val="heading 1"/>
    <w:basedOn w:val="Normal"/>
    <w:next w:val="BodyText"/>
    <w:link w:val="Heading1Char"/>
    <w:qFormat/>
    <w:rsid w:val="005A65FB"/>
    <w:pPr>
      <w:keepNext/>
      <w:pageBreakBefore/>
      <w:numPr>
        <w:numId w:val="1"/>
      </w:numPr>
      <w:autoSpaceDE w:val="0"/>
      <w:autoSpaceDN w:val="0"/>
      <w:spacing w:after="360" w:line="240" w:lineRule="auto"/>
      <w:jc w:val="both"/>
      <w:outlineLvl w:val="0"/>
    </w:pPr>
    <w:rPr>
      <w:rFonts w:ascii="Frutiger LT 45 Light" w:eastAsia="Times New Roman" w:hAnsi="Frutiger LT 45 Light" w:cs="Times New Roman"/>
      <w:b/>
      <w:bCs/>
      <w:smallCaps/>
      <w:kern w:val="28"/>
      <w:szCs w:val="24"/>
    </w:rPr>
  </w:style>
  <w:style w:type="paragraph" w:styleId="Heading2">
    <w:name w:val="heading 2"/>
    <w:basedOn w:val="Normal"/>
    <w:next w:val="BodyText"/>
    <w:link w:val="Heading2Char"/>
    <w:qFormat/>
    <w:rsid w:val="00091D7C"/>
    <w:pPr>
      <w:keepNext/>
      <w:numPr>
        <w:ilvl w:val="1"/>
        <w:numId w:val="1"/>
      </w:numPr>
      <w:autoSpaceDE w:val="0"/>
      <w:autoSpaceDN w:val="0"/>
      <w:spacing w:before="600" w:after="120" w:line="240" w:lineRule="auto"/>
      <w:jc w:val="both"/>
      <w:outlineLvl w:val="1"/>
    </w:pPr>
    <w:rPr>
      <w:rFonts w:ascii="Frutiger LT 45 Light" w:eastAsia="Times New Roman" w:hAnsi="Frutiger LT 45 Light" w:cs="Times New Roman"/>
      <w:b/>
      <w:bCs/>
      <w:smallCaps/>
      <w:szCs w:val="24"/>
    </w:rPr>
  </w:style>
  <w:style w:type="paragraph" w:styleId="Heading3">
    <w:name w:val="heading 3"/>
    <w:basedOn w:val="Heading2"/>
    <w:next w:val="BodyText"/>
    <w:link w:val="Heading3Char"/>
    <w:qFormat/>
    <w:rsid w:val="00766B00"/>
    <w:pPr>
      <w:numPr>
        <w:ilvl w:val="2"/>
      </w:numPr>
      <w:outlineLvl w:val="2"/>
    </w:pPr>
  </w:style>
  <w:style w:type="paragraph" w:styleId="Heading4">
    <w:name w:val="heading 4"/>
    <w:basedOn w:val="BodyText"/>
    <w:next w:val="BodyText"/>
    <w:link w:val="Heading4Char"/>
    <w:qFormat/>
    <w:rsid w:val="00DE467D"/>
    <w:pPr>
      <w:keepNext/>
      <w:spacing w:before="600" w:after="120"/>
      <w:ind w:left="0"/>
      <w:outlineLvl w:val="3"/>
    </w:pPr>
    <w:rPr>
      <w:b/>
      <w:bCs/>
    </w:rPr>
  </w:style>
  <w:style w:type="paragraph" w:styleId="Heading5">
    <w:name w:val="heading 5"/>
    <w:basedOn w:val="BodyText"/>
    <w:next w:val="BodyText"/>
    <w:link w:val="Heading5Char"/>
    <w:qFormat/>
    <w:rsid w:val="00DE467D"/>
    <w:pPr>
      <w:numPr>
        <w:ilvl w:val="4"/>
        <w:numId w:val="1"/>
      </w:numPr>
      <w:spacing w:before="600" w:after="120"/>
      <w:outlineLvl w:val="4"/>
    </w:pPr>
    <w:rPr>
      <w:i/>
      <w:iCs/>
    </w:rPr>
  </w:style>
  <w:style w:type="paragraph" w:styleId="Heading6">
    <w:name w:val="heading 6"/>
    <w:basedOn w:val="Normal"/>
    <w:next w:val="Normal"/>
    <w:link w:val="Heading6Char"/>
    <w:qFormat/>
    <w:rsid w:val="00DE467D"/>
    <w:pPr>
      <w:numPr>
        <w:ilvl w:val="5"/>
        <w:numId w:val="1"/>
      </w:numPr>
      <w:autoSpaceDE w:val="0"/>
      <w:autoSpaceDN w:val="0"/>
      <w:spacing w:before="240" w:after="60" w:line="240" w:lineRule="auto"/>
      <w:outlineLvl w:val="5"/>
    </w:pPr>
    <w:rPr>
      <w:rFonts w:ascii="Arial" w:eastAsia="Times New Roman" w:hAnsi="Arial" w:cs="Arial"/>
      <w:i/>
      <w:iCs/>
    </w:rPr>
  </w:style>
  <w:style w:type="paragraph" w:styleId="Heading7">
    <w:name w:val="heading 7"/>
    <w:basedOn w:val="Normal"/>
    <w:next w:val="Normal"/>
    <w:link w:val="Heading7Char"/>
    <w:qFormat/>
    <w:rsid w:val="00DE467D"/>
    <w:pPr>
      <w:numPr>
        <w:ilvl w:val="6"/>
        <w:numId w:val="1"/>
      </w:numPr>
      <w:autoSpaceDE w:val="0"/>
      <w:autoSpaceDN w:val="0"/>
      <w:spacing w:before="240" w:after="60" w:line="240" w:lineRule="auto"/>
      <w:outlineLvl w:val="6"/>
    </w:pPr>
    <w:rPr>
      <w:rFonts w:ascii="Arial" w:eastAsia="Times New Roman" w:hAnsi="Arial" w:cs="Arial"/>
      <w:szCs w:val="24"/>
    </w:rPr>
  </w:style>
  <w:style w:type="paragraph" w:styleId="Heading8">
    <w:name w:val="heading 8"/>
    <w:basedOn w:val="Normal"/>
    <w:next w:val="Normal"/>
    <w:link w:val="Heading8Char"/>
    <w:qFormat/>
    <w:rsid w:val="00DE467D"/>
    <w:pPr>
      <w:numPr>
        <w:ilvl w:val="7"/>
        <w:numId w:val="1"/>
      </w:numPr>
      <w:autoSpaceDE w:val="0"/>
      <w:autoSpaceDN w:val="0"/>
      <w:spacing w:before="240" w:after="60" w:line="240" w:lineRule="auto"/>
      <w:outlineLvl w:val="7"/>
    </w:pPr>
    <w:rPr>
      <w:rFonts w:ascii="Arial" w:eastAsia="Times New Roman" w:hAnsi="Arial" w:cs="Arial"/>
      <w:i/>
      <w:iCs/>
      <w:szCs w:val="24"/>
    </w:rPr>
  </w:style>
  <w:style w:type="paragraph" w:styleId="Heading9">
    <w:name w:val="heading 9"/>
    <w:basedOn w:val="Normal"/>
    <w:next w:val="Normal"/>
    <w:link w:val="Heading9Char"/>
    <w:qFormat/>
    <w:rsid w:val="00DE467D"/>
    <w:pPr>
      <w:numPr>
        <w:ilvl w:val="8"/>
        <w:numId w:val="1"/>
      </w:numPr>
      <w:autoSpaceDE w:val="0"/>
      <w:autoSpaceDN w:val="0"/>
      <w:spacing w:before="240" w:after="60" w:line="240" w:lineRule="auto"/>
      <w:outlineLvl w:val="8"/>
    </w:pPr>
    <w:rPr>
      <w:rFonts w:ascii="Arial" w:eastAsia="Times New Roman"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65FB"/>
    <w:rPr>
      <w:rFonts w:ascii="Frutiger LT 45 Light" w:eastAsia="Times New Roman" w:hAnsi="Frutiger LT 45 Light" w:cs="Times New Roman"/>
      <w:b/>
      <w:bCs/>
      <w:smallCaps/>
      <w:kern w:val="28"/>
      <w:szCs w:val="24"/>
    </w:rPr>
  </w:style>
  <w:style w:type="character" w:customStyle="1" w:styleId="Heading2Char">
    <w:name w:val="Heading 2 Char"/>
    <w:basedOn w:val="DefaultParagraphFont"/>
    <w:link w:val="Heading2"/>
    <w:rsid w:val="00091D7C"/>
    <w:rPr>
      <w:rFonts w:ascii="Frutiger LT 45 Light" w:eastAsia="Times New Roman" w:hAnsi="Frutiger LT 45 Light" w:cs="Times New Roman"/>
      <w:b/>
      <w:bCs/>
      <w:smallCaps/>
      <w:szCs w:val="24"/>
    </w:rPr>
  </w:style>
  <w:style w:type="character" w:customStyle="1" w:styleId="Heading3Char">
    <w:name w:val="Heading 3 Char"/>
    <w:basedOn w:val="DefaultParagraphFont"/>
    <w:link w:val="Heading3"/>
    <w:rsid w:val="00766B00"/>
    <w:rPr>
      <w:rFonts w:ascii="Frutiger LT 45 Light" w:eastAsia="Times New Roman" w:hAnsi="Frutiger LT 45 Light" w:cs="Times New Roman"/>
      <w:b/>
      <w:bCs/>
      <w:smallCaps/>
      <w:szCs w:val="24"/>
    </w:rPr>
  </w:style>
  <w:style w:type="character" w:customStyle="1" w:styleId="Heading4Char">
    <w:name w:val="Heading 4 Char"/>
    <w:basedOn w:val="DefaultParagraphFont"/>
    <w:link w:val="Heading4"/>
    <w:rsid w:val="00DE467D"/>
    <w:rPr>
      <w:rFonts w:ascii="Arial" w:eastAsia="Times New Roman" w:hAnsi="Arial" w:cs="Times New Roman"/>
      <w:b/>
      <w:bCs/>
      <w:szCs w:val="24"/>
      <w:lang w:eastAsia="it-IT"/>
    </w:rPr>
  </w:style>
  <w:style w:type="character" w:customStyle="1" w:styleId="Heading5Char">
    <w:name w:val="Heading 5 Char"/>
    <w:basedOn w:val="DefaultParagraphFont"/>
    <w:link w:val="Heading5"/>
    <w:rsid w:val="00DE467D"/>
    <w:rPr>
      <w:rFonts w:ascii="Frutiger LT 45 Light" w:eastAsia="Times New Roman" w:hAnsi="Frutiger LT 45 Light" w:cs="Times New Roman"/>
      <w:i/>
      <w:iCs/>
    </w:rPr>
  </w:style>
  <w:style w:type="character" w:customStyle="1" w:styleId="Heading6Char">
    <w:name w:val="Heading 6 Char"/>
    <w:basedOn w:val="DefaultParagraphFont"/>
    <w:link w:val="Heading6"/>
    <w:rsid w:val="00DE467D"/>
    <w:rPr>
      <w:rFonts w:ascii="Arial" w:eastAsia="Times New Roman" w:hAnsi="Arial" w:cs="Arial"/>
      <w:i/>
      <w:iCs/>
    </w:rPr>
  </w:style>
  <w:style w:type="character" w:customStyle="1" w:styleId="Heading7Char">
    <w:name w:val="Heading 7 Char"/>
    <w:basedOn w:val="DefaultParagraphFont"/>
    <w:link w:val="Heading7"/>
    <w:rsid w:val="00DE467D"/>
    <w:rPr>
      <w:rFonts w:ascii="Arial" w:eastAsia="Times New Roman" w:hAnsi="Arial" w:cs="Arial"/>
      <w:szCs w:val="24"/>
    </w:rPr>
  </w:style>
  <w:style w:type="character" w:customStyle="1" w:styleId="Heading8Char">
    <w:name w:val="Heading 8 Char"/>
    <w:basedOn w:val="DefaultParagraphFont"/>
    <w:link w:val="Heading8"/>
    <w:rsid w:val="00DE467D"/>
    <w:rPr>
      <w:rFonts w:ascii="Arial" w:eastAsia="Times New Roman" w:hAnsi="Arial" w:cs="Arial"/>
      <w:i/>
      <w:iCs/>
      <w:szCs w:val="24"/>
    </w:rPr>
  </w:style>
  <w:style w:type="character" w:customStyle="1" w:styleId="Heading9Char">
    <w:name w:val="Heading 9 Char"/>
    <w:basedOn w:val="DefaultParagraphFont"/>
    <w:link w:val="Heading9"/>
    <w:rsid w:val="00DE467D"/>
    <w:rPr>
      <w:rFonts w:ascii="Arial" w:eastAsia="Times New Roman" w:hAnsi="Arial" w:cs="Arial"/>
      <w:i/>
      <w:iCs/>
      <w:sz w:val="18"/>
      <w:szCs w:val="18"/>
    </w:rPr>
  </w:style>
  <w:style w:type="numbering" w:customStyle="1" w:styleId="Nessunelenco1">
    <w:name w:val="Nessun elenco1"/>
    <w:next w:val="NoList"/>
    <w:uiPriority w:val="99"/>
    <w:semiHidden/>
    <w:unhideWhenUsed/>
    <w:rsid w:val="00DE467D"/>
  </w:style>
  <w:style w:type="paragraph" w:styleId="BodyText">
    <w:name w:val="Body Text"/>
    <w:basedOn w:val="Normal"/>
    <w:link w:val="BodyTextChar"/>
    <w:qFormat/>
    <w:rsid w:val="009D2E26"/>
    <w:pPr>
      <w:spacing w:before="240" w:after="0" w:line="240" w:lineRule="auto"/>
      <w:ind w:left="794"/>
      <w:jc w:val="both"/>
    </w:pPr>
    <w:rPr>
      <w:rFonts w:ascii="Frutiger LT 45 Light" w:eastAsia="Times New Roman" w:hAnsi="Frutiger LT 45 Light" w:cs="Times New Roman"/>
    </w:rPr>
  </w:style>
  <w:style w:type="character" w:customStyle="1" w:styleId="BodyTextChar">
    <w:name w:val="Body Text Char"/>
    <w:basedOn w:val="DefaultParagraphFont"/>
    <w:link w:val="BodyText"/>
    <w:rsid w:val="009D2E26"/>
    <w:rPr>
      <w:rFonts w:ascii="Frutiger LT 45 Light" w:eastAsia="Times New Roman" w:hAnsi="Frutiger LT 45 Light" w:cs="Times New Roman"/>
      <w:lang w:eastAsia="it-IT"/>
    </w:rPr>
  </w:style>
  <w:style w:type="paragraph" w:styleId="Header">
    <w:name w:val="header"/>
    <w:basedOn w:val="BodyText"/>
    <w:link w:val="HeaderChar"/>
    <w:rsid w:val="00DE467D"/>
    <w:pPr>
      <w:spacing w:before="0"/>
      <w:ind w:left="0"/>
    </w:pPr>
    <w:rPr>
      <w:smallCaps/>
    </w:rPr>
  </w:style>
  <w:style w:type="character" w:customStyle="1" w:styleId="HeaderChar">
    <w:name w:val="Header Char"/>
    <w:basedOn w:val="DefaultParagraphFont"/>
    <w:link w:val="Header"/>
    <w:rsid w:val="00DE467D"/>
    <w:rPr>
      <w:rFonts w:ascii="Arial" w:eastAsia="Times New Roman" w:hAnsi="Arial" w:cs="Times New Roman"/>
      <w:smallCaps/>
      <w:szCs w:val="24"/>
      <w:lang w:eastAsia="it-IT"/>
    </w:rPr>
  </w:style>
  <w:style w:type="paragraph" w:styleId="Footer">
    <w:name w:val="footer"/>
    <w:basedOn w:val="Normal"/>
    <w:link w:val="FooterChar"/>
    <w:rsid w:val="00DE467D"/>
    <w:pPr>
      <w:autoSpaceDE w:val="0"/>
      <w:autoSpaceDN w:val="0"/>
      <w:spacing w:after="0" w:line="240" w:lineRule="auto"/>
    </w:pPr>
    <w:rPr>
      <w:rFonts w:ascii="Arial" w:eastAsia="Times New Roman" w:hAnsi="Arial" w:cs="Times New Roman"/>
      <w:szCs w:val="24"/>
    </w:rPr>
  </w:style>
  <w:style w:type="character" w:customStyle="1" w:styleId="FooterChar">
    <w:name w:val="Footer Char"/>
    <w:basedOn w:val="DefaultParagraphFont"/>
    <w:link w:val="Footer"/>
    <w:rsid w:val="00DE467D"/>
    <w:rPr>
      <w:rFonts w:ascii="Arial" w:eastAsia="Times New Roman" w:hAnsi="Arial" w:cs="Times New Roman"/>
      <w:szCs w:val="24"/>
      <w:lang w:eastAsia="it-IT"/>
    </w:rPr>
  </w:style>
  <w:style w:type="character" w:styleId="PageNumber">
    <w:name w:val="page number"/>
    <w:basedOn w:val="DefaultParagraphFont"/>
    <w:rsid w:val="00DE467D"/>
  </w:style>
  <w:style w:type="paragraph" w:customStyle="1" w:styleId="NumPagIndice">
    <w:name w:val="Num. Pag. Indice"/>
    <w:basedOn w:val="Normal"/>
    <w:rsid w:val="00DE467D"/>
    <w:pPr>
      <w:autoSpaceDE w:val="0"/>
      <w:autoSpaceDN w:val="0"/>
      <w:spacing w:after="240" w:line="240" w:lineRule="auto"/>
      <w:jc w:val="right"/>
    </w:pPr>
    <w:rPr>
      <w:rFonts w:ascii="Arial" w:eastAsia="Times New Roman" w:hAnsi="Arial" w:cs="Times New Roman"/>
      <w:sz w:val="26"/>
      <w:szCs w:val="26"/>
    </w:rPr>
  </w:style>
  <w:style w:type="paragraph" w:styleId="Index1">
    <w:name w:val="index 1"/>
    <w:basedOn w:val="Normal"/>
    <w:next w:val="Normal"/>
    <w:autoRedefine/>
    <w:semiHidden/>
    <w:rsid w:val="00DE467D"/>
    <w:pPr>
      <w:tabs>
        <w:tab w:val="right" w:leader="dot" w:pos="4034"/>
      </w:tabs>
      <w:autoSpaceDE w:val="0"/>
      <w:autoSpaceDN w:val="0"/>
      <w:spacing w:after="0" w:line="240" w:lineRule="auto"/>
      <w:ind w:left="240" w:hanging="240"/>
    </w:pPr>
    <w:rPr>
      <w:rFonts w:ascii="Arial" w:eastAsia="Times New Roman" w:hAnsi="Arial" w:cs="Times New Roman"/>
      <w:szCs w:val="20"/>
    </w:rPr>
  </w:style>
  <w:style w:type="paragraph" w:customStyle="1" w:styleId="Titolospecifica">
    <w:name w:val="Titolo specifica"/>
    <w:basedOn w:val="Corpotestoamargine"/>
    <w:rsid w:val="00DE467D"/>
    <w:pPr>
      <w:spacing w:before="3360" w:after="1200"/>
      <w:jc w:val="center"/>
    </w:pPr>
    <w:rPr>
      <w:b/>
      <w:bCs/>
      <w:i/>
      <w:iCs/>
      <w:caps/>
    </w:rPr>
  </w:style>
  <w:style w:type="paragraph" w:customStyle="1" w:styleId="Indice">
    <w:name w:val="Indice"/>
    <w:basedOn w:val="Corpotestoamargine"/>
    <w:next w:val="Normal"/>
    <w:rsid w:val="00DE467D"/>
    <w:pPr>
      <w:spacing w:before="0" w:after="480"/>
      <w:jc w:val="center"/>
    </w:pPr>
    <w:rPr>
      <w:b/>
      <w:bCs/>
      <w:caps/>
    </w:rPr>
  </w:style>
  <w:style w:type="paragraph" w:styleId="Index2">
    <w:name w:val="index 2"/>
    <w:basedOn w:val="Normal"/>
    <w:next w:val="Normal"/>
    <w:autoRedefine/>
    <w:semiHidden/>
    <w:rsid w:val="00DE467D"/>
    <w:pPr>
      <w:tabs>
        <w:tab w:val="right" w:leader="dot" w:pos="4034"/>
      </w:tabs>
      <w:autoSpaceDE w:val="0"/>
      <w:autoSpaceDN w:val="0"/>
      <w:spacing w:after="0" w:line="240" w:lineRule="auto"/>
      <w:ind w:left="480" w:hanging="240"/>
    </w:pPr>
    <w:rPr>
      <w:rFonts w:ascii="Arial" w:eastAsia="Times New Roman" w:hAnsi="Arial" w:cs="Times New Roman"/>
      <w:szCs w:val="20"/>
    </w:rPr>
  </w:style>
  <w:style w:type="paragraph" w:styleId="Index3">
    <w:name w:val="index 3"/>
    <w:basedOn w:val="Normal"/>
    <w:next w:val="Normal"/>
    <w:autoRedefine/>
    <w:semiHidden/>
    <w:rsid w:val="00DE467D"/>
    <w:pPr>
      <w:tabs>
        <w:tab w:val="right" w:leader="dot" w:pos="4034"/>
      </w:tabs>
      <w:autoSpaceDE w:val="0"/>
      <w:autoSpaceDN w:val="0"/>
      <w:spacing w:after="0" w:line="240" w:lineRule="auto"/>
      <w:ind w:left="720" w:hanging="240"/>
    </w:pPr>
    <w:rPr>
      <w:rFonts w:ascii="Arial" w:eastAsia="Times New Roman" w:hAnsi="Arial" w:cs="Times New Roman"/>
      <w:szCs w:val="20"/>
    </w:rPr>
  </w:style>
  <w:style w:type="paragraph" w:styleId="Index4">
    <w:name w:val="index 4"/>
    <w:basedOn w:val="Normal"/>
    <w:next w:val="Normal"/>
    <w:autoRedefine/>
    <w:semiHidden/>
    <w:rsid w:val="00DE467D"/>
    <w:pPr>
      <w:tabs>
        <w:tab w:val="right" w:leader="dot" w:pos="4034"/>
      </w:tabs>
      <w:autoSpaceDE w:val="0"/>
      <w:autoSpaceDN w:val="0"/>
      <w:spacing w:after="0" w:line="240" w:lineRule="auto"/>
      <w:ind w:left="960" w:hanging="240"/>
    </w:pPr>
    <w:rPr>
      <w:rFonts w:ascii="Arial" w:eastAsia="Times New Roman" w:hAnsi="Arial" w:cs="Times New Roman"/>
      <w:szCs w:val="20"/>
    </w:rPr>
  </w:style>
  <w:style w:type="paragraph" w:styleId="Index5">
    <w:name w:val="index 5"/>
    <w:basedOn w:val="Normal"/>
    <w:next w:val="Normal"/>
    <w:autoRedefine/>
    <w:semiHidden/>
    <w:rsid w:val="00DE467D"/>
    <w:pPr>
      <w:tabs>
        <w:tab w:val="right" w:leader="dot" w:pos="4034"/>
      </w:tabs>
      <w:autoSpaceDE w:val="0"/>
      <w:autoSpaceDN w:val="0"/>
      <w:spacing w:after="0" w:line="240" w:lineRule="auto"/>
      <w:ind w:left="1200" w:hanging="240"/>
    </w:pPr>
    <w:rPr>
      <w:rFonts w:ascii="Arial" w:eastAsia="Times New Roman" w:hAnsi="Arial" w:cs="Times New Roman"/>
      <w:szCs w:val="20"/>
    </w:rPr>
  </w:style>
  <w:style w:type="paragraph" w:styleId="Index6">
    <w:name w:val="index 6"/>
    <w:basedOn w:val="Normal"/>
    <w:next w:val="Normal"/>
    <w:autoRedefine/>
    <w:semiHidden/>
    <w:rsid w:val="00DE467D"/>
    <w:pPr>
      <w:tabs>
        <w:tab w:val="right" w:leader="dot" w:pos="4034"/>
      </w:tabs>
      <w:autoSpaceDE w:val="0"/>
      <w:autoSpaceDN w:val="0"/>
      <w:spacing w:after="0" w:line="240" w:lineRule="auto"/>
      <w:ind w:left="1440" w:hanging="240"/>
    </w:pPr>
    <w:rPr>
      <w:rFonts w:ascii="Arial" w:eastAsia="Times New Roman" w:hAnsi="Arial" w:cs="Times New Roman"/>
      <w:szCs w:val="20"/>
    </w:rPr>
  </w:style>
  <w:style w:type="paragraph" w:styleId="Index7">
    <w:name w:val="index 7"/>
    <w:basedOn w:val="Normal"/>
    <w:next w:val="Normal"/>
    <w:autoRedefine/>
    <w:semiHidden/>
    <w:rsid w:val="00DE467D"/>
    <w:pPr>
      <w:tabs>
        <w:tab w:val="right" w:leader="dot" w:pos="4034"/>
      </w:tabs>
      <w:autoSpaceDE w:val="0"/>
      <w:autoSpaceDN w:val="0"/>
      <w:spacing w:after="0" w:line="240" w:lineRule="auto"/>
      <w:ind w:left="1680" w:hanging="240"/>
    </w:pPr>
    <w:rPr>
      <w:rFonts w:ascii="Arial" w:eastAsia="Times New Roman" w:hAnsi="Arial" w:cs="Times New Roman"/>
      <w:szCs w:val="20"/>
    </w:rPr>
  </w:style>
  <w:style w:type="paragraph" w:styleId="Index8">
    <w:name w:val="index 8"/>
    <w:basedOn w:val="Normal"/>
    <w:next w:val="Normal"/>
    <w:autoRedefine/>
    <w:semiHidden/>
    <w:rsid w:val="00DE467D"/>
    <w:pPr>
      <w:tabs>
        <w:tab w:val="right" w:leader="dot" w:pos="4034"/>
      </w:tabs>
      <w:autoSpaceDE w:val="0"/>
      <w:autoSpaceDN w:val="0"/>
      <w:spacing w:after="0" w:line="240" w:lineRule="auto"/>
      <w:ind w:left="1920" w:hanging="240"/>
    </w:pPr>
    <w:rPr>
      <w:rFonts w:ascii="Arial" w:eastAsia="Times New Roman" w:hAnsi="Arial" w:cs="Times New Roman"/>
      <w:szCs w:val="20"/>
    </w:rPr>
  </w:style>
  <w:style w:type="paragraph" w:styleId="Index9">
    <w:name w:val="index 9"/>
    <w:basedOn w:val="Normal"/>
    <w:next w:val="Normal"/>
    <w:autoRedefine/>
    <w:semiHidden/>
    <w:rsid w:val="00DE467D"/>
    <w:pPr>
      <w:tabs>
        <w:tab w:val="right" w:leader="dot" w:pos="4034"/>
      </w:tabs>
      <w:autoSpaceDE w:val="0"/>
      <w:autoSpaceDN w:val="0"/>
      <w:spacing w:after="0" w:line="240" w:lineRule="auto"/>
      <w:ind w:left="2160" w:hanging="240"/>
    </w:pPr>
    <w:rPr>
      <w:rFonts w:ascii="Arial" w:eastAsia="Times New Roman" w:hAnsi="Arial" w:cs="Times New Roman"/>
      <w:szCs w:val="20"/>
    </w:rPr>
  </w:style>
  <w:style w:type="paragraph" w:styleId="IndexHeading">
    <w:name w:val="index heading"/>
    <w:basedOn w:val="Normal"/>
    <w:next w:val="Index1"/>
    <w:semiHidden/>
    <w:rsid w:val="00DE467D"/>
    <w:pPr>
      <w:autoSpaceDE w:val="0"/>
      <w:autoSpaceDN w:val="0"/>
      <w:spacing w:before="120" w:after="120" w:line="240" w:lineRule="auto"/>
    </w:pPr>
    <w:rPr>
      <w:rFonts w:ascii="Arial" w:eastAsia="Times New Roman" w:hAnsi="Arial" w:cs="Times New Roman"/>
      <w:b/>
      <w:bCs/>
      <w:i/>
      <w:iCs/>
      <w:szCs w:val="20"/>
    </w:rPr>
  </w:style>
  <w:style w:type="paragraph" w:styleId="TOC1">
    <w:name w:val="toc 1"/>
    <w:basedOn w:val="Normal"/>
    <w:next w:val="Normal"/>
    <w:autoRedefine/>
    <w:uiPriority w:val="39"/>
    <w:qFormat/>
    <w:rsid w:val="002E2CF1"/>
    <w:pPr>
      <w:tabs>
        <w:tab w:val="left" w:pos="397"/>
        <w:tab w:val="right" w:pos="8788"/>
      </w:tabs>
      <w:autoSpaceDE w:val="0"/>
      <w:autoSpaceDN w:val="0"/>
      <w:spacing w:before="480" w:after="120" w:line="240" w:lineRule="auto"/>
      <w:ind w:left="851" w:hanging="851"/>
    </w:pPr>
    <w:rPr>
      <w:rFonts w:ascii="Arial" w:eastAsia="Times New Roman" w:hAnsi="Arial" w:cs="Times New Roman"/>
      <w:b/>
      <w:bCs/>
      <w:caps/>
      <w:noProof/>
      <w:szCs w:val="24"/>
    </w:rPr>
  </w:style>
  <w:style w:type="paragraph" w:styleId="TOC2">
    <w:name w:val="toc 2"/>
    <w:basedOn w:val="Normal"/>
    <w:next w:val="Normal"/>
    <w:autoRedefine/>
    <w:uiPriority w:val="39"/>
    <w:qFormat/>
    <w:rsid w:val="00950A49"/>
    <w:pPr>
      <w:tabs>
        <w:tab w:val="left" w:pos="1418"/>
        <w:tab w:val="right" w:pos="8788"/>
      </w:tabs>
      <w:autoSpaceDE w:val="0"/>
      <w:autoSpaceDN w:val="0"/>
      <w:spacing w:before="240" w:after="120" w:line="240" w:lineRule="auto"/>
      <w:ind w:left="851" w:hanging="851"/>
    </w:pPr>
    <w:rPr>
      <w:rFonts w:ascii="Arial" w:eastAsia="Times New Roman" w:hAnsi="Arial" w:cs="Times New Roman"/>
      <w:b/>
      <w:bCs/>
      <w:caps/>
      <w:noProof/>
      <w:szCs w:val="24"/>
    </w:rPr>
  </w:style>
  <w:style w:type="paragraph" w:styleId="TOC3">
    <w:name w:val="toc 3"/>
    <w:basedOn w:val="Normal"/>
    <w:next w:val="Normal"/>
    <w:autoRedefine/>
    <w:uiPriority w:val="39"/>
    <w:qFormat/>
    <w:rsid w:val="002E2CF1"/>
    <w:pPr>
      <w:tabs>
        <w:tab w:val="left" w:pos="1418"/>
        <w:tab w:val="right" w:pos="8789"/>
      </w:tabs>
      <w:autoSpaceDE w:val="0"/>
      <w:autoSpaceDN w:val="0"/>
      <w:spacing w:before="240" w:after="120" w:line="240" w:lineRule="auto"/>
      <w:ind w:left="1134" w:hanging="1134"/>
    </w:pPr>
    <w:rPr>
      <w:rFonts w:ascii="Arial" w:eastAsia="Times New Roman" w:hAnsi="Arial" w:cs="Times New Roman"/>
      <w:smallCaps/>
      <w:noProof/>
      <w:szCs w:val="24"/>
    </w:rPr>
  </w:style>
  <w:style w:type="paragraph" w:styleId="TOC4">
    <w:name w:val="toc 4"/>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4"/>
    </w:rPr>
  </w:style>
  <w:style w:type="paragraph" w:styleId="TOC5">
    <w:name w:val="toc 5"/>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noProof/>
      <w:szCs w:val="24"/>
    </w:rPr>
  </w:style>
  <w:style w:type="paragraph" w:styleId="TOC6">
    <w:name w:val="toc 6"/>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0"/>
    </w:rPr>
  </w:style>
  <w:style w:type="paragraph" w:styleId="TOC7">
    <w:name w:val="toc 7"/>
    <w:basedOn w:val="Normal"/>
    <w:next w:val="Normal"/>
    <w:autoRedefine/>
    <w:uiPriority w:val="39"/>
    <w:rsid w:val="00DE467D"/>
    <w:pPr>
      <w:tabs>
        <w:tab w:val="right" w:leader="dot" w:pos="8788"/>
      </w:tabs>
      <w:autoSpaceDE w:val="0"/>
      <w:autoSpaceDN w:val="0"/>
      <w:spacing w:after="0" w:line="240" w:lineRule="auto"/>
      <w:ind w:left="1440"/>
    </w:pPr>
    <w:rPr>
      <w:rFonts w:ascii="Arial" w:eastAsia="Times New Roman" w:hAnsi="Arial" w:cs="Times New Roman"/>
      <w:szCs w:val="20"/>
    </w:rPr>
  </w:style>
  <w:style w:type="paragraph" w:styleId="TOC8">
    <w:name w:val="toc 8"/>
    <w:basedOn w:val="Normal"/>
    <w:next w:val="Normal"/>
    <w:autoRedefine/>
    <w:uiPriority w:val="39"/>
    <w:rsid w:val="00DE467D"/>
    <w:pPr>
      <w:tabs>
        <w:tab w:val="right" w:leader="dot" w:pos="8788"/>
      </w:tabs>
      <w:autoSpaceDE w:val="0"/>
      <w:autoSpaceDN w:val="0"/>
      <w:spacing w:after="0" w:line="240" w:lineRule="auto"/>
      <w:ind w:left="1680"/>
    </w:pPr>
    <w:rPr>
      <w:rFonts w:ascii="Arial" w:eastAsia="Times New Roman" w:hAnsi="Arial" w:cs="Times New Roman"/>
      <w:szCs w:val="20"/>
    </w:rPr>
  </w:style>
  <w:style w:type="paragraph" w:styleId="TOC9">
    <w:name w:val="toc 9"/>
    <w:basedOn w:val="Normal"/>
    <w:next w:val="Normal"/>
    <w:autoRedefine/>
    <w:uiPriority w:val="39"/>
    <w:rsid w:val="00DE467D"/>
    <w:pPr>
      <w:tabs>
        <w:tab w:val="right" w:leader="dot" w:pos="8788"/>
      </w:tabs>
      <w:autoSpaceDE w:val="0"/>
      <w:autoSpaceDN w:val="0"/>
      <w:spacing w:after="0" w:line="240" w:lineRule="auto"/>
      <w:ind w:left="1920"/>
    </w:pPr>
    <w:rPr>
      <w:rFonts w:ascii="Arial" w:eastAsia="Times New Roman" w:hAnsi="Arial" w:cs="Times New Roman"/>
      <w:szCs w:val="20"/>
    </w:rPr>
  </w:style>
  <w:style w:type="paragraph" w:customStyle="1" w:styleId="Testoindice">
    <w:name w:val="Testo indice"/>
    <w:basedOn w:val="TOC1"/>
    <w:rsid w:val="00DE467D"/>
    <w:pPr>
      <w:spacing w:before="0" w:after="240" w:line="360" w:lineRule="auto"/>
    </w:pPr>
  </w:style>
  <w:style w:type="paragraph" w:customStyle="1" w:styleId="Trattino">
    <w:name w:val="Trattino"/>
    <w:basedOn w:val="BodyText"/>
    <w:qFormat/>
    <w:rsid w:val="00DE467D"/>
    <w:pPr>
      <w:spacing w:before="120"/>
      <w:ind w:left="0"/>
    </w:pPr>
  </w:style>
  <w:style w:type="paragraph" w:customStyle="1" w:styleId="Puntino">
    <w:name w:val="Puntino"/>
    <w:basedOn w:val="BodyText"/>
    <w:qFormat/>
    <w:rsid w:val="00DE467D"/>
    <w:pPr>
      <w:spacing w:before="120"/>
      <w:ind w:left="0"/>
    </w:pPr>
  </w:style>
  <w:style w:type="paragraph" w:customStyle="1" w:styleId="Rombo">
    <w:name w:val="Rombo"/>
    <w:basedOn w:val="BodyText"/>
    <w:qFormat/>
    <w:rsid w:val="00DE467D"/>
    <w:pPr>
      <w:spacing w:before="120"/>
      <w:ind w:left="0"/>
    </w:pPr>
  </w:style>
  <w:style w:type="paragraph" w:customStyle="1" w:styleId="Titolodocumento">
    <w:name w:val="Titolo documento"/>
    <w:basedOn w:val="BodyText"/>
    <w:rsid w:val="00DE467D"/>
    <w:pPr>
      <w:spacing w:before="3360" w:after="1200"/>
      <w:ind w:left="0"/>
      <w:contextualSpacing/>
      <w:jc w:val="center"/>
    </w:pPr>
    <w:rPr>
      <w:b/>
      <w:i/>
      <w:caps/>
    </w:rPr>
  </w:style>
  <w:style w:type="paragraph" w:customStyle="1" w:styleId="Paragrafolettere">
    <w:name w:val="Paragrafo lettere"/>
    <w:basedOn w:val="BodyText"/>
    <w:rsid w:val="00DE467D"/>
    <w:pPr>
      <w:ind w:left="0"/>
    </w:pPr>
  </w:style>
  <w:style w:type="paragraph" w:customStyle="1" w:styleId="Trattinorientrato">
    <w:name w:val="Trattino rientrato"/>
    <w:basedOn w:val="BodyText"/>
    <w:rsid w:val="00DE467D"/>
    <w:pPr>
      <w:numPr>
        <w:numId w:val="3"/>
      </w:numPr>
      <w:spacing w:before="120"/>
      <w:ind w:left="1621" w:hanging="357"/>
    </w:pPr>
  </w:style>
  <w:style w:type="paragraph" w:customStyle="1" w:styleId="Corpotestotrattino">
    <w:name w:val="Corpo testo trattino"/>
    <w:basedOn w:val="BodyText"/>
    <w:link w:val="CorpotestotrattinoCarattere"/>
    <w:qFormat/>
    <w:rsid w:val="00DE467D"/>
    <w:pPr>
      <w:spacing w:before="120"/>
      <w:ind w:left="1264"/>
    </w:pPr>
  </w:style>
  <w:style w:type="paragraph" w:customStyle="1" w:styleId="Corpotestopuntino">
    <w:name w:val="Corpo testo puntino"/>
    <w:basedOn w:val="Corpotestotrattino"/>
    <w:rsid w:val="00DE467D"/>
    <w:pPr>
      <w:ind w:left="1622"/>
    </w:pPr>
  </w:style>
  <w:style w:type="paragraph" w:customStyle="1" w:styleId="Corpotestorombo">
    <w:name w:val="Corpo testo rombo"/>
    <w:basedOn w:val="BodyText"/>
    <w:rsid w:val="00DE467D"/>
    <w:pPr>
      <w:spacing w:before="120"/>
      <w:ind w:left="1979"/>
    </w:pPr>
  </w:style>
  <w:style w:type="paragraph" w:customStyle="1" w:styleId="Premessa-Introduzione">
    <w:name w:val="Premessa-Introduzione"/>
    <w:basedOn w:val="Corpotestoamargine"/>
    <w:next w:val="Corpotestoamargine"/>
    <w:rsid w:val="00DE467D"/>
    <w:pPr>
      <w:keepNext/>
      <w:pageBreakBefore/>
      <w:spacing w:before="0" w:after="120"/>
    </w:pPr>
    <w:rPr>
      <w:b/>
      <w:bCs/>
      <w:caps/>
    </w:rPr>
  </w:style>
  <w:style w:type="paragraph" w:customStyle="1" w:styleId="Corpotestoamargine">
    <w:name w:val="Corpo testo a margine"/>
    <w:basedOn w:val="BodyText"/>
    <w:rsid w:val="00DE467D"/>
    <w:pPr>
      <w:ind w:left="0"/>
    </w:pPr>
  </w:style>
  <w:style w:type="paragraph" w:customStyle="1" w:styleId="Paragrafonumerato123">
    <w:name w:val="Paragrafo numerato 1. 2. 3...."/>
    <w:basedOn w:val="BodyText"/>
    <w:rsid w:val="00DE467D"/>
    <w:pPr>
      <w:numPr>
        <w:numId w:val="2"/>
      </w:numPr>
    </w:pPr>
  </w:style>
  <w:style w:type="paragraph" w:customStyle="1" w:styleId="Corpotestoparagrafonumerato">
    <w:name w:val="Corpo testo paragrafo numerato"/>
    <w:basedOn w:val="Corpotestotrattino"/>
    <w:rsid w:val="00DE467D"/>
  </w:style>
  <w:style w:type="paragraph" w:customStyle="1" w:styleId="Puntinorientrato">
    <w:name w:val="Puntino rientrato"/>
    <w:basedOn w:val="BodyText"/>
    <w:rsid w:val="00DE467D"/>
    <w:pPr>
      <w:numPr>
        <w:numId w:val="4"/>
      </w:numPr>
      <w:spacing w:before="120"/>
    </w:pPr>
  </w:style>
  <w:style w:type="character" w:styleId="Hyperlink">
    <w:name w:val="Hyperlink"/>
    <w:basedOn w:val="DefaultParagraphFont"/>
    <w:uiPriority w:val="99"/>
    <w:rsid w:val="00DE467D"/>
    <w:rPr>
      <w:color w:val="0000FF"/>
      <w:u w:val="single"/>
    </w:rPr>
  </w:style>
  <w:style w:type="paragraph" w:customStyle="1" w:styleId="Allegato-dicitura">
    <w:name w:val="Allegato - dicitura"/>
    <w:basedOn w:val="BodyText"/>
    <w:rsid w:val="00DE467D"/>
    <w:pPr>
      <w:keepNext/>
      <w:spacing w:before="3240" w:after="720"/>
      <w:ind w:left="0"/>
      <w:jc w:val="center"/>
    </w:pPr>
    <w:rPr>
      <w:b/>
      <w:bCs/>
      <w:caps/>
    </w:rPr>
  </w:style>
  <w:style w:type="paragraph" w:customStyle="1" w:styleId="Allegato-titolo">
    <w:name w:val="Allegato - titolo"/>
    <w:basedOn w:val="Allegato-dicitura"/>
    <w:rsid w:val="00DE467D"/>
    <w:pPr>
      <w:keepNext w:val="0"/>
      <w:spacing w:before="0" w:after="0"/>
    </w:pPr>
    <w:rPr>
      <w:caps w:val="0"/>
    </w:rPr>
  </w:style>
  <w:style w:type="paragraph" w:styleId="CommentText">
    <w:name w:val="annotation text"/>
    <w:basedOn w:val="Normal"/>
    <w:link w:val="CommentTextChar"/>
    <w:semiHidden/>
    <w:rsid w:val="00DE467D"/>
    <w:pPr>
      <w:spacing w:after="0" w:line="240" w:lineRule="auto"/>
      <w:jc w:val="both"/>
    </w:pPr>
    <w:rPr>
      <w:rFonts w:ascii="Arial" w:eastAsia="Times New Roman" w:hAnsi="Arial" w:cs="Times New Roman"/>
      <w:sz w:val="24"/>
      <w:szCs w:val="20"/>
    </w:rPr>
  </w:style>
  <w:style w:type="character" w:customStyle="1" w:styleId="CommentTextChar">
    <w:name w:val="Comment Text Char"/>
    <w:basedOn w:val="DefaultParagraphFont"/>
    <w:link w:val="CommentText"/>
    <w:semiHidden/>
    <w:rsid w:val="00DE467D"/>
    <w:rPr>
      <w:rFonts w:ascii="Arial" w:eastAsia="Times New Roman" w:hAnsi="Arial" w:cs="Times New Roman"/>
      <w:sz w:val="24"/>
      <w:szCs w:val="20"/>
      <w:lang w:eastAsia="it-IT"/>
    </w:rPr>
  </w:style>
  <w:style w:type="paragraph" w:customStyle="1" w:styleId="CorpotestoCarattere1Carattere">
    <w:name w:val="Corpo testo Carattere1 Carattere"/>
    <w:basedOn w:val="BodyText"/>
    <w:link w:val="CorpotestoCarattere1CarattereCarattere"/>
    <w:rsid w:val="00DE467D"/>
  </w:style>
  <w:style w:type="character" w:customStyle="1" w:styleId="CorpotestoCarattere1CarattereCarattere">
    <w:name w:val="Corpo testo Carattere1 Carattere Carattere"/>
    <w:link w:val="CorpotestoCarattere1Carattere"/>
    <w:rsid w:val="00DE467D"/>
    <w:rPr>
      <w:rFonts w:ascii="Arial" w:eastAsia="Times New Roman" w:hAnsi="Arial" w:cs="Times New Roman"/>
      <w:szCs w:val="24"/>
      <w:lang w:eastAsia="it-IT"/>
    </w:rPr>
  </w:style>
  <w:style w:type="character" w:customStyle="1" w:styleId="CorpotestotrattinoCarattere">
    <w:name w:val="Corpo testo trattino Carattere"/>
    <w:link w:val="Corpotestotrattino"/>
    <w:locked/>
    <w:rsid w:val="00DE467D"/>
    <w:rPr>
      <w:rFonts w:ascii="Arial" w:eastAsia="Times New Roman" w:hAnsi="Arial" w:cs="Times New Roman"/>
      <w:szCs w:val="24"/>
      <w:lang w:eastAsia="it-IT"/>
    </w:rPr>
  </w:style>
  <w:style w:type="table" w:styleId="TableGrid">
    <w:name w:val="Table Grid"/>
    <w:basedOn w:val="TableNormal"/>
    <w:uiPriority w:val="39"/>
    <w:rsid w:val="00DE467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DE467D"/>
    <w:pPr>
      <w:autoSpaceDE w:val="0"/>
      <w:autoSpaceDN w:val="0"/>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DE467D"/>
    <w:rPr>
      <w:rFonts w:ascii="Segoe UI" w:eastAsia="Times New Roman" w:hAnsi="Segoe UI" w:cs="Segoe UI"/>
      <w:sz w:val="18"/>
      <w:szCs w:val="18"/>
      <w:lang w:eastAsia="it-IT"/>
    </w:rPr>
  </w:style>
  <w:style w:type="paragraph" w:styleId="ListParagraph">
    <w:name w:val="List Paragraph"/>
    <w:basedOn w:val="Normal"/>
    <w:uiPriority w:val="34"/>
    <w:qFormat/>
    <w:rsid w:val="00DE467D"/>
    <w:pPr>
      <w:autoSpaceDE w:val="0"/>
      <w:autoSpaceDN w:val="0"/>
      <w:spacing w:after="0" w:line="240" w:lineRule="auto"/>
      <w:ind w:left="720"/>
      <w:contextualSpacing/>
    </w:pPr>
    <w:rPr>
      <w:rFonts w:ascii="Arial" w:eastAsia="Times New Roman" w:hAnsi="Arial" w:cs="Times New Roman"/>
      <w:szCs w:val="24"/>
    </w:rPr>
  </w:style>
  <w:style w:type="paragraph" w:customStyle="1" w:styleId="Testonotaapidipagina1">
    <w:name w:val="Testo nota a piè di pagina1"/>
    <w:basedOn w:val="Normal"/>
    <w:next w:val="FootnoteText"/>
    <w:link w:val="TestonotaapidipaginaCarattere"/>
    <w:uiPriority w:val="99"/>
    <w:unhideWhenUsed/>
    <w:rsid w:val="00DE467D"/>
    <w:pPr>
      <w:spacing w:after="0" w:line="240" w:lineRule="auto"/>
    </w:pPr>
    <w:rPr>
      <w:rFonts w:ascii="Calibri" w:eastAsia="Calibri" w:hAnsi="Calibri" w:cs="Times New Roman"/>
    </w:rPr>
  </w:style>
  <w:style w:type="character" w:customStyle="1" w:styleId="TestonotaapidipaginaCarattere">
    <w:name w:val="Testo nota a piè di pagina Carattere"/>
    <w:basedOn w:val="DefaultParagraphFont"/>
    <w:link w:val="Testonotaapidipagina1"/>
    <w:uiPriority w:val="99"/>
    <w:rsid w:val="00DE467D"/>
    <w:rPr>
      <w:rFonts w:ascii="Calibri" w:eastAsia="Calibri" w:hAnsi="Calibri" w:cs="Times New Roman"/>
      <w:lang w:eastAsia="en-US"/>
    </w:rPr>
  </w:style>
  <w:style w:type="paragraph" w:customStyle="1" w:styleId="BlockLine">
    <w:name w:val="Block Line"/>
    <w:basedOn w:val="Normal"/>
    <w:next w:val="Normal"/>
    <w:rsid w:val="00DE467D"/>
    <w:pPr>
      <w:pBdr>
        <w:top w:val="single" w:sz="6" w:space="1" w:color="auto"/>
        <w:between w:val="single" w:sz="6" w:space="1" w:color="auto"/>
      </w:pBdr>
      <w:spacing w:before="240" w:after="0" w:line="240" w:lineRule="auto"/>
      <w:ind w:left="1728"/>
    </w:pPr>
    <w:rPr>
      <w:rFonts w:ascii="Times New Roman" w:eastAsia="Times New Roman" w:hAnsi="Times New Roman" w:cs="Times New Roman"/>
      <w:sz w:val="24"/>
      <w:szCs w:val="20"/>
      <w:lang w:val="en-US"/>
    </w:rPr>
  </w:style>
  <w:style w:type="paragraph" w:customStyle="1" w:styleId="BlockText">
    <w:name w:val="Block_Text"/>
    <w:basedOn w:val="Normal"/>
    <w:uiPriority w:val="99"/>
    <w:rsid w:val="00DE467D"/>
    <w:pPr>
      <w:spacing w:after="0" w:line="240" w:lineRule="auto"/>
    </w:pPr>
    <w:rPr>
      <w:rFonts w:ascii="Times New Roman" w:eastAsia="Times New Roman" w:hAnsi="Times New Roman" w:cs="Times New Roman"/>
      <w:sz w:val="24"/>
      <w:szCs w:val="20"/>
      <w:lang w:val="en-US"/>
    </w:rPr>
  </w:style>
  <w:style w:type="paragraph" w:customStyle="1" w:styleId="BulletText1">
    <w:name w:val="Bullet Text 1"/>
    <w:basedOn w:val="Normal"/>
    <w:rsid w:val="00DE467D"/>
    <w:pPr>
      <w:numPr>
        <w:numId w:val="6"/>
      </w:numPr>
      <w:spacing w:after="0" w:line="240" w:lineRule="auto"/>
    </w:pPr>
    <w:rPr>
      <w:rFonts w:ascii="Times New Roman" w:eastAsia="Times New Roman" w:hAnsi="Times New Roman" w:cs="Times New Roman"/>
      <w:sz w:val="24"/>
      <w:szCs w:val="20"/>
      <w:lang w:val="en-US"/>
    </w:rPr>
  </w:style>
  <w:style w:type="character" w:styleId="CommentReference">
    <w:name w:val="annotation reference"/>
    <w:basedOn w:val="DefaultParagraphFont"/>
    <w:unhideWhenUsed/>
    <w:rsid w:val="00DE467D"/>
    <w:rPr>
      <w:sz w:val="16"/>
      <w:szCs w:val="16"/>
    </w:rPr>
  </w:style>
  <w:style w:type="paragraph" w:styleId="CommentSubject">
    <w:name w:val="annotation subject"/>
    <w:basedOn w:val="CommentText"/>
    <w:next w:val="CommentText"/>
    <w:link w:val="CommentSubjectChar"/>
    <w:semiHidden/>
    <w:unhideWhenUsed/>
    <w:rsid w:val="00DE467D"/>
    <w:pPr>
      <w:autoSpaceDE w:val="0"/>
      <w:autoSpaceDN w:val="0"/>
      <w:jc w:val="left"/>
    </w:pPr>
    <w:rPr>
      <w:b/>
      <w:bCs/>
      <w:sz w:val="20"/>
    </w:rPr>
  </w:style>
  <w:style w:type="character" w:customStyle="1" w:styleId="CommentSubjectChar">
    <w:name w:val="Comment Subject Char"/>
    <w:basedOn w:val="CommentTextChar"/>
    <w:link w:val="CommentSubject"/>
    <w:semiHidden/>
    <w:rsid w:val="00DE467D"/>
    <w:rPr>
      <w:rFonts w:ascii="Arial" w:eastAsia="Times New Roman" w:hAnsi="Arial" w:cs="Times New Roman"/>
      <w:b/>
      <w:bCs/>
      <w:sz w:val="20"/>
      <w:szCs w:val="20"/>
      <w:lang w:eastAsia="it-IT"/>
    </w:rPr>
  </w:style>
  <w:style w:type="paragraph" w:customStyle="1" w:styleId="Default">
    <w:name w:val="Default"/>
    <w:rsid w:val="00DE467D"/>
    <w:pPr>
      <w:autoSpaceDE w:val="0"/>
      <w:autoSpaceDN w:val="0"/>
      <w:adjustRightInd w:val="0"/>
      <w:spacing w:after="0" w:line="240" w:lineRule="auto"/>
    </w:pPr>
    <w:rPr>
      <w:rFonts w:ascii="Calibri" w:eastAsia="Times New Roman" w:hAnsi="Calibri" w:cs="Calibri"/>
      <w:color w:val="000000"/>
      <w:sz w:val="24"/>
      <w:szCs w:val="24"/>
    </w:rPr>
  </w:style>
  <w:style w:type="paragraph" w:styleId="Revision">
    <w:name w:val="Revision"/>
    <w:hidden/>
    <w:uiPriority w:val="99"/>
    <w:semiHidden/>
    <w:rsid w:val="00DE467D"/>
    <w:pPr>
      <w:spacing w:after="0" w:line="240" w:lineRule="auto"/>
    </w:pPr>
    <w:rPr>
      <w:rFonts w:ascii="Arial" w:eastAsia="Times New Roman" w:hAnsi="Arial" w:cs="Times New Roman"/>
      <w:szCs w:val="24"/>
    </w:rPr>
  </w:style>
  <w:style w:type="character" w:customStyle="1" w:styleId="Collegamentovisitato1">
    <w:name w:val="Collegamento visitato1"/>
    <w:basedOn w:val="DefaultParagraphFont"/>
    <w:semiHidden/>
    <w:unhideWhenUsed/>
    <w:rsid w:val="00DE467D"/>
    <w:rPr>
      <w:color w:val="800080"/>
      <w:u w:val="single"/>
    </w:rPr>
  </w:style>
  <w:style w:type="character" w:customStyle="1" w:styleId="semibold">
    <w:name w:val="semibold"/>
    <w:basedOn w:val="DefaultParagraphFont"/>
    <w:rsid w:val="00DE467D"/>
  </w:style>
  <w:style w:type="character" w:customStyle="1" w:styleId="apple-converted-space">
    <w:name w:val="apple-converted-space"/>
    <w:basedOn w:val="DefaultParagraphFont"/>
    <w:rsid w:val="00DE467D"/>
  </w:style>
  <w:style w:type="character" w:customStyle="1" w:styleId="st1">
    <w:name w:val="st1"/>
    <w:basedOn w:val="DefaultParagraphFont"/>
    <w:rsid w:val="00DE467D"/>
  </w:style>
  <w:style w:type="character" w:styleId="Strong">
    <w:name w:val="Strong"/>
    <w:basedOn w:val="DefaultParagraphFont"/>
    <w:uiPriority w:val="22"/>
    <w:qFormat/>
    <w:rsid w:val="00DE467D"/>
    <w:rPr>
      <w:b/>
      <w:bCs/>
    </w:rPr>
  </w:style>
  <w:style w:type="character" w:styleId="FootnoteReference">
    <w:name w:val="footnote reference"/>
    <w:basedOn w:val="DefaultParagraphFont"/>
    <w:semiHidden/>
    <w:unhideWhenUsed/>
    <w:rsid w:val="00DE467D"/>
    <w:rPr>
      <w:vertAlign w:val="superscript"/>
    </w:rPr>
  </w:style>
  <w:style w:type="table" w:customStyle="1" w:styleId="TableGrid0">
    <w:name w:val="TableGrid"/>
    <w:rsid w:val="00DE467D"/>
    <w:pPr>
      <w:spacing w:after="0" w:line="240" w:lineRule="auto"/>
    </w:pPr>
    <w:rPr>
      <w:rFonts w:eastAsia="Times New Roman"/>
    </w:rPr>
    <w:tblPr>
      <w:tblCellMar>
        <w:top w:w="0" w:type="dxa"/>
        <w:left w:w="0" w:type="dxa"/>
        <w:bottom w:w="0" w:type="dxa"/>
        <w:right w:w="0" w:type="dxa"/>
      </w:tblCellMar>
    </w:tblPr>
  </w:style>
  <w:style w:type="paragraph" w:customStyle="1" w:styleId="Didascalia1">
    <w:name w:val="Didascalia1"/>
    <w:basedOn w:val="Normal"/>
    <w:next w:val="Normal"/>
    <w:unhideWhenUsed/>
    <w:qFormat/>
    <w:rsid w:val="00DE467D"/>
    <w:pPr>
      <w:autoSpaceDE w:val="0"/>
      <w:autoSpaceDN w:val="0"/>
      <w:spacing w:line="240" w:lineRule="auto"/>
    </w:pPr>
    <w:rPr>
      <w:rFonts w:ascii="Arial" w:eastAsia="Times New Roman" w:hAnsi="Arial" w:cs="Times New Roman"/>
      <w:b/>
      <w:bCs/>
      <w:color w:val="4F81BD"/>
      <w:sz w:val="18"/>
      <w:szCs w:val="18"/>
    </w:rPr>
  </w:style>
  <w:style w:type="paragraph" w:customStyle="1" w:styleId="Intestazionepari">
    <w:name w:val="Intestazione pari"/>
    <w:basedOn w:val="Normal"/>
    <w:rsid w:val="00DE467D"/>
    <w:pPr>
      <w:pBdr>
        <w:bottom w:val="single" w:sz="2" w:space="1" w:color="4F81BD"/>
      </w:pBdr>
      <w:spacing w:after="120" w:line="240" w:lineRule="auto"/>
      <w:jc w:val="both"/>
    </w:pPr>
    <w:rPr>
      <w:rFonts w:ascii="Frutiger LT 45 Light" w:eastAsia="Times New Roman" w:hAnsi="Frutiger LT 45 Light" w:cs="Times New Roman"/>
      <w:i/>
      <w:iCs/>
      <w:smallCaps/>
      <w:color w:val="4F81BD"/>
      <w:sz w:val="16"/>
      <w:szCs w:val="24"/>
    </w:rPr>
  </w:style>
  <w:style w:type="paragraph" w:customStyle="1" w:styleId="Piedepaginapari">
    <w:name w:val="Piedepaginapari"/>
    <w:basedOn w:val="Normal"/>
    <w:next w:val="Normal"/>
    <w:rsid w:val="00DE467D"/>
    <w:pPr>
      <w:pBdr>
        <w:top w:val="single" w:sz="2" w:space="1" w:color="5095DA"/>
      </w:pBdr>
      <w:spacing w:after="120" w:line="240" w:lineRule="auto"/>
    </w:pPr>
    <w:rPr>
      <w:rFonts w:ascii="Frutiger LT 45 Light" w:eastAsia="Times New Roman" w:hAnsi="Frutiger LT 45 Light" w:cs="Times New Roman"/>
      <w:i/>
      <w:noProof/>
      <w:color w:val="457FAF"/>
      <w:sz w:val="18"/>
      <w:szCs w:val="24"/>
    </w:rPr>
  </w:style>
  <w:style w:type="paragraph" w:styleId="FootnoteText">
    <w:name w:val="footnote text"/>
    <w:basedOn w:val="Normal"/>
    <w:link w:val="FootnoteTextChar"/>
    <w:uiPriority w:val="99"/>
    <w:unhideWhenUsed/>
    <w:rsid w:val="00DE46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467D"/>
    <w:rPr>
      <w:sz w:val="20"/>
      <w:szCs w:val="20"/>
    </w:rPr>
  </w:style>
  <w:style w:type="character" w:styleId="FollowedHyperlink">
    <w:name w:val="FollowedHyperlink"/>
    <w:basedOn w:val="DefaultParagraphFont"/>
    <w:semiHidden/>
    <w:unhideWhenUsed/>
    <w:rsid w:val="00DE467D"/>
    <w:rPr>
      <w:color w:val="800080" w:themeColor="followedHyperlink"/>
      <w:u w:val="single"/>
    </w:rPr>
  </w:style>
  <w:style w:type="paragraph" w:customStyle="1" w:styleId="Intestazionedispari">
    <w:name w:val="Intestazione dispari"/>
    <w:basedOn w:val="Normal"/>
    <w:next w:val="Normal"/>
    <w:rsid w:val="001D0860"/>
    <w:pPr>
      <w:pBdr>
        <w:bottom w:val="single" w:sz="2" w:space="1" w:color="4F81BD"/>
      </w:pBdr>
      <w:spacing w:after="120" w:line="240" w:lineRule="auto"/>
      <w:ind w:firstLine="567"/>
      <w:jc w:val="right"/>
    </w:pPr>
    <w:rPr>
      <w:rFonts w:ascii="Frutiger LT 45 Light" w:eastAsia="Times New Roman" w:hAnsi="Frutiger LT 45 Light" w:cs="Times New Roman"/>
      <w:i/>
      <w:iCs/>
      <w:smallCaps/>
      <w:color w:val="4F81BD"/>
      <w:sz w:val="16"/>
      <w:szCs w:val="24"/>
    </w:rPr>
  </w:style>
  <w:style w:type="paragraph" w:customStyle="1" w:styleId="piedepaginadispari">
    <w:name w:val="piedepaginadispari"/>
    <w:basedOn w:val="Normal"/>
    <w:next w:val="Normal"/>
    <w:rsid w:val="001D0860"/>
    <w:pPr>
      <w:pBdr>
        <w:top w:val="single" w:sz="2" w:space="1" w:color="4F81BD"/>
      </w:pBdr>
      <w:spacing w:after="120" w:line="240" w:lineRule="auto"/>
      <w:jc w:val="right"/>
    </w:pPr>
    <w:rPr>
      <w:rFonts w:ascii="Frutiger LT 45 Light" w:eastAsia="Times New Roman" w:hAnsi="Frutiger LT 45 Light" w:cs="Times New Roman"/>
      <w:i/>
      <w:noProof/>
      <w:color w:val="4F81BD"/>
      <w:sz w:val="18"/>
      <w:szCs w:val="24"/>
    </w:rPr>
  </w:style>
  <w:style w:type="paragraph" w:styleId="TOCHeading">
    <w:name w:val="TOC Heading"/>
    <w:basedOn w:val="Heading1"/>
    <w:next w:val="Normal"/>
    <w:uiPriority w:val="39"/>
    <w:unhideWhenUsed/>
    <w:qFormat/>
    <w:rsid w:val="00837C76"/>
    <w:pPr>
      <w:keepLines/>
      <w:pageBreakBefore w:val="0"/>
      <w:numPr>
        <w:numId w:val="0"/>
      </w:numPr>
      <w:autoSpaceDE/>
      <w:autoSpaceDN/>
      <w:spacing w:before="480" w:after="0" w:line="276" w:lineRule="auto"/>
      <w:jc w:val="left"/>
      <w:outlineLvl w:val="9"/>
    </w:pPr>
    <w:rPr>
      <w:rFonts w:asciiTheme="majorHAnsi" w:eastAsiaTheme="majorEastAsia" w:hAnsiTheme="majorHAnsi" w:cstheme="majorBidi"/>
      <w:caps/>
      <w:color w:val="365F91" w:themeColor="accent1" w:themeShade="BF"/>
      <w:kern w:val="0"/>
      <w:sz w:val="28"/>
      <w:szCs w:val="28"/>
      <w:lang w:eastAsia="en-US"/>
    </w:rPr>
  </w:style>
  <w:style w:type="paragraph" w:styleId="Caption">
    <w:name w:val="caption"/>
    <w:basedOn w:val="Normal"/>
    <w:next w:val="Normal"/>
    <w:unhideWhenUsed/>
    <w:qFormat/>
    <w:rsid w:val="00837C76"/>
    <w:pPr>
      <w:autoSpaceDE w:val="0"/>
      <w:autoSpaceDN w:val="0"/>
      <w:spacing w:line="240" w:lineRule="auto"/>
      <w:jc w:val="center"/>
    </w:pPr>
    <w:rPr>
      <w:rFonts w:ascii="Arial" w:eastAsia="Times New Roman" w:hAnsi="Arial" w:cs="Times New Roman"/>
      <w:b/>
      <w:bCs/>
      <w:sz w:val="18"/>
      <w:szCs w:val="18"/>
    </w:rPr>
  </w:style>
  <w:style w:type="character" w:customStyle="1" w:styleId="def3">
    <w:name w:val="def3"/>
    <w:basedOn w:val="DefaultParagraphFont"/>
    <w:rsid w:val="00325B86"/>
    <w:rPr>
      <w:i/>
      <w:iCs/>
      <w:sz w:val="18"/>
      <w:szCs w:val="18"/>
    </w:rPr>
  </w:style>
  <w:style w:type="character" w:customStyle="1" w:styleId="Menzionenonrisolta1">
    <w:name w:val="Menzione non risolta1"/>
    <w:basedOn w:val="DefaultParagraphFont"/>
    <w:uiPriority w:val="99"/>
    <w:semiHidden/>
    <w:unhideWhenUsed/>
    <w:rsid w:val="00E95A1E"/>
    <w:rPr>
      <w:color w:val="605E5C"/>
      <w:shd w:val="clear" w:color="auto" w:fill="E1DFDD"/>
    </w:rPr>
  </w:style>
  <w:style w:type="character" w:styleId="HTMLCode">
    <w:name w:val="HTML Code"/>
    <w:basedOn w:val="DefaultParagraphFont"/>
    <w:uiPriority w:val="99"/>
    <w:semiHidden/>
    <w:unhideWhenUsed/>
    <w:rsid w:val="00600C76"/>
    <w:rPr>
      <w:rFonts w:ascii="Consolas" w:eastAsiaTheme="minorEastAsia" w:hAnsi="Consolas" w:cs="Courier New" w:hint="default"/>
      <w:color w:val="C7254E"/>
      <w:sz w:val="22"/>
      <w:szCs w:val="22"/>
      <w:shd w:val="clear" w:color="auto" w:fill="F9F2F4"/>
    </w:rPr>
  </w:style>
  <w:style w:type="paragraph" w:styleId="NormalWeb">
    <w:name w:val="Normal (Web)"/>
    <w:basedOn w:val="Normal"/>
    <w:uiPriority w:val="99"/>
    <w:unhideWhenUsed/>
    <w:rsid w:val="00600C76"/>
    <w:pPr>
      <w:spacing w:after="150" w:line="240" w:lineRule="auto"/>
    </w:pPr>
    <w:rPr>
      <w:rFonts w:ascii="Times New Roman" w:hAnsi="Times New Roman" w:cs="Times New Roman"/>
      <w:sz w:val="24"/>
      <w:szCs w:val="24"/>
    </w:rPr>
  </w:style>
  <w:style w:type="character" w:styleId="Emphasis">
    <w:name w:val="Emphasis"/>
    <w:basedOn w:val="DefaultParagraphFont"/>
    <w:uiPriority w:val="20"/>
    <w:qFormat/>
    <w:rsid w:val="00600C76"/>
    <w:rPr>
      <w:i/>
      <w:iCs/>
    </w:rPr>
  </w:style>
  <w:style w:type="character" w:customStyle="1" w:styleId="Menzionenonrisolta2">
    <w:name w:val="Menzione non risolta2"/>
    <w:basedOn w:val="DefaultParagraphFont"/>
    <w:uiPriority w:val="99"/>
    <w:semiHidden/>
    <w:unhideWhenUsed/>
    <w:rsid w:val="00250B8E"/>
    <w:rPr>
      <w:color w:val="605E5C"/>
      <w:shd w:val="clear" w:color="auto" w:fill="E1DFDD"/>
    </w:rPr>
  </w:style>
  <w:style w:type="paragraph" w:styleId="DocumentMap">
    <w:name w:val="Document Map"/>
    <w:basedOn w:val="Normal"/>
    <w:link w:val="DocumentMapChar"/>
    <w:uiPriority w:val="99"/>
    <w:semiHidden/>
    <w:unhideWhenUsed/>
    <w:rsid w:val="009066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06670"/>
    <w:rPr>
      <w:rFonts w:ascii="Tahoma" w:hAnsi="Tahoma" w:cs="Tahoma"/>
      <w:sz w:val="16"/>
      <w:szCs w:val="16"/>
    </w:rPr>
  </w:style>
  <w:style w:type="character" w:customStyle="1" w:styleId="UnresolvedMention">
    <w:name w:val="Unresolved Mention"/>
    <w:basedOn w:val="DefaultParagraphFont"/>
    <w:uiPriority w:val="99"/>
    <w:semiHidden/>
    <w:unhideWhenUsed/>
    <w:rsid w:val="00562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2993">
      <w:bodyDiv w:val="1"/>
      <w:marLeft w:val="0"/>
      <w:marRight w:val="0"/>
      <w:marTop w:val="0"/>
      <w:marBottom w:val="0"/>
      <w:divBdr>
        <w:top w:val="none" w:sz="0" w:space="0" w:color="auto"/>
        <w:left w:val="none" w:sz="0" w:space="0" w:color="auto"/>
        <w:bottom w:val="none" w:sz="0" w:space="0" w:color="auto"/>
        <w:right w:val="none" w:sz="0" w:space="0" w:color="auto"/>
      </w:divBdr>
    </w:div>
    <w:div w:id="785273507">
      <w:bodyDiv w:val="1"/>
      <w:marLeft w:val="0"/>
      <w:marRight w:val="0"/>
      <w:marTop w:val="0"/>
      <w:marBottom w:val="0"/>
      <w:divBdr>
        <w:top w:val="none" w:sz="0" w:space="0" w:color="auto"/>
        <w:left w:val="none" w:sz="0" w:space="0" w:color="auto"/>
        <w:bottom w:val="none" w:sz="0" w:space="0" w:color="auto"/>
        <w:right w:val="none" w:sz="0" w:space="0" w:color="auto"/>
      </w:divBdr>
    </w:div>
    <w:div w:id="785659219">
      <w:bodyDiv w:val="1"/>
      <w:marLeft w:val="0"/>
      <w:marRight w:val="0"/>
      <w:marTop w:val="0"/>
      <w:marBottom w:val="0"/>
      <w:divBdr>
        <w:top w:val="none" w:sz="0" w:space="0" w:color="auto"/>
        <w:left w:val="none" w:sz="0" w:space="0" w:color="auto"/>
        <w:bottom w:val="none" w:sz="0" w:space="0" w:color="auto"/>
        <w:right w:val="none" w:sz="0" w:space="0" w:color="auto"/>
      </w:divBdr>
      <w:divsChild>
        <w:div w:id="1523469836">
          <w:marLeft w:val="-960"/>
          <w:marRight w:val="0"/>
          <w:marTop w:val="0"/>
          <w:marBottom w:val="0"/>
          <w:divBdr>
            <w:top w:val="none" w:sz="0" w:space="0" w:color="auto"/>
            <w:left w:val="none" w:sz="0" w:space="0" w:color="auto"/>
            <w:bottom w:val="none" w:sz="0" w:space="0" w:color="auto"/>
            <w:right w:val="none" w:sz="0" w:space="0" w:color="auto"/>
          </w:divBdr>
        </w:div>
      </w:divsChild>
    </w:div>
    <w:div w:id="1041788749">
      <w:bodyDiv w:val="1"/>
      <w:marLeft w:val="0"/>
      <w:marRight w:val="0"/>
      <w:marTop w:val="0"/>
      <w:marBottom w:val="0"/>
      <w:divBdr>
        <w:top w:val="none" w:sz="0" w:space="0" w:color="auto"/>
        <w:left w:val="none" w:sz="0" w:space="0" w:color="auto"/>
        <w:bottom w:val="none" w:sz="0" w:space="0" w:color="auto"/>
        <w:right w:val="none" w:sz="0" w:space="0" w:color="auto"/>
      </w:divBdr>
    </w:div>
    <w:div w:id="1290551259">
      <w:bodyDiv w:val="1"/>
      <w:marLeft w:val="0"/>
      <w:marRight w:val="0"/>
      <w:marTop w:val="0"/>
      <w:marBottom w:val="0"/>
      <w:divBdr>
        <w:top w:val="none" w:sz="0" w:space="0" w:color="auto"/>
        <w:left w:val="none" w:sz="0" w:space="0" w:color="auto"/>
        <w:bottom w:val="none" w:sz="0" w:space="0" w:color="auto"/>
        <w:right w:val="none" w:sz="0" w:space="0" w:color="auto"/>
      </w:divBdr>
      <w:divsChild>
        <w:div w:id="1516116956">
          <w:marLeft w:val="-960"/>
          <w:marRight w:val="0"/>
          <w:marTop w:val="0"/>
          <w:marBottom w:val="0"/>
          <w:divBdr>
            <w:top w:val="none" w:sz="0" w:space="0" w:color="auto"/>
            <w:left w:val="none" w:sz="0" w:space="0" w:color="auto"/>
            <w:bottom w:val="none" w:sz="0" w:space="0" w:color="auto"/>
            <w:right w:val="none" w:sz="0" w:space="0" w:color="auto"/>
          </w:divBdr>
        </w:div>
      </w:divsChild>
    </w:div>
    <w:div w:id="1640920333">
      <w:bodyDiv w:val="1"/>
      <w:marLeft w:val="0"/>
      <w:marRight w:val="0"/>
      <w:marTop w:val="0"/>
      <w:marBottom w:val="0"/>
      <w:divBdr>
        <w:top w:val="none" w:sz="0" w:space="0" w:color="auto"/>
        <w:left w:val="none" w:sz="0" w:space="0" w:color="auto"/>
        <w:bottom w:val="none" w:sz="0" w:space="0" w:color="auto"/>
        <w:right w:val="none" w:sz="0" w:space="0" w:color="auto"/>
      </w:divBdr>
      <w:divsChild>
        <w:div w:id="144395185">
          <w:marLeft w:val="0"/>
          <w:marRight w:val="0"/>
          <w:marTop w:val="0"/>
          <w:marBottom w:val="0"/>
          <w:divBdr>
            <w:top w:val="none" w:sz="0" w:space="0" w:color="auto"/>
            <w:left w:val="none" w:sz="0" w:space="0" w:color="auto"/>
            <w:bottom w:val="none" w:sz="0" w:space="0" w:color="auto"/>
            <w:right w:val="none" w:sz="0" w:space="0" w:color="auto"/>
          </w:divBdr>
          <w:divsChild>
            <w:div w:id="98916689">
              <w:marLeft w:val="0"/>
              <w:marRight w:val="0"/>
              <w:marTop w:val="0"/>
              <w:marBottom w:val="0"/>
              <w:divBdr>
                <w:top w:val="none" w:sz="0" w:space="0" w:color="auto"/>
                <w:left w:val="none" w:sz="0" w:space="0" w:color="auto"/>
                <w:bottom w:val="none" w:sz="0" w:space="0" w:color="auto"/>
                <w:right w:val="none" w:sz="0" w:space="0" w:color="auto"/>
              </w:divBdr>
              <w:divsChild>
                <w:div w:id="260795720">
                  <w:marLeft w:val="0"/>
                  <w:marRight w:val="0"/>
                  <w:marTop w:val="0"/>
                  <w:marBottom w:val="0"/>
                  <w:divBdr>
                    <w:top w:val="none" w:sz="0" w:space="0" w:color="auto"/>
                    <w:left w:val="none" w:sz="0" w:space="0" w:color="auto"/>
                    <w:bottom w:val="none" w:sz="0" w:space="0" w:color="auto"/>
                    <w:right w:val="none" w:sz="0" w:space="0" w:color="auto"/>
                  </w:divBdr>
                  <w:divsChild>
                    <w:div w:id="1497840558">
                      <w:marLeft w:val="0"/>
                      <w:marRight w:val="0"/>
                      <w:marTop w:val="0"/>
                      <w:marBottom w:val="0"/>
                      <w:divBdr>
                        <w:top w:val="none" w:sz="0" w:space="0" w:color="auto"/>
                        <w:left w:val="none" w:sz="0" w:space="0" w:color="auto"/>
                        <w:bottom w:val="none" w:sz="0" w:space="0" w:color="auto"/>
                        <w:right w:val="none" w:sz="0" w:space="0" w:color="auto"/>
                      </w:divBdr>
                      <w:divsChild>
                        <w:div w:id="141851782">
                          <w:marLeft w:val="0"/>
                          <w:marRight w:val="0"/>
                          <w:marTop w:val="0"/>
                          <w:marBottom w:val="0"/>
                          <w:divBdr>
                            <w:top w:val="none" w:sz="0" w:space="0" w:color="auto"/>
                            <w:left w:val="none" w:sz="0" w:space="0" w:color="auto"/>
                            <w:bottom w:val="none" w:sz="0" w:space="0" w:color="auto"/>
                            <w:right w:val="none" w:sz="0" w:space="0" w:color="auto"/>
                          </w:divBdr>
                          <w:divsChild>
                            <w:div w:id="11229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607090">
      <w:bodyDiv w:val="1"/>
      <w:marLeft w:val="0"/>
      <w:marRight w:val="0"/>
      <w:marTop w:val="0"/>
      <w:marBottom w:val="0"/>
      <w:divBdr>
        <w:top w:val="none" w:sz="0" w:space="0" w:color="auto"/>
        <w:left w:val="none" w:sz="0" w:space="0" w:color="auto"/>
        <w:bottom w:val="none" w:sz="0" w:space="0" w:color="auto"/>
        <w:right w:val="none" w:sz="0" w:space="0" w:color="auto"/>
      </w:divBdr>
    </w:div>
    <w:div w:id="1795522333">
      <w:bodyDiv w:val="1"/>
      <w:marLeft w:val="0"/>
      <w:marRight w:val="0"/>
      <w:marTop w:val="0"/>
      <w:marBottom w:val="0"/>
      <w:divBdr>
        <w:top w:val="none" w:sz="0" w:space="0" w:color="auto"/>
        <w:left w:val="none" w:sz="0" w:space="0" w:color="auto"/>
        <w:bottom w:val="none" w:sz="0" w:space="0" w:color="auto"/>
        <w:right w:val="none" w:sz="0" w:space="0" w:color="auto"/>
      </w:divBdr>
      <w:divsChild>
        <w:div w:id="544223655">
          <w:marLeft w:val="0"/>
          <w:marRight w:val="0"/>
          <w:marTop w:val="0"/>
          <w:marBottom w:val="0"/>
          <w:divBdr>
            <w:top w:val="none" w:sz="0" w:space="0" w:color="auto"/>
            <w:left w:val="none" w:sz="0" w:space="0" w:color="auto"/>
            <w:bottom w:val="none" w:sz="0" w:space="0" w:color="auto"/>
            <w:right w:val="none" w:sz="0" w:space="0" w:color="auto"/>
          </w:divBdr>
          <w:divsChild>
            <w:div w:id="14023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2788">
      <w:bodyDiv w:val="1"/>
      <w:marLeft w:val="0"/>
      <w:marRight w:val="0"/>
      <w:marTop w:val="0"/>
      <w:marBottom w:val="0"/>
      <w:divBdr>
        <w:top w:val="none" w:sz="0" w:space="0" w:color="auto"/>
        <w:left w:val="none" w:sz="0" w:space="0" w:color="auto"/>
        <w:bottom w:val="none" w:sz="0" w:space="0" w:color="auto"/>
        <w:right w:val="none" w:sz="0" w:space="0" w:color="auto"/>
      </w:divBdr>
    </w:div>
    <w:div w:id="1856993852">
      <w:bodyDiv w:val="1"/>
      <w:marLeft w:val="0"/>
      <w:marRight w:val="0"/>
      <w:marTop w:val="0"/>
      <w:marBottom w:val="0"/>
      <w:divBdr>
        <w:top w:val="none" w:sz="0" w:space="0" w:color="auto"/>
        <w:left w:val="none" w:sz="0" w:space="0" w:color="auto"/>
        <w:bottom w:val="none" w:sz="0" w:space="0" w:color="auto"/>
        <w:right w:val="none" w:sz="0" w:space="0" w:color="auto"/>
      </w:divBdr>
    </w:div>
    <w:div w:id="1990015669">
      <w:bodyDiv w:val="1"/>
      <w:marLeft w:val="0"/>
      <w:marRight w:val="0"/>
      <w:marTop w:val="0"/>
      <w:marBottom w:val="0"/>
      <w:divBdr>
        <w:top w:val="none" w:sz="0" w:space="0" w:color="auto"/>
        <w:left w:val="none" w:sz="0" w:space="0" w:color="auto"/>
        <w:bottom w:val="none" w:sz="0" w:space="0" w:color="auto"/>
        <w:right w:val="none" w:sz="0" w:space="0" w:color="auto"/>
      </w:divBdr>
      <w:divsChild>
        <w:div w:id="1669408313">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omments" Target="comments.xml"/><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B87E3C-8242-443A-A370-4EC84061F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C904B95-9801-4A61-B120-50B4BBA7B0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24C82A-6399-41B7-9C7F-9CCEADCEAEDD}">
  <ds:schemaRefs>
    <ds:schemaRef ds:uri="http://schemas.microsoft.com/sharepoint/v3/contenttype/forms"/>
  </ds:schemaRefs>
</ds:datastoreItem>
</file>

<file path=customXml/itemProps4.xml><?xml version="1.0" encoding="utf-8"?>
<ds:datastoreItem xmlns:ds="http://schemas.openxmlformats.org/officeDocument/2006/customXml" ds:itemID="{6F229577-5AB6-491F-8C84-B33E297B2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94</Pages>
  <Words>33824</Words>
  <Characters>192801</Characters>
  <Application>Microsoft Office Word</Application>
  <DocSecurity>0</DocSecurity>
  <Lines>1606</Lines>
  <Paragraphs>452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NSO - Specifiche tecniche della soluzione prototipale BOZZA 25 giugno</vt:lpstr>
      <vt:lpstr>NSO - Specifiche tecniche della soluzione prototipale BOZZA 25 giugno</vt:lpstr>
    </vt:vector>
  </TitlesOfParts>
  <Company>Ministero Economia e Finanze</Company>
  <LinksUpToDate>false</LinksUpToDate>
  <CharactersWithSpaces>226173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NSO - Specifiche tecniche della soluzione prototipale BOZZA 25 giugno</dc:title>
  <dc:creator>Paolo Trimarchi</dc:creator>
  <cp:lastModifiedBy>Cernigliaro, Giuseppe (IT - Bologna)</cp:lastModifiedBy>
  <cp:revision>18</cp:revision>
  <cp:lastPrinted>2018-06-25T09:40:00Z</cp:lastPrinted>
  <dcterms:created xsi:type="dcterms:W3CDTF">2019-02-07T16:52:00Z</dcterms:created>
  <dcterms:modified xsi:type="dcterms:W3CDTF">2019-02-07T21:26:00Z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0x010100FAE5567DA99F6343BD1B4733E668AA5B</vt:lpwstr>
  </property>
</Properties>
</file>